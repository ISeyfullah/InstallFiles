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D5BCF" w14:textId="77777777" w:rsidR="00F66C3B" w:rsidRPr="00D90E4F" w:rsidRDefault="00F66C3B" w:rsidP="00F66C3B">
      <w:pPr>
        <w:rPr>
          <w:b/>
        </w:rPr>
      </w:pPr>
      <w:bookmarkStart w:id="0" w:name="_Toc155164837"/>
      <w:bookmarkStart w:id="1" w:name="_Ref154922132"/>
    </w:p>
    <w:p w14:paraId="3E580138" w14:textId="77777777" w:rsidR="00F66C3B" w:rsidRPr="00D90E4F" w:rsidRDefault="00F66C3B" w:rsidP="00F66C3B"/>
    <w:p w14:paraId="5133A632" w14:textId="77777777" w:rsidR="00F66C3B" w:rsidRPr="00D90E4F" w:rsidRDefault="00F66C3B" w:rsidP="00F66C3B"/>
    <w:p w14:paraId="457BB8BC" w14:textId="77777777" w:rsidR="00F66C3B" w:rsidRPr="00D90E4F" w:rsidRDefault="00F66C3B" w:rsidP="00F66C3B"/>
    <w:p w14:paraId="366AE5B4" w14:textId="77777777" w:rsidR="00F66C3B" w:rsidRPr="00D90E4F" w:rsidRDefault="00F66C3B" w:rsidP="00F66C3B"/>
    <w:p w14:paraId="3DFB0953" w14:textId="77777777" w:rsidR="00F66C3B" w:rsidRPr="00D90E4F" w:rsidRDefault="00F66C3B" w:rsidP="00F66C3B"/>
    <w:p w14:paraId="62A1944F" w14:textId="77777777" w:rsidR="00F66C3B" w:rsidRPr="00D90E4F" w:rsidRDefault="00F66C3B" w:rsidP="00F66C3B"/>
    <w:p w14:paraId="6BC38EC3" w14:textId="77777777" w:rsidR="00F66C3B" w:rsidRPr="00D90E4F" w:rsidRDefault="00F66C3B" w:rsidP="00EC6DEB">
      <w:pPr>
        <w:jc w:val="center"/>
      </w:pPr>
    </w:p>
    <w:p w14:paraId="4848B68A" w14:textId="77777777" w:rsidR="00F66C3B" w:rsidRPr="00D90E4F" w:rsidRDefault="00F66C3B" w:rsidP="00F66C3B"/>
    <w:p w14:paraId="288FB4F6" w14:textId="77777777" w:rsidR="00F66C3B" w:rsidRPr="00D90E4F" w:rsidRDefault="00F66C3B" w:rsidP="00F66C3B"/>
    <w:p w14:paraId="2C1DF944" w14:textId="77777777" w:rsidR="00F66C3B" w:rsidRPr="00D90E4F" w:rsidRDefault="00F66C3B" w:rsidP="00F66C3B"/>
    <w:p w14:paraId="14F06C83" w14:textId="77777777" w:rsidR="00F66C3B" w:rsidRPr="00D90E4F" w:rsidRDefault="00F66C3B" w:rsidP="00F66C3B"/>
    <w:p w14:paraId="667FAA04" w14:textId="704B1635" w:rsidR="008957F3" w:rsidRPr="00D90E4F" w:rsidRDefault="00BE0559" w:rsidP="00F66C3B">
      <w:pPr>
        <w:jc w:val="center"/>
        <w:rPr>
          <w:b/>
          <w:sz w:val="22"/>
          <w:szCs w:val="52"/>
        </w:rPr>
      </w:pPr>
      <w:r w:rsidRPr="00D90E4F">
        <w:rPr>
          <w:b/>
          <w:bCs/>
          <w:sz w:val="52"/>
          <w:szCs w:val="52"/>
        </w:rPr>
        <w:t>IGEMS</w:t>
      </w:r>
      <w:r w:rsidR="00F532F5" w:rsidRPr="00D90E4F">
        <w:rPr>
          <w:b/>
          <w:bCs/>
          <w:sz w:val="52"/>
          <w:szCs w:val="52"/>
        </w:rPr>
        <w:br/>
      </w:r>
      <w:r w:rsidR="008957F3" w:rsidRPr="00D90E4F">
        <w:rPr>
          <w:b/>
          <w:bCs/>
          <w:sz w:val="28"/>
          <w:szCs w:val="96"/>
        </w:rPr>
        <w:br/>
      </w:r>
      <w:r w:rsidR="008957F3" w:rsidRPr="00D90E4F">
        <w:rPr>
          <w:b/>
          <w:sz w:val="40"/>
          <w:szCs w:val="40"/>
        </w:rPr>
        <w:t>CAD/CAM/NEST</w:t>
      </w:r>
      <w:r w:rsidR="008957F3" w:rsidRPr="00D90E4F">
        <w:rPr>
          <w:b/>
          <w:sz w:val="40"/>
          <w:szCs w:val="40"/>
        </w:rPr>
        <w:br/>
      </w:r>
      <w:r w:rsidR="009469A9" w:rsidRPr="00D90E4F">
        <w:rPr>
          <w:b/>
          <w:sz w:val="22"/>
          <w:szCs w:val="52"/>
        </w:rPr>
        <w:t>IGEMS R20</w:t>
      </w:r>
      <w:r w:rsidR="00F96BDC">
        <w:rPr>
          <w:b/>
          <w:sz w:val="22"/>
          <w:szCs w:val="52"/>
        </w:rPr>
        <w:t>2</w:t>
      </w:r>
      <w:r w:rsidR="00C54146">
        <w:rPr>
          <w:b/>
          <w:sz w:val="22"/>
          <w:szCs w:val="52"/>
        </w:rPr>
        <w:t>6</w:t>
      </w:r>
      <w:r w:rsidR="009469A9" w:rsidRPr="00D90E4F">
        <w:rPr>
          <w:b/>
          <w:sz w:val="22"/>
          <w:szCs w:val="52"/>
        </w:rPr>
        <w:t>.</w:t>
      </w:r>
      <w:r w:rsidR="009139A0">
        <w:rPr>
          <w:b/>
          <w:sz w:val="22"/>
          <w:szCs w:val="52"/>
        </w:rPr>
        <w:t>1</w:t>
      </w:r>
      <w:r w:rsidR="009469A9" w:rsidRPr="00D90E4F">
        <w:rPr>
          <w:b/>
          <w:sz w:val="22"/>
          <w:szCs w:val="52"/>
        </w:rPr>
        <w:t>.</w:t>
      </w:r>
      <w:r w:rsidR="009139A0">
        <w:rPr>
          <w:b/>
          <w:sz w:val="22"/>
          <w:szCs w:val="52"/>
        </w:rPr>
        <w:t>4</w:t>
      </w:r>
      <w:r w:rsidR="00C54146">
        <w:rPr>
          <w:b/>
          <w:sz w:val="22"/>
          <w:szCs w:val="52"/>
        </w:rPr>
        <w:t>4</w:t>
      </w:r>
      <w:r w:rsidR="0028556B">
        <w:rPr>
          <w:b/>
          <w:sz w:val="22"/>
          <w:szCs w:val="52"/>
        </w:rPr>
        <w:t>98</w:t>
      </w:r>
    </w:p>
    <w:p w14:paraId="4AAA3FC8" w14:textId="4978D2AC" w:rsidR="00F31805" w:rsidRPr="00D90E4F" w:rsidRDefault="009469A9" w:rsidP="00F66C3B">
      <w:pPr>
        <w:jc w:val="center"/>
        <w:rPr>
          <w:b/>
          <w:sz w:val="22"/>
          <w:szCs w:val="52"/>
        </w:rPr>
      </w:pPr>
      <w:r w:rsidRPr="00D90E4F">
        <w:rPr>
          <w:b/>
          <w:sz w:val="22"/>
          <w:szCs w:val="52"/>
        </w:rPr>
        <w:t>Date: 20</w:t>
      </w:r>
      <w:r w:rsidR="00F96BDC">
        <w:rPr>
          <w:b/>
          <w:sz w:val="22"/>
          <w:szCs w:val="52"/>
        </w:rPr>
        <w:t>2</w:t>
      </w:r>
      <w:r w:rsidR="00C54146">
        <w:rPr>
          <w:b/>
          <w:sz w:val="22"/>
          <w:szCs w:val="52"/>
        </w:rPr>
        <w:t>6</w:t>
      </w:r>
      <w:r w:rsidRPr="00D90E4F">
        <w:rPr>
          <w:b/>
          <w:sz w:val="22"/>
          <w:szCs w:val="52"/>
        </w:rPr>
        <w:t xml:space="preserve">, </w:t>
      </w:r>
      <w:r w:rsidR="0028556B">
        <w:rPr>
          <w:b/>
          <w:sz w:val="22"/>
          <w:szCs w:val="52"/>
        </w:rPr>
        <w:t>May</w:t>
      </w:r>
      <w:r w:rsidR="009139A0">
        <w:rPr>
          <w:b/>
          <w:sz w:val="22"/>
          <w:szCs w:val="52"/>
        </w:rPr>
        <w:t xml:space="preserve"> </w:t>
      </w:r>
      <w:r w:rsidR="0028556B">
        <w:rPr>
          <w:b/>
          <w:sz w:val="22"/>
          <w:szCs w:val="52"/>
        </w:rPr>
        <w:t>12</w:t>
      </w:r>
    </w:p>
    <w:p w14:paraId="005DBDD1" w14:textId="77777777" w:rsidR="00F31805" w:rsidRPr="00D90E4F" w:rsidRDefault="00F31805" w:rsidP="00F66C3B">
      <w:pPr>
        <w:jc w:val="center"/>
        <w:rPr>
          <w:b/>
          <w:sz w:val="22"/>
          <w:szCs w:val="52"/>
        </w:rPr>
      </w:pPr>
    </w:p>
    <w:p w14:paraId="2747AC75" w14:textId="77777777" w:rsidR="005F788C" w:rsidRPr="00D90E4F" w:rsidRDefault="005F788C"/>
    <w:p w14:paraId="72B6FDD6" w14:textId="77777777" w:rsidR="00EB6DA4" w:rsidRDefault="00AC2866">
      <w:pPr>
        <w:rPr>
          <w:noProof/>
        </w:rPr>
      </w:pPr>
      <w:r w:rsidRPr="00D90E4F">
        <w:br w:type="page"/>
      </w:r>
      <w:r w:rsidR="002F3B1F">
        <w:fldChar w:fldCharType="begin"/>
      </w:r>
      <w:r w:rsidR="002F3B1F">
        <w:instrText xml:space="preserve"> TOC \o "1-2" \h \z \u </w:instrText>
      </w:r>
      <w:r w:rsidR="002F3B1F">
        <w:fldChar w:fldCharType="separate"/>
      </w:r>
    </w:p>
    <w:p w14:paraId="7134DD6C" w14:textId="4CE7AE8C" w:rsidR="00EB6DA4" w:rsidRDefault="00EB6DA4">
      <w:pPr>
        <w:pStyle w:val="Innehll1"/>
        <w:tabs>
          <w:tab w:val="left" w:pos="44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694" w:history="1">
        <w:r w:rsidRPr="00026BA4">
          <w:rPr>
            <w:rStyle w:val="Hyperlnk"/>
            <w:noProof/>
          </w:rPr>
          <w:t>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How to install revision 2</w:t>
        </w:r>
        <w:r>
          <w:rPr>
            <w:noProof/>
            <w:webHidden/>
          </w:rPr>
          <w:tab/>
        </w:r>
        <w:r>
          <w:rPr>
            <w:noProof/>
            <w:webHidden/>
          </w:rPr>
          <w:fldChar w:fldCharType="begin"/>
        </w:r>
        <w:r>
          <w:rPr>
            <w:noProof/>
            <w:webHidden/>
          </w:rPr>
          <w:instrText xml:space="preserve"> PAGEREF _Toc229474694 \h </w:instrText>
        </w:r>
        <w:r>
          <w:rPr>
            <w:noProof/>
            <w:webHidden/>
          </w:rPr>
        </w:r>
        <w:r>
          <w:rPr>
            <w:noProof/>
            <w:webHidden/>
          </w:rPr>
          <w:fldChar w:fldCharType="separate"/>
        </w:r>
        <w:r>
          <w:rPr>
            <w:noProof/>
            <w:webHidden/>
          </w:rPr>
          <w:t>9</w:t>
        </w:r>
        <w:r>
          <w:rPr>
            <w:noProof/>
            <w:webHidden/>
          </w:rPr>
          <w:fldChar w:fldCharType="end"/>
        </w:r>
      </w:hyperlink>
    </w:p>
    <w:p w14:paraId="141F5A9E" w14:textId="3CD9B498" w:rsidR="00EB6DA4" w:rsidRDefault="00EB6DA4">
      <w:pPr>
        <w:pStyle w:val="Innehll1"/>
        <w:tabs>
          <w:tab w:val="left" w:pos="44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695" w:history="1">
        <w:r w:rsidRPr="00026BA4">
          <w:rPr>
            <w:rStyle w:val="Hyperlnk"/>
            <w:noProof/>
          </w:rPr>
          <w:t>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General user interface</w:t>
        </w:r>
        <w:r>
          <w:rPr>
            <w:noProof/>
            <w:webHidden/>
          </w:rPr>
          <w:tab/>
        </w:r>
        <w:r>
          <w:rPr>
            <w:noProof/>
            <w:webHidden/>
          </w:rPr>
          <w:fldChar w:fldCharType="begin"/>
        </w:r>
        <w:r>
          <w:rPr>
            <w:noProof/>
            <w:webHidden/>
          </w:rPr>
          <w:instrText xml:space="preserve"> PAGEREF _Toc229474695 \h </w:instrText>
        </w:r>
        <w:r>
          <w:rPr>
            <w:noProof/>
            <w:webHidden/>
          </w:rPr>
        </w:r>
        <w:r>
          <w:rPr>
            <w:noProof/>
            <w:webHidden/>
          </w:rPr>
          <w:fldChar w:fldCharType="separate"/>
        </w:r>
        <w:r>
          <w:rPr>
            <w:noProof/>
            <w:webHidden/>
          </w:rPr>
          <w:t>10</w:t>
        </w:r>
        <w:r>
          <w:rPr>
            <w:noProof/>
            <w:webHidden/>
          </w:rPr>
          <w:fldChar w:fldCharType="end"/>
        </w:r>
      </w:hyperlink>
    </w:p>
    <w:p w14:paraId="11E425E9" w14:textId="0D73E53A"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696" w:history="1">
        <w:r w:rsidRPr="00026BA4">
          <w:rPr>
            <w:rStyle w:val="Hyperlnk"/>
            <w:noProof/>
          </w:rPr>
          <w:t>2.1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System menu</w:t>
        </w:r>
        <w:r>
          <w:rPr>
            <w:noProof/>
            <w:webHidden/>
          </w:rPr>
          <w:tab/>
        </w:r>
        <w:r>
          <w:rPr>
            <w:noProof/>
            <w:webHidden/>
          </w:rPr>
          <w:fldChar w:fldCharType="begin"/>
        </w:r>
        <w:r>
          <w:rPr>
            <w:noProof/>
            <w:webHidden/>
          </w:rPr>
          <w:instrText xml:space="preserve"> PAGEREF _Toc229474696 \h </w:instrText>
        </w:r>
        <w:r>
          <w:rPr>
            <w:noProof/>
            <w:webHidden/>
          </w:rPr>
        </w:r>
        <w:r>
          <w:rPr>
            <w:noProof/>
            <w:webHidden/>
          </w:rPr>
          <w:fldChar w:fldCharType="separate"/>
        </w:r>
        <w:r>
          <w:rPr>
            <w:noProof/>
            <w:webHidden/>
          </w:rPr>
          <w:t>10</w:t>
        </w:r>
        <w:r>
          <w:rPr>
            <w:noProof/>
            <w:webHidden/>
          </w:rPr>
          <w:fldChar w:fldCharType="end"/>
        </w:r>
      </w:hyperlink>
    </w:p>
    <w:p w14:paraId="788F0C32" w14:textId="1D108807"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697" w:history="1">
        <w:r w:rsidRPr="00026BA4">
          <w:rPr>
            <w:rStyle w:val="Hyperlnk"/>
            <w:noProof/>
          </w:rPr>
          <w:t>2.2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Recover</w:t>
        </w:r>
        <w:r>
          <w:rPr>
            <w:noProof/>
            <w:webHidden/>
          </w:rPr>
          <w:tab/>
        </w:r>
        <w:r>
          <w:rPr>
            <w:noProof/>
            <w:webHidden/>
          </w:rPr>
          <w:fldChar w:fldCharType="begin"/>
        </w:r>
        <w:r>
          <w:rPr>
            <w:noProof/>
            <w:webHidden/>
          </w:rPr>
          <w:instrText xml:space="preserve"> PAGEREF _Toc229474697 \h </w:instrText>
        </w:r>
        <w:r>
          <w:rPr>
            <w:noProof/>
            <w:webHidden/>
          </w:rPr>
        </w:r>
        <w:r>
          <w:rPr>
            <w:noProof/>
            <w:webHidden/>
          </w:rPr>
          <w:fldChar w:fldCharType="separate"/>
        </w:r>
        <w:r>
          <w:rPr>
            <w:noProof/>
            <w:webHidden/>
          </w:rPr>
          <w:t>12</w:t>
        </w:r>
        <w:r>
          <w:rPr>
            <w:noProof/>
            <w:webHidden/>
          </w:rPr>
          <w:fldChar w:fldCharType="end"/>
        </w:r>
      </w:hyperlink>
    </w:p>
    <w:p w14:paraId="22D3CEFB" w14:textId="7CBD6222"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698" w:history="1">
        <w:r w:rsidRPr="00026BA4">
          <w:rPr>
            <w:rStyle w:val="Hyperlnk"/>
            <w:noProof/>
          </w:rPr>
          <w:t>2.3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Recent files</w:t>
        </w:r>
        <w:r>
          <w:rPr>
            <w:noProof/>
            <w:webHidden/>
          </w:rPr>
          <w:tab/>
        </w:r>
        <w:r>
          <w:rPr>
            <w:noProof/>
            <w:webHidden/>
          </w:rPr>
          <w:fldChar w:fldCharType="begin"/>
        </w:r>
        <w:r>
          <w:rPr>
            <w:noProof/>
            <w:webHidden/>
          </w:rPr>
          <w:instrText xml:space="preserve"> PAGEREF _Toc229474698 \h </w:instrText>
        </w:r>
        <w:r>
          <w:rPr>
            <w:noProof/>
            <w:webHidden/>
          </w:rPr>
        </w:r>
        <w:r>
          <w:rPr>
            <w:noProof/>
            <w:webHidden/>
          </w:rPr>
          <w:fldChar w:fldCharType="separate"/>
        </w:r>
        <w:r>
          <w:rPr>
            <w:noProof/>
            <w:webHidden/>
          </w:rPr>
          <w:t>13</w:t>
        </w:r>
        <w:r>
          <w:rPr>
            <w:noProof/>
            <w:webHidden/>
          </w:rPr>
          <w:fldChar w:fldCharType="end"/>
        </w:r>
      </w:hyperlink>
    </w:p>
    <w:p w14:paraId="32B82D8E" w14:textId="00620290"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699" w:history="1">
        <w:r w:rsidRPr="00026BA4">
          <w:rPr>
            <w:rStyle w:val="Hyperlnk"/>
            <w:noProof/>
          </w:rPr>
          <w:t>2.4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Save</w:t>
        </w:r>
        <w:r>
          <w:rPr>
            <w:noProof/>
            <w:webHidden/>
          </w:rPr>
          <w:tab/>
        </w:r>
        <w:r>
          <w:rPr>
            <w:noProof/>
            <w:webHidden/>
          </w:rPr>
          <w:fldChar w:fldCharType="begin"/>
        </w:r>
        <w:r>
          <w:rPr>
            <w:noProof/>
            <w:webHidden/>
          </w:rPr>
          <w:instrText xml:space="preserve"> PAGEREF _Toc229474699 \h </w:instrText>
        </w:r>
        <w:r>
          <w:rPr>
            <w:noProof/>
            <w:webHidden/>
          </w:rPr>
        </w:r>
        <w:r>
          <w:rPr>
            <w:noProof/>
            <w:webHidden/>
          </w:rPr>
          <w:fldChar w:fldCharType="separate"/>
        </w:r>
        <w:r>
          <w:rPr>
            <w:noProof/>
            <w:webHidden/>
          </w:rPr>
          <w:t>13</w:t>
        </w:r>
        <w:r>
          <w:rPr>
            <w:noProof/>
            <w:webHidden/>
          </w:rPr>
          <w:fldChar w:fldCharType="end"/>
        </w:r>
      </w:hyperlink>
    </w:p>
    <w:p w14:paraId="5EB8672B" w14:textId="30DBF37C"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00" w:history="1">
        <w:r w:rsidRPr="00026BA4">
          <w:rPr>
            <w:rStyle w:val="Hyperlnk"/>
            <w:noProof/>
          </w:rPr>
          <w:t>2.5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Save as</w:t>
        </w:r>
        <w:r>
          <w:rPr>
            <w:noProof/>
            <w:webHidden/>
          </w:rPr>
          <w:tab/>
        </w:r>
        <w:r>
          <w:rPr>
            <w:noProof/>
            <w:webHidden/>
          </w:rPr>
          <w:fldChar w:fldCharType="begin"/>
        </w:r>
        <w:r>
          <w:rPr>
            <w:noProof/>
            <w:webHidden/>
          </w:rPr>
          <w:instrText xml:space="preserve"> PAGEREF _Toc229474700 \h </w:instrText>
        </w:r>
        <w:r>
          <w:rPr>
            <w:noProof/>
            <w:webHidden/>
          </w:rPr>
        </w:r>
        <w:r>
          <w:rPr>
            <w:noProof/>
            <w:webHidden/>
          </w:rPr>
          <w:fldChar w:fldCharType="separate"/>
        </w:r>
        <w:r>
          <w:rPr>
            <w:noProof/>
            <w:webHidden/>
          </w:rPr>
          <w:t>13</w:t>
        </w:r>
        <w:r>
          <w:rPr>
            <w:noProof/>
            <w:webHidden/>
          </w:rPr>
          <w:fldChar w:fldCharType="end"/>
        </w:r>
      </w:hyperlink>
    </w:p>
    <w:p w14:paraId="635ABA81" w14:textId="28F5DA72"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01" w:history="1">
        <w:r w:rsidRPr="00026BA4">
          <w:rPr>
            <w:rStyle w:val="Hyperlnk"/>
            <w:noProof/>
          </w:rPr>
          <w:t>2.6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Save as template</w:t>
        </w:r>
        <w:r>
          <w:rPr>
            <w:noProof/>
            <w:webHidden/>
          </w:rPr>
          <w:tab/>
        </w:r>
        <w:r>
          <w:rPr>
            <w:noProof/>
            <w:webHidden/>
          </w:rPr>
          <w:fldChar w:fldCharType="begin"/>
        </w:r>
        <w:r>
          <w:rPr>
            <w:noProof/>
            <w:webHidden/>
          </w:rPr>
          <w:instrText xml:space="preserve"> PAGEREF _Toc229474701 \h </w:instrText>
        </w:r>
        <w:r>
          <w:rPr>
            <w:noProof/>
            <w:webHidden/>
          </w:rPr>
        </w:r>
        <w:r>
          <w:rPr>
            <w:noProof/>
            <w:webHidden/>
          </w:rPr>
          <w:fldChar w:fldCharType="separate"/>
        </w:r>
        <w:r>
          <w:rPr>
            <w:noProof/>
            <w:webHidden/>
          </w:rPr>
          <w:t>14</w:t>
        </w:r>
        <w:r>
          <w:rPr>
            <w:noProof/>
            <w:webHidden/>
          </w:rPr>
          <w:fldChar w:fldCharType="end"/>
        </w:r>
      </w:hyperlink>
    </w:p>
    <w:p w14:paraId="2AB1D78F" w14:textId="3379A52E"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02" w:history="1">
        <w:r w:rsidRPr="00026BA4">
          <w:rPr>
            <w:rStyle w:val="Hyperlnk"/>
            <w:noProof/>
          </w:rPr>
          <w:t>2.7</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Export</w:t>
        </w:r>
        <w:r>
          <w:rPr>
            <w:noProof/>
            <w:webHidden/>
          </w:rPr>
          <w:tab/>
        </w:r>
        <w:r>
          <w:rPr>
            <w:noProof/>
            <w:webHidden/>
          </w:rPr>
          <w:fldChar w:fldCharType="begin"/>
        </w:r>
        <w:r>
          <w:rPr>
            <w:noProof/>
            <w:webHidden/>
          </w:rPr>
          <w:instrText xml:space="preserve"> PAGEREF _Toc229474702 \h </w:instrText>
        </w:r>
        <w:r>
          <w:rPr>
            <w:noProof/>
            <w:webHidden/>
          </w:rPr>
        </w:r>
        <w:r>
          <w:rPr>
            <w:noProof/>
            <w:webHidden/>
          </w:rPr>
          <w:fldChar w:fldCharType="separate"/>
        </w:r>
        <w:r>
          <w:rPr>
            <w:noProof/>
            <w:webHidden/>
          </w:rPr>
          <w:t>14</w:t>
        </w:r>
        <w:r>
          <w:rPr>
            <w:noProof/>
            <w:webHidden/>
          </w:rPr>
          <w:fldChar w:fldCharType="end"/>
        </w:r>
      </w:hyperlink>
    </w:p>
    <w:p w14:paraId="03A7439F" w14:textId="344880B9"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03" w:history="1">
        <w:r w:rsidRPr="00026BA4">
          <w:rPr>
            <w:rStyle w:val="Hyperlnk"/>
            <w:noProof/>
          </w:rPr>
          <w:t>2.8</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Support</w:t>
        </w:r>
        <w:r>
          <w:rPr>
            <w:noProof/>
            <w:webHidden/>
          </w:rPr>
          <w:tab/>
        </w:r>
        <w:r>
          <w:rPr>
            <w:noProof/>
            <w:webHidden/>
          </w:rPr>
          <w:fldChar w:fldCharType="begin"/>
        </w:r>
        <w:r>
          <w:rPr>
            <w:noProof/>
            <w:webHidden/>
          </w:rPr>
          <w:instrText xml:space="preserve"> PAGEREF _Toc229474703 \h </w:instrText>
        </w:r>
        <w:r>
          <w:rPr>
            <w:noProof/>
            <w:webHidden/>
          </w:rPr>
        </w:r>
        <w:r>
          <w:rPr>
            <w:noProof/>
            <w:webHidden/>
          </w:rPr>
          <w:fldChar w:fldCharType="separate"/>
        </w:r>
        <w:r>
          <w:rPr>
            <w:noProof/>
            <w:webHidden/>
          </w:rPr>
          <w:t>14</w:t>
        </w:r>
        <w:r>
          <w:rPr>
            <w:noProof/>
            <w:webHidden/>
          </w:rPr>
          <w:fldChar w:fldCharType="end"/>
        </w:r>
      </w:hyperlink>
    </w:p>
    <w:p w14:paraId="42D9E6DB" w14:textId="10445978"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04" w:history="1">
        <w:r w:rsidRPr="00026BA4">
          <w:rPr>
            <w:rStyle w:val="Hyperlnk"/>
            <w:noProof/>
          </w:rPr>
          <w:t>2.9</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Close</w:t>
        </w:r>
        <w:r>
          <w:rPr>
            <w:noProof/>
            <w:webHidden/>
          </w:rPr>
          <w:tab/>
        </w:r>
        <w:r>
          <w:rPr>
            <w:noProof/>
            <w:webHidden/>
          </w:rPr>
          <w:fldChar w:fldCharType="begin"/>
        </w:r>
        <w:r>
          <w:rPr>
            <w:noProof/>
            <w:webHidden/>
          </w:rPr>
          <w:instrText xml:space="preserve"> PAGEREF _Toc229474704 \h </w:instrText>
        </w:r>
        <w:r>
          <w:rPr>
            <w:noProof/>
            <w:webHidden/>
          </w:rPr>
        </w:r>
        <w:r>
          <w:rPr>
            <w:noProof/>
            <w:webHidden/>
          </w:rPr>
          <w:fldChar w:fldCharType="separate"/>
        </w:r>
        <w:r>
          <w:rPr>
            <w:noProof/>
            <w:webHidden/>
          </w:rPr>
          <w:t>15</w:t>
        </w:r>
        <w:r>
          <w:rPr>
            <w:noProof/>
            <w:webHidden/>
          </w:rPr>
          <w:fldChar w:fldCharType="end"/>
        </w:r>
      </w:hyperlink>
    </w:p>
    <w:p w14:paraId="3C7A2CF6" w14:textId="25547ACD"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05" w:history="1">
        <w:r w:rsidRPr="00026BA4">
          <w:rPr>
            <w:rStyle w:val="Hyperlnk"/>
            <w:noProof/>
          </w:rPr>
          <w:t>2.10</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Close all</w:t>
        </w:r>
        <w:r>
          <w:rPr>
            <w:noProof/>
            <w:webHidden/>
          </w:rPr>
          <w:tab/>
        </w:r>
        <w:r>
          <w:rPr>
            <w:noProof/>
            <w:webHidden/>
          </w:rPr>
          <w:fldChar w:fldCharType="begin"/>
        </w:r>
        <w:r>
          <w:rPr>
            <w:noProof/>
            <w:webHidden/>
          </w:rPr>
          <w:instrText xml:space="preserve"> PAGEREF _Toc229474705 \h </w:instrText>
        </w:r>
        <w:r>
          <w:rPr>
            <w:noProof/>
            <w:webHidden/>
          </w:rPr>
        </w:r>
        <w:r>
          <w:rPr>
            <w:noProof/>
            <w:webHidden/>
          </w:rPr>
          <w:fldChar w:fldCharType="separate"/>
        </w:r>
        <w:r>
          <w:rPr>
            <w:noProof/>
            <w:webHidden/>
          </w:rPr>
          <w:t>15</w:t>
        </w:r>
        <w:r>
          <w:rPr>
            <w:noProof/>
            <w:webHidden/>
          </w:rPr>
          <w:fldChar w:fldCharType="end"/>
        </w:r>
      </w:hyperlink>
    </w:p>
    <w:p w14:paraId="361BA532" w14:textId="20081BE6"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06" w:history="1">
        <w:r w:rsidRPr="00026BA4">
          <w:rPr>
            <w:rStyle w:val="Hyperlnk"/>
            <w:noProof/>
          </w:rPr>
          <w:t>2.11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Plot</w:t>
        </w:r>
        <w:r>
          <w:rPr>
            <w:noProof/>
            <w:webHidden/>
          </w:rPr>
          <w:tab/>
        </w:r>
        <w:r>
          <w:rPr>
            <w:noProof/>
            <w:webHidden/>
          </w:rPr>
          <w:fldChar w:fldCharType="begin"/>
        </w:r>
        <w:r>
          <w:rPr>
            <w:noProof/>
            <w:webHidden/>
          </w:rPr>
          <w:instrText xml:space="preserve"> PAGEREF _Toc229474706 \h </w:instrText>
        </w:r>
        <w:r>
          <w:rPr>
            <w:noProof/>
            <w:webHidden/>
          </w:rPr>
        </w:r>
        <w:r>
          <w:rPr>
            <w:noProof/>
            <w:webHidden/>
          </w:rPr>
          <w:fldChar w:fldCharType="separate"/>
        </w:r>
        <w:r>
          <w:rPr>
            <w:noProof/>
            <w:webHidden/>
          </w:rPr>
          <w:t>15</w:t>
        </w:r>
        <w:r>
          <w:rPr>
            <w:noProof/>
            <w:webHidden/>
          </w:rPr>
          <w:fldChar w:fldCharType="end"/>
        </w:r>
      </w:hyperlink>
    </w:p>
    <w:p w14:paraId="5D9D421C" w14:textId="4590B78A"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07" w:history="1">
        <w:r w:rsidRPr="00026BA4">
          <w:rPr>
            <w:rStyle w:val="Hyperlnk"/>
            <w:noProof/>
          </w:rPr>
          <w:t>2.12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Limits</w:t>
        </w:r>
        <w:r>
          <w:rPr>
            <w:noProof/>
            <w:webHidden/>
          </w:rPr>
          <w:tab/>
        </w:r>
        <w:r>
          <w:rPr>
            <w:noProof/>
            <w:webHidden/>
          </w:rPr>
          <w:fldChar w:fldCharType="begin"/>
        </w:r>
        <w:r>
          <w:rPr>
            <w:noProof/>
            <w:webHidden/>
          </w:rPr>
          <w:instrText xml:space="preserve"> PAGEREF _Toc229474707 \h </w:instrText>
        </w:r>
        <w:r>
          <w:rPr>
            <w:noProof/>
            <w:webHidden/>
          </w:rPr>
        </w:r>
        <w:r>
          <w:rPr>
            <w:noProof/>
            <w:webHidden/>
          </w:rPr>
          <w:fldChar w:fldCharType="separate"/>
        </w:r>
        <w:r>
          <w:rPr>
            <w:noProof/>
            <w:webHidden/>
          </w:rPr>
          <w:t>16</w:t>
        </w:r>
        <w:r>
          <w:rPr>
            <w:noProof/>
            <w:webHidden/>
          </w:rPr>
          <w:fldChar w:fldCharType="end"/>
        </w:r>
      </w:hyperlink>
    </w:p>
    <w:p w14:paraId="74FE08EE" w14:textId="705B4E29"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08" w:history="1">
        <w:r w:rsidRPr="00026BA4">
          <w:rPr>
            <w:rStyle w:val="Hyperlnk"/>
            <w:noProof/>
          </w:rPr>
          <w:t>2.13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Dump image</w:t>
        </w:r>
        <w:r>
          <w:rPr>
            <w:noProof/>
            <w:webHidden/>
          </w:rPr>
          <w:tab/>
        </w:r>
        <w:r>
          <w:rPr>
            <w:noProof/>
            <w:webHidden/>
          </w:rPr>
          <w:fldChar w:fldCharType="begin"/>
        </w:r>
        <w:r>
          <w:rPr>
            <w:noProof/>
            <w:webHidden/>
          </w:rPr>
          <w:instrText xml:space="preserve"> PAGEREF _Toc229474708 \h </w:instrText>
        </w:r>
        <w:r>
          <w:rPr>
            <w:noProof/>
            <w:webHidden/>
          </w:rPr>
        </w:r>
        <w:r>
          <w:rPr>
            <w:noProof/>
            <w:webHidden/>
          </w:rPr>
          <w:fldChar w:fldCharType="separate"/>
        </w:r>
        <w:r>
          <w:rPr>
            <w:noProof/>
            <w:webHidden/>
          </w:rPr>
          <w:t>17</w:t>
        </w:r>
        <w:r>
          <w:rPr>
            <w:noProof/>
            <w:webHidden/>
          </w:rPr>
          <w:fldChar w:fldCharType="end"/>
        </w:r>
      </w:hyperlink>
    </w:p>
    <w:p w14:paraId="50A98DB8" w14:textId="1742A871"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09" w:history="1">
        <w:r w:rsidRPr="00026BA4">
          <w:rPr>
            <w:rStyle w:val="Hyperlnk"/>
            <w:noProof/>
          </w:rPr>
          <w:t>2.14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Preferences</w:t>
        </w:r>
        <w:r>
          <w:rPr>
            <w:noProof/>
            <w:webHidden/>
          </w:rPr>
          <w:tab/>
        </w:r>
        <w:r>
          <w:rPr>
            <w:noProof/>
            <w:webHidden/>
          </w:rPr>
          <w:fldChar w:fldCharType="begin"/>
        </w:r>
        <w:r>
          <w:rPr>
            <w:noProof/>
            <w:webHidden/>
          </w:rPr>
          <w:instrText xml:space="preserve"> PAGEREF _Toc229474709 \h </w:instrText>
        </w:r>
        <w:r>
          <w:rPr>
            <w:noProof/>
            <w:webHidden/>
          </w:rPr>
        </w:r>
        <w:r>
          <w:rPr>
            <w:noProof/>
            <w:webHidden/>
          </w:rPr>
          <w:fldChar w:fldCharType="separate"/>
        </w:r>
        <w:r>
          <w:rPr>
            <w:noProof/>
            <w:webHidden/>
          </w:rPr>
          <w:t>17</w:t>
        </w:r>
        <w:r>
          <w:rPr>
            <w:noProof/>
            <w:webHidden/>
          </w:rPr>
          <w:fldChar w:fldCharType="end"/>
        </w:r>
      </w:hyperlink>
    </w:p>
    <w:p w14:paraId="13AE9E0B" w14:textId="2BBF152F"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10" w:history="1">
        <w:r w:rsidRPr="00026BA4">
          <w:rPr>
            <w:rStyle w:val="Hyperlnk"/>
            <w:noProof/>
          </w:rPr>
          <w:t>2.15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Password</w:t>
        </w:r>
        <w:r>
          <w:rPr>
            <w:noProof/>
            <w:webHidden/>
          </w:rPr>
          <w:tab/>
        </w:r>
        <w:r>
          <w:rPr>
            <w:noProof/>
            <w:webHidden/>
          </w:rPr>
          <w:fldChar w:fldCharType="begin"/>
        </w:r>
        <w:r>
          <w:rPr>
            <w:noProof/>
            <w:webHidden/>
          </w:rPr>
          <w:instrText xml:space="preserve"> PAGEREF _Toc229474710 \h </w:instrText>
        </w:r>
        <w:r>
          <w:rPr>
            <w:noProof/>
            <w:webHidden/>
          </w:rPr>
        </w:r>
        <w:r>
          <w:rPr>
            <w:noProof/>
            <w:webHidden/>
          </w:rPr>
          <w:fldChar w:fldCharType="separate"/>
        </w:r>
        <w:r>
          <w:rPr>
            <w:noProof/>
            <w:webHidden/>
          </w:rPr>
          <w:t>23</w:t>
        </w:r>
        <w:r>
          <w:rPr>
            <w:noProof/>
            <w:webHidden/>
          </w:rPr>
          <w:fldChar w:fldCharType="end"/>
        </w:r>
      </w:hyperlink>
    </w:p>
    <w:p w14:paraId="2CF1C970" w14:textId="781B5E18"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11" w:history="1">
        <w:r w:rsidRPr="00026BA4">
          <w:rPr>
            <w:rStyle w:val="Hyperlnk"/>
            <w:noProof/>
          </w:rPr>
          <w:t>2.16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Translate</w:t>
        </w:r>
        <w:r>
          <w:rPr>
            <w:noProof/>
            <w:webHidden/>
          </w:rPr>
          <w:tab/>
        </w:r>
        <w:r>
          <w:rPr>
            <w:noProof/>
            <w:webHidden/>
          </w:rPr>
          <w:fldChar w:fldCharType="begin"/>
        </w:r>
        <w:r>
          <w:rPr>
            <w:noProof/>
            <w:webHidden/>
          </w:rPr>
          <w:instrText xml:space="preserve"> PAGEREF _Toc229474711 \h </w:instrText>
        </w:r>
        <w:r>
          <w:rPr>
            <w:noProof/>
            <w:webHidden/>
          </w:rPr>
        </w:r>
        <w:r>
          <w:rPr>
            <w:noProof/>
            <w:webHidden/>
          </w:rPr>
          <w:fldChar w:fldCharType="separate"/>
        </w:r>
        <w:r>
          <w:rPr>
            <w:noProof/>
            <w:webHidden/>
          </w:rPr>
          <w:t>24</w:t>
        </w:r>
        <w:r>
          <w:rPr>
            <w:noProof/>
            <w:webHidden/>
          </w:rPr>
          <w:fldChar w:fldCharType="end"/>
        </w:r>
      </w:hyperlink>
    </w:p>
    <w:p w14:paraId="52C9A56D" w14:textId="0BF1E6BE"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12" w:history="1">
        <w:r w:rsidRPr="00026BA4">
          <w:rPr>
            <w:rStyle w:val="Hyperlnk"/>
            <w:noProof/>
          </w:rPr>
          <w:t>2.17</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Shortkeys</w:t>
        </w:r>
        <w:r>
          <w:rPr>
            <w:noProof/>
            <w:webHidden/>
          </w:rPr>
          <w:tab/>
        </w:r>
        <w:r>
          <w:rPr>
            <w:noProof/>
            <w:webHidden/>
          </w:rPr>
          <w:fldChar w:fldCharType="begin"/>
        </w:r>
        <w:r>
          <w:rPr>
            <w:noProof/>
            <w:webHidden/>
          </w:rPr>
          <w:instrText xml:space="preserve"> PAGEREF _Toc229474712 \h </w:instrText>
        </w:r>
        <w:r>
          <w:rPr>
            <w:noProof/>
            <w:webHidden/>
          </w:rPr>
        </w:r>
        <w:r>
          <w:rPr>
            <w:noProof/>
            <w:webHidden/>
          </w:rPr>
          <w:fldChar w:fldCharType="separate"/>
        </w:r>
        <w:r>
          <w:rPr>
            <w:noProof/>
            <w:webHidden/>
          </w:rPr>
          <w:t>24</w:t>
        </w:r>
        <w:r>
          <w:rPr>
            <w:noProof/>
            <w:webHidden/>
          </w:rPr>
          <w:fldChar w:fldCharType="end"/>
        </w:r>
      </w:hyperlink>
    </w:p>
    <w:p w14:paraId="1CDC3B57" w14:textId="26E87738"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13" w:history="1">
        <w:r w:rsidRPr="00026BA4">
          <w:rPr>
            <w:rStyle w:val="Hyperlnk"/>
            <w:noProof/>
          </w:rPr>
          <w:t>2.18</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Point style</w:t>
        </w:r>
        <w:r>
          <w:rPr>
            <w:noProof/>
            <w:webHidden/>
          </w:rPr>
          <w:tab/>
        </w:r>
        <w:r>
          <w:rPr>
            <w:noProof/>
            <w:webHidden/>
          </w:rPr>
          <w:fldChar w:fldCharType="begin"/>
        </w:r>
        <w:r>
          <w:rPr>
            <w:noProof/>
            <w:webHidden/>
          </w:rPr>
          <w:instrText xml:space="preserve"> PAGEREF _Toc229474713 \h </w:instrText>
        </w:r>
        <w:r>
          <w:rPr>
            <w:noProof/>
            <w:webHidden/>
          </w:rPr>
        </w:r>
        <w:r>
          <w:rPr>
            <w:noProof/>
            <w:webHidden/>
          </w:rPr>
          <w:fldChar w:fldCharType="separate"/>
        </w:r>
        <w:r>
          <w:rPr>
            <w:noProof/>
            <w:webHidden/>
          </w:rPr>
          <w:t>26</w:t>
        </w:r>
        <w:r>
          <w:rPr>
            <w:noProof/>
            <w:webHidden/>
          </w:rPr>
          <w:fldChar w:fldCharType="end"/>
        </w:r>
      </w:hyperlink>
    </w:p>
    <w:p w14:paraId="47DD2BEE" w14:textId="09A5A832"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14" w:history="1">
        <w:r w:rsidRPr="00026BA4">
          <w:rPr>
            <w:rStyle w:val="Hyperlnk"/>
            <w:noProof/>
          </w:rPr>
          <w:t>2.19</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Subscription</w:t>
        </w:r>
        <w:r>
          <w:rPr>
            <w:noProof/>
            <w:webHidden/>
          </w:rPr>
          <w:tab/>
        </w:r>
        <w:r>
          <w:rPr>
            <w:noProof/>
            <w:webHidden/>
          </w:rPr>
          <w:fldChar w:fldCharType="begin"/>
        </w:r>
        <w:r>
          <w:rPr>
            <w:noProof/>
            <w:webHidden/>
          </w:rPr>
          <w:instrText xml:space="preserve"> PAGEREF _Toc229474714 \h </w:instrText>
        </w:r>
        <w:r>
          <w:rPr>
            <w:noProof/>
            <w:webHidden/>
          </w:rPr>
        </w:r>
        <w:r>
          <w:rPr>
            <w:noProof/>
            <w:webHidden/>
          </w:rPr>
          <w:fldChar w:fldCharType="separate"/>
        </w:r>
        <w:r>
          <w:rPr>
            <w:noProof/>
            <w:webHidden/>
          </w:rPr>
          <w:t>27</w:t>
        </w:r>
        <w:r>
          <w:rPr>
            <w:noProof/>
            <w:webHidden/>
          </w:rPr>
          <w:fldChar w:fldCharType="end"/>
        </w:r>
      </w:hyperlink>
    </w:p>
    <w:p w14:paraId="0AEB3390" w14:textId="2A136C28"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15" w:history="1">
        <w:r w:rsidRPr="00026BA4">
          <w:rPr>
            <w:rStyle w:val="Hyperlnk"/>
            <w:noProof/>
          </w:rPr>
          <w:t>2.20</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About</w:t>
        </w:r>
        <w:r>
          <w:rPr>
            <w:noProof/>
            <w:webHidden/>
          </w:rPr>
          <w:tab/>
        </w:r>
        <w:r>
          <w:rPr>
            <w:noProof/>
            <w:webHidden/>
          </w:rPr>
          <w:fldChar w:fldCharType="begin"/>
        </w:r>
        <w:r>
          <w:rPr>
            <w:noProof/>
            <w:webHidden/>
          </w:rPr>
          <w:instrText xml:space="preserve"> PAGEREF _Toc229474715 \h </w:instrText>
        </w:r>
        <w:r>
          <w:rPr>
            <w:noProof/>
            <w:webHidden/>
          </w:rPr>
        </w:r>
        <w:r>
          <w:rPr>
            <w:noProof/>
            <w:webHidden/>
          </w:rPr>
          <w:fldChar w:fldCharType="separate"/>
        </w:r>
        <w:r>
          <w:rPr>
            <w:noProof/>
            <w:webHidden/>
          </w:rPr>
          <w:t>27</w:t>
        </w:r>
        <w:r>
          <w:rPr>
            <w:noProof/>
            <w:webHidden/>
          </w:rPr>
          <w:fldChar w:fldCharType="end"/>
        </w:r>
      </w:hyperlink>
    </w:p>
    <w:p w14:paraId="7C25D694" w14:textId="2CDAA1E8"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16" w:history="1">
        <w:r w:rsidRPr="00026BA4">
          <w:rPr>
            <w:rStyle w:val="Hyperlnk"/>
            <w:noProof/>
          </w:rPr>
          <w:t>2.21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Changelog</w:t>
        </w:r>
        <w:r>
          <w:rPr>
            <w:noProof/>
            <w:webHidden/>
          </w:rPr>
          <w:tab/>
        </w:r>
        <w:r>
          <w:rPr>
            <w:noProof/>
            <w:webHidden/>
          </w:rPr>
          <w:fldChar w:fldCharType="begin"/>
        </w:r>
        <w:r>
          <w:rPr>
            <w:noProof/>
            <w:webHidden/>
          </w:rPr>
          <w:instrText xml:space="preserve"> PAGEREF _Toc229474716 \h </w:instrText>
        </w:r>
        <w:r>
          <w:rPr>
            <w:noProof/>
            <w:webHidden/>
          </w:rPr>
        </w:r>
        <w:r>
          <w:rPr>
            <w:noProof/>
            <w:webHidden/>
          </w:rPr>
          <w:fldChar w:fldCharType="separate"/>
        </w:r>
        <w:r>
          <w:rPr>
            <w:noProof/>
            <w:webHidden/>
          </w:rPr>
          <w:t>28</w:t>
        </w:r>
        <w:r>
          <w:rPr>
            <w:noProof/>
            <w:webHidden/>
          </w:rPr>
          <w:fldChar w:fldCharType="end"/>
        </w:r>
      </w:hyperlink>
    </w:p>
    <w:p w14:paraId="52A5DF9B" w14:textId="4A323EA2"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17" w:history="1">
        <w:r w:rsidRPr="00026BA4">
          <w:rPr>
            <w:rStyle w:val="Hyperlnk"/>
            <w:noProof/>
          </w:rPr>
          <w:t>2.22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Check for updates</w:t>
        </w:r>
        <w:r>
          <w:rPr>
            <w:noProof/>
            <w:webHidden/>
          </w:rPr>
          <w:tab/>
        </w:r>
        <w:r>
          <w:rPr>
            <w:noProof/>
            <w:webHidden/>
          </w:rPr>
          <w:fldChar w:fldCharType="begin"/>
        </w:r>
        <w:r>
          <w:rPr>
            <w:noProof/>
            <w:webHidden/>
          </w:rPr>
          <w:instrText xml:space="preserve"> PAGEREF _Toc229474717 \h </w:instrText>
        </w:r>
        <w:r>
          <w:rPr>
            <w:noProof/>
            <w:webHidden/>
          </w:rPr>
        </w:r>
        <w:r>
          <w:rPr>
            <w:noProof/>
            <w:webHidden/>
          </w:rPr>
          <w:fldChar w:fldCharType="separate"/>
        </w:r>
        <w:r>
          <w:rPr>
            <w:noProof/>
            <w:webHidden/>
          </w:rPr>
          <w:t>29</w:t>
        </w:r>
        <w:r>
          <w:rPr>
            <w:noProof/>
            <w:webHidden/>
          </w:rPr>
          <w:fldChar w:fldCharType="end"/>
        </w:r>
      </w:hyperlink>
    </w:p>
    <w:p w14:paraId="40801041" w14:textId="1885247B"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18" w:history="1">
        <w:r w:rsidRPr="00026BA4">
          <w:rPr>
            <w:rStyle w:val="Hyperlnk"/>
            <w:noProof/>
          </w:rPr>
          <w:t>2.23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Exit</w:t>
        </w:r>
        <w:r>
          <w:rPr>
            <w:noProof/>
            <w:webHidden/>
          </w:rPr>
          <w:tab/>
        </w:r>
        <w:r>
          <w:rPr>
            <w:noProof/>
            <w:webHidden/>
          </w:rPr>
          <w:fldChar w:fldCharType="begin"/>
        </w:r>
        <w:r>
          <w:rPr>
            <w:noProof/>
            <w:webHidden/>
          </w:rPr>
          <w:instrText xml:space="preserve"> PAGEREF _Toc229474718 \h </w:instrText>
        </w:r>
        <w:r>
          <w:rPr>
            <w:noProof/>
            <w:webHidden/>
          </w:rPr>
        </w:r>
        <w:r>
          <w:rPr>
            <w:noProof/>
            <w:webHidden/>
          </w:rPr>
          <w:fldChar w:fldCharType="separate"/>
        </w:r>
        <w:r>
          <w:rPr>
            <w:noProof/>
            <w:webHidden/>
          </w:rPr>
          <w:t>29</w:t>
        </w:r>
        <w:r>
          <w:rPr>
            <w:noProof/>
            <w:webHidden/>
          </w:rPr>
          <w:fldChar w:fldCharType="end"/>
        </w:r>
      </w:hyperlink>
    </w:p>
    <w:p w14:paraId="0BFC6A61" w14:textId="7D7FE992"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19" w:history="1">
        <w:r w:rsidRPr="00026BA4">
          <w:rPr>
            <w:rStyle w:val="Hyperlnk"/>
            <w:noProof/>
          </w:rPr>
          <w:t>2.24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Command menu</w:t>
        </w:r>
        <w:r>
          <w:rPr>
            <w:noProof/>
            <w:webHidden/>
          </w:rPr>
          <w:tab/>
        </w:r>
        <w:r>
          <w:rPr>
            <w:noProof/>
            <w:webHidden/>
          </w:rPr>
          <w:fldChar w:fldCharType="begin"/>
        </w:r>
        <w:r>
          <w:rPr>
            <w:noProof/>
            <w:webHidden/>
          </w:rPr>
          <w:instrText xml:space="preserve"> PAGEREF _Toc229474719 \h </w:instrText>
        </w:r>
        <w:r>
          <w:rPr>
            <w:noProof/>
            <w:webHidden/>
          </w:rPr>
        </w:r>
        <w:r>
          <w:rPr>
            <w:noProof/>
            <w:webHidden/>
          </w:rPr>
          <w:fldChar w:fldCharType="separate"/>
        </w:r>
        <w:r>
          <w:rPr>
            <w:noProof/>
            <w:webHidden/>
          </w:rPr>
          <w:t>29</w:t>
        </w:r>
        <w:r>
          <w:rPr>
            <w:noProof/>
            <w:webHidden/>
          </w:rPr>
          <w:fldChar w:fldCharType="end"/>
        </w:r>
      </w:hyperlink>
    </w:p>
    <w:p w14:paraId="6D89B9C4" w14:textId="72C8F3C8"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20" w:history="1">
        <w:r w:rsidRPr="00026BA4">
          <w:rPr>
            <w:rStyle w:val="Hyperlnk"/>
            <w:noProof/>
          </w:rPr>
          <w:t>2.25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Quick access toolbar</w:t>
        </w:r>
        <w:r>
          <w:rPr>
            <w:noProof/>
            <w:webHidden/>
          </w:rPr>
          <w:tab/>
        </w:r>
        <w:r>
          <w:rPr>
            <w:noProof/>
            <w:webHidden/>
          </w:rPr>
          <w:fldChar w:fldCharType="begin"/>
        </w:r>
        <w:r>
          <w:rPr>
            <w:noProof/>
            <w:webHidden/>
          </w:rPr>
          <w:instrText xml:space="preserve"> PAGEREF _Toc229474720 \h </w:instrText>
        </w:r>
        <w:r>
          <w:rPr>
            <w:noProof/>
            <w:webHidden/>
          </w:rPr>
        </w:r>
        <w:r>
          <w:rPr>
            <w:noProof/>
            <w:webHidden/>
          </w:rPr>
          <w:fldChar w:fldCharType="separate"/>
        </w:r>
        <w:r>
          <w:rPr>
            <w:noProof/>
            <w:webHidden/>
          </w:rPr>
          <w:t>30</w:t>
        </w:r>
        <w:r>
          <w:rPr>
            <w:noProof/>
            <w:webHidden/>
          </w:rPr>
          <w:fldChar w:fldCharType="end"/>
        </w:r>
      </w:hyperlink>
    </w:p>
    <w:p w14:paraId="57A88CB0" w14:textId="23E43FF1"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21" w:history="1">
        <w:r w:rsidRPr="00026BA4">
          <w:rPr>
            <w:rStyle w:val="Hyperlnk"/>
            <w:noProof/>
          </w:rPr>
          <w:t>2.26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Add to custom toolbar</w:t>
        </w:r>
        <w:r>
          <w:rPr>
            <w:noProof/>
            <w:webHidden/>
          </w:rPr>
          <w:tab/>
        </w:r>
        <w:r>
          <w:rPr>
            <w:noProof/>
            <w:webHidden/>
          </w:rPr>
          <w:fldChar w:fldCharType="begin"/>
        </w:r>
        <w:r>
          <w:rPr>
            <w:noProof/>
            <w:webHidden/>
          </w:rPr>
          <w:instrText xml:space="preserve"> PAGEREF _Toc229474721 \h </w:instrText>
        </w:r>
        <w:r>
          <w:rPr>
            <w:noProof/>
            <w:webHidden/>
          </w:rPr>
        </w:r>
        <w:r>
          <w:rPr>
            <w:noProof/>
            <w:webHidden/>
          </w:rPr>
          <w:fldChar w:fldCharType="separate"/>
        </w:r>
        <w:r>
          <w:rPr>
            <w:noProof/>
            <w:webHidden/>
          </w:rPr>
          <w:t>30</w:t>
        </w:r>
        <w:r>
          <w:rPr>
            <w:noProof/>
            <w:webHidden/>
          </w:rPr>
          <w:fldChar w:fldCharType="end"/>
        </w:r>
      </w:hyperlink>
    </w:p>
    <w:p w14:paraId="782A18C5" w14:textId="70A732C0"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22" w:history="1">
        <w:r w:rsidRPr="00026BA4">
          <w:rPr>
            <w:rStyle w:val="Hyperlnk"/>
            <w:noProof/>
          </w:rPr>
          <w:t>2.27</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Shortkeys</w:t>
        </w:r>
        <w:r>
          <w:rPr>
            <w:noProof/>
            <w:webHidden/>
          </w:rPr>
          <w:tab/>
        </w:r>
        <w:r>
          <w:rPr>
            <w:noProof/>
            <w:webHidden/>
          </w:rPr>
          <w:fldChar w:fldCharType="begin"/>
        </w:r>
        <w:r>
          <w:rPr>
            <w:noProof/>
            <w:webHidden/>
          </w:rPr>
          <w:instrText xml:space="preserve"> PAGEREF _Toc229474722 \h </w:instrText>
        </w:r>
        <w:r>
          <w:rPr>
            <w:noProof/>
            <w:webHidden/>
          </w:rPr>
        </w:r>
        <w:r>
          <w:rPr>
            <w:noProof/>
            <w:webHidden/>
          </w:rPr>
          <w:fldChar w:fldCharType="separate"/>
        </w:r>
        <w:r>
          <w:rPr>
            <w:noProof/>
            <w:webHidden/>
          </w:rPr>
          <w:t>31</w:t>
        </w:r>
        <w:r>
          <w:rPr>
            <w:noProof/>
            <w:webHidden/>
          </w:rPr>
          <w:fldChar w:fldCharType="end"/>
        </w:r>
      </w:hyperlink>
    </w:p>
    <w:p w14:paraId="02053FCC" w14:textId="5B4B3227"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23" w:history="1">
        <w:r w:rsidRPr="00026BA4">
          <w:rPr>
            <w:rStyle w:val="Hyperlnk"/>
            <w:noProof/>
          </w:rPr>
          <w:t>2.28</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Command line area</w:t>
        </w:r>
        <w:r>
          <w:rPr>
            <w:noProof/>
            <w:webHidden/>
          </w:rPr>
          <w:tab/>
        </w:r>
        <w:r>
          <w:rPr>
            <w:noProof/>
            <w:webHidden/>
          </w:rPr>
          <w:fldChar w:fldCharType="begin"/>
        </w:r>
        <w:r>
          <w:rPr>
            <w:noProof/>
            <w:webHidden/>
          </w:rPr>
          <w:instrText xml:space="preserve"> PAGEREF _Toc229474723 \h </w:instrText>
        </w:r>
        <w:r>
          <w:rPr>
            <w:noProof/>
            <w:webHidden/>
          </w:rPr>
        </w:r>
        <w:r>
          <w:rPr>
            <w:noProof/>
            <w:webHidden/>
          </w:rPr>
          <w:fldChar w:fldCharType="separate"/>
        </w:r>
        <w:r>
          <w:rPr>
            <w:noProof/>
            <w:webHidden/>
          </w:rPr>
          <w:t>31</w:t>
        </w:r>
        <w:r>
          <w:rPr>
            <w:noProof/>
            <w:webHidden/>
          </w:rPr>
          <w:fldChar w:fldCharType="end"/>
        </w:r>
      </w:hyperlink>
    </w:p>
    <w:p w14:paraId="1E6D1CE6" w14:textId="36E4AE26"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24" w:history="1">
        <w:r w:rsidRPr="00026BA4">
          <w:rPr>
            <w:rStyle w:val="Hyperlnk"/>
            <w:noProof/>
          </w:rPr>
          <w:t>2.29</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Multiple drawings</w:t>
        </w:r>
        <w:r>
          <w:rPr>
            <w:noProof/>
            <w:webHidden/>
          </w:rPr>
          <w:tab/>
        </w:r>
        <w:r>
          <w:rPr>
            <w:noProof/>
            <w:webHidden/>
          </w:rPr>
          <w:fldChar w:fldCharType="begin"/>
        </w:r>
        <w:r>
          <w:rPr>
            <w:noProof/>
            <w:webHidden/>
          </w:rPr>
          <w:instrText xml:space="preserve"> PAGEREF _Toc229474724 \h </w:instrText>
        </w:r>
        <w:r>
          <w:rPr>
            <w:noProof/>
            <w:webHidden/>
          </w:rPr>
        </w:r>
        <w:r>
          <w:rPr>
            <w:noProof/>
            <w:webHidden/>
          </w:rPr>
          <w:fldChar w:fldCharType="separate"/>
        </w:r>
        <w:r>
          <w:rPr>
            <w:noProof/>
            <w:webHidden/>
          </w:rPr>
          <w:t>34</w:t>
        </w:r>
        <w:r>
          <w:rPr>
            <w:noProof/>
            <w:webHidden/>
          </w:rPr>
          <w:fldChar w:fldCharType="end"/>
        </w:r>
      </w:hyperlink>
    </w:p>
    <w:p w14:paraId="5AFA6857" w14:textId="7221E1A0"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25" w:history="1">
        <w:r w:rsidRPr="00026BA4">
          <w:rPr>
            <w:rStyle w:val="Hyperlnk"/>
            <w:noProof/>
          </w:rPr>
          <w:t>2.30</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Zoom and Pan</w:t>
        </w:r>
        <w:r>
          <w:rPr>
            <w:noProof/>
            <w:webHidden/>
          </w:rPr>
          <w:tab/>
        </w:r>
        <w:r>
          <w:rPr>
            <w:noProof/>
            <w:webHidden/>
          </w:rPr>
          <w:fldChar w:fldCharType="begin"/>
        </w:r>
        <w:r>
          <w:rPr>
            <w:noProof/>
            <w:webHidden/>
          </w:rPr>
          <w:instrText xml:space="preserve"> PAGEREF _Toc229474725 \h </w:instrText>
        </w:r>
        <w:r>
          <w:rPr>
            <w:noProof/>
            <w:webHidden/>
          </w:rPr>
        </w:r>
        <w:r>
          <w:rPr>
            <w:noProof/>
            <w:webHidden/>
          </w:rPr>
          <w:fldChar w:fldCharType="separate"/>
        </w:r>
        <w:r>
          <w:rPr>
            <w:noProof/>
            <w:webHidden/>
          </w:rPr>
          <w:t>34</w:t>
        </w:r>
        <w:r>
          <w:rPr>
            <w:noProof/>
            <w:webHidden/>
          </w:rPr>
          <w:fldChar w:fldCharType="end"/>
        </w:r>
      </w:hyperlink>
    </w:p>
    <w:p w14:paraId="5381B8B5" w14:textId="746ED6D8"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26" w:history="1">
        <w:r w:rsidRPr="00026BA4">
          <w:rPr>
            <w:rStyle w:val="Hyperlnk"/>
            <w:noProof/>
          </w:rPr>
          <w:t>2.31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Coordinate input</w:t>
        </w:r>
        <w:r>
          <w:rPr>
            <w:noProof/>
            <w:webHidden/>
          </w:rPr>
          <w:tab/>
        </w:r>
        <w:r>
          <w:rPr>
            <w:noProof/>
            <w:webHidden/>
          </w:rPr>
          <w:fldChar w:fldCharType="begin"/>
        </w:r>
        <w:r>
          <w:rPr>
            <w:noProof/>
            <w:webHidden/>
          </w:rPr>
          <w:instrText xml:space="preserve"> PAGEREF _Toc229474726 \h </w:instrText>
        </w:r>
        <w:r>
          <w:rPr>
            <w:noProof/>
            <w:webHidden/>
          </w:rPr>
        </w:r>
        <w:r>
          <w:rPr>
            <w:noProof/>
            <w:webHidden/>
          </w:rPr>
          <w:fldChar w:fldCharType="separate"/>
        </w:r>
        <w:r>
          <w:rPr>
            <w:noProof/>
            <w:webHidden/>
          </w:rPr>
          <w:t>34</w:t>
        </w:r>
        <w:r>
          <w:rPr>
            <w:noProof/>
            <w:webHidden/>
          </w:rPr>
          <w:fldChar w:fldCharType="end"/>
        </w:r>
      </w:hyperlink>
    </w:p>
    <w:p w14:paraId="3297CF32" w14:textId="1EC7EDC0"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27" w:history="1">
        <w:r w:rsidRPr="00026BA4">
          <w:rPr>
            <w:rStyle w:val="Hyperlnk"/>
            <w:noProof/>
          </w:rPr>
          <w:t>2.32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Distance input</w:t>
        </w:r>
        <w:r>
          <w:rPr>
            <w:noProof/>
            <w:webHidden/>
          </w:rPr>
          <w:tab/>
        </w:r>
        <w:r>
          <w:rPr>
            <w:noProof/>
            <w:webHidden/>
          </w:rPr>
          <w:fldChar w:fldCharType="begin"/>
        </w:r>
        <w:r>
          <w:rPr>
            <w:noProof/>
            <w:webHidden/>
          </w:rPr>
          <w:instrText xml:space="preserve"> PAGEREF _Toc229474727 \h </w:instrText>
        </w:r>
        <w:r>
          <w:rPr>
            <w:noProof/>
            <w:webHidden/>
          </w:rPr>
        </w:r>
        <w:r>
          <w:rPr>
            <w:noProof/>
            <w:webHidden/>
          </w:rPr>
          <w:fldChar w:fldCharType="separate"/>
        </w:r>
        <w:r>
          <w:rPr>
            <w:noProof/>
            <w:webHidden/>
          </w:rPr>
          <w:t>36</w:t>
        </w:r>
        <w:r>
          <w:rPr>
            <w:noProof/>
            <w:webHidden/>
          </w:rPr>
          <w:fldChar w:fldCharType="end"/>
        </w:r>
      </w:hyperlink>
    </w:p>
    <w:p w14:paraId="04F48A08" w14:textId="3A2B1FF1"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28" w:history="1">
        <w:r w:rsidRPr="00026BA4">
          <w:rPr>
            <w:rStyle w:val="Hyperlnk"/>
            <w:noProof/>
          </w:rPr>
          <w:t>2.33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Object snap</w:t>
        </w:r>
        <w:r>
          <w:rPr>
            <w:noProof/>
            <w:webHidden/>
          </w:rPr>
          <w:tab/>
        </w:r>
        <w:r>
          <w:rPr>
            <w:noProof/>
            <w:webHidden/>
          </w:rPr>
          <w:fldChar w:fldCharType="begin"/>
        </w:r>
        <w:r>
          <w:rPr>
            <w:noProof/>
            <w:webHidden/>
          </w:rPr>
          <w:instrText xml:space="preserve"> PAGEREF _Toc229474728 \h </w:instrText>
        </w:r>
        <w:r>
          <w:rPr>
            <w:noProof/>
            <w:webHidden/>
          </w:rPr>
        </w:r>
        <w:r>
          <w:rPr>
            <w:noProof/>
            <w:webHidden/>
          </w:rPr>
          <w:fldChar w:fldCharType="separate"/>
        </w:r>
        <w:r>
          <w:rPr>
            <w:noProof/>
            <w:webHidden/>
          </w:rPr>
          <w:t>36</w:t>
        </w:r>
        <w:r>
          <w:rPr>
            <w:noProof/>
            <w:webHidden/>
          </w:rPr>
          <w:fldChar w:fldCharType="end"/>
        </w:r>
      </w:hyperlink>
    </w:p>
    <w:p w14:paraId="346018B8" w14:textId="5F994AAD"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29" w:history="1">
        <w:r w:rsidRPr="00026BA4">
          <w:rPr>
            <w:rStyle w:val="Hyperlnk"/>
            <w:noProof/>
          </w:rPr>
          <w:t>2.34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Grips</w:t>
        </w:r>
        <w:r>
          <w:rPr>
            <w:noProof/>
            <w:webHidden/>
          </w:rPr>
          <w:tab/>
        </w:r>
        <w:r>
          <w:rPr>
            <w:noProof/>
            <w:webHidden/>
          </w:rPr>
          <w:fldChar w:fldCharType="begin"/>
        </w:r>
        <w:r>
          <w:rPr>
            <w:noProof/>
            <w:webHidden/>
          </w:rPr>
          <w:instrText xml:space="preserve"> PAGEREF _Toc229474729 \h </w:instrText>
        </w:r>
        <w:r>
          <w:rPr>
            <w:noProof/>
            <w:webHidden/>
          </w:rPr>
        </w:r>
        <w:r>
          <w:rPr>
            <w:noProof/>
            <w:webHidden/>
          </w:rPr>
          <w:fldChar w:fldCharType="separate"/>
        </w:r>
        <w:r>
          <w:rPr>
            <w:noProof/>
            <w:webHidden/>
          </w:rPr>
          <w:t>38</w:t>
        </w:r>
        <w:r>
          <w:rPr>
            <w:noProof/>
            <w:webHidden/>
          </w:rPr>
          <w:fldChar w:fldCharType="end"/>
        </w:r>
      </w:hyperlink>
    </w:p>
    <w:p w14:paraId="65A10D14" w14:textId="2D221CA4"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30" w:history="1">
        <w:r w:rsidRPr="00026BA4">
          <w:rPr>
            <w:rStyle w:val="Hyperlnk"/>
            <w:noProof/>
          </w:rPr>
          <w:t>2.35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Select objects</w:t>
        </w:r>
        <w:r>
          <w:rPr>
            <w:noProof/>
            <w:webHidden/>
          </w:rPr>
          <w:tab/>
        </w:r>
        <w:r>
          <w:rPr>
            <w:noProof/>
            <w:webHidden/>
          </w:rPr>
          <w:fldChar w:fldCharType="begin"/>
        </w:r>
        <w:r>
          <w:rPr>
            <w:noProof/>
            <w:webHidden/>
          </w:rPr>
          <w:instrText xml:space="preserve"> PAGEREF _Toc229474730 \h </w:instrText>
        </w:r>
        <w:r>
          <w:rPr>
            <w:noProof/>
            <w:webHidden/>
          </w:rPr>
        </w:r>
        <w:r>
          <w:rPr>
            <w:noProof/>
            <w:webHidden/>
          </w:rPr>
          <w:fldChar w:fldCharType="separate"/>
        </w:r>
        <w:r>
          <w:rPr>
            <w:noProof/>
            <w:webHidden/>
          </w:rPr>
          <w:t>38</w:t>
        </w:r>
        <w:r>
          <w:rPr>
            <w:noProof/>
            <w:webHidden/>
          </w:rPr>
          <w:fldChar w:fldCharType="end"/>
        </w:r>
      </w:hyperlink>
    </w:p>
    <w:p w14:paraId="6E7FA7FB" w14:textId="07EA3476"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31" w:history="1">
        <w:r w:rsidRPr="00026BA4">
          <w:rPr>
            <w:rStyle w:val="Hyperlnk"/>
            <w:noProof/>
          </w:rPr>
          <w:t>2.36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Auto base point</w:t>
        </w:r>
        <w:r>
          <w:rPr>
            <w:noProof/>
            <w:webHidden/>
          </w:rPr>
          <w:tab/>
        </w:r>
        <w:r>
          <w:rPr>
            <w:noProof/>
            <w:webHidden/>
          </w:rPr>
          <w:fldChar w:fldCharType="begin"/>
        </w:r>
        <w:r>
          <w:rPr>
            <w:noProof/>
            <w:webHidden/>
          </w:rPr>
          <w:instrText xml:space="preserve"> PAGEREF _Toc229474731 \h </w:instrText>
        </w:r>
        <w:r>
          <w:rPr>
            <w:noProof/>
            <w:webHidden/>
          </w:rPr>
        </w:r>
        <w:r>
          <w:rPr>
            <w:noProof/>
            <w:webHidden/>
          </w:rPr>
          <w:fldChar w:fldCharType="separate"/>
        </w:r>
        <w:r>
          <w:rPr>
            <w:noProof/>
            <w:webHidden/>
          </w:rPr>
          <w:t>41</w:t>
        </w:r>
        <w:r>
          <w:rPr>
            <w:noProof/>
            <w:webHidden/>
          </w:rPr>
          <w:fldChar w:fldCharType="end"/>
        </w:r>
      </w:hyperlink>
    </w:p>
    <w:p w14:paraId="325C41B8" w14:textId="635DEAFC" w:rsidR="00EB6DA4" w:rsidRDefault="00EB6DA4">
      <w:pPr>
        <w:pStyle w:val="Innehll1"/>
        <w:tabs>
          <w:tab w:val="left" w:pos="44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32" w:history="1">
        <w:r w:rsidRPr="00026BA4">
          <w:rPr>
            <w:rStyle w:val="Hyperlnk"/>
            <w:noProof/>
          </w:rPr>
          <w:t>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System menu</w:t>
        </w:r>
        <w:r>
          <w:rPr>
            <w:noProof/>
            <w:webHidden/>
          </w:rPr>
          <w:tab/>
        </w:r>
        <w:r>
          <w:rPr>
            <w:noProof/>
            <w:webHidden/>
          </w:rPr>
          <w:fldChar w:fldCharType="begin"/>
        </w:r>
        <w:r>
          <w:rPr>
            <w:noProof/>
            <w:webHidden/>
          </w:rPr>
          <w:instrText xml:space="preserve"> PAGEREF _Toc229474732 \h </w:instrText>
        </w:r>
        <w:r>
          <w:rPr>
            <w:noProof/>
            <w:webHidden/>
          </w:rPr>
        </w:r>
        <w:r>
          <w:rPr>
            <w:noProof/>
            <w:webHidden/>
          </w:rPr>
          <w:fldChar w:fldCharType="separate"/>
        </w:r>
        <w:r>
          <w:rPr>
            <w:noProof/>
            <w:webHidden/>
          </w:rPr>
          <w:t>42</w:t>
        </w:r>
        <w:r>
          <w:rPr>
            <w:noProof/>
            <w:webHidden/>
          </w:rPr>
          <w:fldChar w:fldCharType="end"/>
        </w:r>
      </w:hyperlink>
    </w:p>
    <w:p w14:paraId="1851FB4D" w14:textId="70FDA29E"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33" w:history="1">
        <w:r w:rsidRPr="00026BA4">
          <w:rPr>
            <w:rStyle w:val="Hyperlnk"/>
            <w:noProof/>
          </w:rPr>
          <w:t>3.1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Undo</w:t>
        </w:r>
        <w:r>
          <w:rPr>
            <w:noProof/>
            <w:webHidden/>
          </w:rPr>
          <w:tab/>
        </w:r>
        <w:r>
          <w:rPr>
            <w:noProof/>
            <w:webHidden/>
          </w:rPr>
          <w:fldChar w:fldCharType="begin"/>
        </w:r>
        <w:r>
          <w:rPr>
            <w:noProof/>
            <w:webHidden/>
          </w:rPr>
          <w:instrText xml:space="preserve"> PAGEREF _Toc229474733 \h </w:instrText>
        </w:r>
        <w:r>
          <w:rPr>
            <w:noProof/>
            <w:webHidden/>
          </w:rPr>
        </w:r>
        <w:r>
          <w:rPr>
            <w:noProof/>
            <w:webHidden/>
          </w:rPr>
          <w:fldChar w:fldCharType="separate"/>
        </w:r>
        <w:r>
          <w:rPr>
            <w:noProof/>
            <w:webHidden/>
          </w:rPr>
          <w:t>42</w:t>
        </w:r>
        <w:r>
          <w:rPr>
            <w:noProof/>
            <w:webHidden/>
          </w:rPr>
          <w:fldChar w:fldCharType="end"/>
        </w:r>
      </w:hyperlink>
    </w:p>
    <w:p w14:paraId="1C226914" w14:textId="3B061D2E"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34" w:history="1">
        <w:r w:rsidRPr="00026BA4">
          <w:rPr>
            <w:rStyle w:val="Hyperlnk"/>
            <w:noProof/>
          </w:rPr>
          <w:t>3.2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Redo</w:t>
        </w:r>
        <w:r>
          <w:rPr>
            <w:noProof/>
            <w:webHidden/>
          </w:rPr>
          <w:tab/>
        </w:r>
        <w:r>
          <w:rPr>
            <w:noProof/>
            <w:webHidden/>
          </w:rPr>
          <w:fldChar w:fldCharType="begin"/>
        </w:r>
        <w:r>
          <w:rPr>
            <w:noProof/>
            <w:webHidden/>
          </w:rPr>
          <w:instrText xml:space="preserve"> PAGEREF _Toc229474734 \h </w:instrText>
        </w:r>
        <w:r>
          <w:rPr>
            <w:noProof/>
            <w:webHidden/>
          </w:rPr>
        </w:r>
        <w:r>
          <w:rPr>
            <w:noProof/>
            <w:webHidden/>
          </w:rPr>
          <w:fldChar w:fldCharType="separate"/>
        </w:r>
        <w:r>
          <w:rPr>
            <w:noProof/>
            <w:webHidden/>
          </w:rPr>
          <w:t>42</w:t>
        </w:r>
        <w:r>
          <w:rPr>
            <w:noProof/>
            <w:webHidden/>
          </w:rPr>
          <w:fldChar w:fldCharType="end"/>
        </w:r>
      </w:hyperlink>
    </w:p>
    <w:p w14:paraId="6F25EF44" w14:textId="5E6CD5BF"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35" w:history="1">
        <w:r w:rsidRPr="00026BA4">
          <w:rPr>
            <w:rStyle w:val="Hyperlnk"/>
            <w:noProof/>
          </w:rPr>
          <w:t>3.3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Purge</w:t>
        </w:r>
        <w:r>
          <w:rPr>
            <w:noProof/>
            <w:webHidden/>
          </w:rPr>
          <w:tab/>
        </w:r>
        <w:r>
          <w:rPr>
            <w:noProof/>
            <w:webHidden/>
          </w:rPr>
          <w:fldChar w:fldCharType="begin"/>
        </w:r>
        <w:r>
          <w:rPr>
            <w:noProof/>
            <w:webHidden/>
          </w:rPr>
          <w:instrText xml:space="preserve"> PAGEREF _Toc229474735 \h </w:instrText>
        </w:r>
        <w:r>
          <w:rPr>
            <w:noProof/>
            <w:webHidden/>
          </w:rPr>
        </w:r>
        <w:r>
          <w:rPr>
            <w:noProof/>
            <w:webHidden/>
          </w:rPr>
          <w:fldChar w:fldCharType="separate"/>
        </w:r>
        <w:r>
          <w:rPr>
            <w:noProof/>
            <w:webHidden/>
          </w:rPr>
          <w:t>43</w:t>
        </w:r>
        <w:r>
          <w:rPr>
            <w:noProof/>
            <w:webHidden/>
          </w:rPr>
          <w:fldChar w:fldCharType="end"/>
        </w:r>
      </w:hyperlink>
    </w:p>
    <w:p w14:paraId="1D58FD17" w14:textId="0A186601"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36" w:history="1">
        <w:r w:rsidRPr="00026BA4">
          <w:rPr>
            <w:rStyle w:val="Hyperlnk"/>
            <w:noProof/>
          </w:rPr>
          <w:t>3.4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Status</w:t>
        </w:r>
        <w:r>
          <w:rPr>
            <w:noProof/>
            <w:webHidden/>
          </w:rPr>
          <w:tab/>
        </w:r>
        <w:r>
          <w:rPr>
            <w:noProof/>
            <w:webHidden/>
          </w:rPr>
          <w:fldChar w:fldCharType="begin"/>
        </w:r>
        <w:r>
          <w:rPr>
            <w:noProof/>
            <w:webHidden/>
          </w:rPr>
          <w:instrText xml:space="preserve"> PAGEREF _Toc229474736 \h </w:instrText>
        </w:r>
        <w:r>
          <w:rPr>
            <w:noProof/>
            <w:webHidden/>
          </w:rPr>
        </w:r>
        <w:r>
          <w:rPr>
            <w:noProof/>
            <w:webHidden/>
          </w:rPr>
          <w:fldChar w:fldCharType="separate"/>
        </w:r>
        <w:r>
          <w:rPr>
            <w:noProof/>
            <w:webHidden/>
          </w:rPr>
          <w:t>43</w:t>
        </w:r>
        <w:r>
          <w:rPr>
            <w:noProof/>
            <w:webHidden/>
          </w:rPr>
          <w:fldChar w:fldCharType="end"/>
        </w:r>
      </w:hyperlink>
    </w:p>
    <w:p w14:paraId="79F218B8" w14:textId="600885D9"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37" w:history="1">
        <w:r w:rsidRPr="00026BA4">
          <w:rPr>
            <w:rStyle w:val="Hyperlnk"/>
            <w:noProof/>
          </w:rPr>
          <w:t>3.5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Shared folder</w:t>
        </w:r>
        <w:r>
          <w:rPr>
            <w:noProof/>
            <w:webHidden/>
          </w:rPr>
          <w:tab/>
        </w:r>
        <w:r>
          <w:rPr>
            <w:noProof/>
            <w:webHidden/>
          </w:rPr>
          <w:fldChar w:fldCharType="begin"/>
        </w:r>
        <w:r>
          <w:rPr>
            <w:noProof/>
            <w:webHidden/>
          </w:rPr>
          <w:instrText xml:space="preserve"> PAGEREF _Toc229474737 \h </w:instrText>
        </w:r>
        <w:r>
          <w:rPr>
            <w:noProof/>
            <w:webHidden/>
          </w:rPr>
        </w:r>
        <w:r>
          <w:rPr>
            <w:noProof/>
            <w:webHidden/>
          </w:rPr>
          <w:fldChar w:fldCharType="separate"/>
        </w:r>
        <w:r>
          <w:rPr>
            <w:noProof/>
            <w:webHidden/>
          </w:rPr>
          <w:t>44</w:t>
        </w:r>
        <w:r>
          <w:rPr>
            <w:noProof/>
            <w:webHidden/>
          </w:rPr>
          <w:fldChar w:fldCharType="end"/>
        </w:r>
      </w:hyperlink>
    </w:p>
    <w:p w14:paraId="57AB41FB" w14:textId="236E6009"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38" w:history="1">
        <w:r w:rsidRPr="00026BA4">
          <w:rPr>
            <w:rStyle w:val="Hyperlnk"/>
            <w:noProof/>
          </w:rPr>
          <w:t>3.6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Service center</w:t>
        </w:r>
        <w:r>
          <w:rPr>
            <w:noProof/>
            <w:webHidden/>
          </w:rPr>
          <w:tab/>
        </w:r>
        <w:r>
          <w:rPr>
            <w:noProof/>
            <w:webHidden/>
          </w:rPr>
          <w:fldChar w:fldCharType="begin"/>
        </w:r>
        <w:r>
          <w:rPr>
            <w:noProof/>
            <w:webHidden/>
          </w:rPr>
          <w:instrText xml:space="preserve"> PAGEREF _Toc229474738 \h </w:instrText>
        </w:r>
        <w:r>
          <w:rPr>
            <w:noProof/>
            <w:webHidden/>
          </w:rPr>
        </w:r>
        <w:r>
          <w:rPr>
            <w:noProof/>
            <w:webHidden/>
          </w:rPr>
          <w:fldChar w:fldCharType="separate"/>
        </w:r>
        <w:r>
          <w:rPr>
            <w:noProof/>
            <w:webHidden/>
          </w:rPr>
          <w:t>44</w:t>
        </w:r>
        <w:r>
          <w:rPr>
            <w:noProof/>
            <w:webHidden/>
          </w:rPr>
          <w:fldChar w:fldCharType="end"/>
        </w:r>
      </w:hyperlink>
    </w:p>
    <w:p w14:paraId="600F0CD4" w14:textId="77E4FB65"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39" w:history="1">
        <w:r w:rsidRPr="00026BA4">
          <w:rPr>
            <w:rStyle w:val="Hyperlnk"/>
            <w:noProof/>
          </w:rPr>
          <w:t>3.7</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Support</w:t>
        </w:r>
        <w:r>
          <w:rPr>
            <w:noProof/>
            <w:webHidden/>
          </w:rPr>
          <w:tab/>
        </w:r>
        <w:r>
          <w:rPr>
            <w:noProof/>
            <w:webHidden/>
          </w:rPr>
          <w:fldChar w:fldCharType="begin"/>
        </w:r>
        <w:r>
          <w:rPr>
            <w:noProof/>
            <w:webHidden/>
          </w:rPr>
          <w:instrText xml:space="preserve"> PAGEREF _Toc229474739 \h </w:instrText>
        </w:r>
        <w:r>
          <w:rPr>
            <w:noProof/>
            <w:webHidden/>
          </w:rPr>
        </w:r>
        <w:r>
          <w:rPr>
            <w:noProof/>
            <w:webHidden/>
          </w:rPr>
          <w:fldChar w:fldCharType="separate"/>
        </w:r>
        <w:r>
          <w:rPr>
            <w:noProof/>
            <w:webHidden/>
          </w:rPr>
          <w:t>44</w:t>
        </w:r>
        <w:r>
          <w:rPr>
            <w:noProof/>
            <w:webHidden/>
          </w:rPr>
          <w:fldChar w:fldCharType="end"/>
        </w:r>
      </w:hyperlink>
    </w:p>
    <w:p w14:paraId="3C6C0844" w14:textId="150A6145" w:rsidR="00EB6DA4" w:rsidRDefault="00EB6DA4">
      <w:pPr>
        <w:pStyle w:val="Innehll1"/>
        <w:tabs>
          <w:tab w:val="left" w:pos="44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40" w:history="1">
        <w:r w:rsidRPr="00026BA4">
          <w:rPr>
            <w:rStyle w:val="Hyperlnk"/>
            <w:noProof/>
          </w:rPr>
          <w:t>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CAD commands</w:t>
        </w:r>
        <w:r>
          <w:rPr>
            <w:noProof/>
            <w:webHidden/>
          </w:rPr>
          <w:tab/>
        </w:r>
        <w:r>
          <w:rPr>
            <w:noProof/>
            <w:webHidden/>
          </w:rPr>
          <w:fldChar w:fldCharType="begin"/>
        </w:r>
        <w:r>
          <w:rPr>
            <w:noProof/>
            <w:webHidden/>
          </w:rPr>
          <w:instrText xml:space="preserve"> PAGEREF _Toc229474740 \h </w:instrText>
        </w:r>
        <w:r>
          <w:rPr>
            <w:noProof/>
            <w:webHidden/>
          </w:rPr>
        </w:r>
        <w:r>
          <w:rPr>
            <w:noProof/>
            <w:webHidden/>
          </w:rPr>
          <w:fldChar w:fldCharType="separate"/>
        </w:r>
        <w:r>
          <w:rPr>
            <w:noProof/>
            <w:webHidden/>
          </w:rPr>
          <w:t>46</w:t>
        </w:r>
        <w:r>
          <w:rPr>
            <w:noProof/>
            <w:webHidden/>
          </w:rPr>
          <w:fldChar w:fldCharType="end"/>
        </w:r>
      </w:hyperlink>
    </w:p>
    <w:p w14:paraId="1785FE15" w14:textId="6EFE2BCA"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41" w:history="1">
        <w:r w:rsidRPr="00026BA4">
          <w:rPr>
            <w:rStyle w:val="Hyperlnk"/>
            <w:noProof/>
          </w:rPr>
          <w:t>4.1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Line</w:t>
        </w:r>
        <w:r>
          <w:rPr>
            <w:noProof/>
            <w:webHidden/>
          </w:rPr>
          <w:tab/>
        </w:r>
        <w:r>
          <w:rPr>
            <w:noProof/>
            <w:webHidden/>
          </w:rPr>
          <w:fldChar w:fldCharType="begin"/>
        </w:r>
        <w:r>
          <w:rPr>
            <w:noProof/>
            <w:webHidden/>
          </w:rPr>
          <w:instrText xml:space="preserve"> PAGEREF _Toc229474741 \h </w:instrText>
        </w:r>
        <w:r>
          <w:rPr>
            <w:noProof/>
            <w:webHidden/>
          </w:rPr>
        </w:r>
        <w:r>
          <w:rPr>
            <w:noProof/>
            <w:webHidden/>
          </w:rPr>
          <w:fldChar w:fldCharType="separate"/>
        </w:r>
        <w:r>
          <w:rPr>
            <w:noProof/>
            <w:webHidden/>
          </w:rPr>
          <w:t>46</w:t>
        </w:r>
        <w:r>
          <w:rPr>
            <w:noProof/>
            <w:webHidden/>
          </w:rPr>
          <w:fldChar w:fldCharType="end"/>
        </w:r>
      </w:hyperlink>
    </w:p>
    <w:p w14:paraId="0A713C41" w14:textId="4614C410"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42" w:history="1">
        <w:r w:rsidRPr="00026BA4">
          <w:rPr>
            <w:rStyle w:val="Hyperlnk"/>
            <w:noProof/>
          </w:rPr>
          <w:t>4.2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Circle</w:t>
        </w:r>
        <w:r>
          <w:rPr>
            <w:noProof/>
            <w:webHidden/>
          </w:rPr>
          <w:tab/>
        </w:r>
        <w:r>
          <w:rPr>
            <w:noProof/>
            <w:webHidden/>
          </w:rPr>
          <w:fldChar w:fldCharType="begin"/>
        </w:r>
        <w:r>
          <w:rPr>
            <w:noProof/>
            <w:webHidden/>
          </w:rPr>
          <w:instrText xml:space="preserve"> PAGEREF _Toc229474742 \h </w:instrText>
        </w:r>
        <w:r>
          <w:rPr>
            <w:noProof/>
            <w:webHidden/>
          </w:rPr>
        </w:r>
        <w:r>
          <w:rPr>
            <w:noProof/>
            <w:webHidden/>
          </w:rPr>
          <w:fldChar w:fldCharType="separate"/>
        </w:r>
        <w:r>
          <w:rPr>
            <w:noProof/>
            <w:webHidden/>
          </w:rPr>
          <w:t>46</w:t>
        </w:r>
        <w:r>
          <w:rPr>
            <w:noProof/>
            <w:webHidden/>
          </w:rPr>
          <w:fldChar w:fldCharType="end"/>
        </w:r>
      </w:hyperlink>
    </w:p>
    <w:p w14:paraId="35214E2C" w14:textId="4CBAA06E"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43" w:history="1">
        <w:r w:rsidRPr="00026BA4">
          <w:rPr>
            <w:rStyle w:val="Hyperlnk"/>
            <w:noProof/>
          </w:rPr>
          <w:t>4.3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Rectangle</w:t>
        </w:r>
        <w:r>
          <w:rPr>
            <w:noProof/>
            <w:webHidden/>
          </w:rPr>
          <w:tab/>
        </w:r>
        <w:r>
          <w:rPr>
            <w:noProof/>
            <w:webHidden/>
          </w:rPr>
          <w:fldChar w:fldCharType="begin"/>
        </w:r>
        <w:r>
          <w:rPr>
            <w:noProof/>
            <w:webHidden/>
          </w:rPr>
          <w:instrText xml:space="preserve"> PAGEREF _Toc229474743 \h </w:instrText>
        </w:r>
        <w:r>
          <w:rPr>
            <w:noProof/>
            <w:webHidden/>
          </w:rPr>
        </w:r>
        <w:r>
          <w:rPr>
            <w:noProof/>
            <w:webHidden/>
          </w:rPr>
          <w:fldChar w:fldCharType="separate"/>
        </w:r>
        <w:r>
          <w:rPr>
            <w:noProof/>
            <w:webHidden/>
          </w:rPr>
          <w:t>47</w:t>
        </w:r>
        <w:r>
          <w:rPr>
            <w:noProof/>
            <w:webHidden/>
          </w:rPr>
          <w:fldChar w:fldCharType="end"/>
        </w:r>
      </w:hyperlink>
    </w:p>
    <w:p w14:paraId="59C0CF8A" w14:textId="37E7D653"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44" w:history="1">
        <w:r w:rsidRPr="00026BA4">
          <w:rPr>
            <w:rStyle w:val="Hyperlnk"/>
            <w:noProof/>
          </w:rPr>
          <w:t>4.4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Point</w:t>
        </w:r>
        <w:r>
          <w:rPr>
            <w:noProof/>
            <w:webHidden/>
          </w:rPr>
          <w:tab/>
        </w:r>
        <w:r>
          <w:rPr>
            <w:noProof/>
            <w:webHidden/>
          </w:rPr>
          <w:fldChar w:fldCharType="begin"/>
        </w:r>
        <w:r>
          <w:rPr>
            <w:noProof/>
            <w:webHidden/>
          </w:rPr>
          <w:instrText xml:space="preserve"> PAGEREF _Toc229474744 \h </w:instrText>
        </w:r>
        <w:r>
          <w:rPr>
            <w:noProof/>
            <w:webHidden/>
          </w:rPr>
        </w:r>
        <w:r>
          <w:rPr>
            <w:noProof/>
            <w:webHidden/>
          </w:rPr>
          <w:fldChar w:fldCharType="separate"/>
        </w:r>
        <w:r>
          <w:rPr>
            <w:noProof/>
            <w:webHidden/>
          </w:rPr>
          <w:t>47</w:t>
        </w:r>
        <w:r>
          <w:rPr>
            <w:noProof/>
            <w:webHidden/>
          </w:rPr>
          <w:fldChar w:fldCharType="end"/>
        </w:r>
      </w:hyperlink>
    </w:p>
    <w:p w14:paraId="54E6CE01" w14:textId="6A7A213F"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45" w:history="1">
        <w:r w:rsidRPr="00026BA4">
          <w:rPr>
            <w:rStyle w:val="Hyperlnk"/>
            <w:noProof/>
          </w:rPr>
          <w:t>4.5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Arc</w:t>
        </w:r>
        <w:r>
          <w:rPr>
            <w:noProof/>
            <w:webHidden/>
          </w:rPr>
          <w:tab/>
        </w:r>
        <w:r>
          <w:rPr>
            <w:noProof/>
            <w:webHidden/>
          </w:rPr>
          <w:fldChar w:fldCharType="begin"/>
        </w:r>
        <w:r>
          <w:rPr>
            <w:noProof/>
            <w:webHidden/>
          </w:rPr>
          <w:instrText xml:space="preserve"> PAGEREF _Toc229474745 \h </w:instrText>
        </w:r>
        <w:r>
          <w:rPr>
            <w:noProof/>
            <w:webHidden/>
          </w:rPr>
        </w:r>
        <w:r>
          <w:rPr>
            <w:noProof/>
            <w:webHidden/>
          </w:rPr>
          <w:fldChar w:fldCharType="separate"/>
        </w:r>
        <w:r>
          <w:rPr>
            <w:noProof/>
            <w:webHidden/>
          </w:rPr>
          <w:t>47</w:t>
        </w:r>
        <w:r>
          <w:rPr>
            <w:noProof/>
            <w:webHidden/>
          </w:rPr>
          <w:fldChar w:fldCharType="end"/>
        </w:r>
      </w:hyperlink>
    </w:p>
    <w:p w14:paraId="3579D348" w14:textId="2966A3BA"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46" w:history="1">
        <w:r w:rsidRPr="00026BA4">
          <w:rPr>
            <w:rStyle w:val="Hyperlnk"/>
            <w:noProof/>
          </w:rPr>
          <w:t>4.6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Polyline</w:t>
        </w:r>
        <w:r>
          <w:rPr>
            <w:noProof/>
            <w:webHidden/>
          </w:rPr>
          <w:tab/>
        </w:r>
        <w:r>
          <w:rPr>
            <w:noProof/>
            <w:webHidden/>
          </w:rPr>
          <w:fldChar w:fldCharType="begin"/>
        </w:r>
        <w:r>
          <w:rPr>
            <w:noProof/>
            <w:webHidden/>
          </w:rPr>
          <w:instrText xml:space="preserve"> PAGEREF _Toc229474746 \h </w:instrText>
        </w:r>
        <w:r>
          <w:rPr>
            <w:noProof/>
            <w:webHidden/>
          </w:rPr>
        </w:r>
        <w:r>
          <w:rPr>
            <w:noProof/>
            <w:webHidden/>
          </w:rPr>
          <w:fldChar w:fldCharType="separate"/>
        </w:r>
        <w:r>
          <w:rPr>
            <w:noProof/>
            <w:webHidden/>
          </w:rPr>
          <w:t>48</w:t>
        </w:r>
        <w:r>
          <w:rPr>
            <w:noProof/>
            <w:webHidden/>
          </w:rPr>
          <w:fldChar w:fldCharType="end"/>
        </w:r>
      </w:hyperlink>
    </w:p>
    <w:p w14:paraId="1DAB3F9C" w14:textId="698CDAD7"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47" w:history="1">
        <w:r w:rsidRPr="00026BA4">
          <w:rPr>
            <w:rStyle w:val="Hyperlnk"/>
            <w:noProof/>
          </w:rPr>
          <w:t>4.7</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Sketch</w:t>
        </w:r>
        <w:r>
          <w:rPr>
            <w:noProof/>
            <w:webHidden/>
          </w:rPr>
          <w:tab/>
        </w:r>
        <w:r>
          <w:rPr>
            <w:noProof/>
            <w:webHidden/>
          </w:rPr>
          <w:fldChar w:fldCharType="begin"/>
        </w:r>
        <w:r>
          <w:rPr>
            <w:noProof/>
            <w:webHidden/>
          </w:rPr>
          <w:instrText xml:space="preserve"> PAGEREF _Toc229474747 \h </w:instrText>
        </w:r>
        <w:r>
          <w:rPr>
            <w:noProof/>
            <w:webHidden/>
          </w:rPr>
        </w:r>
        <w:r>
          <w:rPr>
            <w:noProof/>
            <w:webHidden/>
          </w:rPr>
          <w:fldChar w:fldCharType="separate"/>
        </w:r>
        <w:r>
          <w:rPr>
            <w:noProof/>
            <w:webHidden/>
          </w:rPr>
          <w:t>48</w:t>
        </w:r>
        <w:r>
          <w:rPr>
            <w:noProof/>
            <w:webHidden/>
          </w:rPr>
          <w:fldChar w:fldCharType="end"/>
        </w:r>
      </w:hyperlink>
    </w:p>
    <w:p w14:paraId="4DB3FDF7" w14:textId="30992A51"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48" w:history="1">
        <w:r w:rsidRPr="00026BA4">
          <w:rPr>
            <w:rStyle w:val="Hyperlnk"/>
            <w:noProof/>
          </w:rPr>
          <w:t>4.8</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Spline</w:t>
        </w:r>
        <w:r>
          <w:rPr>
            <w:noProof/>
            <w:webHidden/>
          </w:rPr>
          <w:tab/>
        </w:r>
        <w:r>
          <w:rPr>
            <w:noProof/>
            <w:webHidden/>
          </w:rPr>
          <w:fldChar w:fldCharType="begin"/>
        </w:r>
        <w:r>
          <w:rPr>
            <w:noProof/>
            <w:webHidden/>
          </w:rPr>
          <w:instrText xml:space="preserve"> PAGEREF _Toc229474748 \h </w:instrText>
        </w:r>
        <w:r>
          <w:rPr>
            <w:noProof/>
            <w:webHidden/>
          </w:rPr>
        </w:r>
        <w:r>
          <w:rPr>
            <w:noProof/>
            <w:webHidden/>
          </w:rPr>
          <w:fldChar w:fldCharType="separate"/>
        </w:r>
        <w:r>
          <w:rPr>
            <w:noProof/>
            <w:webHidden/>
          </w:rPr>
          <w:t>48</w:t>
        </w:r>
        <w:r>
          <w:rPr>
            <w:noProof/>
            <w:webHidden/>
          </w:rPr>
          <w:fldChar w:fldCharType="end"/>
        </w:r>
      </w:hyperlink>
    </w:p>
    <w:p w14:paraId="0D22D2B6" w14:textId="383CA510"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49" w:history="1">
        <w:r w:rsidRPr="00026BA4">
          <w:rPr>
            <w:rStyle w:val="Hyperlnk"/>
            <w:noProof/>
          </w:rPr>
          <w:t>4.9</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Ellipse (Shift+E)</w:t>
        </w:r>
        <w:r>
          <w:rPr>
            <w:noProof/>
            <w:webHidden/>
          </w:rPr>
          <w:tab/>
        </w:r>
        <w:r>
          <w:rPr>
            <w:noProof/>
            <w:webHidden/>
          </w:rPr>
          <w:fldChar w:fldCharType="begin"/>
        </w:r>
        <w:r>
          <w:rPr>
            <w:noProof/>
            <w:webHidden/>
          </w:rPr>
          <w:instrText xml:space="preserve"> PAGEREF _Toc229474749 \h </w:instrText>
        </w:r>
        <w:r>
          <w:rPr>
            <w:noProof/>
            <w:webHidden/>
          </w:rPr>
        </w:r>
        <w:r>
          <w:rPr>
            <w:noProof/>
            <w:webHidden/>
          </w:rPr>
          <w:fldChar w:fldCharType="separate"/>
        </w:r>
        <w:r>
          <w:rPr>
            <w:noProof/>
            <w:webHidden/>
          </w:rPr>
          <w:t>48</w:t>
        </w:r>
        <w:r>
          <w:rPr>
            <w:noProof/>
            <w:webHidden/>
          </w:rPr>
          <w:fldChar w:fldCharType="end"/>
        </w:r>
      </w:hyperlink>
    </w:p>
    <w:p w14:paraId="0BFA4BC3" w14:textId="377EB61F"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50" w:history="1">
        <w:r w:rsidRPr="00026BA4">
          <w:rPr>
            <w:rStyle w:val="Hyperlnk"/>
            <w:noProof/>
          </w:rPr>
          <w:t>4.10</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Solid</w:t>
        </w:r>
        <w:r>
          <w:rPr>
            <w:noProof/>
            <w:webHidden/>
          </w:rPr>
          <w:tab/>
        </w:r>
        <w:r>
          <w:rPr>
            <w:noProof/>
            <w:webHidden/>
          </w:rPr>
          <w:fldChar w:fldCharType="begin"/>
        </w:r>
        <w:r>
          <w:rPr>
            <w:noProof/>
            <w:webHidden/>
          </w:rPr>
          <w:instrText xml:space="preserve"> PAGEREF _Toc229474750 \h </w:instrText>
        </w:r>
        <w:r>
          <w:rPr>
            <w:noProof/>
            <w:webHidden/>
          </w:rPr>
        </w:r>
        <w:r>
          <w:rPr>
            <w:noProof/>
            <w:webHidden/>
          </w:rPr>
          <w:fldChar w:fldCharType="separate"/>
        </w:r>
        <w:r>
          <w:rPr>
            <w:noProof/>
            <w:webHidden/>
          </w:rPr>
          <w:t>49</w:t>
        </w:r>
        <w:r>
          <w:rPr>
            <w:noProof/>
            <w:webHidden/>
          </w:rPr>
          <w:fldChar w:fldCharType="end"/>
        </w:r>
      </w:hyperlink>
    </w:p>
    <w:p w14:paraId="1C3941CC" w14:textId="7237BF14"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51" w:history="1">
        <w:r w:rsidRPr="00026BA4">
          <w:rPr>
            <w:rStyle w:val="Hyperlnk"/>
            <w:noProof/>
          </w:rPr>
          <w:t>4.11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Hatch</w:t>
        </w:r>
        <w:r>
          <w:rPr>
            <w:noProof/>
            <w:webHidden/>
          </w:rPr>
          <w:tab/>
        </w:r>
        <w:r>
          <w:rPr>
            <w:noProof/>
            <w:webHidden/>
          </w:rPr>
          <w:fldChar w:fldCharType="begin"/>
        </w:r>
        <w:r>
          <w:rPr>
            <w:noProof/>
            <w:webHidden/>
          </w:rPr>
          <w:instrText xml:space="preserve"> PAGEREF _Toc229474751 \h </w:instrText>
        </w:r>
        <w:r>
          <w:rPr>
            <w:noProof/>
            <w:webHidden/>
          </w:rPr>
        </w:r>
        <w:r>
          <w:rPr>
            <w:noProof/>
            <w:webHidden/>
          </w:rPr>
          <w:fldChar w:fldCharType="separate"/>
        </w:r>
        <w:r>
          <w:rPr>
            <w:noProof/>
            <w:webHidden/>
          </w:rPr>
          <w:t>49</w:t>
        </w:r>
        <w:r>
          <w:rPr>
            <w:noProof/>
            <w:webHidden/>
          </w:rPr>
          <w:fldChar w:fldCharType="end"/>
        </w:r>
      </w:hyperlink>
    </w:p>
    <w:p w14:paraId="5B9DED4C" w14:textId="274E1ECF"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52" w:history="1">
        <w:r w:rsidRPr="00026BA4">
          <w:rPr>
            <w:rStyle w:val="Hyperlnk"/>
            <w:noProof/>
          </w:rPr>
          <w:t>4.12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Parametric shapes</w:t>
        </w:r>
        <w:r>
          <w:rPr>
            <w:noProof/>
            <w:webHidden/>
          </w:rPr>
          <w:tab/>
        </w:r>
        <w:r>
          <w:rPr>
            <w:noProof/>
            <w:webHidden/>
          </w:rPr>
          <w:fldChar w:fldCharType="begin"/>
        </w:r>
        <w:r>
          <w:rPr>
            <w:noProof/>
            <w:webHidden/>
          </w:rPr>
          <w:instrText xml:space="preserve"> PAGEREF _Toc229474752 \h </w:instrText>
        </w:r>
        <w:r>
          <w:rPr>
            <w:noProof/>
            <w:webHidden/>
          </w:rPr>
        </w:r>
        <w:r>
          <w:rPr>
            <w:noProof/>
            <w:webHidden/>
          </w:rPr>
          <w:fldChar w:fldCharType="separate"/>
        </w:r>
        <w:r>
          <w:rPr>
            <w:noProof/>
            <w:webHidden/>
          </w:rPr>
          <w:t>50</w:t>
        </w:r>
        <w:r>
          <w:rPr>
            <w:noProof/>
            <w:webHidden/>
          </w:rPr>
          <w:fldChar w:fldCharType="end"/>
        </w:r>
      </w:hyperlink>
    </w:p>
    <w:p w14:paraId="54A573AB" w14:textId="6249FF37"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53" w:history="1">
        <w:r w:rsidRPr="00026BA4">
          <w:rPr>
            <w:rStyle w:val="Hyperlnk"/>
            <w:noProof/>
          </w:rPr>
          <w:t>4.13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N-gon</w:t>
        </w:r>
        <w:r>
          <w:rPr>
            <w:noProof/>
            <w:webHidden/>
          </w:rPr>
          <w:tab/>
        </w:r>
        <w:r>
          <w:rPr>
            <w:noProof/>
            <w:webHidden/>
          </w:rPr>
          <w:fldChar w:fldCharType="begin"/>
        </w:r>
        <w:r>
          <w:rPr>
            <w:noProof/>
            <w:webHidden/>
          </w:rPr>
          <w:instrText xml:space="preserve"> PAGEREF _Toc229474753 \h </w:instrText>
        </w:r>
        <w:r>
          <w:rPr>
            <w:noProof/>
            <w:webHidden/>
          </w:rPr>
        </w:r>
        <w:r>
          <w:rPr>
            <w:noProof/>
            <w:webHidden/>
          </w:rPr>
          <w:fldChar w:fldCharType="separate"/>
        </w:r>
        <w:r>
          <w:rPr>
            <w:noProof/>
            <w:webHidden/>
          </w:rPr>
          <w:t>51</w:t>
        </w:r>
        <w:r>
          <w:rPr>
            <w:noProof/>
            <w:webHidden/>
          </w:rPr>
          <w:fldChar w:fldCharType="end"/>
        </w:r>
      </w:hyperlink>
    </w:p>
    <w:p w14:paraId="6A535903" w14:textId="24FA352A"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54" w:history="1">
        <w:r w:rsidRPr="00026BA4">
          <w:rPr>
            <w:rStyle w:val="Hyperlnk"/>
            <w:noProof/>
          </w:rPr>
          <w:t>4.14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Obround</w:t>
        </w:r>
        <w:r>
          <w:rPr>
            <w:noProof/>
            <w:webHidden/>
          </w:rPr>
          <w:tab/>
        </w:r>
        <w:r>
          <w:rPr>
            <w:noProof/>
            <w:webHidden/>
          </w:rPr>
          <w:fldChar w:fldCharType="begin"/>
        </w:r>
        <w:r>
          <w:rPr>
            <w:noProof/>
            <w:webHidden/>
          </w:rPr>
          <w:instrText xml:space="preserve"> PAGEREF _Toc229474754 \h </w:instrText>
        </w:r>
        <w:r>
          <w:rPr>
            <w:noProof/>
            <w:webHidden/>
          </w:rPr>
        </w:r>
        <w:r>
          <w:rPr>
            <w:noProof/>
            <w:webHidden/>
          </w:rPr>
          <w:fldChar w:fldCharType="separate"/>
        </w:r>
        <w:r>
          <w:rPr>
            <w:noProof/>
            <w:webHidden/>
          </w:rPr>
          <w:t>52</w:t>
        </w:r>
        <w:r>
          <w:rPr>
            <w:noProof/>
            <w:webHidden/>
          </w:rPr>
          <w:fldChar w:fldCharType="end"/>
        </w:r>
      </w:hyperlink>
    </w:p>
    <w:p w14:paraId="1A8AA587" w14:textId="13B8EE89"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55" w:history="1">
        <w:r w:rsidRPr="00026BA4">
          <w:rPr>
            <w:rStyle w:val="Hyperlnk"/>
            <w:noProof/>
          </w:rPr>
          <w:t>4.15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Swell</w:t>
        </w:r>
        <w:r>
          <w:rPr>
            <w:noProof/>
            <w:webHidden/>
          </w:rPr>
          <w:tab/>
        </w:r>
        <w:r>
          <w:rPr>
            <w:noProof/>
            <w:webHidden/>
          </w:rPr>
          <w:fldChar w:fldCharType="begin"/>
        </w:r>
        <w:r>
          <w:rPr>
            <w:noProof/>
            <w:webHidden/>
          </w:rPr>
          <w:instrText xml:space="preserve"> PAGEREF _Toc229474755 \h </w:instrText>
        </w:r>
        <w:r>
          <w:rPr>
            <w:noProof/>
            <w:webHidden/>
          </w:rPr>
        </w:r>
        <w:r>
          <w:rPr>
            <w:noProof/>
            <w:webHidden/>
          </w:rPr>
          <w:fldChar w:fldCharType="separate"/>
        </w:r>
        <w:r>
          <w:rPr>
            <w:noProof/>
            <w:webHidden/>
          </w:rPr>
          <w:t>52</w:t>
        </w:r>
        <w:r>
          <w:rPr>
            <w:noProof/>
            <w:webHidden/>
          </w:rPr>
          <w:fldChar w:fldCharType="end"/>
        </w:r>
      </w:hyperlink>
    </w:p>
    <w:p w14:paraId="53FCF2ED" w14:textId="7B5D8959"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56" w:history="1">
        <w:r w:rsidRPr="00026BA4">
          <w:rPr>
            <w:rStyle w:val="Hyperlnk"/>
            <w:noProof/>
          </w:rPr>
          <w:t>4.16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Unswell</w:t>
        </w:r>
        <w:r>
          <w:rPr>
            <w:noProof/>
            <w:webHidden/>
          </w:rPr>
          <w:tab/>
        </w:r>
        <w:r>
          <w:rPr>
            <w:noProof/>
            <w:webHidden/>
          </w:rPr>
          <w:fldChar w:fldCharType="begin"/>
        </w:r>
        <w:r>
          <w:rPr>
            <w:noProof/>
            <w:webHidden/>
          </w:rPr>
          <w:instrText xml:space="preserve"> PAGEREF _Toc229474756 \h </w:instrText>
        </w:r>
        <w:r>
          <w:rPr>
            <w:noProof/>
            <w:webHidden/>
          </w:rPr>
        </w:r>
        <w:r>
          <w:rPr>
            <w:noProof/>
            <w:webHidden/>
          </w:rPr>
          <w:fldChar w:fldCharType="separate"/>
        </w:r>
        <w:r>
          <w:rPr>
            <w:noProof/>
            <w:webHidden/>
          </w:rPr>
          <w:t>52</w:t>
        </w:r>
        <w:r>
          <w:rPr>
            <w:noProof/>
            <w:webHidden/>
          </w:rPr>
          <w:fldChar w:fldCharType="end"/>
        </w:r>
      </w:hyperlink>
    </w:p>
    <w:p w14:paraId="2A00417F" w14:textId="7D14F3A3"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57" w:history="1">
        <w:r w:rsidRPr="00026BA4">
          <w:rPr>
            <w:rStyle w:val="Hyperlnk"/>
            <w:noProof/>
          </w:rPr>
          <w:t>4.17</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Puzzle</w:t>
        </w:r>
        <w:r>
          <w:rPr>
            <w:noProof/>
            <w:webHidden/>
          </w:rPr>
          <w:tab/>
        </w:r>
        <w:r>
          <w:rPr>
            <w:noProof/>
            <w:webHidden/>
          </w:rPr>
          <w:fldChar w:fldCharType="begin"/>
        </w:r>
        <w:r>
          <w:rPr>
            <w:noProof/>
            <w:webHidden/>
          </w:rPr>
          <w:instrText xml:space="preserve"> PAGEREF _Toc229474757 \h </w:instrText>
        </w:r>
        <w:r>
          <w:rPr>
            <w:noProof/>
            <w:webHidden/>
          </w:rPr>
        </w:r>
        <w:r>
          <w:rPr>
            <w:noProof/>
            <w:webHidden/>
          </w:rPr>
          <w:fldChar w:fldCharType="separate"/>
        </w:r>
        <w:r>
          <w:rPr>
            <w:noProof/>
            <w:webHidden/>
          </w:rPr>
          <w:t>53</w:t>
        </w:r>
        <w:r>
          <w:rPr>
            <w:noProof/>
            <w:webHidden/>
          </w:rPr>
          <w:fldChar w:fldCharType="end"/>
        </w:r>
      </w:hyperlink>
    </w:p>
    <w:p w14:paraId="66DD5EFB" w14:textId="7C5645BA"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58" w:history="1">
        <w:r w:rsidRPr="00026BA4">
          <w:rPr>
            <w:rStyle w:val="Hyperlnk"/>
            <w:noProof/>
          </w:rPr>
          <w:t>4.18</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Boundary poly</w:t>
        </w:r>
        <w:r>
          <w:rPr>
            <w:noProof/>
            <w:webHidden/>
          </w:rPr>
          <w:tab/>
        </w:r>
        <w:r>
          <w:rPr>
            <w:noProof/>
            <w:webHidden/>
          </w:rPr>
          <w:fldChar w:fldCharType="begin"/>
        </w:r>
        <w:r>
          <w:rPr>
            <w:noProof/>
            <w:webHidden/>
          </w:rPr>
          <w:instrText xml:space="preserve"> PAGEREF _Toc229474758 \h </w:instrText>
        </w:r>
        <w:r>
          <w:rPr>
            <w:noProof/>
            <w:webHidden/>
          </w:rPr>
        </w:r>
        <w:r>
          <w:rPr>
            <w:noProof/>
            <w:webHidden/>
          </w:rPr>
          <w:fldChar w:fldCharType="separate"/>
        </w:r>
        <w:r>
          <w:rPr>
            <w:noProof/>
            <w:webHidden/>
          </w:rPr>
          <w:t>53</w:t>
        </w:r>
        <w:r>
          <w:rPr>
            <w:noProof/>
            <w:webHidden/>
          </w:rPr>
          <w:fldChar w:fldCharType="end"/>
        </w:r>
      </w:hyperlink>
    </w:p>
    <w:p w14:paraId="5591A5B7" w14:textId="53216C67"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59" w:history="1">
        <w:r w:rsidRPr="00026BA4">
          <w:rPr>
            <w:rStyle w:val="Hyperlnk"/>
            <w:noProof/>
          </w:rPr>
          <w:t>4.19</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Offset</w:t>
        </w:r>
        <w:r>
          <w:rPr>
            <w:noProof/>
            <w:webHidden/>
          </w:rPr>
          <w:tab/>
        </w:r>
        <w:r>
          <w:rPr>
            <w:noProof/>
            <w:webHidden/>
          </w:rPr>
          <w:fldChar w:fldCharType="begin"/>
        </w:r>
        <w:r>
          <w:rPr>
            <w:noProof/>
            <w:webHidden/>
          </w:rPr>
          <w:instrText xml:space="preserve"> PAGEREF _Toc229474759 \h </w:instrText>
        </w:r>
        <w:r>
          <w:rPr>
            <w:noProof/>
            <w:webHidden/>
          </w:rPr>
        </w:r>
        <w:r>
          <w:rPr>
            <w:noProof/>
            <w:webHidden/>
          </w:rPr>
          <w:fldChar w:fldCharType="separate"/>
        </w:r>
        <w:r>
          <w:rPr>
            <w:noProof/>
            <w:webHidden/>
          </w:rPr>
          <w:t>54</w:t>
        </w:r>
        <w:r>
          <w:rPr>
            <w:noProof/>
            <w:webHidden/>
          </w:rPr>
          <w:fldChar w:fldCharType="end"/>
        </w:r>
      </w:hyperlink>
    </w:p>
    <w:p w14:paraId="4F8F31D9" w14:textId="2C163332"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60" w:history="1">
        <w:r w:rsidRPr="00026BA4">
          <w:rPr>
            <w:rStyle w:val="Hyperlnk"/>
            <w:noProof/>
          </w:rPr>
          <w:t>4.20</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Fillet</w:t>
        </w:r>
        <w:r>
          <w:rPr>
            <w:noProof/>
            <w:webHidden/>
          </w:rPr>
          <w:tab/>
        </w:r>
        <w:r>
          <w:rPr>
            <w:noProof/>
            <w:webHidden/>
          </w:rPr>
          <w:fldChar w:fldCharType="begin"/>
        </w:r>
        <w:r>
          <w:rPr>
            <w:noProof/>
            <w:webHidden/>
          </w:rPr>
          <w:instrText xml:space="preserve"> PAGEREF _Toc229474760 \h </w:instrText>
        </w:r>
        <w:r>
          <w:rPr>
            <w:noProof/>
            <w:webHidden/>
          </w:rPr>
        </w:r>
        <w:r>
          <w:rPr>
            <w:noProof/>
            <w:webHidden/>
          </w:rPr>
          <w:fldChar w:fldCharType="separate"/>
        </w:r>
        <w:r>
          <w:rPr>
            <w:noProof/>
            <w:webHidden/>
          </w:rPr>
          <w:t>54</w:t>
        </w:r>
        <w:r>
          <w:rPr>
            <w:noProof/>
            <w:webHidden/>
          </w:rPr>
          <w:fldChar w:fldCharType="end"/>
        </w:r>
      </w:hyperlink>
    </w:p>
    <w:p w14:paraId="43783FE7" w14:textId="012F023A"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61" w:history="1">
        <w:r w:rsidRPr="00026BA4">
          <w:rPr>
            <w:rStyle w:val="Hyperlnk"/>
            <w:noProof/>
          </w:rPr>
          <w:t>4.21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Trim</w:t>
        </w:r>
        <w:r>
          <w:rPr>
            <w:noProof/>
            <w:webHidden/>
          </w:rPr>
          <w:tab/>
        </w:r>
        <w:r>
          <w:rPr>
            <w:noProof/>
            <w:webHidden/>
          </w:rPr>
          <w:fldChar w:fldCharType="begin"/>
        </w:r>
        <w:r>
          <w:rPr>
            <w:noProof/>
            <w:webHidden/>
          </w:rPr>
          <w:instrText xml:space="preserve"> PAGEREF _Toc229474761 \h </w:instrText>
        </w:r>
        <w:r>
          <w:rPr>
            <w:noProof/>
            <w:webHidden/>
          </w:rPr>
        </w:r>
        <w:r>
          <w:rPr>
            <w:noProof/>
            <w:webHidden/>
          </w:rPr>
          <w:fldChar w:fldCharType="separate"/>
        </w:r>
        <w:r>
          <w:rPr>
            <w:noProof/>
            <w:webHidden/>
          </w:rPr>
          <w:t>54</w:t>
        </w:r>
        <w:r>
          <w:rPr>
            <w:noProof/>
            <w:webHidden/>
          </w:rPr>
          <w:fldChar w:fldCharType="end"/>
        </w:r>
      </w:hyperlink>
    </w:p>
    <w:p w14:paraId="7738543C" w14:textId="3C78712F"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62" w:history="1">
        <w:r w:rsidRPr="00026BA4">
          <w:rPr>
            <w:rStyle w:val="Hyperlnk"/>
            <w:noProof/>
          </w:rPr>
          <w:t>4.22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Zero fillet</w:t>
        </w:r>
        <w:r>
          <w:rPr>
            <w:noProof/>
            <w:webHidden/>
          </w:rPr>
          <w:tab/>
        </w:r>
        <w:r>
          <w:rPr>
            <w:noProof/>
            <w:webHidden/>
          </w:rPr>
          <w:fldChar w:fldCharType="begin"/>
        </w:r>
        <w:r>
          <w:rPr>
            <w:noProof/>
            <w:webHidden/>
          </w:rPr>
          <w:instrText xml:space="preserve"> PAGEREF _Toc229474762 \h </w:instrText>
        </w:r>
        <w:r>
          <w:rPr>
            <w:noProof/>
            <w:webHidden/>
          </w:rPr>
        </w:r>
        <w:r>
          <w:rPr>
            <w:noProof/>
            <w:webHidden/>
          </w:rPr>
          <w:fldChar w:fldCharType="separate"/>
        </w:r>
        <w:r>
          <w:rPr>
            <w:noProof/>
            <w:webHidden/>
          </w:rPr>
          <w:t>55</w:t>
        </w:r>
        <w:r>
          <w:rPr>
            <w:noProof/>
            <w:webHidden/>
          </w:rPr>
          <w:fldChar w:fldCharType="end"/>
        </w:r>
      </w:hyperlink>
    </w:p>
    <w:p w14:paraId="47048166" w14:textId="18CB0276"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63" w:history="1">
        <w:r w:rsidRPr="00026BA4">
          <w:rPr>
            <w:rStyle w:val="Hyperlnk"/>
            <w:noProof/>
          </w:rPr>
          <w:t>4.23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Chamfer</w:t>
        </w:r>
        <w:r>
          <w:rPr>
            <w:noProof/>
            <w:webHidden/>
          </w:rPr>
          <w:tab/>
        </w:r>
        <w:r>
          <w:rPr>
            <w:noProof/>
            <w:webHidden/>
          </w:rPr>
          <w:fldChar w:fldCharType="begin"/>
        </w:r>
        <w:r>
          <w:rPr>
            <w:noProof/>
            <w:webHidden/>
          </w:rPr>
          <w:instrText xml:space="preserve"> PAGEREF _Toc229474763 \h </w:instrText>
        </w:r>
        <w:r>
          <w:rPr>
            <w:noProof/>
            <w:webHidden/>
          </w:rPr>
        </w:r>
        <w:r>
          <w:rPr>
            <w:noProof/>
            <w:webHidden/>
          </w:rPr>
          <w:fldChar w:fldCharType="separate"/>
        </w:r>
        <w:r>
          <w:rPr>
            <w:noProof/>
            <w:webHidden/>
          </w:rPr>
          <w:t>55</w:t>
        </w:r>
        <w:r>
          <w:rPr>
            <w:noProof/>
            <w:webHidden/>
          </w:rPr>
          <w:fldChar w:fldCharType="end"/>
        </w:r>
      </w:hyperlink>
    </w:p>
    <w:p w14:paraId="12E50CC9" w14:textId="503A4EDC"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64" w:history="1">
        <w:r w:rsidRPr="00026BA4">
          <w:rPr>
            <w:rStyle w:val="Hyperlnk"/>
            <w:noProof/>
          </w:rPr>
          <w:t>4.24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Smooth connect</w:t>
        </w:r>
        <w:r>
          <w:rPr>
            <w:noProof/>
            <w:webHidden/>
          </w:rPr>
          <w:tab/>
        </w:r>
        <w:r>
          <w:rPr>
            <w:noProof/>
            <w:webHidden/>
          </w:rPr>
          <w:fldChar w:fldCharType="begin"/>
        </w:r>
        <w:r>
          <w:rPr>
            <w:noProof/>
            <w:webHidden/>
          </w:rPr>
          <w:instrText xml:space="preserve"> PAGEREF _Toc229474764 \h </w:instrText>
        </w:r>
        <w:r>
          <w:rPr>
            <w:noProof/>
            <w:webHidden/>
          </w:rPr>
        </w:r>
        <w:r>
          <w:rPr>
            <w:noProof/>
            <w:webHidden/>
          </w:rPr>
          <w:fldChar w:fldCharType="separate"/>
        </w:r>
        <w:r>
          <w:rPr>
            <w:noProof/>
            <w:webHidden/>
          </w:rPr>
          <w:t>56</w:t>
        </w:r>
        <w:r>
          <w:rPr>
            <w:noProof/>
            <w:webHidden/>
          </w:rPr>
          <w:fldChar w:fldCharType="end"/>
        </w:r>
      </w:hyperlink>
    </w:p>
    <w:p w14:paraId="78282F9E" w14:textId="059F1995"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65" w:history="1">
        <w:r w:rsidRPr="00026BA4">
          <w:rPr>
            <w:rStyle w:val="Hyperlnk"/>
            <w:noProof/>
          </w:rPr>
          <w:t>4.25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Lengthen</w:t>
        </w:r>
        <w:r>
          <w:rPr>
            <w:noProof/>
            <w:webHidden/>
          </w:rPr>
          <w:tab/>
        </w:r>
        <w:r>
          <w:rPr>
            <w:noProof/>
            <w:webHidden/>
          </w:rPr>
          <w:fldChar w:fldCharType="begin"/>
        </w:r>
        <w:r>
          <w:rPr>
            <w:noProof/>
            <w:webHidden/>
          </w:rPr>
          <w:instrText xml:space="preserve"> PAGEREF _Toc229474765 \h </w:instrText>
        </w:r>
        <w:r>
          <w:rPr>
            <w:noProof/>
            <w:webHidden/>
          </w:rPr>
        </w:r>
        <w:r>
          <w:rPr>
            <w:noProof/>
            <w:webHidden/>
          </w:rPr>
          <w:fldChar w:fldCharType="separate"/>
        </w:r>
        <w:r>
          <w:rPr>
            <w:noProof/>
            <w:webHidden/>
          </w:rPr>
          <w:t>56</w:t>
        </w:r>
        <w:r>
          <w:rPr>
            <w:noProof/>
            <w:webHidden/>
          </w:rPr>
          <w:fldChar w:fldCharType="end"/>
        </w:r>
      </w:hyperlink>
    </w:p>
    <w:p w14:paraId="38B7ADDF" w14:textId="2F0B0635"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66" w:history="1">
        <w:r w:rsidRPr="00026BA4">
          <w:rPr>
            <w:rStyle w:val="Hyperlnk"/>
            <w:noProof/>
          </w:rPr>
          <w:t>4.26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Extend</w:t>
        </w:r>
        <w:r>
          <w:rPr>
            <w:noProof/>
            <w:webHidden/>
          </w:rPr>
          <w:tab/>
        </w:r>
        <w:r>
          <w:rPr>
            <w:noProof/>
            <w:webHidden/>
          </w:rPr>
          <w:fldChar w:fldCharType="begin"/>
        </w:r>
        <w:r>
          <w:rPr>
            <w:noProof/>
            <w:webHidden/>
          </w:rPr>
          <w:instrText xml:space="preserve"> PAGEREF _Toc229474766 \h </w:instrText>
        </w:r>
        <w:r>
          <w:rPr>
            <w:noProof/>
            <w:webHidden/>
          </w:rPr>
        </w:r>
        <w:r>
          <w:rPr>
            <w:noProof/>
            <w:webHidden/>
          </w:rPr>
          <w:fldChar w:fldCharType="separate"/>
        </w:r>
        <w:r>
          <w:rPr>
            <w:noProof/>
            <w:webHidden/>
          </w:rPr>
          <w:t>56</w:t>
        </w:r>
        <w:r>
          <w:rPr>
            <w:noProof/>
            <w:webHidden/>
          </w:rPr>
          <w:fldChar w:fldCharType="end"/>
        </w:r>
      </w:hyperlink>
    </w:p>
    <w:p w14:paraId="79960605" w14:textId="13B66C54"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67" w:history="1">
        <w:r w:rsidRPr="00026BA4">
          <w:rPr>
            <w:rStyle w:val="Hyperlnk"/>
            <w:noProof/>
          </w:rPr>
          <w:t>4.27</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Boolean</w:t>
        </w:r>
        <w:r>
          <w:rPr>
            <w:noProof/>
            <w:webHidden/>
          </w:rPr>
          <w:tab/>
        </w:r>
        <w:r>
          <w:rPr>
            <w:noProof/>
            <w:webHidden/>
          </w:rPr>
          <w:fldChar w:fldCharType="begin"/>
        </w:r>
        <w:r>
          <w:rPr>
            <w:noProof/>
            <w:webHidden/>
          </w:rPr>
          <w:instrText xml:space="preserve"> PAGEREF _Toc229474767 \h </w:instrText>
        </w:r>
        <w:r>
          <w:rPr>
            <w:noProof/>
            <w:webHidden/>
          </w:rPr>
        </w:r>
        <w:r>
          <w:rPr>
            <w:noProof/>
            <w:webHidden/>
          </w:rPr>
          <w:fldChar w:fldCharType="separate"/>
        </w:r>
        <w:r>
          <w:rPr>
            <w:noProof/>
            <w:webHidden/>
          </w:rPr>
          <w:t>56</w:t>
        </w:r>
        <w:r>
          <w:rPr>
            <w:noProof/>
            <w:webHidden/>
          </w:rPr>
          <w:fldChar w:fldCharType="end"/>
        </w:r>
      </w:hyperlink>
    </w:p>
    <w:p w14:paraId="0B71EEFF" w14:textId="6EA284CA"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68" w:history="1">
        <w:r w:rsidRPr="00026BA4">
          <w:rPr>
            <w:rStyle w:val="Hyperlnk"/>
            <w:noProof/>
          </w:rPr>
          <w:t>4.28</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Polyline editor</w:t>
        </w:r>
        <w:r>
          <w:rPr>
            <w:noProof/>
            <w:webHidden/>
          </w:rPr>
          <w:tab/>
        </w:r>
        <w:r>
          <w:rPr>
            <w:noProof/>
            <w:webHidden/>
          </w:rPr>
          <w:fldChar w:fldCharType="begin"/>
        </w:r>
        <w:r>
          <w:rPr>
            <w:noProof/>
            <w:webHidden/>
          </w:rPr>
          <w:instrText xml:space="preserve"> PAGEREF _Toc229474768 \h </w:instrText>
        </w:r>
        <w:r>
          <w:rPr>
            <w:noProof/>
            <w:webHidden/>
          </w:rPr>
        </w:r>
        <w:r>
          <w:rPr>
            <w:noProof/>
            <w:webHidden/>
          </w:rPr>
          <w:fldChar w:fldCharType="separate"/>
        </w:r>
        <w:r>
          <w:rPr>
            <w:noProof/>
            <w:webHidden/>
          </w:rPr>
          <w:t>57</w:t>
        </w:r>
        <w:r>
          <w:rPr>
            <w:noProof/>
            <w:webHidden/>
          </w:rPr>
          <w:fldChar w:fldCharType="end"/>
        </w:r>
      </w:hyperlink>
    </w:p>
    <w:p w14:paraId="2CEA65CF" w14:textId="3A130DA8"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69" w:history="1">
        <w:r w:rsidRPr="00026BA4">
          <w:rPr>
            <w:rStyle w:val="Hyperlnk"/>
            <w:noProof/>
          </w:rPr>
          <w:t>4.29</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Break</w:t>
        </w:r>
        <w:r>
          <w:rPr>
            <w:noProof/>
            <w:webHidden/>
          </w:rPr>
          <w:tab/>
        </w:r>
        <w:r>
          <w:rPr>
            <w:noProof/>
            <w:webHidden/>
          </w:rPr>
          <w:fldChar w:fldCharType="begin"/>
        </w:r>
        <w:r>
          <w:rPr>
            <w:noProof/>
            <w:webHidden/>
          </w:rPr>
          <w:instrText xml:space="preserve"> PAGEREF _Toc229474769 \h </w:instrText>
        </w:r>
        <w:r>
          <w:rPr>
            <w:noProof/>
            <w:webHidden/>
          </w:rPr>
        </w:r>
        <w:r>
          <w:rPr>
            <w:noProof/>
            <w:webHidden/>
          </w:rPr>
          <w:fldChar w:fldCharType="separate"/>
        </w:r>
        <w:r>
          <w:rPr>
            <w:noProof/>
            <w:webHidden/>
          </w:rPr>
          <w:t>58</w:t>
        </w:r>
        <w:r>
          <w:rPr>
            <w:noProof/>
            <w:webHidden/>
          </w:rPr>
          <w:fldChar w:fldCharType="end"/>
        </w:r>
      </w:hyperlink>
    </w:p>
    <w:p w14:paraId="37508061" w14:textId="7679C1D3"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70" w:history="1">
        <w:r w:rsidRPr="00026BA4">
          <w:rPr>
            <w:rStyle w:val="Hyperlnk"/>
            <w:noProof/>
          </w:rPr>
          <w:t>4.30</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Delete</w:t>
        </w:r>
        <w:r>
          <w:rPr>
            <w:noProof/>
            <w:webHidden/>
          </w:rPr>
          <w:tab/>
        </w:r>
        <w:r>
          <w:rPr>
            <w:noProof/>
            <w:webHidden/>
          </w:rPr>
          <w:fldChar w:fldCharType="begin"/>
        </w:r>
        <w:r>
          <w:rPr>
            <w:noProof/>
            <w:webHidden/>
          </w:rPr>
          <w:instrText xml:space="preserve"> PAGEREF _Toc229474770 \h </w:instrText>
        </w:r>
        <w:r>
          <w:rPr>
            <w:noProof/>
            <w:webHidden/>
          </w:rPr>
        </w:r>
        <w:r>
          <w:rPr>
            <w:noProof/>
            <w:webHidden/>
          </w:rPr>
          <w:fldChar w:fldCharType="separate"/>
        </w:r>
        <w:r>
          <w:rPr>
            <w:noProof/>
            <w:webHidden/>
          </w:rPr>
          <w:t>58</w:t>
        </w:r>
        <w:r>
          <w:rPr>
            <w:noProof/>
            <w:webHidden/>
          </w:rPr>
          <w:fldChar w:fldCharType="end"/>
        </w:r>
      </w:hyperlink>
    </w:p>
    <w:p w14:paraId="2659DC56" w14:textId="7E2C7D7F"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71" w:history="1">
        <w:r w:rsidRPr="00026BA4">
          <w:rPr>
            <w:rStyle w:val="Hyperlnk"/>
            <w:noProof/>
          </w:rPr>
          <w:t>4.31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Join</w:t>
        </w:r>
        <w:r>
          <w:rPr>
            <w:noProof/>
            <w:webHidden/>
          </w:rPr>
          <w:tab/>
        </w:r>
        <w:r>
          <w:rPr>
            <w:noProof/>
            <w:webHidden/>
          </w:rPr>
          <w:fldChar w:fldCharType="begin"/>
        </w:r>
        <w:r>
          <w:rPr>
            <w:noProof/>
            <w:webHidden/>
          </w:rPr>
          <w:instrText xml:space="preserve"> PAGEREF _Toc229474771 \h </w:instrText>
        </w:r>
        <w:r>
          <w:rPr>
            <w:noProof/>
            <w:webHidden/>
          </w:rPr>
        </w:r>
        <w:r>
          <w:rPr>
            <w:noProof/>
            <w:webHidden/>
          </w:rPr>
          <w:fldChar w:fldCharType="separate"/>
        </w:r>
        <w:r>
          <w:rPr>
            <w:noProof/>
            <w:webHidden/>
          </w:rPr>
          <w:t>58</w:t>
        </w:r>
        <w:r>
          <w:rPr>
            <w:noProof/>
            <w:webHidden/>
          </w:rPr>
          <w:fldChar w:fldCharType="end"/>
        </w:r>
      </w:hyperlink>
    </w:p>
    <w:p w14:paraId="60669393" w14:textId="636BC50B"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72" w:history="1">
        <w:r w:rsidRPr="00026BA4">
          <w:rPr>
            <w:rStyle w:val="Hyperlnk"/>
            <w:noProof/>
          </w:rPr>
          <w:t>4.32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Layer</w:t>
        </w:r>
        <w:r>
          <w:rPr>
            <w:noProof/>
            <w:webHidden/>
          </w:rPr>
          <w:tab/>
        </w:r>
        <w:r>
          <w:rPr>
            <w:noProof/>
            <w:webHidden/>
          </w:rPr>
          <w:fldChar w:fldCharType="begin"/>
        </w:r>
        <w:r>
          <w:rPr>
            <w:noProof/>
            <w:webHidden/>
          </w:rPr>
          <w:instrText xml:space="preserve"> PAGEREF _Toc229474772 \h </w:instrText>
        </w:r>
        <w:r>
          <w:rPr>
            <w:noProof/>
            <w:webHidden/>
          </w:rPr>
        </w:r>
        <w:r>
          <w:rPr>
            <w:noProof/>
            <w:webHidden/>
          </w:rPr>
          <w:fldChar w:fldCharType="separate"/>
        </w:r>
        <w:r>
          <w:rPr>
            <w:noProof/>
            <w:webHidden/>
          </w:rPr>
          <w:t>58</w:t>
        </w:r>
        <w:r>
          <w:rPr>
            <w:noProof/>
            <w:webHidden/>
          </w:rPr>
          <w:fldChar w:fldCharType="end"/>
        </w:r>
      </w:hyperlink>
    </w:p>
    <w:p w14:paraId="5A38616A" w14:textId="33173F5F"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73" w:history="1">
        <w:r w:rsidRPr="00026BA4">
          <w:rPr>
            <w:rStyle w:val="Hyperlnk"/>
            <w:noProof/>
          </w:rPr>
          <w:t>4.33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Explode</w:t>
        </w:r>
        <w:r>
          <w:rPr>
            <w:noProof/>
            <w:webHidden/>
          </w:rPr>
          <w:tab/>
        </w:r>
        <w:r>
          <w:rPr>
            <w:noProof/>
            <w:webHidden/>
          </w:rPr>
          <w:fldChar w:fldCharType="begin"/>
        </w:r>
        <w:r>
          <w:rPr>
            <w:noProof/>
            <w:webHidden/>
          </w:rPr>
          <w:instrText xml:space="preserve"> PAGEREF _Toc229474773 \h </w:instrText>
        </w:r>
        <w:r>
          <w:rPr>
            <w:noProof/>
            <w:webHidden/>
          </w:rPr>
        </w:r>
        <w:r>
          <w:rPr>
            <w:noProof/>
            <w:webHidden/>
          </w:rPr>
          <w:fldChar w:fldCharType="separate"/>
        </w:r>
        <w:r>
          <w:rPr>
            <w:noProof/>
            <w:webHidden/>
          </w:rPr>
          <w:t>59</w:t>
        </w:r>
        <w:r>
          <w:rPr>
            <w:noProof/>
            <w:webHidden/>
          </w:rPr>
          <w:fldChar w:fldCharType="end"/>
        </w:r>
      </w:hyperlink>
    </w:p>
    <w:p w14:paraId="3FFE18BE" w14:textId="3D2A4F36"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74" w:history="1">
        <w:r w:rsidRPr="00026BA4">
          <w:rPr>
            <w:rStyle w:val="Hyperlnk"/>
            <w:noProof/>
          </w:rPr>
          <w:t>4.34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Create block</w:t>
        </w:r>
        <w:r>
          <w:rPr>
            <w:noProof/>
            <w:webHidden/>
          </w:rPr>
          <w:tab/>
        </w:r>
        <w:r>
          <w:rPr>
            <w:noProof/>
            <w:webHidden/>
          </w:rPr>
          <w:fldChar w:fldCharType="begin"/>
        </w:r>
        <w:r>
          <w:rPr>
            <w:noProof/>
            <w:webHidden/>
          </w:rPr>
          <w:instrText xml:space="preserve"> PAGEREF _Toc229474774 \h </w:instrText>
        </w:r>
        <w:r>
          <w:rPr>
            <w:noProof/>
            <w:webHidden/>
          </w:rPr>
        </w:r>
        <w:r>
          <w:rPr>
            <w:noProof/>
            <w:webHidden/>
          </w:rPr>
          <w:fldChar w:fldCharType="separate"/>
        </w:r>
        <w:r>
          <w:rPr>
            <w:noProof/>
            <w:webHidden/>
          </w:rPr>
          <w:t>59</w:t>
        </w:r>
        <w:r>
          <w:rPr>
            <w:noProof/>
            <w:webHidden/>
          </w:rPr>
          <w:fldChar w:fldCharType="end"/>
        </w:r>
      </w:hyperlink>
    </w:p>
    <w:p w14:paraId="120806D2" w14:textId="3D9E359F"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75" w:history="1">
        <w:r w:rsidRPr="00026BA4">
          <w:rPr>
            <w:rStyle w:val="Hyperlnk"/>
            <w:noProof/>
          </w:rPr>
          <w:t>4.35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Insert block</w:t>
        </w:r>
        <w:r>
          <w:rPr>
            <w:noProof/>
            <w:webHidden/>
          </w:rPr>
          <w:tab/>
        </w:r>
        <w:r>
          <w:rPr>
            <w:noProof/>
            <w:webHidden/>
          </w:rPr>
          <w:fldChar w:fldCharType="begin"/>
        </w:r>
        <w:r>
          <w:rPr>
            <w:noProof/>
            <w:webHidden/>
          </w:rPr>
          <w:instrText xml:space="preserve"> PAGEREF _Toc229474775 \h </w:instrText>
        </w:r>
        <w:r>
          <w:rPr>
            <w:noProof/>
            <w:webHidden/>
          </w:rPr>
        </w:r>
        <w:r>
          <w:rPr>
            <w:noProof/>
            <w:webHidden/>
          </w:rPr>
          <w:fldChar w:fldCharType="separate"/>
        </w:r>
        <w:r>
          <w:rPr>
            <w:noProof/>
            <w:webHidden/>
          </w:rPr>
          <w:t>60</w:t>
        </w:r>
        <w:r>
          <w:rPr>
            <w:noProof/>
            <w:webHidden/>
          </w:rPr>
          <w:fldChar w:fldCharType="end"/>
        </w:r>
      </w:hyperlink>
    </w:p>
    <w:p w14:paraId="58FA58F0" w14:textId="21104C0B"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76" w:history="1">
        <w:r w:rsidRPr="00026BA4">
          <w:rPr>
            <w:rStyle w:val="Hyperlnk"/>
            <w:noProof/>
          </w:rPr>
          <w:t>4.36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Group</w:t>
        </w:r>
        <w:r>
          <w:rPr>
            <w:noProof/>
            <w:webHidden/>
          </w:rPr>
          <w:tab/>
        </w:r>
        <w:r>
          <w:rPr>
            <w:noProof/>
            <w:webHidden/>
          </w:rPr>
          <w:fldChar w:fldCharType="begin"/>
        </w:r>
        <w:r>
          <w:rPr>
            <w:noProof/>
            <w:webHidden/>
          </w:rPr>
          <w:instrText xml:space="preserve"> PAGEREF _Toc229474776 \h </w:instrText>
        </w:r>
        <w:r>
          <w:rPr>
            <w:noProof/>
            <w:webHidden/>
          </w:rPr>
        </w:r>
        <w:r>
          <w:rPr>
            <w:noProof/>
            <w:webHidden/>
          </w:rPr>
          <w:fldChar w:fldCharType="separate"/>
        </w:r>
        <w:r>
          <w:rPr>
            <w:noProof/>
            <w:webHidden/>
          </w:rPr>
          <w:t>61</w:t>
        </w:r>
        <w:r>
          <w:rPr>
            <w:noProof/>
            <w:webHidden/>
          </w:rPr>
          <w:fldChar w:fldCharType="end"/>
        </w:r>
      </w:hyperlink>
    </w:p>
    <w:p w14:paraId="1732E74D" w14:textId="46164ABA"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77" w:history="1">
        <w:r w:rsidRPr="00026BA4">
          <w:rPr>
            <w:rStyle w:val="Hyperlnk"/>
            <w:noProof/>
          </w:rPr>
          <w:t>4.37</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Save block</w:t>
        </w:r>
        <w:r>
          <w:rPr>
            <w:noProof/>
            <w:webHidden/>
          </w:rPr>
          <w:tab/>
        </w:r>
        <w:r>
          <w:rPr>
            <w:noProof/>
            <w:webHidden/>
          </w:rPr>
          <w:fldChar w:fldCharType="begin"/>
        </w:r>
        <w:r>
          <w:rPr>
            <w:noProof/>
            <w:webHidden/>
          </w:rPr>
          <w:instrText xml:space="preserve"> PAGEREF _Toc229474777 \h </w:instrText>
        </w:r>
        <w:r>
          <w:rPr>
            <w:noProof/>
            <w:webHidden/>
          </w:rPr>
        </w:r>
        <w:r>
          <w:rPr>
            <w:noProof/>
            <w:webHidden/>
          </w:rPr>
          <w:fldChar w:fldCharType="separate"/>
        </w:r>
        <w:r>
          <w:rPr>
            <w:noProof/>
            <w:webHidden/>
          </w:rPr>
          <w:t>61</w:t>
        </w:r>
        <w:r>
          <w:rPr>
            <w:noProof/>
            <w:webHidden/>
          </w:rPr>
          <w:fldChar w:fldCharType="end"/>
        </w:r>
      </w:hyperlink>
    </w:p>
    <w:p w14:paraId="16E02EF8" w14:textId="378E10A9"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78" w:history="1">
        <w:r w:rsidRPr="00026BA4">
          <w:rPr>
            <w:rStyle w:val="Hyperlnk"/>
            <w:noProof/>
          </w:rPr>
          <w:t>4.38</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Define attributes</w:t>
        </w:r>
        <w:r>
          <w:rPr>
            <w:noProof/>
            <w:webHidden/>
          </w:rPr>
          <w:tab/>
        </w:r>
        <w:r>
          <w:rPr>
            <w:noProof/>
            <w:webHidden/>
          </w:rPr>
          <w:fldChar w:fldCharType="begin"/>
        </w:r>
        <w:r>
          <w:rPr>
            <w:noProof/>
            <w:webHidden/>
          </w:rPr>
          <w:instrText xml:space="preserve"> PAGEREF _Toc229474778 \h </w:instrText>
        </w:r>
        <w:r>
          <w:rPr>
            <w:noProof/>
            <w:webHidden/>
          </w:rPr>
        </w:r>
        <w:r>
          <w:rPr>
            <w:noProof/>
            <w:webHidden/>
          </w:rPr>
          <w:fldChar w:fldCharType="separate"/>
        </w:r>
        <w:r>
          <w:rPr>
            <w:noProof/>
            <w:webHidden/>
          </w:rPr>
          <w:t>61</w:t>
        </w:r>
        <w:r>
          <w:rPr>
            <w:noProof/>
            <w:webHidden/>
          </w:rPr>
          <w:fldChar w:fldCharType="end"/>
        </w:r>
      </w:hyperlink>
    </w:p>
    <w:p w14:paraId="3176AA33" w14:textId="125BBFB7"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79" w:history="1">
        <w:r w:rsidRPr="00026BA4">
          <w:rPr>
            <w:rStyle w:val="Hyperlnk"/>
            <w:noProof/>
          </w:rPr>
          <w:t>4.39</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Move</w:t>
        </w:r>
        <w:r>
          <w:rPr>
            <w:noProof/>
            <w:webHidden/>
          </w:rPr>
          <w:tab/>
        </w:r>
        <w:r>
          <w:rPr>
            <w:noProof/>
            <w:webHidden/>
          </w:rPr>
          <w:fldChar w:fldCharType="begin"/>
        </w:r>
        <w:r>
          <w:rPr>
            <w:noProof/>
            <w:webHidden/>
          </w:rPr>
          <w:instrText xml:space="preserve"> PAGEREF _Toc229474779 \h </w:instrText>
        </w:r>
        <w:r>
          <w:rPr>
            <w:noProof/>
            <w:webHidden/>
          </w:rPr>
        </w:r>
        <w:r>
          <w:rPr>
            <w:noProof/>
            <w:webHidden/>
          </w:rPr>
          <w:fldChar w:fldCharType="separate"/>
        </w:r>
        <w:r>
          <w:rPr>
            <w:noProof/>
            <w:webHidden/>
          </w:rPr>
          <w:t>62</w:t>
        </w:r>
        <w:r>
          <w:rPr>
            <w:noProof/>
            <w:webHidden/>
          </w:rPr>
          <w:fldChar w:fldCharType="end"/>
        </w:r>
      </w:hyperlink>
    </w:p>
    <w:p w14:paraId="306C32A8" w14:textId="1470826C"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80" w:history="1">
        <w:r w:rsidRPr="00026BA4">
          <w:rPr>
            <w:rStyle w:val="Hyperlnk"/>
            <w:noProof/>
          </w:rPr>
          <w:t>4.40</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Rotate</w:t>
        </w:r>
        <w:r>
          <w:rPr>
            <w:noProof/>
            <w:webHidden/>
          </w:rPr>
          <w:tab/>
        </w:r>
        <w:r>
          <w:rPr>
            <w:noProof/>
            <w:webHidden/>
          </w:rPr>
          <w:fldChar w:fldCharType="begin"/>
        </w:r>
        <w:r>
          <w:rPr>
            <w:noProof/>
            <w:webHidden/>
          </w:rPr>
          <w:instrText xml:space="preserve"> PAGEREF _Toc229474780 \h </w:instrText>
        </w:r>
        <w:r>
          <w:rPr>
            <w:noProof/>
            <w:webHidden/>
          </w:rPr>
        </w:r>
        <w:r>
          <w:rPr>
            <w:noProof/>
            <w:webHidden/>
          </w:rPr>
          <w:fldChar w:fldCharType="separate"/>
        </w:r>
        <w:r>
          <w:rPr>
            <w:noProof/>
            <w:webHidden/>
          </w:rPr>
          <w:t>63</w:t>
        </w:r>
        <w:r>
          <w:rPr>
            <w:noProof/>
            <w:webHidden/>
          </w:rPr>
          <w:fldChar w:fldCharType="end"/>
        </w:r>
      </w:hyperlink>
    </w:p>
    <w:p w14:paraId="41E01F7D" w14:textId="5734D2CA"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81" w:history="1">
        <w:r w:rsidRPr="00026BA4">
          <w:rPr>
            <w:rStyle w:val="Hyperlnk"/>
            <w:noProof/>
          </w:rPr>
          <w:t>4.41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Copy</w:t>
        </w:r>
        <w:r>
          <w:rPr>
            <w:noProof/>
            <w:webHidden/>
          </w:rPr>
          <w:tab/>
        </w:r>
        <w:r>
          <w:rPr>
            <w:noProof/>
            <w:webHidden/>
          </w:rPr>
          <w:fldChar w:fldCharType="begin"/>
        </w:r>
        <w:r>
          <w:rPr>
            <w:noProof/>
            <w:webHidden/>
          </w:rPr>
          <w:instrText xml:space="preserve"> PAGEREF _Toc229474781 \h </w:instrText>
        </w:r>
        <w:r>
          <w:rPr>
            <w:noProof/>
            <w:webHidden/>
          </w:rPr>
        </w:r>
        <w:r>
          <w:rPr>
            <w:noProof/>
            <w:webHidden/>
          </w:rPr>
          <w:fldChar w:fldCharType="separate"/>
        </w:r>
        <w:r>
          <w:rPr>
            <w:noProof/>
            <w:webHidden/>
          </w:rPr>
          <w:t>63</w:t>
        </w:r>
        <w:r>
          <w:rPr>
            <w:noProof/>
            <w:webHidden/>
          </w:rPr>
          <w:fldChar w:fldCharType="end"/>
        </w:r>
      </w:hyperlink>
    </w:p>
    <w:p w14:paraId="4E24CAB0" w14:textId="0871A3A3"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82" w:history="1">
        <w:r w:rsidRPr="00026BA4">
          <w:rPr>
            <w:rStyle w:val="Hyperlnk"/>
            <w:noProof/>
          </w:rPr>
          <w:t>4.42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Mirror</w:t>
        </w:r>
        <w:r>
          <w:rPr>
            <w:noProof/>
            <w:webHidden/>
          </w:rPr>
          <w:tab/>
        </w:r>
        <w:r>
          <w:rPr>
            <w:noProof/>
            <w:webHidden/>
          </w:rPr>
          <w:fldChar w:fldCharType="begin"/>
        </w:r>
        <w:r>
          <w:rPr>
            <w:noProof/>
            <w:webHidden/>
          </w:rPr>
          <w:instrText xml:space="preserve"> PAGEREF _Toc229474782 \h </w:instrText>
        </w:r>
        <w:r>
          <w:rPr>
            <w:noProof/>
            <w:webHidden/>
          </w:rPr>
        </w:r>
        <w:r>
          <w:rPr>
            <w:noProof/>
            <w:webHidden/>
          </w:rPr>
          <w:fldChar w:fldCharType="separate"/>
        </w:r>
        <w:r>
          <w:rPr>
            <w:noProof/>
            <w:webHidden/>
          </w:rPr>
          <w:t>63</w:t>
        </w:r>
        <w:r>
          <w:rPr>
            <w:noProof/>
            <w:webHidden/>
          </w:rPr>
          <w:fldChar w:fldCharType="end"/>
        </w:r>
      </w:hyperlink>
    </w:p>
    <w:p w14:paraId="74809854" w14:textId="1F91E05A"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83" w:history="1">
        <w:r w:rsidRPr="00026BA4">
          <w:rPr>
            <w:rStyle w:val="Hyperlnk"/>
            <w:noProof/>
          </w:rPr>
          <w:t>4.43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Scale</w:t>
        </w:r>
        <w:r>
          <w:rPr>
            <w:noProof/>
            <w:webHidden/>
          </w:rPr>
          <w:tab/>
        </w:r>
        <w:r>
          <w:rPr>
            <w:noProof/>
            <w:webHidden/>
          </w:rPr>
          <w:fldChar w:fldCharType="begin"/>
        </w:r>
        <w:r>
          <w:rPr>
            <w:noProof/>
            <w:webHidden/>
          </w:rPr>
          <w:instrText xml:space="preserve"> PAGEREF _Toc229474783 \h </w:instrText>
        </w:r>
        <w:r>
          <w:rPr>
            <w:noProof/>
            <w:webHidden/>
          </w:rPr>
        </w:r>
        <w:r>
          <w:rPr>
            <w:noProof/>
            <w:webHidden/>
          </w:rPr>
          <w:fldChar w:fldCharType="separate"/>
        </w:r>
        <w:r>
          <w:rPr>
            <w:noProof/>
            <w:webHidden/>
          </w:rPr>
          <w:t>63</w:t>
        </w:r>
        <w:r>
          <w:rPr>
            <w:noProof/>
            <w:webHidden/>
          </w:rPr>
          <w:fldChar w:fldCharType="end"/>
        </w:r>
      </w:hyperlink>
    </w:p>
    <w:p w14:paraId="0460B8EB" w14:textId="759C5741"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84" w:history="1">
        <w:r w:rsidRPr="00026BA4">
          <w:rPr>
            <w:rStyle w:val="Hyperlnk"/>
            <w:noProof/>
          </w:rPr>
          <w:t>4.44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Quick move</w:t>
        </w:r>
        <w:r>
          <w:rPr>
            <w:noProof/>
            <w:webHidden/>
          </w:rPr>
          <w:tab/>
        </w:r>
        <w:r>
          <w:rPr>
            <w:noProof/>
            <w:webHidden/>
          </w:rPr>
          <w:fldChar w:fldCharType="begin"/>
        </w:r>
        <w:r>
          <w:rPr>
            <w:noProof/>
            <w:webHidden/>
          </w:rPr>
          <w:instrText xml:space="preserve"> PAGEREF _Toc229474784 \h </w:instrText>
        </w:r>
        <w:r>
          <w:rPr>
            <w:noProof/>
            <w:webHidden/>
          </w:rPr>
        </w:r>
        <w:r>
          <w:rPr>
            <w:noProof/>
            <w:webHidden/>
          </w:rPr>
          <w:fldChar w:fldCharType="separate"/>
        </w:r>
        <w:r>
          <w:rPr>
            <w:noProof/>
            <w:webHidden/>
          </w:rPr>
          <w:t>64</w:t>
        </w:r>
        <w:r>
          <w:rPr>
            <w:noProof/>
            <w:webHidden/>
          </w:rPr>
          <w:fldChar w:fldCharType="end"/>
        </w:r>
      </w:hyperlink>
    </w:p>
    <w:p w14:paraId="0DA2C027" w14:textId="7C19C278"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85" w:history="1">
        <w:r w:rsidRPr="00026BA4">
          <w:rPr>
            <w:rStyle w:val="Hyperlnk"/>
            <w:noProof/>
          </w:rPr>
          <w:t>4.45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Stretch</w:t>
        </w:r>
        <w:r>
          <w:rPr>
            <w:noProof/>
            <w:webHidden/>
          </w:rPr>
          <w:tab/>
        </w:r>
        <w:r>
          <w:rPr>
            <w:noProof/>
            <w:webHidden/>
          </w:rPr>
          <w:fldChar w:fldCharType="begin"/>
        </w:r>
        <w:r>
          <w:rPr>
            <w:noProof/>
            <w:webHidden/>
          </w:rPr>
          <w:instrText xml:space="preserve"> PAGEREF _Toc229474785 \h </w:instrText>
        </w:r>
        <w:r>
          <w:rPr>
            <w:noProof/>
            <w:webHidden/>
          </w:rPr>
        </w:r>
        <w:r>
          <w:rPr>
            <w:noProof/>
            <w:webHidden/>
          </w:rPr>
          <w:fldChar w:fldCharType="separate"/>
        </w:r>
        <w:r>
          <w:rPr>
            <w:noProof/>
            <w:webHidden/>
          </w:rPr>
          <w:t>64</w:t>
        </w:r>
        <w:r>
          <w:rPr>
            <w:noProof/>
            <w:webHidden/>
          </w:rPr>
          <w:fldChar w:fldCharType="end"/>
        </w:r>
      </w:hyperlink>
    </w:p>
    <w:p w14:paraId="37B25529" w14:textId="3DA9ACE5"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86" w:history="1">
        <w:r w:rsidRPr="00026BA4">
          <w:rPr>
            <w:rStyle w:val="Hyperlnk"/>
            <w:noProof/>
          </w:rPr>
          <w:t>4.46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Skew</w:t>
        </w:r>
        <w:r>
          <w:rPr>
            <w:noProof/>
            <w:webHidden/>
          </w:rPr>
          <w:tab/>
        </w:r>
        <w:r>
          <w:rPr>
            <w:noProof/>
            <w:webHidden/>
          </w:rPr>
          <w:fldChar w:fldCharType="begin"/>
        </w:r>
        <w:r>
          <w:rPr>
            <w:noProof/>
            <w:webHidden/>
          </w:rPr>
          <w:instrText xml:space="preserve"> PAGEREF _Toc229474786 \h </w:instrText>
        </w:r>
        <w:r>
          <w:rPr>
            <w:noProof/>
            <w:webHidden/>
          </w:rPr>
        </w:r>
        <w:r>
          <w:rPr>
            <w:noProof/>
            <w:webHidden/>
          </w:rPr>
          <w:fldChar w:fldCharType="separate"/>
        </w:r>
        <w:r>
          <w:rPr>
            <w:noProof/>
            <w:webHidden/>
          </w:rPr>
          <w:t>64</w:t>
        </w:r>
        <w:r>
          <w:rPr>
            <w:noProof/>
            <w:webHidden/>
          </w:rPr>
          <w:fldChar w:fldCharType="end"/>
        </w:r>
      </w:hyperlink>
    </w:p>
    <w:p w14:paraId="4F79DA30" w14:textId="7B2904B6"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87" w:history="1">
        <w:r w:rsidRPr="00026BA4">
          <w:rPr>
            <w:rStyle w:val="Hyperlnk"/>
            <w:noProof/>
          </w:rPr>
          <w:t>4.47</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Array</w:t>
        </w:r>
        <w:r>
          <w:rPr>
            <w:noProof/>
            <w:webHidden/>
          </w:rPr>
          <w:tab/>
        </w:r>
        <w:r>
          <w:rPr>
            <w:noProof/>
            <w:webHidden/>
          </w:rPr>
          <w:fldChar w:fldCharType="begin"/>
        </w:r>
        <w:r>
          <w:rPr>
            <w:noProof/>
            <w:webHidden/>
          </w:rPr>
          <w:instrText xml:space="preserve"> PAGEREF _Toc229474787 \h </w:instrText>
        </w:r>
        <w:r>
          <w:rPr>
            <w:noProof/>
            <w:webHidden/>
          </w:rPr>
        </w:r>
        <w:r>
          <w:rPr>
            <w:noProof/>
            <w:webHidden/>
          </w:rPr>
          <w:fldChar w:fldCharType="separate"/>
        </w:r>
        <w:r>
          <w:rPr>
            <w:noProof/>
            <w:webHidden/>
          </w:rPr>
          <w:t>65</w:t>
        </w:r>
        <w:r>
          <w:rPr>
            <w:noProof/>
            <w:webHidden/>
          </w:rPr>
          <w:fldChar w:fldCharType="end"/>
        </w:r>
      </w:hyperlink>
    </w:p>
    <w:p w14:paraId="10B44A8B" w14:textId="6904BC05"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88" w:history="1">
        <w:r w:rsidRPr="00026BA4">
          <w:rPr>
            <w:rStyle w:val="Hyperlnk"/>
            <w:noProof/>
          </w:rPr>
          <w:t>4.48</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Dimension</w:t>
        </w:r>
        <w:r>
          <w:rPr>
            <w:noProof/>
            <w:webHidden/>
          </w:rPr>
          <w:tab/>
        </w:r>
        <w:r>
          <w:rPr>
            <w:noProof/>
            <w:webHidden/>
          </w:rPr>
          <w:fldChar w:fldCharType="begin"/>
        </w:r>
        <w:r>
          <w:rPr>
            <w:noProof/>
            <w:webHidden/>
          </w:rPr>
          <w:instrText xml:space="preserve"> PAGEREF _Toc229474788 \h </w:instrText>
        </w:r>
        <w:r>
          <w:rPr>
            <w:noProof/>
            <w:webHidden/>
          </w:rPr>
        </w:r>
        <w:r>
          <w:rPr>
            <w:noProof/>
            <w:webHidden/>
          </w:rPr>
          <w:fldChar w:fldCharType="separate"/>
        </w:r>
        <w:r>
          <w:rPr>
            <w:noProof/>
            <w:webHidden/>
          </w:rPr>
          <w:t>66</w:t>
        </w:r>
        <w:r>
          <w:rPr>
            <w:noProof/>
            <w:webHidden/>
          </w:rPr>
          <w:fldChar w:fldCharType="end"/>
        </w:r>
      </w:hyperlink>
    </w:p>
    <w:p w14:paraId="6F9C6792" w14:textId="2C7B2241"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89" w:history="1">
        <w:r w:rsidRPr="00026BA4">
          <w:rPr>
            <w:rStyle w:val="Hyperlnk"/>
            <w:noProof/>
          </w:rPr>
          <w:t>4.49</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Text</w:t>
        </w:r>
        <w:r>
          <w:rPr>
            <w:noProof/>
            <w:webHidden/>
          </w:rPr>
          <w:tab/>
        </w:r>
        <w:r>
          <w:rPr>
            <w:noProof/>
            <w:webHidden/>
          </w:rPr>
          <w:fldChar w:fldCharType="begin"/>
        </w:r>
        <w:r>
          <w:rPr>
            <w:noProof/>
            <w:webHidden/>
          </w:rPr>
          <w:instrText xml:space="preserve"> PAGEREF _Toc229474789 \h </w:instrText>
        </w:r>
        <w:r>
          <w:rPr>
            <w:noProof/>
            <w:webHidden/>
          </w:rPr>
        </w:r>
        <w:r>
          <w:rPr>
            <w:noProof/>
            <w:webHidden/>
          </w:rPr>
          <w:fldChar w:fldCharType="separate"/>
        </w:r>
        <w:r>
          <w:rPr>
            <w:noProof/>
            <w:webHidden/>
          </w:rPr>
          <w:t>67</w:t>
        </w:r>
        <w:r>
          <w:rPr>
            <w:noProof/>
            <w:webHidden/>
          </w:rPr>
          <w:fldChar w:fldCharType="end"/>
        </w:r>
      </w:hyperlink>
    </w:p>
    <w:p w14:paraId="5E3E4B44" w14:textId="7E7C4CB5"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90" w:history="1">
        <w:r w:rsidRPr="00026BA4">
          <w:rPr>
            <w:rStyle w:val="Hyperlnk"/>
            <w:noProof/>
          </w:rPr>
          <w:t>4.50</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Diameter</w:t>
        </w:r>
        <w:r>
          <w:rPr>
            <w:noProof/>
            <w:webHidden/>
          </w:rPr>
          <w:tab/>
        </w:r>
        <w:r>
          <w:rPr>
            <w:noProof/>
            <w:webHidden/>
          </w:rPr>
          <w:fldChar w:fldCharType="begin"/>
        </w:r>
        <w:r>
          <w:rPr>
            <w:noProof/>
            <w:webHidden/>
          </w:rPr>
          <w:instrText xml:space="preserve"> PAGEREF _Toc229474790 \h </w:instrText>
        </w:r>
        <w:r>
          <w:rPr>
            <w:noProof/>
            <w:webHidden/>
          </w:rPr>
        </w:r>
        <w:r>
          <w:rPr>
            <w:noProof/>
            <w:webHidden/>
          </w:rPr>
          <w:fldChar w:fldCharType="separate"/>
        </w:r>
        <w:r>
          <w:rPr>
            <w:noProof/>
            <w:webHidden/>
          </w:rPr>
          <w:t>68</w:t>
        </w:r>
        <w:r>
          <w:rPr>
            <w:noProof/>
            <w:webHidden/>
          </w:rPr>
          <w:fldChar w:fldCharType="end"/>
        </w:r>
      </w:hyperlink>
    </w:p>
    <w:p w14:paraId="16DA5A07" w14:textId="3454C04A"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91" w:history="1">
        <w:r w:rsidRPr="00026BA4">
          <w:rPr>
            <w:rStyle w:val="Hyperlnk"/>
            <w:noProof/>
          </w:rPr>
          <w:t>4.51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Radius</w:t>
        </w:r>
        <w:r>
          <w:rPr>
            <w:noProof/>
            <w:webHidden/>
          </w:rPr>
          <w:tab/>
        </w:r>
        <w:r>
          <w:rPr>
            <w:noProof/>
            <w:webHidden/>
          </w:rPr>
          <w:fldChar w:fldCharType="begin"/>
        </w:r>
        <w:r>
          <w:rPr>
            <w:noProof/>
            <w:webHidden/>
          </w:rPr>
          <w:instrText xml:space="preserve"> PAGEREF _Toc229474791 \h </w:instrText>
        </w:r>
        <w:r>
          <w:rPr>
            <w:noProof/>
            <w:webHidden/>
          </w:rPr>
        </w:r>
        <w:r>
          <w:rPr>
            <w:noProof/>
            <w:webHidden/>
          </w:rPr>
          <w:fldChar w:fldCharType="separate"/>
        </w:r>
        <w:r>
          <w:rPr>
            <w:noProof/>
            <w:webHidden/>
          </w:rPr>
          <w:t>68</w:t>
        </w:r>
        <w:r>
          <w:rPr>
            <w:noProof/>
            <w:webHidden/>
          </w:rPr>
          <w:fldChar w:fldCharType="end"/>
        </w:r>
      </w:hyperlink>
    </w:p>
    <w:p w14:paraId="51BC8EB7" w14:textId="64841765"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92" w:history="1">
        <w:r w:rsidRPr="00026BA4">
          <w:rPr>
            <w:rStyle w:val="Hyperlnk"/>
            <w:noProof/>
          </w:rPr>
          <w:t>4.52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Positions</w:t>
        </w:r>
        <w:r>
          <w:rPr>
            <w:noProof/>
            <w:webHidden/>
          </w:rPr>
          <w:tab/>
        </w:r>
        <w:r>
          <w:rPr>
            <w:noProof/>
            <w:webHidden/>
          </w:rPr>
          <w:fldChar w:fldCharType="begin"/>
        </w:r>
        <w:r>
          <w:rPr>
            <w:noProof/>
            <w:webHidden/>
          </w:rPr>
          <w:instrText xml:space="preserve"> PAGEREF _Toc229474792 \h </w:instrText>
        </w:r>
        <w:r>
          <w:rPr>
            <w:noProof/>
            <w:webHidden/>
          </w:rPr>
        </w:r>
        <w:r>
          <w:rPr>
            <w:noProof/>
            <w:webHidden/>
          </w:rPr>
          <w:fldChar w:fldCharType="separate"/>
        </w:r>
        <w:r>
          <w:rPr>
            <w:noProof/>
            <w:webHidden/>
          </w:rPr>
          <w:t>68</w:t>
        </w:r>
        <w:r>
          <w:rPr>
            <w:noProof/>
            <w:webHidden/>
          </w:rPr>
          <w:fldChar w:fldCharType="end"/>
        </w:r>
      </w:hyperlink>
    </w:p>
    <w:p w14:paraId="49BBE9F5" w14:textId="35DEF88C"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93" w:history="1">
        <w:r w:rsidRPr="00026BA4">
          <w:rPr>
            <w:rStyle w:val="Hyperlnk"/>
            <w:noProof/>
          </w:rPr>
          <w:t>4.53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Angular dimension</w:t>
        </w:r>
        <w:r>
          <w:rPr>
            <w:noProof/>
            <w:webHidden/>
          </w:rPr>
          <w:tab/>
        </w:r>
        <w:r>
          <w:rPr>
            <w:noProof/>
            <w:webHidden/>
          </w:rPr>
          <w:fldChar w:fldCharType="begin"/>
        </w:r>
        <w:r>
          <w:rPr>
            <w:noProof/>
            <w:webHidden/>
          </w:rPr>
          <w:instrText xml:space="preserve"> PAGEREF _Toc229474793 \h </w:instrText>
        </w:r>
        <w:r>
          <w:rPr>
            <w:noProof/>
            <w:webHidden/>
          </w:rPr>
        </w:r>
        <w:r>
          <w:rPr>
            <w:noProof/>
            <w:webHidden/>
          </w:rPr>
          <w:fldChar w:fldCharType="separate"/>
        </w:r>
        <w:r>
          <w:rPr>
            <w:noProof/>
            <w:webHidden/>
          </w:rPr>
          <w:t>69</w:t>
        </w:r>
        <w:r>
          <w:rPr>
            <w:noProof/>
            <w:webHidden/>
          </w:rPr>
          <w:fldChar w:fldCharType="end"/>
        </w:r>
      </w:hyperlink>
    </w:p>
    <w:p w14:paraId="490B2FEC" w14:textId="693B4CED"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94" w:history="1">
        <w:r w:rsidRPr="00026BA4">
          <w:rPr>
            <w:rStyle w:val="Hyperlnk"/>
            <w:noProof/>
          </w:rPr>
          <w:t>4.54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Leader</w:t>
        </w:r>
        <w:r>
          <w:rPr>
            <w:noProof/>
            <w:webHidden/>
          </w:rPr>
          <w:tab/>
        </w:r>
        <w:r>
          <w:rPr>
            <w:noProof/>
            <w:webHidden/>
          </w:rPr>
          <w:fldChar w:fldCharType="begin"/>
        </w:r>
        <w:r>
          <w:rPr>
            <w:noProof/>
            <w:webHidden/>
          </w:rPr>
          <w:instrText xml:space="preserve"> PAGEREF _Toc229474794 \h </w:instrText>
        </w:r>
        <w:r>
          <w:rPr>
            <w:noProof/>
            <w:webHidden/>
          </w:rPr>
        </w:r>
        <w:r>
          <w:rPr>
            <w:noProof/>
            <w:webHidden/>
          </w:rPr>
          <w:fldChar w:fldCharType="separate"/>
        </w:r>
        <w:r>
          <w:rPr>
            <w:noProof/>
            <w:webHidden/>
          </w:rPr>
          <w:t>69</w:t>
        </w:r>
        <w:r>
          <w:rPr>
            <w:noProof/>
            <w:webHidden/>
          </w:rPr>
          <w:fldChar w:fldCharType="end"/>
        </w:r>
      </w:hyperlink>
    </w:p>
    <w:p w14:paraId="4D3A5B5B" w14:textId="48688DC0"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95" w:history="1">
        <w:r w:rsidRPr="00026BA4">
          <w:rPr>
            <w:rStyle w:val="Hyperlnk"/>
            <w:noProof/>
          </w:rPr>
          <w:t>4.55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Dimension style</w:t>
        </w:r>
        <w:r>
          <w:rPr>
            <w:noProof/>
            <w:webHidden/>
          </w:rPr>
          <w:tab/>
        </w:r>
        <w:r>
          <w:rPr>
            <w:noProof/>
            <w:webHidden/>
          </w:rPr>
          <w:fldChar w:fldCharType="begin"/>
        </w:r>
        <w:r>
          <w:rPr>
            <w:noProof/>
            <w:webHidden/>
          </w:rPr>
          <w:instrText xml:space="preserve"> PAGEREF _Toc229474795 \h </w:instrText>
        </w:r>
        <w:r>
          <w:rPr>
            <w:noProof/>
            <w:webHidden/>
          </w:rPr>
        </w:r>
        <w:r>
          <w:rPr>
            <w:noProof/>
            <w:webHidden/>
          </w:rPr>
          <w:fldChar w:fldCharType="separate"/>
        </w:r>
        <w:r>
          <w:rPr>
            <w:noProof/>
            <w:webHidden/>
          </w:rPr>
          <w:t>69</w:t>
        </w:r>
        <w:r>
          <w:rPr>
            <w:noProof/>
            <w:webHidden/>
          </w:rPr>
          <w:fldChar w:fldCharType="end"/>
        </w:r>
      </w:hyperlink>
    </w:p>
    <w:p w14:paraId="52CF9E1B" w14:textId="643428B7"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96" w:history="1">
        <w:r w:rsidRPr="00026BA4">
          <w:rPr>
            <w:rStyle w:val="Hyperlnk"/>
            <w:noProof/>
          </w:rPr>
          <w:t>4.56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Zoom extents</w:t>
        </w:r>
        <w:r>
          <w:rPr>
            <w:noProof/>
            <w:webHidden/>
          </w:rPr>
          <w:tab/>
        </w:r>
        <w:r>
          <w:rPr>
            <w:noProof/>
            <w:webHidden/>
          </w:rPr>
          <w:fldChar w:fldCharType="begin"/>
        </w:r>
        <w:r>
          <w:rPr>
            <w:noProof/>
            <w:webHidden/>
          </w:rPr>
          <w:instrText xml:space="preserve"> PAGEREF _Toc229474796 \h </w:instrText>
        </w:r>
        <w:r>
          <w:rPr>
            <w:noProof/>
            <w:webHidden/>
          </w:rPr>
        </w:r>
        <w:r>
          <w:rPr>
            <w:noProof/>
            <w:webHidden/>
          </w:rPr>
          <w:fldChar w:fldCharType="separate"/>
        </w:r>
        <w:r>
          <w:rPr>
            <w:noProof/>
            <w:webHidden/>
          </w:rPr>
          <w:t>72</w:t>
        </w:r>
        <w:r>
          <w:rPr>
            <w:noProof/>
            <w:webHidden/>
          </w:rPr>
          <w:fldChar w:fldCharType="end"/>
        </w:r>
      </w:hyperlink>
    </w:p>
    <w:p w14:paraId="01F148CE" w14:textId="7C62D162"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97" w:history="1">
        <w:r w:rsidRPr="00026BA4">
          <w:rPr>
            <w:rStyle w:val="Hyperlnk"/>
            <w:noProof/>
          </w:rPr>
          <w:t>4.57</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Pan</w:t>
        </w:r>
        <w:r>
          <w:rPr>
            <w:noProof/>
            <w:webHidden/>
          </w:rPr>
          <w:tab/>
        </w:r>
        <w:r>
          <w:rPr>
            <w:noProof/>
            <w:webHidden/>
          </w:rPr>
          <w:fldChar w:fldCharType="begin"/>
        </w:r>
        <w:r>
          <w:rPr>
            <w:noProof/>
            <w:webHidden/>
          </w:rPr>
          <w:instrText xml:space="preserve"> PAGEREF _Toc229474797 \h </w:instrText>
        </w:r>
        <w:r>
          <w:rPr>
            <w:noProof/>
            <w:webHidden/>
          </w:rPr>
        </w:r>
        <w:r>
          <w:rPr>
            <w:noProof/>
            <w:webHidden/>
          </w:rPr>
          <w:fldChar w:fldCharType="separate"/>
        </w:r>
        <w:r>
          <w:rPr>
            <w:noProof/>
            <w:webHidden/>
          </w:rPr>
          <w:t>72</w:t>
        </w:r>
        <w:r>
          <w:rPr>
            <w:noProof/>
            <w:webHidden/>
          </w:rPr>
          <w:fldChar w:fldCharType="end"/>
        </w:r>
      </w:hyperlink>
    </w:p>
    <w:p w14:paraId="2082B5E5" w14:textId="1F170591"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98" w:history="1">
        <w:r w:rsidRPr="00026BA4">
          <w:rPr>
            <w:rStyle w:val="Hyperlnk"/>
            <w:noProof/>
          </w:rPr>
          <w:t>4.58</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Zoom</w:t>
        </w:r>
        <w:r>
          <w:rPr>
            <w:noProof/>
            <w:webHidden/>
          </w:rPr>
          <w:tab/>
        </w:r>
        <w:r>
          <w:rPr>
            <w:noProof/>
            <w:webHidden/>
          </w:rPr>
          <w:fldChar w:fldCharType="begin"/>
        </w:r>
        <w:r>
          <w:rPr>
            <w:noProof/>
            <w:webHidden/>
          </w:rPr>
          <w:instrText xml:space="preserve"> PAGEREF _Toc229474798 \h </w:instrText>
        </w:r>
        <w:r>
          <w:rPr>
            <w:noProof/>
            <w:webHidden/>
          </w:rPr>
        </w:r>
        <w:r>
          <w:rPr>
            <w:noProof/>
            <w:webHidden/>
          </w:rPr>
          <w:fldChar w:fldCharType="separate"/>
        </w:r>
        <w:r>
          <w:rPr>
            <w:noProof/>
            <w:webHidden/>
          </w:rPr>
          <w:t>72</w:t>
        </w:r>
        <w:r>
          <w:rPr>
            <w:noProof/>
            <w:webHidden/>
          </w:rPr>
          <w:fldChar w:fldCharType="end"/>
        </w:r>
      </w:hyperlink>
    </w:p>
    <w:p w14:paraId="5188C85E" w14:textId="35F7497A"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799" w:history="1">
        <w:r w:rsidRPr="00026BA4">
          <w:rPr>
            <w:rStyle w:val="Hyperlnk"/>
            <w:noProof/>
          </w:rPr>
          <w:t>4.59</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Zoom window</w:t>
        </w:r>
        <w:r>
          <w:rPr>
            <w:noProof/>
            <w:webHidden/>
          </w:rPr>
          <w:tab/>
        </w:r>
        <w:r>
          <w:rPr>
            <w:noProof/>
            <w:webHidden/>
          </w:rPr>
          <w:fldChar w:fldCharType="begin"/>
        </w:r>
        <w:r>
          <w:rPr>
            <w:noProof/>
            <w:webHidden/>
          </w:rPr>
          <w:instrText xml:space="preserve"> PAGEREF _Toc229474799 \h </w:instrText>
        </w:r>
        <w:r>
          <w:rPr>
            <w:noProof/>
            <w:webHidden/>
          </w:rPr>
        </w:r>
        <w:r>
          <w:rPr>
            <w:noProof/>
            <w:webHidden/>
          </w:rPr>
          <w:fldChar w:fldCharType="separate"/>
        </w:r>
        <w:r>
          <w:rPr>
            <w:noProof/>
            <w:webHidden/>
          </w:rPr>
          <w:t>72</w:t>
        </w:r>
        <w:r>
          <w:rPr>
            <w:noProof/>
            <w:webHidden/>
          </w:rPr>
          <w:fldChar w:fldCharType="end"/>
        </w:r>
      </w:hyperlink>
    </w:p>
    <w:p w14:paraId="077B9525" w14:textId="7C9B14A1"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00" w:history="1">
        <w:r w:rsidRPr="00026BA4">
          <w:rPr>
            <w:rStyle w:val="Hyperlnk"/>
            <w:noProof/>
          </w:rPr>
          <w:t>4.60</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Zoom object</w:t>
        </w:r>
        <w:r>
          <w:rPr>
            <w:noProof/>
            <w:webHidden/>
          </w:rPr>
          <w:tab/>
        </w:r>
        <w:r>
          <w:rPr>
            <w:noProof/>
            <w:webHidden/>
          </w:rPr>
          <w:fldChar w:fldCharType="begin"/>
        </w:r>
        <w:r>
          <w:rPr>
            <w:noProof/>
            <w:webHidden/>
          </w:rPr>
          <w:instrText xml:space="preserve"> PAGEREF _Toc229474800 \h </w:instrText>
        </w:r>
        <w:r>
          <w:rPr>
            <w:noProof/>
            <w:webHidden/>
          </w:rPr>
        </w:r>
        <w:r>
          <w:rPr>
            <w:noProof/>
            <w:webHidden/>
          </w:rPr>
          <w:fldChar w:fldCharType="separate"/>
        </w:r>
        <w:r>
          <w:rPr>
            <w:noProof/>
            <w:webHidden/>
          </w:rPr>
          <w:t>72</w:t>
        </w:r>
        <w:r>
          <w:rPr>
            <w:noProof/>
            <w:webHidden/>
          </w:rPr>
          <w:fldChar w:fldCharType="end"/>
        </w:r>
      </w:hyperlink>
    </w:p>
    <w:p w14:paraId="2B155B7F" w14:textId="3B5A9B7F"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01" w:history="1">
        <w:r w:rsidRPr="00026BA4">
          <w:rPr>
            <w:rStyle w:val="Hyperlnk"/>
            <w:noProof/>
          </w:rPr>
          <w:t>4.61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Line type</w:t>
        </w:r>
        <w:r>
          <w:rPr>
            <w:noProof/>
            <w:webHidden/>
          </w:rPr>
          <w:tab/>
        </w:r>
        <w:r>
          <w:rPr>
            <w:noProof/>
            <w:webHidden/>
          </w:rPr>
          <w:fldChar w:fldCharType="begin"/>
        </w:r>
        <w:r>
          <w:rPr>
            <w:noProof/>
            <w:webHidden/>
          </w:rPr>
          <w:instrText xml:space="preserve"> PAGEREF _Toc229474801 \h </w:instrText>
        </w:r>
        <w:r>
          <w:rPr>
            <w:noProof/>
            <w:webHidden/>
          </w:rPr>
        </w:r>
        <w:r>
          <w:rPr>
            <w:noProof/>
            <w:webHidden/>
          </w:rPr>
          <w:fldChar w:fldCharType="separate"/>
        </w:r>
        <w:r>
          <w:rPr>
            <w:noProof/>
            <w:webHidden/>
          </w:rPr>
          <w:t>73</w:t>
        </w:r>
        <w:r>
          <w:rPr>
            <w:noProof/>
            <w:webHidden/>
          </w:rPr>
          <w:fldChar w:fldCharType="end"/>
        </w:r>
      </w:hyperlink>
    </w:p>
    <w:p w14:paraId="6D63F3AC" w14:textId="5169FEE7"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02" w:history="1">
        <w:r w:rsidRPr="00026BA4">
          <w:rPr>
            <w:rStyle w:val="Hyperlnk"/>
            <w:noProof/>
          </w:rPr>
          <w:t>4.62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Line weight</w:t>
        </w:r>
        <w:r>
          <w:rPr>
            <w:noProof/>
            <w:webHidden/>
          </w:rPr>
          <w:tab/>
        </w:r>
        <w:r>
          <w:rPr>
            <w:noProof/>
            <w:webHidden/>
          </w:rPr>
          <w:fldChar w:fldCharType="begin"/>
        </w:r>
        <w:r>
          <w:rPr>
            <w:noProof/>
            <w:webHidden/>
          </w:rPr>
          <w:instrText xml:space="preserve"> PAGEREF _Toc229474802 \h </w:instrText>
        </w:r>
        <w:r>
          <w:rPr>
            <w:noProof/>
            <w:webHidden/>
          </w:rPr>
        </w:r>
        <w:r>
          <w:rPr>
            <w:noProof/>
            <w:webHidden/>
          </w:rPr>
          <w:fldChar w:fldCharType="separate"/>
        </w:r>
        <w:r>
          <w:rPr>
            <w:noProof/>
            <w:webHidden/>
          </w:rPr>
          <w:t>73</w:t>
        </w:r>
        <w:r>
          <w:rPr>
            <w:noProof/>
            <w:webHidden/>
          </w:rPr>
          <w:fldChar w:fldCharType="end"/>
        </w:r>
      </w:hyperlink>
    </w:p>
    <w:p w14:paraId="2E87F3D6" w14:textId="35327443"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03" w:history="1">
        <w:r w:rsidRPr="00026BA4">
          <w:rPr>
            <w:rStyle w:val="Hyperlnk"/>
            <w:noProof/>
          </w:rPr>
          <w:t>4.63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Send to back</w:t>
        </w:r>
        <w:r>
          <w:rPr>
            <w:noProof/>
            <w:webHidden/>
          </w:rPr>
          <w:tab/>
        </w:r>
        <w:r>
          <w:rPr>
            <w:noProof/>
            <w:webHidden/>
          </w:rPr>
          <w:fldChar w:fldCharType="begin"/>
        </w:r>
        <w:r>
          <w:rPr>
            <w:noProof/>
            <w:webHidden/>
          </w:rPr>
          <w:instrText xml:space="preserve"> PAGEREF _Toc229474803 \h </w:instrText>
        </w:r>
        <w:r>
          <w:rPr>
            <w:noProof/>
            <w:webHidden/>
          </w:rPr>
        </w:r>
        <w:r>
          <w:rPr>
            <w:noProof/>
            <w:webHidden/>
          </w:rPr>
          <w:fldChar w:fldCharType="separate"/>
        </w:r>
        <w:r>
          <w:rPr>
            <w:noProof/>
            <w:webHidden/>
          </w:rPr>
          <w:t>74</w:t>
        </w:r>
        <w:r>
          <w:rPr>
            <w:noProof/>
            <w:webHidden/>
          </w:rPr>
          <w:fldChar w:fldCharType="end"/>
        </w:r>
      </w:hyperlink>
    </w:p>
    <w:p w14:paraId="30A23761" w14:textId="67E5453C"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04" w:history="1">
        <w:r w:rsidRPr="00026BA4">
          <w:rPr>
            <w:rStyle w:val="Hyperlnk"/>
            <w:noProof/>
          </w:rPr>
          <w:t>4.64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Bring to front</w:t>
        </w:r>
        <w:r>
          <w:rPr>
            <w:noProof/>
            <w:webHidden/>
          </w:rPr>
          <w:tab/>
        </w:r>
        <w:r>
          <w:rPr>
            <w:noProof/>
            <w:webHidden/>
          </w:rPr>
          <w:fldChar w:fldCharType="begin"/>
        </w:r>
        <w:r>
          <w:rPr>
            <w:noProof/>
            <w:webHidden/>
          </w:rPr>
          <w:instrText xml:space="preserve"> PAGEREF _Toc229474804 \h </w:instrText>
        </w:r>
        <w:r>
          <w:rPr>
            <w:noProof/>
            <w:webHidden/>
          </w:rPr>
        </w:r>
        <w:r>
          <w:rPr>
            <w:noProof/>
            <w:webHidden/>
          </w:rPr>
          <w:fldChar w:fldCharType="separate"/>
        </w:r>
        <w:r>
          <w:rPr>
            <w:noProof/>
            <w:webHidden/>
          </w:rPr>
          <w:t>74</w:t>
        </w:r>
        <w:r>
          <w:rPr>
            <w:noProof/>
            <w:webHidden/>
          </w:rPr>
          <w:fldChar w:fldCharType="end"/>
        </w:r>
      </w:hyperlink>
    </w:p>
    <w:p w14:paraId="5A334786" w14:textId="05E099A0"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05" w:history="1">
        <w:r w:rsidRPr="00026BA4">
          <w:rPr>
            <w:rStyle w:val="Hyperlnk"/>
            <w:noProof/>
          </w:rPr>
          <w:t>4.65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Info</w:t>
        </w:r>
        <w:r>
          <w:rPr>
            <w:noProof/>
            <w:webHidden/>
          </w:rPr>
          <w:tab/>
        </w:r>
        <w:r>
          <w:rPr>
            <w:noProof/>
            <w:webHidden/>
          </w:rPr>
          <w:fldChar w:fldCharType="begin"/>
        </w:r>
        <w:r>
          <w:rPr>
            <w:noProof/>
            <w:webHidden/>
          </w:rPr>
          <w:instrText xml:space="preserve"> PAGEREF _Toc229474805 \h </w:instrText>
        </w:r>
        <w:r>
          <w:rPr>
            <w:noProof/>
            <w:webHidden/>
          </w:rPr>
        </w:r>
        <w:r>
          <w:rPr>
            <w:noProof/>
            <w:webHidden/>
          </w:rPr>
          <w:fldChar w:fldCharType="separate"/>
        </w:r>
        <w:r>
          <w:rPr>
            <w:noProof/>
            <w:webHidden/>
          </w:rPr>
          <w:t>74</w:t>
        </w:r>
        <w:r>
          <w:rPr>
            <w:noProof/>
            <w:webHidden/>
          </w:rPr>
          <w:fldChar w:fldCharType="end"/>
        </w:r>
      </w:hyperlink>
    </w:p>
    <w:p w14:paraId="7C4BBDDC" w14:textId="00B0C5C2"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06" w:history="1">
        <w:r w:rsidRPr="00026BA4">
          <w:rPr>
            <w:rStyle w:val="Hyperlnk"/>
            <w:noProof/>
          </w:rPr>
          <w:t>4.66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Distance</w:t>
        </w:r>
        <w:r>
          <w:rPr>
            <w:noProof/>
            <w:webHidden/>
          </w:rPr>
          <w:tab/>
        </w:r>
        <w:r>
          <w:rPr>
            <w:noProof/>
            <w:webHidden/>
          </w:rPr>
          <w:fldChar w:fldCharType="begin"/>
        </w:r>
        <w:r>
          <w:rPr>
            <w:noProof/>
            <w:webHidden/>
          </w:rPr>
          <w:instrText xml:space="preserve"> PAGEREF _Toc229474806 \h </w:instrText>
        </w:r>
        <w:r>
          <w:rPr>
            <w:noProof/>
            <w:webHidden/>
          </w:rPr>
        </w:r>
        <w:r>
          <w:rPr>
            <w:noProof/>
            <w:webHidden/>
          </w:rPr>
          <w:fldChar w:fldCharType="separate"/>
        </w:r>
        <w:r>
          <w:rPr>
            <w:noProof/>
            <w:webHidden/>
          </w:rPr>
          <w:t>75</w:t>
        </w:r>
        <w:r>
          <w:rPr>
            <w:noProof/>
            <w:webHidden/>
          </w:rPr>
          <w:fldChar w:fldCharType="end"/>
        </w:r>
      </w:hyperlink>
    </w:p>
    <w:p w14:paraId="00BFAD7E" w14:textId="30FD812A" w:rsidR="00EB6DA4" w:rsidRDefault="00EB6DA4">
      <w:pPr>
        <w:pStyle w:val="Innehll1"/>
        <w:tabs>
          <w:tab w:val="left" w:pos="44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07" w:history="1">
        <w:r w:rsidRPr="00026BA4">
          <w:rPr>
            <w:rStyle w:val="Hyperlnk"/>
            <w:noProof/>
          </w:rPr>
          <w:t>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CAM-Tools</w:t>
        </w:r>
        <w:r>
          <w:rPr>
            <w:noProof/>
            <w:webHidden/>
          </w:rPr>
          <w:tab/>
        </w:r>
        <w:r>
          <w:rPr>
            <w:noProof/>
            <w:webHidden/>
          </w:rPr>
          <w:fldChar w:fldCharType="begin"/>
        </w:r>
        <w:r>
          <w:rPr>
            <w:noProof/>
            <w:webHidden/>
          </w:rPr>
          <w:instrText xml:space="preserve"> PAGEREF _Toc229474807 \h </w:instrText>
        </w:r>
        <w:r>
          <w:rPr>
            <w:noProof/>
            <w:webHidden/>
          </w:rPr>
        </w:r>
        <w:r>
          <w:rPr>
            <w:noProof/>
            <w:webHidden/>
          </w:rPr>
          <w:fldChar w:fldCharType="separate"/>
        </w:r>
        <w:r>
          <w:rPr>
            <w:noProof/>
            <w:webHidden/>
          </w:rPr>
          <w:t>77</w:t>
        </w:r>
        <w:r>
          <w:rPr>
            <w:noProof/>
            <w:webHidden/>
          </w:rPr>
          <w:fldChar w:fldCharType="end"/>
        </w:r>
      </w:hyperlink>
    </w:p>
    <w:p w14:paraId="546F64F5" w14:textId="24563703"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08" w:history="1">
        <w:r w:rsidRPr="00026BA4">
          <w:rPr>
            <w:rStyle w:val="Hyperlnk"/>
            <w:noProof/>
          </w:rPr>
          <w:t>5.1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Clean up</w:t>
        </w:r>
        <w:r>
          <w:rPr>
            <w:noProof/>
            <w:webHidden/>
          </w:rPr>
          <w:tab/>
        </w:r>
        <w:r>
          <w:rPr>
            <w:noProof/>
            <w:webHidden/>
          </w:rPr>
          <w:fldChar w:fldCharType="begin"/>
        </w:r>
        <w:r>
          <w:rPr>
            <w:noProof/>
            <w:webHidden/>
          </w:rPr>
          <w:instrText xml:space="preserve"> PAGEREF _Toc229474808 \h </w:instrText>
        </w:r>
        <w:r>
          <w:rPr>
            <w:noProof/>
            <w:webHidden/>
          </w:rPr>
        </w:r>
        <w:r>
          <w:rPr>
            <w:noProof/>
            <w:webHidden/>
          </w:rPr>
          <w:fldChar w:fldCharType="separate"/>
        </w:r>
        <w:r>
          <w:rPr>
            <w:noProof/>
            <w:webHidden/>
          </w:rPr>
          <w:t>77</w:t>
        </w:r>
        <w:r>
          <w:rPr>
            <w:noProof/>
            <w:webHidden/>
          </w:rPr>
          <w:fldChar w:fldCharType="end"/>
        </w:r>
      </w:hyperlink>
    </w:p>
    <w:p w14:paraId="5080EEF5" w14:textId="1F5E59C9"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09" w:history="1">
        <w:r w:rsidRPr="00026BA4">
          <w:rPr>
            <w:rStyle w:val="Hyperlnk"/>
            <w:noProof/>
          </w:rPr>
          <w:t>5.2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Edgefix</w:t>
        </w:r>
        <w:r>
          <w:rPr>
            <w:noProof/>
            <w:webHidden/>
          </w:rPr>
          <w:tab/>
        </w:r>
        <w:r>
          <w:rPr>
            <w:noProof/>
            <w:webHidden/>
          </w:rPr>
          <w:fldChar w:fldCharType="begin"/>
        </w:r>
        <w:r>
          <w:rPr>
            <w:noProof/>
            <w:webHidden/>
          </w:rPr>
          <w:instrText xml:space="preserve"> PAGEREF _Toc229474809 \h </w:instrText>
        </w:r>
        <w:r>
          <w:rPr>
            <w:noProof/>
            <w:webHidden/>
          </w:rPr>
        </w:r>
        <w:r>
          <w:rPr>
            <w:noProof/>
            <w:webHidden/>
          </w:rPr>
          <w:fldChar w:fldCharType="separate"/>
        </w:r>
        <w:r>
          <w:rPr>
            <w:noProof/>
            <w:webHidden/>
          </w:rPr>
          <w:t>78</w:t>
        </w:r>
        <w:r>
          <w:rPr>
            <w:noProof/>
            <w:webHidden/>
          </w:rPr>
          <w:fldChar w:fldCharType="end"/>
        </w:r>
      </w:hyperlink>
    </w:p>
    <w:p w14:paraId="7D5C1E24" w14:textId="089B2718"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10" w:history="1">
        <w:r w:rsidRPr="00026BA4">
          <w:rPr>
            <w:rStyle w:val="Hyperlnk"/>
            <w:noProof/>
          </w:rPr>
          <w:t>5.3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Curvefit</w:t>
        </w:r>
        <w:r>
          <w:rPr>
            <w:noProof/>
            <w:webHidden/>
          </w:rPr>
          <w:tab/>
        </w:r>
        <w:r>
          <w:rPr>
            <w:noProof/>
            <w:webHidden/>
          </w:rPr>
          <w:fldChar w:fldCharType="begin"/>
        </w:r>
        <w:r>
          <w:rPr>
            <w:noProof/>
            <w:webHidden/>
          </w:rPr>
          <w:instrText xml:space="preserve"> PAGEREF _Toc229474810 \h </w:instrText>
        </w:r>
        <w:r>
          <w:rPr>
            <w:noProof/>
            <w:webHidden/>
          </w:rPr>
        </w:r>
        <w:r>
          <w:rPr>
            <w:noProof/>
            <w:webHidden/>
          </w:rPr>
          <w:fldChar w:fldCharType="separate"/>
        </w:r>
        <w:r>
          <w:rPr>
            <w:noProof/>
            <w:webHidden/>
          </w:rPr>
          <w:t>78</w:t>
        </w:r>
        <w:r>
          <w:rPr>
            <w:noProof/>
            <w:webHidden/>
          </w:rPr>
          <w:fldChar w:fldCharType="end"/>
        </w:r>
      </w:hyperlink>
    </w:p>
    <w:p w14:paraId="51FD55EB" w14:textId="44DA0443"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11" w:history="1">
        <w:r w:rsidRPr="00026BA4">
          <w:rPr>
            <w:rStyle w:val="Hyperlnk"/>
            <w:noProof/>
          </w:rPr>
          <w:t>5.4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Boundary scan</w:t>
        </w:r>
        <w:r>
          <w:rPr>
            <w:noProof/>
            <w:webHidden/>
          </w:rPr>
          <w:tab/>
        </w:r>
        <w:r>
          <w:rPr>
            <w:noProof/>
            <w:webHidden/>
          </w:rPr>
          <w:fldChar w:fldCharType="begin"/>
        </w:r>
        <w:r>
          <w:rPr>
            <w:noProof/>
            <w:webHidden/>
          </w:rPr>
          <w:instrText xml:space="preserve"> PAGEREF _Toc229474811 \h </w:instrText>
        </w:r>
        <w:r>
          <w:rPr>
            <w:noProof/>
            <w:webHidden/>
          </w:rPr>
        </w:r>
        <w:r>
          <w:rPr>
            <w:noProof/>
            <w:webHidden/>
          </w:rPr>
          <w:fldChar w:fldCharType="separate"/>
        </w:r>
        <w:r>
          <w:rPr>
            <w:noProof/>
            <w:webHidden/>
          </w:rPr>
          <w:t>79</w:t>
        </w:r>
        <w:r>
          <w:rPr>
            <w:noProof/>
            <w:webHidden/>
          </w:rPr>
          <w:fldChar w:fldCharType="end"/>
        </w:r>
      </w:hyperlink>
    </w:p>
    <w:p w14:paraId="7ED60889" w14:textId="55DCAB39"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12" w:history="1">
        <w:r w:rsidRPr="00026BA4">
          <w:rPr>
            <w:rStyle w:val="Hyperlnk"/>
            <w:noProof/>
          </w:rPr>
          <w:t>5.5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Replace</w:t>
        </w:r>
        <w:r>
          <w:rPr>
            <w:noProof/>
            <w:webHidden/>
          </w:rPr>
          <w:tab/>
        </w:r>
        <w:r>
          <w:rPr>
            <w:noProof/>
            <w:webHidden/>
          </w:rPr>
          <w:fldChar w:fldCharType="begin"/>
        </w:r>
        <w:r>
          <w:rPr>
            <w:noProof/>
            <w:webHidden/>
          </w:rPr>
          <w:instrText xml:space="preserve"> PAGEREF _Toc229474812 \h </w:instrText>
        </w:r>
        <w:r>
          <w:rPr>
            <w:noProof/>
            <w:webHidden/>
          </w:rPr>
        </w:r>
        <w:r>
          <w:rPr>
            <w:noProof/>
            <w:webHidden/>
          </w:rPr>
          <w:fldChar w:fldCharType="separate"/>
        </w:r>
        <w:r>
          <w:rPr>
            <w:noProof/>
            <w:webHidden/>
          </w:rPr>
          <w:t>80</w:t>
        </w:r>
        <w:r>
          <w:rPr>
            <w:noProof/>
            <w:webHidden/>
          </w:rPr>
          <w:fldChar w:fldCharType="end"/>
        </w:r>
      </w:hyperlink>
    </w:p>
    <w:p w14:paraId="74126CBF" w14:textId="07EFE728"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13" w:history="1">
        <w:r w:rsidRPr="00026BA4">
          <w:rPr>
            <w:rStyle w:val="Hyperlnk"/>
            <w:noProof/>
          </w:rPr>
          <w:t>5.6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Analyze</w:t>
        </w:r>
        <w:r>
          <w:rPr>
            <w:noProof/>
            <w:webHidden/>
          </w:rPr>
          <w:tab/>
        </w:r>
        <w:r>
          <w:rPr>
            <w:noProof/>
            <w:webHidden/>
          </w:rPr>
          <w:fldChar w:fldCharType="begin"/>
        </w:r>
        <w:r>
          <w:rPr>
            <w:noProof/>
            <w:webHidden/>
          </w:rPr>
          <w:instrText xml:space="preserve"> PAGEREF _Toc229474813 \h </w:instrText>
        </w:r>
        <w:r>
          <w:rPr>
            <w:noProof/>
            <w:webHidden/>
          </w:rPr>
        </w:r>
        <w:r>
          <w:rPr>
            <w:noProof/>
            <w:webHidden/>
          </w:rPr>
          <w:fldChar w:fldCharType="separate"/>
        </w:r>
        <w:r>
          <w:rPr>
            <w:noProof/>
            <w:webHidden/>
          </w:rPr>
          <w:t>81</w:t>
        </w:r>
        <w:r>
          <w:rPr>
            <w:noProof/>
            <w:webHidden/>
          </w:rPr>
          <w:fldChar w:fldCharType="end"/>
        </w:r>
      </w:hyperlink>
    </w:p>
    <w:p w14:paraId="01E2DAB2" w14:textId="692567A8"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14" w:history="1">
        <w:r w:rsidRPr="00026BA4">
          <w:rPr>
            <w:rStyle w:val="Hyperlnk"/>
            <w:noProof/>
          </w:rPr>
          <w:t>5.7</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Boundary trim</w:t>
        </w:r>
        <w:r>
          <w:rPr>
            <w:noProof/>
            <w:webHidden/>
          </w:rPr>
          <w:tab/>
        </w:r>
        <w:r>
          <w:rPr>
            <w:noProof/>
            <w:webHidden/>
          </w:rPr>
          <w:fldChar w:fldCharType="begin"/>
        </w:r>
        <w:r>
          <w:rPr>
            <w:noProof/>
            <w:webHidden/>
          </w:rPr>
          <w:instrText xml:space="preserve"> PAGEREF _Toc229474814 \h </w:instrText>
        </w:r>
        <w:r>
          <w:rPr>
            <w:noProof/>
            <w:webHidden/>
          </w:rPr>
        </w:r>
        <w:r>
          <w:rPr>
            <w:noProof/>
            <w:webHidden/>
          </w:rPr>
          <w:fldChar w:fldCharType="separate"/>
        </w:r>
        <w:r>
          <w:rPr>
            <w:noProof/>
            <w:webHidden/>
          </w:rPr>
          <w:t>81</w:t>
        </w:r>
        <w:r>
          <w:rPr>
            <w:noProof/>
            <w:webHidden/>
          </w:rPr>
          <w:fldChar w:fldCharType="end"/>
        </w:r>
      </w:hyperlink>
    </w:p>
    <w:p w14:paraId="76EC8327" w14:textId="22763C3C"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15" w:history="1">
        <w:r w:rsidRPr="00026BA4">
          <w:rPr>
            <w:rStyle w:val="Hyperlnk"/>
            <w:noProof/>
          </w:rPr>
          <w:t>5.8</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Poly joint</w:t>
        </w:r>
        <w:r>
          <w:rPr>
            <w:noProof/>
            <w:webHidden/>
          </w:rPr>
          <w:tab/>
        </w:r>
        <w:r>
          <w:rPr>
            <w:noProof/>
            <w:webHidden/>
          </w:rPr>
          <w:fldChar w:fldCharType="begin"/>
        </w:r>
        <w:r>
          <w:rPr>
            <w:noProof/>
            <w:webHidden/>
          </w:rPr>
          <w:instrText xml:space="preserve"> PAGEREF _Toc229474815 \h </w:instrText>
        </w:r>
        <w:r>
          <w:rPr>
            <w:noProof/>
            <w:webHidden/>
          </w:rPr>
        </w:r>
        <w:r>
          <w:rPr>
            <w:noProof/>
            <w:webHidden/>
          </w:rPr>
          <w:fldChar w:fldCharType="separate"/>
        </w:r>
        <w:r>
          <w:rPr>
            <w:noProof/>
            <w:webHidden/>
          </w:rPr>
          <w:t>82</w:t>
        </w:r>
        <w:r>
          <w:rPr>
            <w:noProof/>
            <w:webHidden/>
          </w:rPr>
          <w:fldChar w:fldCharType="end"/>
        </w:r>
      </w:hyperlink>
    </w:p>
    <w:p w14:paraId="6A705A9D" w14:textId="4C11420B"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16" w:history="1">
        <w:r w:rsidRPr="00026BA4">
          <w:rPr>
            <w:rStyle w:val="Hyperlnk"/>
            <w:noProof/>
          </w:rPr>
          <w:t>5.9</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Corner cutout</w:t>
        </w:r>
        <w:r>
          <w:rPr>
            <w:noProof/>
            <w:webHidden/>
          </w:rPr>
          <w:tab/>
        </w:r>
        <w:r>
          <w:rPr>
            <w:noProof/>
            <w:webHidden/>
          </w:rPr>
          <w:fldChar w:fldCharType="begin"/>
        </w:r>
        <w:r>
          <w:rPr>
            <w:noProof/>
            <w:webHidden/>
          </w:rPr>
          <w:instrText xml:space="preserve"> PAGEREF _Toc229474816 \h </w:instrText>
        </w:r>
        <w:r>
          <w:rPr>
            <w:noProof/>
            <w:webHidden/>
          </w:rPr>
        </w:r>
        <w:r>
          <w:rPr>
            <w:noProof/>
            <w:webHidden/>
          </w:rPr>
          <w:fldChar w:fldCharType="separate"/>
        </w:r>
        <w:r>
          <w:rPr>
            <w:noProof/>
            <w:webHidden/>
          </w:rPr>
          <w:t>82</w:t>
        </w:r>
        <w:r>
          <w:rPr>
            <w:noProof/>
            <w:webHidden/>
          </w:rPr>
          <w:fldChar w:fldCharType="end"/>
        </w:r>
      </w:hyperlink>
    </w:p>
    <w:p w14:paraId="73513C15" w14:textId="4C1052B9"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17" w:history="1">
        <w:r w:rsidRPr="00026BA4">
          <w:rPr>
            <w:rStyle w:val="Hyperlnk"/>
            <w:noProof/>
          </w:rPr>
          <w:t>5.10</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Vectorize</w:t>
        </w:r>
        <w:r>
          <w:rPr>
            <w:noProof/>
            <w:webHidden/>
          </w:rPr>
          <w:tab/>
        </w:r>
        <w:r>
          <w:rPr>
            <w:noProof/>
            <w:webHidden/>
          </w:rPr>
          <w:fldChar w:fldCharType="begin"/>
        </w:r>
        <w:r>
          <w:rPr>
            <w:noProof/>
            <w:webHidden/>
          </w:rPr>
          <w:instrText xml:space="preserve"> PAGEREF _Toc229474817 \h </w:instrText>
        </w:r>
        <w:r>
          <w:rPr>
            <w:noProof/>
            <w:webHidden/>
          </w:rPr>
        </w:r>
        <w:r>
          <w:rPr>
            <w:noProof/>
            <w:webHidden/>
          </w:rPr>
          <w:fldChar w:fldCharType="separate"/>
        </w:r>
        <w:r>
          <w:rPr>
            <w:noProof/>
            <w:webHidden/>
          </w:rPr>
          <w:t>83</w:t>
        </w:r>
        <w:r>
          <w:rPr>
            <w:noProof/>
            <w:webHidden/>
          </w:rPr>
          <w:fldChar w:fldCharType="end"/>
        </w:r>
      </w:hyperlink>
    </w:p>
    <w:p w14:paraId="0E7AE5EC" w14:textId="737995B3"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18" w:history="1">
        <w:r w:rsidRPr="00026BA4">
          <w:rPr>
            <w:rStyle w:val="Hyperlnk"/>
            <w:noProof/>
          </w:rPr>
          <w:t>5.11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Divide</w:t>
        </w:r>
        <w:r>
          <w:rPr>
            <w:noProof/>
            <w:webHidden/>
          </w:rPr>
          <w:tab/>
        </w:r>
        <w:r>
          <w:rPr>
            <w:noProof/>
            <w:webHidden/>
          </w:rPr>
          <w:fldChar w:fldCharType="begin"/>
        </w:r>
        <w:r>
          <w:rPr>
            <w:noProof/>
            <w:webHidden/>
          </w:rPr>
          <w:instrText xml:space="preserve"> PAGEREF _Toc229474818 \h </w:instrText>
        </w:r>
        <w:r>
          <w:rPr>
            <w:noProof/>
            <w:webHidden/>
          </w:rPr>
        </w:r>
        <w:r>
          <w:rPr>
            <w:noProof/>
            <w:webHidden/>
          </w:rPr>
          <w:fldChar w:fldCharType="separate"/>
        </w:r>
        <w:r>
          <w:rPr>
            <w:noProof/>
            <w:webHidden/>
          </w:rPr>
          <w:t>83</w:t>
        </w:r>
        <w:r>
          <w:rPr>
            <w:noProof/>
            <w:webHidden/>
          </w:rPr>
          <w:fldChar w:fldCharType="end"/>
        </w:r>
      </w:hyperlink>
    </w:p>
    <w:p w14:paraId="1BD33E9E" w14:textId="78006814"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19" w:history="1">
        <w:r w:rsidRPr="00026BA4">
          <w:rPr>
            <w:rStyle w:val="Hyperlnk"/>
            <w:noProof/>
          </w:rPr>
          <w:t>5.12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Pocketing</w:t>
        </w:r>
        <w:r>
          <w:rPr>
            <w:noProof/>
            <w:webHidden/>
          </w:rPr>
          <w:tab/>
        </w:r>
        <w:r>
          <w:rPr>
            <w:noProof/>
            <w:webHidden/>
          </w:rPr>
          <w:fldChar w:fldCharType="begin"/>
        </w:r>
        <w:r>
          <w:rPr>
            <w:noProof/>
            <w:webHidden/>
          </w:rPr>
          <w:instrText xml:space="preserve"> PAGEREF _Toc229474819 \h </w:instrText>
        </w:r>
        <w:r>
          <w:rPr>
            <w:noProof/>
            <w:webHidden/>
          </w:rPr>
        </w:r>
        <w:r>
          <w:rPr>
            <w:noProof/>
            <w:webHidden/>
          </w:rPr>
          <w:fldChar w:fldCharType="separate"/>
        </w:r>
        <w:r>
          <w:rPr>
            <w:noProof/>
            <w:webHidden/>
          </w:rPr>
          <w:t>83</w:t>
        </w:r>
        <w:r>
          <w:rPr>
            <w:noProof/>
            <w:webHidden/>
          </w:rPr>
          <w:fldChar w:fldCharType="end"/>
        </w:r>
      </w:hyperlink>
    </w:p>
    <w:p w14:paraId="1215E980" w14:textId="6A16589E"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20" w:history="1">
        <w:r w:rsidRPr="00026BA4">
          <w:rPr>
            <w:rStyle w:val="Hyperlnk"/>
            <w:noProof/>
          </w:rPr>
          <w:t>5.13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Convex hull</w:t>
        </w:r>
        <w:r>
          <w:rPr>
            <w:noProof/>
            <w:webHidden/>
          </w:rPr>
          <w:tab/>
        </w:r>
        <w:r>
          <w:rPr>
            <w:noProof/>
            <w:webHidden/>
          </w:rPr>
          <w:fldChar w:fldCharType="begin"/>
        </w:r>
        <w:r>
          <w:rPr>
            <w:noProof/>
            <w:webHidden/>
          </w:rPr>
          <w:instrText xml:space="preserve"> PAGEREF _Toc229474820 \h </w:instrText>
        </w:r>
        <w:r>
          <w:rPr>
            <w:noProof/>
            <w:webHidden/>
          </w:rPr>
        </w:r>
        <w:r>
          <w:rPr>
            <w:noProof/>
            <w:webHidden/>
          </w:rPr>
          <w:fldChar w:fldCharType="separate"/>
        </w:r>
        <w:r>
          <w:rPr>
            <w:noProof/>
            <w:webHidden/>
          </w:rPr>
          <w:t>84</w:t>
        </w:r>
        <w:r>
          <w:rPr>
            <w:noProof/>
            <w:webHidden/>
          </w:rPr>
          <w:fldChar w:fldCharType="end"/>
        </w:r>
      </w:hyperlink>
    </w:p>
    <w:p w14:paraId="6DAB8C85" w14:textId="567AB23C"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21" w:history="1">
        <w:r w:rsidRPr="00026BA4">
          <w:rPr>
            <w:rStyle w:val="Hyperlnk"/>
            <w:noProof/>
          </w:rPr>
          <w:t>5.14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Align</w:t>
        </w:r>
        <w:r>
          <w:rPr>
            <w:noProof/>
            <w:webHidden/>
          </w:rPr>
          <w:tab/>
        </w:r>
        <w:r>
          <w:rPr>
            <w:noProof/>
            <w:webHidden/>
          </w:rPr>
          <w:fldChar w:fldCharType="begin"/>
        </w:r>
        <w:r>
          <w:rPr>
            <w:noProof/>
            <w:webHidden/>
          </w:rPr>
          <w:instrText xml:space="preserve"> PAGEREF _Toc229474821 \h </w:instrText>
        </w:r>
        <w:r>
          <w:rPr>
            <w:noProof/>
            <w:webHidden/>
          </w:rPr>
        </w:r>
        <w:r>
          <w:rPr>
            <w:noProof/>
            <w:webHidden/>
          </w:rPr>
          <w:fldChar w:fldCharType="separate"/>
        </w:r>
        <w:r>
          <w:rPr>
            <w:noProof/>
            <w:webHidden/>
          </w:rPr>
          <w:t>84</w:t>
        </w:r>
        <w:r>
          <w:rPr>
            <w:noProof/>
            <w:webHidden/>
          </w:rPr>
          <w:fldChar w:fldCharType="end"/>
        </w:r>
      </w:hyperlink>
    </w:p>
    <w:p w14:paraId="693AACEB" w14:textId="7CAF3A00"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22" w:history="1">
        <w:r w:rsidRPr="00026BA4">
          <w:rPr>
            <w:rStyle w:val="Hyperlnk"/>
            <w:noProof/>
          </w:rPr>
          <w:t>5.15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Dovetail</w:t>
        </w:r>
        <w:r>
          <w:rPr>
            <w:noProof/>
            <w:webHidden/>
          </w:rPr>
          <w:tab/>
        </w:r>
        <w:r>
          <w:rPr>
            <w:noProof/>
            <w:webHidden/>
          </w:rPr>
          <w:fldChar w:fldCharType="begin"/>
        </w:r>
        <w:r>
          <w:rPr>
            <w:noProof/>
            <w:webHidden/>
          </w:rPr>
          <w:instrText xml:space="preserve"> PAGEREF _Toc229474822 \h </w:instrText>
        </w:r>
        <w:r>
          <w:rPr>
            <w:noProof/>
            <w:webHidden/>
          </w:rPr>
        </w:r>
        <w:r>
          <w:rPr>
            <w:noProof/>
            <w:webHidden/>
          </w:rPr>
          <w:fldChar w:fldCharType="separate"/>
        </w:r>
        <w:r>
          <w:rPr>
            <w:noProof/>
            <w:webHidden/>
          </w:rPr>
          <w:t>84</w:t>
        </w:r>
        <w:r>
          <w:rPr>
            <w:noProof/>
            <w:webHidden/>
          </w:rPr>
          <w:fldChar w:fldCharType="end"/>
        </w:r>
      </w:hyperlink>
    </w:p>
    <w:p w14:paraId="0B08B513" w14:textId="654E30FB" w:rsidR="00EB6DA4" w:rsidRDefault="00EB6DA4">
      <w:pPr>
        <w:pStyle w:val="Innehll1"/>
        <w:tabs>
          <w:tab w:val="left" w:pos="44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23" w:history="1">
        <w:r w:rsidRPr="00026BA4">
          <w:rPr>
            <w:rStyle w:val="Hyperlnk"/>
            <w:noProof/>
          </w:rPr>
          <w:t>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SignMaker</w:t>
        </w:r>
        <w:r>
          <w:rPr>
            <w:noProof/>
            <w:webHidden/>
          </w:rPr>
          <w:tab/>
        </w:r>
        <w:r>
          <w:rPr>
            <w:noProof/>
            <w:webHidden/>
          </w:rPr>
          <w:fldChar w:fldCharType="begin"/>
        </w:r>
        <w:r>
          <w:rPr>
            <w:noProof/>
            <w:webHidden/>
          </w:rPr>
          <w:instrText xml:space="preserve"> PAGEREF _Toc229474823 \h </w:instrText>
        </w:r>
        <w:r>
          <w:rPr>
            <w:noProof/>
            <w:webHidden/>
          </w:rPr>
        </w:r>
        <w:r>
          <w:rPr>
            <w:noProof/>
            <w:webHidden/>
          </w:rPr>
          <w:fldChar w:fldCharType="separate"/>
        </w:r>
        <w:r>
          <w:rPr>
            <w:noProof/>
            <w:webHidden/>
          </w:rPr>
          <w:t>85</w:t>
        </w:r>
        <w:r>
          <w:rPr>
            <w:noProof/>
            <w:webHidden/>
          </w:rPr>
          <w:fldChar w:fldCharType="end"/>
        </w:r>
      </w:hyperlink>
    </w:p>
    <w:p w14:paraId="68175D7C" w14:textId="1244904A"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24" w:history="1">
        <w:r w:rsidRPr="00026BA4">
          <w:rPr>
            <w:rStyle w:val="Hyperlnk"/>
            <w:noProof/>
          </w:rPr>
          <w:t>6.1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Font tracer</w:t>
        </w:r>
        <w:r>
          <w:rPr>
            <w:noProof/>
            <w:webHidden/>
          </w:rPr>
          <w:tab/>
        </w:r>
        <w:r>
          <w:rPr>
            <w:noProof/>
            <w:webHidden/>
          </w:rPr>
          <w:fldChar w:fldCharType="begin"/>
        </w:r>
        <w:r>
          <w:rPr>
            <w:noProof/>
            <w:webHidden/>
          </w:rPr>
          <w:instrText xml:space="preserve"> PAGEREF _Toc229474824 \h </w:instrText>
        </w:r>
        <w:r>
          <w:rPr>
            <w:noProof/>
            <w:webHidden/>
          </w:rPr>
        </w:r>
        <w:r>
          <w:rPr>
            <w:noProof/>
            <w:webHidden/>
          </w:rPr>
          <w:fldChar w:fldCharType="separate"/>
        </w:r>
        <w:r>
          <w:rPr>
            <w:noProof/>
            <w:webHidden/>
          </w:rPr>
          <w:t>85</w:t>
        </w:r>
        <w:r>
          <w:rPr>
            <w:noProof/>
            <w:webHidden/>
          </w:rPr>
          <w:fldChar w:fldCharType="end"/>
        </w:r>
      </w:hyperlink>
    </w:p>
    <w:p w14:paraId="636A581A" w14:textId="60CBEDFF"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25" w:history="1">
        <w:r w:rsidRPr="00026BA4">
          <w:rPr>
            <w:rStyle w:val="Hyperlnk"/>
            <w:noProof/>
          </w:rPr>
          <w:t>6.2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Image</w:t>
        </w:r>
        <w:r>
          <w:rPr>
            <w:noProof/>
            <w:webHidden/>
          </w:rPr>
          <w:tab/>
        </w:r>
        <w:r>
          <w:rPr>
            <w:noProof/>
            <w:webHidden/>
          </w:rPr>
          <w:fldChar w:fldCharType="begin"/>
        </w:r>
        <w:r>
          <w:rPr>
            <w:noProof/>
            <w:webHidden/>
          </w:rPr>
          <w:instrText xml:space="preserve"> PAGEREF _Toc229474825 \h </w:instrText>
        </w:r>
        <w:r>
          <w:rPr>
            <w:noProof/>
            <w:webHidden/>
          </w:rPr>
        </w:r>
        <w:r>
          <w:rPr>
            <w:noProof/>
            <w:webHidden/>
          </w:rPr>
          <w:fldChar w:fldCharType="separate"/>
        </w:r>
        <w:r>
          <w:rPr>
            <w:noProof/>
            <w:webHidden/>
          </w:rPr>
          <w:t>86</w:t>
        </w:r>
        <w:r>
          <w:rPr>
            <w:noProof/>
            <w:webHidden/>
          </w:rPr>
          <w:fldChar w:fldCharType="end"/>
        </w:r>
      </w:hyperlink>
    </w:p>
    <w:p w14:paraId="01C2D988" w14:textId="76664DD8"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26" w:history="1">
        <w:r w:rsidRPr="00026BA4">
          <w:rPr>
            <w:rStyle w:val="Hyperlnk"/>
            <w:noProof/>
          </w:rPr>
          <w:t>6.3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Image tracer</w:t>
        </w:r>
        <w:r>
          <w:rPr>
            <w:noProof/>
            <w:webHidden/>
          </w:rPr>
          <w:tab/>
        </w:r>
        <w:r>
          <w:rPr>
            <w:noProof/>
            <w:webHidden/>
          </w:rPr>
          <w:fldChar w:fldCharType="begin"/>
        </w:r>
        <w:r>
          <w:rPr>
            <w:noProof/>
            <w:webHidden/>
          </w:rPr>
          <w:instrText xml:space="preserve"> PAGEREF _Toc229474826 \h </w:instrText>
        </w:r>
        <w:r>
          <w:rPr>
            <w:noProof/>
            <w:webHidden/>
          </w:rPr>
        </w:r>
        <w:r>
          <w:rPr>
            <w:noProof/>
            <w:webHidden/>
          </w:rPr>
          <w:fldChar w:fldCharType="separate"/>
        </w:r>
        <w:r>
          <w:rPr>
            <w:noProof/>
            <w:webHidden/>
          </w:rPr>
          <w:t>87</w:t>
        </w:r>
        <w:r>
          <w:rPr>
            <w:noProof/>
            <w:webHidden/>
          </w:rPr>
          <w:fldChar w:fldCharType="end"/>
        </w:r>
      </w:hyperlink>
    </w:p>
    <w:p w14:paraId="2B1FE217" w14:textId="27B8681C"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27" w:history="1">
        <w:r w:rsidRPr="00026BA4">
          <w:rPr>
            <w:rStyle w:val="Hyperlnk"/>
            <w:noProof/>
          </w:rPr>
          <w:t>6.4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Optimize</w:t>
        </w:r>
        <w:r>
          <w:rPr>
            <w:noProof/>
            <w:webHidden/>
          </w:rPr>
          <w:tab/>
        </w:r>
        <w:r>
          <w:rPr>
            <w:noProof/>
            <w:webHidden/>
          </w:rPr>
          <w:fldChar w:fldCharType="begin"/>
        </w:r>
        <w:r>
          <w:rPr>
            <w:noProof/>
            <w:webHidden/>
          </w:rPr>
          <w:instrText xml:space="preserve"> PAGEREF _Toc229474827 \h </w:instrText>
        </w:r>
        <w:r>
          <w:rPr>
            <w:noProof/>
            <w:webHidden/>
          </w:rPr>
        </w:r>
        <w:r>
          <w:rPr>
            <w:noProof/>
            <w:webHidden/>
          </w:rPr>
          <w:fldChar w:fldCharType="separate"/>
        </w:r>
        <w:r>
          <w:rPr>
            <w:noProof/>
            <w:webHidden/>
          </w:rPr>
          <w:t>88</w:t>
        </w:r>
        <w:r>
          <w:rPr>
            <w:noProof/>
            <w:webHidden/>
          </w:rPr>
          <w:fldChar w:fldCharType="end"/>
        </w:r>
      </w:hyperlink>
    </w:p>
    <w:p w14:paraId="0131623B" w14:textId="6433AD49" w:rsidR="00EB6DA4" w:rsidRDefault="00EB6DA4">
      <w:pPr>
        <w:pStyle w:val="Innehll1"/>
        <w:tabs>
          <w:tab w:val="left" w:pos="44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28" w:history="1">
        <w:r w:rsidRPr="00026BA4">
          <w:rPr>
            <w:rStyle w:val="Hyperlnk"/>
            <w:noProof/>
          </w:rPr>
          <w:t>7</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Tile maker</w:t>
        </w:r>
        <w:r>
          <w:rPr>
            <w:noProof/>
            <w:webHidden/>
          </w:rPr>
          <w:tab/>
        </w:r>
        <w:r>
          <w:rPr>
            <w:noProof/>
            <w:webHidden/>
          </w:rPr>
          <w:fldChar w:fldCharType="begin"/>
        </w:r>
        <w:r>
          <w:rPr>
            <w:noProof/>
            <w:webHidden/>
          </w:rPr>
          <w:instrText xml:space="preserve"> PAGEREF _Toc229474828 \h </w:instrText>
        </w:r>
        <w:r>
          <w:rPr>
            <w:noProof/>
            <w:webHidden/>
          </w:rPr>
        </w:r>
        <w:r>
          <w:rPr>
            <w:noProof/>
            <w:webHidden/>
          </w:rPr>
          <w:fldChar w:fldCharType="separate"/>
        </w:r>
        <w:r>
          <w:rPr>
            <w:noProof/>
            <w:webHidden/>
          </w:rPr>
          <w:t>89</w:t>
        </w:r>
        <w:r>
          <w:rPr>
            <w:noProof/>
            <w:webHidden/>
          </w:rPr>
          <w:fldChar w:fldCharType="end"/>
        </w:r>
      </w:hyperlink>
    </w:p>
    <w:p w14:paraId="5E921BB1" w14:textId="6553C08F"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29" w:history="1">
        <w:r w:rsidRPr="00026BA4">
          <w:rPr>
            <w:rStyle w:val="Hyperlnk"/>
            <w:noProof/>
          </w:rPr>
          <w:t>7.1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Tile</w:t>
        </w:r>
        <w:r>
          <w:rPr>
            <w:noProof/>
            <w:webHidden/>
          </w:rPr>
          <w:tab/>
        </w:r>
        <w:r>
          <w:rPr>
            <w:noProof/>
            <w:webHidden/>
          </w:rPr>
          <w:fldChar w:fldCharType="begin"/>
        </w:r>
        <w:r>
          <w:rPr>
            <w:noProof/>
            <w:webHidden/>
          </w:rPr>
          <w:instrText xml:space="preserve"> PAGEREF _Toc229474829 \h </w:instrText>
        </w:r>
        <w:r>
          <w:rPr>
            <w:noProof/>
            <w:webHidden/>
          </w:rPr>
        </w:r>
        <w:r>
          <w:rPr>
            <w:noProof/>
            <w:webHidden/>
          </w:rPr>
          <w:fldChar w:fldCharType="separate"/>
        </w:r>
        <w:r>
          <w:rPr>
            <w:noProof/>
            <w:webHidden/>
          </w:rPr>
          <w:t>89</w:t>
        </w:r>
        <w:r>
          <w:rPr>
            <w:noProof/>
            <w:webHidden/>
          </w:rPr>
          <w:fldChar w:fldCharType="end"/>
        </w:r>
      </w:hyperlink>
    </w:p>
    <w:p w14:paraId="263D403A" w14:textId="35874A0F"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30" w:history="1">
        <w:r w:rsidRPr="00026BA4">
          <w:rPr>
            <w:rStyle w:val="Hyperlnk"/>
            <w:noProof/>
          </w:rPr>
          <w:t>7.2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Tile cut</w:t>
        </w:r>
        <w:r>
          <w:rPr>
            <w:noProof/>
            <w:webHidden/>
          </w:rPr>
          <w:tab/>
        </w:r>
        <w:r>
          <w:rPr>
            <w:noProof/>
            <w:webHidden/>
          </w:rPr>
          <w:fldChar w:fldCharType="begin"/>
        </w:r>
        <w:r>
          <w:rPr>
            <w:noProof/>
            <w:webHidden/>
          </w:rPr>
          <w:instrText xml:space="preserve"> PAGEREF _Toc229474830 \h </w:instrText>
        </w:r>
        <w:r>
          <w:rPr>
            <w:noProof/>
            <w:webHidden/>
          </w:rPr>
        </w:r>
        <w:r>
          <w:rPr>
            <w:noProof/>
            <w:webHidden/>
          </w:rPr>
          <w:fldChar w:fldCharType="separate"/>
        </w:r>
        <w:r>
          <w:rPr>
            <w:noProof/>
            <w:webHidden/>
          </w:rPr>
          <w:t>90</w:t>
        </w:r>
        <w:r>
          <w:rPr>
            <w:noProof/>
            <w:webHidden/>
          </w:rPr>
          <w:fldChar w:fldCharType="end"/>
        </w:r>
      </w:hyperlink>
    </w:p>
    <w:p w14:paraId="16D5B7BB" w14:textId="491FDA58"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31" w:history="1">
        <w:r w:rsidRPr="00026BA4">
          <w:rPr>
            <w:rStyle w:val="Hyperlnk"/>
            <w:noProof/>
          </w:rPr>
          <w:t>7.3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Inlay</w:t>
        </w:r>
        <w:r>
          <w:rPr>
            <w:noProof/>
            <w:webHidden/>
          </w:rPr>
          <w:tab/>
        </w:r>
        <w:r>
          <w:rPr>
            <w:noProof/>
            <w:webHidden/>
          </w:rPr>
          <w:fldChar w:fldCharType="begin"/>
        </w:r>
        <w:r>
          <w:rPr>
            <w:noProof/>
            <w:webHidden/>
          </w:rPr>
          <w:instrText xml:space="preserve"> PAGEREF _Toc229474831 \h </w:instrText>
        </w:r>
        <w:r>
          <w:rPr>
            <w:noProof/>
            <w:webHidden/>
          </w:rPr>
        </w:r>
        <w:r>
          <w:rPr>
            <w:noProof/>
            <w:webHidden/>
          </w:rPr>
          <w:fldChar w:fldCharType="separate"/>
        </w:r>
        <w:r>
          <w:rPr>
            <w:noProof/>
            <w:webHidden/>
          </w:rPr>
          <w:t>93</w:t>
        </w:r>
        <w:r>
          <w:rPr>
            <w:noProof/>
            <w:webHidden/>
          </w:rPr>
          <w:fldChar w:fldCharType="end"/>
        </w:r>
      </w:hyperlink>
    </w:p>
    <w:p w14:paraId="1FF63F6D" w14:textId="6441AD80" w:rsidR="00EB6DA4" w:rsidRDefault="00EB6DA4">
      <w:pPr>
        <w:pStyle w:val="Innehll1"/>
        <w:tabs>
          <w:tab w:val="left" w:pos="44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32" w:history="1">
        <w:r w:rsidRPr="00026BA4">
          <w:rPr>
            <w:rStyle w:val="Hyperlnk"/>
            <w:noProof/>
          </w:rPr>
          <w:t>8</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Data Exchange</w:t>
        </w:r>
        <w:r>
          <w:rPr>
            <w:noProof/>
            <w:webHidden/>
          </w:rPr>
          <w:tab/>
        </w:r>
        <w:r>
          <w:rPr>
            <w:noProof/>
            <w:webHidden/>
          </w:rPr>
          <w:fldChar w:fldCharType="begin"/>
        </w:r>
        <w:r>
          <w:rPr>
            <w:noProof/>
            <w:webHidden/>
          </w:rPr>
          <w:instrText xml:space="preserve"> PAGEREF _Toc229474832 \h </w:instrText>
        </w:r>
        <w:r>
          <w:rPr>
            <w:noProof/>
            <w:webHidden/>
          </w:rPr>
        </w:r>
        <w:r>
          <w:rPr>
            <w:noProof/>
            <w:webHidden/>
          </w:rPr>
          <w:fldChar w:fldCharType="separate"/>
        </w:r>
        <w:r>
          <w:rPr>
            <w:noProof/>
            <w:webHidden/>
          </w:rPr>
          <w:t>98</w:t>
        </w:r>
        <w:r>
          <w:rPr>
            <w:noProof/>
            <w:webHidden/>
          </w:rPr>
          <w:fldChar w:fldCharType="end"/>
        </w:r>
      </w:hyperlink>
    </w:p>
    <w:p w14:paraId="44EBFECE" w14:textId="0016A2AF"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33" w:history="1">
        <w:r w:rsidRPr="00026BA4">
          <w:rPr>
            <w:rStyle w:val="Hyperlnk"/>
            <w:noProof/>
          </w:rPr>
          <w:t>8.1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NC reader</w:t>
        </w:r>
        <w:r>
          <w:rPr>
            <w:noProof/>
            <w:webHidden/>
          </w:rPr>
          <w:tab/>
        </w:r>
        <w:r>
          <w:rPr>
            <w:noProof/>
            <w:webHidden/>
          </w:rPr>
          <w:fldChar w:fldCharType="begin"/>
        </w:r>
        <w:r>
          <w:rPr>
            <w:noProof/>
            <w:webHidden/>
          </w:rPr>
          <w:instrText xml:space="preserve"> PAGEREF _Toc229474833 \h </w:instrText>
        </w:r>
        <w:r>
          <w:rPr>
            <w:noProof/>
            <w:webHidden/>
          </w:rPr>
        </w:r>
        <w:r>
          <w:rPr>
            <w:noProof/>
            <w:webHidden/>
          </w:rPr>
          <w:fldChar w:fldCharType="separate"/>
        </w:r>
        <w:r>
          <w:rPr>
            <w:noProof/>
            <w:webHidden/>
          </w:rPr>
          <w:t>98</w:t>
        </w:r>
        <w:r>
          <w:rPr>
            <w:noProof/>
            <w:webHidden/>
          </w:rPr>
          <w:fldChar w:fldCharType="end"/>
        </w:r>
      </w:hyperlink>
    </w:p>
    <w:p w14:paraId="2C9B063F" w14:textId="6507EC29" w:rsidR="00EB6DA4" w:rsidRDefault="00EB6DA4">
      <w:pPr>
        <w:pStyle w:val="Innehll1"/>
        <w:tabs>
          <w:tab w:val="left" w:pos="44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34" w:history="1">
        <w:r w:rsidRPr="00026BA4">
          <w:rPr>
            <w:rStyle w:val="Hyperlnk"/>
            <w:noProof/>
          </w:rPr>
          <w:t>9</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IGEMS Camera</w:t>
        </w:r>
        <w:r>
          <w:rPr>
            <w:noProof/>
            <w:webHidden/>
          </w:rPr>
          <w:tab/>
        </w:r>
        <w:r>
          <w:rPr>
            <w:noProof/>
            <w:webHidden/>
          </w:rPr>
          <w:fldChar w:fldCharType="begin"/>
        </w:r>
        <w:r>
          <w:rPr>
            <w:noProof/>
            <w:webHidden/>
          </w:rPr>
          <w:instrText xml:space="preserve"> PAGEREF _Toc229474834 \h </w:instrText>
        </w:r>
        <w:r>
          <w:rPr>
            <w:noProof/>
            <w:webHidden/>
          </w:rPr>
        </w:r>
        <w:r>
          <w:rPr>
            <w:noProof/>
            <w:webHidden/>
          </w:rPr>
          <w:fldChar w:fldCharType="separate"/>
        </w:r>
        <w:r>
          <w:rPr>
            <w:noProof/>
            <w:webHidden/>
          </w:rPr>
          <w:t>100</w:t>
        </w:r>
        <w:r>
          <w:rPr>
            <w:noProof/>
            <w:webHidden/>
          </w:rPr>
          <w:fldChar w:fldCharType="end"/>
        </w:r>
      </w:hyperlink>
    </w:p>
    <w:p w14:paraId="524B5775" w14:textId="07032443"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35" w:history="1">
        <w:r w:rsidRPr="00026BA4">
          <w:rPr>
            <w:rStyle w:val="Hyperlnk"/>
            <w:noProof/>
          </w:rPr>
          <w:t>9.1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Mounting and calibration of the camera</w:t>
        </w:r>
        <w:r>
          <w:rPr>
            <w:noProof/>
            <w:webHidden/>
          </w:rPr>
          <w:tab/>
        </w:r>
        <w:r>
          <w:rPr>
            <w:noProof/>
            <w:webHidden/>
          </w:rPr>
          <w:fldChar w:fldCharType="begin"/>
        </w:r>
        <w:r>
          <w:rPr>
            <w:noProof/>
            <w:webHidden/>
          </w:rPr>
          <w:instrText xml:space="preserve"> PAGEREF _Toc229474835 \h </w:instrText>
        </w:r>
        <w:r>
          <w:rPr>
            <w:noProof/>
            <w:webHidden/>
          </w:rPr>
        </w:r>
        <w:r>
          <w:rPr>
            <w:noProof/>
            <w:webHidden/>
          </w:rPr>
          <w:fldChar w:fldCharType="separate"/>
        </w:r>
        <w:r>
          <w:rPr>
            <w:noProof/>
            <w:webHidden/>
          </w:rPr>
          <w:t>100</w:t>
        </w:r>
        <w:r>
          <w:rPr>
            <w:noProof/>
            <w:webHidden/>
          </w:rPr>
          <w:fldChar w:fldCharType="end"/>
        </w:r>
      </w:hyperlink>
    </w:p>
    <w:p w14:paraId="2F6702AA" w14:textId="7FB0A5CE"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36" w:history="1">
        <w:r w:rsidRPr="00026BA4">
          <w:rPr>
            <w:rStyle w:val="Hyperlnk"/>
            <w:noProof/>
          </w:rPr>
          <w:t>9.2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Using a separate camera table</w:t>
        </w:r>
        <w:r>
          <w:rPr>
            <w:noProof/>
            <w:webHidden/>
          </w:rPr>
          <w:tab/>
        </w:r>
        <w:r>
          <w:rPr>
            <w:noProof/>
            <w:webHidden/>
          </w:rPr>
          <w:fldChar w:fldCharType="begin"/>
        </w:r>
        <w:r>
          <w:rPr>
            <w:noProof/>
            <w:webHidden/>
          </w:rPr>
          <w:instrText xml:space="preserve"> PAGEREF _Toc229474836 \h </w:instrText>
        </w:r>
        <w:r>
          <w:rPr>
            <w:noProof/>
            <w:webHidden/>
          </w:rPr>
        </w:r>
        <w:r>
          <w:rPr>
            <w:noProof/>
            <w:webHidden/>
          </w:rPr>
          <w:fldChar w:fldCharType="separate"/>
        </w:r>
        <w:r>
          <w:rPr>
            <w:noProof/>
            <w:webHidden/>
          </w:rPr>
          <w:t>104</w:t>
        </w:r>
        <w:r>
          <w:rPr>
            <w:noProof/>
            <w:webHidden/>
          </w:rPr>
          <w:fldChar w:fldCharType="end"/>
        </w:r>
      </w:hyperlink>
    </w:p>
    <w:p w14:paraId="1DDE0176" w14:textId="41563B81"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37" w:history="1">
        <w:r w:rsidRPr="00026BA4">
          <w:rPr>
            <w:rStyle w:val="Hyperlnk"/>
            <w:noProof/>
          </w:rPr>
          <w:t>9.3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Camera troubleshooting</w:t>
        </w:r>
        <w:r>
          <w:rPr>
            <w:noProof/>
            <w:webHidden/>
          </w:rPr>
          <w:tab/>
        </w:r>
        <w:r>
          <w:rPr>
            <w:noProof/>
            <w:webHidden/>
          </w:rPr>
          <w:fldChar w:fldCharType="begin"/>
        </w:r>
        <w:r>
          <w:rPr>
            <w:noProof/>
            <w:webHidden/>
          </w:rPr>
          <w:instrText xml:space="preserve"> PAGEREF _Toc229474837 \h </w:instrText>
        </w:r>
        <w:r>
          <w:rPr>
            <w:noProof/>
            <w:webHidden/>
          </w:rPr>
        </w:r>
        <w:r>
          <w:rPr>
            <w:noProof/>
            <w:webHidden/>
          </w:rPr>
          <w:fldChar w:fldCharType="separate"/>
        </w:r>
        <w:r>
          <w:rPr>
            <w:noProof/>
            <w:webHidden/>
          </w:rPr>
          <w:t>105</w:t>
        </w:r>
        <w:r>
          <w:rPr>
            <w:noProof/>
            <w:webHidden/>
          </w:rPr>
          <w:fldChar w:fldCharType="end"/>
        </w:r>
      </w:hyperlink>
    </w:p>
    <w:p w14:paraId="68EACD34" w14:textId="372F3CBA" w:rsidR="00EB6DA4" w:rsidRDefault="00EB6DA4">
      <w:pPr>
        <w:pStyle w:val="Innehll1"/>
        <w:tabs>
          <w:tab w:val="left" w:pos="66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38" w:history="1">
        <w:r w:rsidRPr="00026BA4">
          <w:rPr>
            <w:rStyle w:val="Hyperlnk"/>
            <w:noProof/>
          </w:rPr>
          <w:t>10</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CAM</w:t>
        </w:r>
        <w:r>
          <w:rPr>
            <w:noProof/>
            <w:webHidden/>
          </w:rPr>
          <w:tab/>
        </w:r>
        <w:r>
          <w:rPr>
            <w:noProof/>
            <w:webHidden/>
          </w:rPr>
          <w:fldChar w:fldCharType="begin"/>
        </w:r>
        <w:r>
          <w:rPr>
            <w:noProof/>
            <w:webHidden/>
          </w:rPr>
          <w:instrText xml:space="preserve"> PAGEREF _Toc229474838 \h </w:instrText>
        </w:r>
        <w:r>
          <w:rPr>
            <w:noProof/>
            <w:webHidden/>
          </w:rPr>
        </w:r>
        <w:r>
          <w:rPr>
            <w:noProof/>
            <w:webHidden/>
          </w:rPr>
          <w:fldChar w:fldCharType="separate"/>
        </w:r>
        <w:r>
          <w:rPr>
            <w:noProof/>
            <w:webHidden/>
          </w:rPr>
          <w:t>106</w:t>
        </w:r>
        <w:r>
          <w:rPr>
            <w:noProof/>
            <w:webHidden/>
          </w:rPr>
          <w:fldChar w:fldCharType="end"/>
        </w:r>
      </w:hyperlink>
    </w:p>
    <w:p w14:paraId="12CF2CB8" w14:textId="7CD0F287"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39" w:history="1">
        <w:r w:rsidRPr="00026BA4">
          <w:rPr>
            <w:rStyle w:val="Hyperlnk"/>
            <w:noProof/>
          </w:rPr>
          <w:t>10.1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Select machine</w:t>
        </w:r>
        <w:r>
          <w:rPr>
            <w:noProof/>
            <w:webHidden/>
          </w:rPr>
          <w:tab/>
        </w:r>
        <w:r>
          <w:rPr>
            <w:noProof/>
            <w:webHidden/>
          </w:rPr>
          <w:fldChar w:fldCharType="begin"/>
        </w:r>
        <w:r>
          <w:rPr>
            <w:noProof/>
            <w:webHidden/>
          </w:rPr>
          <w:instrText xml:space="preserve"> PAGEREF _Toc229474839 \h </w:instrText>
        </w:r>
        <w:r>
          <w:rPr>
            <w:noProof/>
            <w:webHidden/>
          </w:rPr>
        </w:r>
        <w:r>
          <w:rPr>
            <w:noProof/>
            <w:webHidden/>
          </w:rPr>
          <w:fldChar w:fldCharType="separate"/>
        </w:r>
        <w:r>
          <w:rPr>
            <w:noProof/>
            <w:webHidden/>
          </w:rPr>
          <w:t>106</w:t>
        </w:r>
        <w:r>
          <w:rPr>
            <w:noProof/>
            <w:webHidden/>
          </w:rPr>
          <w:fldChar w:fldCharType="end"/>
        </w:r>
      </w:hyperlink>
    </w:p>
    <w:p w14:paraId="30F346BE" w14:textId="3463A1EA"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40" w:history="1">
        <w:r w:rsidRPr="00026BA4">
          <w:rPr>
            <w:rStyle w:val="Hyperlnk"/>
            <w:noProof/>
          </w:rPr>
          <w:t>10.2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Create Part</w:t>
        </w:r>
        <w:r>
          <w:rPr>
            <w:noProof/>
            <w:webHidden/>
          </w:rPr>
          <w:tab/>
        </w:r>
        <w:r>
          <w:rPr>
            <w:noProof/>
            <w:webHidden/>
          </w:rPr>
          <w:fldChar w:fldCharType="begin"/>
        </w:r>
        <w:r>
          <w:rPr>
            <w:noProof/>
            <w:webHidden/>
          </w:rPr>
          <w:instrText xml:space="preserve"> PAGEREF _Toc229474840 \h </w:instrText>
        </w:r>
        <w:r>
          <w:rPr>
            <w:noProof/>
            <w:webHidden/>
          </w:rPr>
        </w:r>
        <w:r>
          <w:rPr>
            <w:noProof/>
            <w:webHidden/>
          </w:rPr>
          <w:fldChar w:fldCharType="separate"/>
        </w:r>
        <w:r>
          <w:rPr>
            <w:noProof/>
            <w:webHidden/>
          </w:rPr>
          <w:t>107</w:t>
        </w:r>
        <w:r>
          <w:rPr>
            <w:noProof/>
            <w:webHidden/>
          </w:rPr>
          <w:fldChar w:fldCharType="end"/>
        </w:r>
      </w:hyperlink>
    </w:p>
    <w:p w14:paraId="7FEDADD4" w14:textId="66E94731"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41" w:history="1">
        <w:r w:rsidRPr="00026BA4">
          <w:rPr>
            <w:rStyle w:val="Hyperlnk"/>
            <w:noProof/>
          </w:rPr>
          <w:t>10.3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Quality</w:t>
        </w:r>
        <w:r>
          <w:rPr>
            <w:noProof/>
            <w:webHidden/>
          </w:rPr>
          <w:tab/>
        </w:r>
        <w:r>
          <w:rPr>
            <w:noProof/>
            <w:webHidden/>
          </w:rPr>
          <w:fldChar w:fldCharType="begin"/>
        </w:r>
        <w:r>
          <w:rPr>
            <w:noProof/>
            <w:webHidden/>
          </w:rPr>
          <w:instrText xml:space="preserve"> PAGEREF _Toc229474841 \h </w:instrText>
        </w:r>
        <w:r>
          <w:rPr>
            <w:noProof/>
            <w:webHidden/>
          </w:rPr>
        </w:r>
        <w:r>
          <w:rPr>
            <w:noProof/>
            <w:webHidden/>
          </w:rPr>
          <w:fldChar w:fldCharType="separate"/>
        </w:r>
        <w:r>
          <w:rPr>
            <w:noProof/>
            <w:webHidden/>
          </w:rPr>
          <w:t>112</w:t>
        </w:r>
        <w:r>
          <w:rPr>
            <w:noProof/>
            <w:webHidden/>
          </w:rPr>
          <w:fldChar w:fldCharType="end"/>
        </w:r>
      </w:hyperlink>
    </w:p>
    <w:p w14:paraId="5C3290CE" w14:textId="7476C1A8"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42" w:history="1">
        <w:r w:rsidRPr="00026BA4">
          <w:rPr>
            <w:rStyle w:val="Hyperlnk"/>
            <w:noProof/>
          </w:rPr>
          <w:t>10.4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Tool setup</w:t>
        </w:r>
        <w:r>
          <w:rPr>
            <w:noProof/>
            <w:webHidden/>
          </w:rPr>
          <w:tab/>
        </w:r>
        <w:r>
          <w:rPr>
            <w:noProof/>
            <w:webHidden/>
          </w:rPr>
          <w:fldChar w:fldCharType="begin"/>
        </w:r>
        <w:r>
          <w:rPr>
            <w:noProof/>
            <w:webHidden/>
          </w:rPr>
          <w:instrText xml:space="preserve"> PAGEREF _Toc229474842 \h </w:instrText>
        </w:r>
        <w:r>
          <w:rPr>
            <w:noProof/>
            <w:webHidden/>
          </w:rPr>
        </w:r>
        <w:r>
          <w:rPr>
            <w:noProof/>
            <w:webHidden/>
          </w:rPr>
          <w:fldChar w:fldCharType="separate"/>
        </w:r>
        <w:r>
          <w:rPr>
            <w:noProof/>
            <w:webHidden/>
          </w:rPr>
          <w:t>117</w:t>
        </w:r>
        <w:r>
          <w:rPr>
            <w:noProof/>
            <w:webHidden/>
          </w:rPr>
          <w:fldChar w:fldCharType="end"/>
        </w:r>
      </w:hyperlink>
    </w:p>
    <w:p w14:paraId="1AEA132B" w14:textId="3C3D957F"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43" w:history="1">
        <w:r w:rsidRPr="00026BA4">
          <w:rPr>
            <w:rStyle w:val="Hyperlnk"/>
            <w:noProof/>
          </w:rPr>
          <w:t>10.5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TAC-LAG</w:t>
        </w:r>
        <w:r>
          <w:rPr>
            <w:noProof/>
            <w:webHidden/>
          </w:rPr>
          <w:tab/>
        </w:r>
        <w:r>
          <w:rPr>
            <w:noProof/>
            <w:webHidden/>
          </w:rPr>
          <w:fldChar w:fldCharType="begin"/>
        </w:r>
        <w:r>
          <w:rPr>
            <w:noProof/>
            <w:webHidden/>
          </w:rPr>
          <w:instrText xml:space="preserve"> PAGEREF _Toc229474843 \h </w:instrText>
        </w:r>
        <w:r>
          <w:rPr>
            <w:noProof/>
            <w:webHidden/>
          </w:rPr>
        </w:r>
        <w:r>
          <w:rPr>
            <w:noProof/>
            <w:webHidden/>
          </w:rPr>
          <w:fldChar w:fldCharType="separate"/>
        </w:r>
        <w:r>
          <w:rPr>
            <w:noProof/>
            <w:webHidden/>
          </w:rPr>
          <w:t>119</w:t>
        </w:r>
        <w:r>
          <w:rPr>
            <w:noProof/>
            <w:webHidden/>
          </w:rPr>
          <w:fldChar w:fldCharType="end"/>
        </w:r>
      </w:hyperlink>
    </w:p>
    <w:p w14:paraId="20EE146B" w14:textId="1FB8E04C"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44" w:history="1">
        <w:r w:rsidRPr="00026BA4">
          <w:rPr>
            <w:rStyle w:val="Hyperlnk"/>
            <w:noProof/>
          </w:rPr>
          <w:t>10.6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Properties</w:t>
        </w:r>
        <w:r>
          <w:rPr>
            <w:noProof/>
            <w:webHidden/>
          </w:rPr>
          <w:tab/>
        </w:r>
        <w:r>
          <w:rPr>
            <w:noProof/>
            <w:webHidden/>
          </w:rPr>
          <w:fldChar w:fldCharType="begin"/>
        </w:r>
        <w:r>
          <w:rPr>
            <w:noProof/>
            <w:webHidden/>
          </w:rPr>
          <w:instrText xml:space="preserve"> PAGEREF _Toc229474844 \h </w:instrText>
        </w:r>
        <w:r>
          <w:rPr>
            <w:noProof/>
            <w:webHidden/>
          </w:rPr>
        </w:r>
        <w:r>
          <w:rPr>
            <w:noProof/>
            <w:webHidden/>
          </w:rPr>
          <w:fldChar w:fldCharType="separate"/>
        </w:r>
        <w:r>
          <w:rPr>
            <w:noProof/>
            <w:webHidden/>
          </w:rPr>
          <w:t>120</w:t>
        </w:r>
        <w:r>
          <w:rPr>
            <w:noProof/>
            <w:webHidden/>
          </w:rPr>
          <w:fldChar w:fldCharType="end"/>
        </w:r>
      </w:hyperlink>
    </w:p>
    <w:p w14:paraId="6891FE66" w14:textId="0CB0EDEF"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45" w:history="1">
        <w:r w:rsidRPr="00026BA4">
          <w:rPr>
            <w:rStyle w:val="Hyperlnk"/>
            <w:noProof/>
          </w:rPr>
          <w:t>10.7</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Add Other object</w:t>
        </w:r>
        <w:r>
          <w:rPr>
            <w:noProof/>
            <w:webHidden/>
          </w:rPr>
          <w:tab/>
        </w:r>
        <w:r>
          <w:rPr>
            <w:noProof/>
            <w:webHidden/>
          </w:rPr>
          <w:fldChar w:fldCharType="begin"/>
        </w:r>
        <w:r>
          <w:rPr>
            <w:noProof/>
            <w:webHidden/>
          </w:rPr>
          <w:instrText xml:space="preserve"> PAGEREF _Toc229474845 \h </w:instrText>
        </w:r>
        <w:r>
          <w:rPr>
            <w:noProof/>
            <w:webHidden/>
          </w:rPr>
        </w:r>
        <w:r>
          <w:rPr>
            <w:noProof/>
            <w:webHidden/>
          </w:rPr>
          <w:fldChar w:fldCharType="separate"/>
        </w:r>
        <w:r>
          <w:rPr>
            <w:noProof/>
            <w:webHidden/>
          </w:rPr>
          <w:t>121</w:t>
        </w:r>
        <w:r>
          <w:rPr>
            <w:noProof/>
            <w:webHidden/>
          </w:rPr>
          <w:fldChar w:fldCharType="end"/>
        </w:r>
      </w:hyperlink>
    </w:p>
    <w:p w14:paraId="43D96B5E" w14:textId="189DBFDD"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46" w:history="1">
        <w:r w:rsidRPr="00026BA4">
          <w:rPr>
            <w:rStyle w:val="Hyperlnk"/>
            <w:noProof/>
          </w:rPr>
          <w:t>10.8</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Part text (THIS COMMAND SHOULD BE UPDATED)</w:t>
        </w:r>
        <w:r>
          <w:rPr>
            <w:noProof/>
            <w:webHidden/>
          </w:rPr>
          <w:tab/>
        </w:r>
        <w:r>
          <w:rPr>
            <w:noProof/>
            <w:webHidden/>
          </w:rPr>
          <w:fldChar w:fldCharType="begin"/>
        </w:r>
        <w:r>
          <w:rPr>
            <w:noProof/>
            <w:webHidden/>
          </w:rPr>
          <w:instrText xml:space="preserve"> PAGEREF _Toc229474846 \h </w:instrText>
        </w:r>
        <w:r>
          <w:rPr>
            <w:noProof/>
            <w:webHidden/>
          </w:rPr>
        </w:r>
        <w:r>
          <w:rPr>
            <w:noProof/>
            <w:webHidden/>
          </w:rPr>
          <w:fldChar w:fldCharType="separate"/>
        </w:r>
        <w:r>
          <w:rPr>
            <w:noProof/>
            <w:webHidden/>
          </w:rPr>
          <w:t>121</w:t>
        </w:r>
        <w:r>
          <w:rPr>
            <w:noProof/>
            <w:webHidden/>
          </w:rPr>
          <w:fldChar w:fldCharType="end"/>
        </w:r>
      </w:hyperlink>
    </w:p>
    <w:p w14:paraId="06F8C699" w14:textId="12C9ED7B"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47" w:history="1">
        <w:r w:rsidRPr="00026BA4">
          <w:rPr>
            <w:rStyle w:val="Hyperlnk"/>
            <w:noProof/>
          </w:rPr>
          <w:t>10.9</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Inkjet</w:t>
        </w:r>
        <w:r>
          <w:rPr>
            <w:noProof/>
            <w:webHidden/>
          </w:rPr>
          <w:tab/>
        </w:r>
        <w:r>
          <w:rPr>
            <w:noProof/>
            <w:webHidden/>
          </w:rPr>
          <w:fldChar w:fldCharType="begin"/>
        </w:r>
        <w:r>
          <w:rPr>
            <w:noProof/>
            <w:webHidden/>
          </w:rPr>
          <w:instrText xml:space="preserve"> PAGEREF _Toc229474847 \h </w:instrText>
        </w:r>
        <w:r>
          <w:rPr>
            <w:noProof/>
            <w:webHidden/>
          </w:rPr>
        </w:r>
        <w:r>
          <w:rPr>
            <w:noProof/>
            <w:webHidden/>
          </w:rPr>
          <w:fldChar w:fldCharType="separate"/>
        </w:r>
        <w:r>
          <w:rPr>
            <w:noProof/>
            <w:webHidden/>
          </w:rPr>
          <w:t>122</w:t>
        </w:r>
        <w:r>
          <w:rPr>
            <w:noProof/>
            <w:webHidden/>
          </w:rPr>
          <w:fldChar w:fldCharType="end"/>
        </w:r>
      </w:hyperlink>
    </w:p>
    <w:p w14:paraId="10E7A012" w14:textId="3CB5DCC6"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48" w:history="1">
        <w:r w:rsidRPr="00026BA4">
          <w:rPr>
            <w:rStyle w:val="Hyperlnk"/>
            <w:noProof/>
          </w:rPr>
          <w:t>10.10</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Browser</w:t>
        </w:r>
        <w:r>
          <w:rPr>
            <w:noProof/>
            <w:webHidden/>
          </w:rPr>
          <w:tab/>
        </w:r>
        <w:r>
          <w:rPr>
            <w:noProof/>
            <w:webHidden/>
          </w:rPr>
          <w:fldChar w:fldCharType="begin"/>
        </w:r>
        <w:r>
          <w:rPr>
            <w:noProof/>
            <w:webHidden/>
          </w:rPr>
          <w:instrText xml:space="preserve"> PAGEREF _Toc229474848 \h </w:instrText>
        </w:r>
        <w:r>
          <w:rPr>
            <w:noProof/>
            <w:webHidden/>
          </w:rPr>
        </w:r>
        <w:r>
          <w:rPr>
            <w:noProof/>
            <w:webHidden/>
          </w:rPr>
          <w:fldChar w:fldCharType="separate"/>
        </w:r>
        <w:r>
          <w:rPr>
            <w:noProof/>
            <w:webHidden/>
          </w:rPr>
          <w:t>125</w:t>
        </w:r>
        <w:r>
          <w:rPr>
            <w:noProof/>
            <w:webHidden/>
          </w:rPr>
          <w:fldChar w:fldCharType="end"/>
        </w:r>
      </w:hyperlink>
    </w:p>
    <w:p w14:paraId="20F486C4" w14:textId="59BEB930"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49" w:history="1">
        <w:r w:rsidRPr="00026BA4">
          <w:rPr>
            <w:rStyle w:val="Hyperlnk"/>
            <w:noProof/>
          </w:rPr>
          <w:t>10.11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Join</w:t>
        </w:r>
        <w:r>
          <w:rPr>
            <w:noProof/>
            <w:webHidden/>
          </w:rPr>
          <w:tab/>
        </w:r>
        <w:r>
          <w:rPr>
            <w:noProof/>
            <w:webHidden/>
          </w:rPr>
          <w:fldChar w:fldCharType="begin"/>
        </w:r>
        <w:r>
          <w:rPr>
            <w:noProof/>
            <w:webHidden/>
          </w:rPr>
          <w:instrText xml:space="preserve"> PAGEREF _Toc229474849 \h </w:instrText>
        </w:r>
        <w:r>
          <w:rPr>
            <w:noProof/>
            <w:webHidden/>
          </w:rPr>
        </w:r>
        <w:r>
          <w:rPr>
            <w:noProof/>
            <w:webHidden/>
          </w:rPr>
          <w:fldChar w:fldCharType="separate"/>
        </w:r>
        <w:r>
          <w:rPr>
            <w:noProof/>
            <w:webHidden/>
          </w:rPr>
          <w:t>125</w:t>
        </w:r>
        <w:r>
          <w:rPr>
            <w:noProof/>
            <w:webHidden/>
          </w:rPr>
          <w:fldChar w:fldCharType="end"/>
        </w:r>
      </w:hyperlink>
    </w:p>
    <w:p w14:paraId="5FE2D7D5" w14:textId="39949B9A"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50" w:history="1">
        <w:r w:rsidRPr="00026BA4">
          <w:rPr>
            <w:rStyle w:val="Hyperlnk"/>
            <w:noProof/>
          </w:rPr>
          <w:t>10.12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Split</w:t>
        </w:r>
        <w:r>
          <w:rPr>
            <w:noProof/>
            <w:webHidden/>
          </w:rPr>
          <w:tab/>
        </w:r>
        <w:r>
          <w:rPr>
            <w:noProof/>
            <w:webHidden/>
          </w:rPr>
          <w:fldChar w:fldCharType="begin"/>
        </w:r>
        <w:r>
          <w:rPr>
            <w:noProof/>
            <w:webHidden/>
          </w:rPr>
          <w:instrText xml:space="preserve"> PAGEREF _Toc229474850 \h </w:instrText>
        </w:r>
        <w:r>
          <w:rPr>
            <w:noProof/>
            <w:webHidden/>
          </w:rPr>
        </w:r>
        <w:r>
          <w:rPr>
            <w:noProof/>
            <w:webHidden/>
          </w:rPr>
          <w:fldChar w:fldCharType="separate"/>
        </w:r>
        <w:r>
          <w:rPr>
            <w:noProof/>
            <w:webHidden/>
          </w:rPr>
          <w:t>126</w:t>
        </w:r>
        <w:r>
          <w:rPr>
            <w:noProof/>
            <w:webHidden/>
          </w:rPr>
          <w:fldChar w:fldCharType="end"/>
        </w:r>
      </w:hyperlink>
    </w:p>
    <w:p w14:paraId="1C7EDCEC" w14:textId="5AA89D8A"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51" w:history="1">
        <w:r w:rsidRPr="00026BA4">
          <w:rPr>
            <w:rStyle w:val="Hyperlnk"/>
            <w:noProof/>
          </w:rPr>
          <w:t>10.13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Part Stretch</w:t>
        </w:r>
        <w:r>
          <w:rPr>
            <w:noProof/>
            <w:webHidden/>
          </w:rPr>
          <w:tab/>
        </w:r>
        <w:r>
          <w:rPr>
            <w:noProof/>
            <w:webHidden/>
          </w:rPr>
          <w:fldChar w:fldCharType="begin"/>
        </w:r>
        <w:r>
          <w:rPr>
            <w:noProof/>
            <w:webHidden/>
          </w:rPr>
          <w:instrText xml:space="preserve"> PAGEREF _Toc229474851 \h </w:instrText>
        </w:r>
        <w:r>
          <w:rPr>
            <w:noProof/>
            <w:webHidden/>
          </w:rPr>
        </w:r>
        <w:r>
          <w:rPr>
            <w:noProof/>
            <w:webHidden/>
          </w:rPr>
          <w:fldChar w:fldCharType="separate"/>
        </w:r>
        <w:r>
          <w:rPr>
            <w:noProof/>
            <w:webHidden/>
          </w:rPr>
          <w:t>126</w:t>
        </w:r>
        <w:r>
          <w:rPr>
            <w:noProof/>
            <w:webHidden/>
          </w:rPr>
          <w:fldChar w:fldCharType="end"/>
        </w:r>
      </w:hyperlink>
    </w:p>
    <w:p w14:paraId="49EE1BB5" w14:textId="3F48E006"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52" w:history="1">
        <w:r w:rsidRPr="00026BA4">
          <w:rPr>
            <w:rStyle w:val="Hyperlnk"/>
            <w:noProof/>
          </w:rPr>
          <w:t>10.14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Part Offset</w:t>
        </w:r>
        <w:r>
          <w:rPr>
            <w:noProof/>
            <w:webHidden/>
          </w:rPr>
          <w:tab/>
        </w:r>
        <w:r>
          <w:rPr>
            <w:noProof/>
            <w:webHidden/>
          </w:rPr>
          <w:fldChar w:fldCharType="begin"/>
        </w:r>
        <w:r>
          <w:rPr>
            <w:noProof/>
            <w:webHidden/>
          </w:rPr>
          <w:instrText xml:space="preserve"> PAGEREF _Toc229474852 \h </w:instrText>
        </w:r>
        <w:r>
          <w:rPr>
            <w:noProof/>
            <w:webHidden/>
          </w:rPr>
        </w:r>
        <w:r>
          <w:rPr>
            <w:noProof/>
            <w:webHidden/>
          </w:rPr>
          <w:fldChar w:fldCharType="separate"/>
        </w:r>
        <w:r>
          <w:rPr>
            <w:noProof/>
            <w:webHidden/>
          </w:rPr>
          <w:t>127</w:t>
        </w:r>
        <w:r>
          <w:rPr>
            <w:noProof/>
            <w:webHidden/>
          </w:rPr>
          <w:fldChar w:fldCharType="end"/>
        </w:r>
      </w:hyperlink>
    </w:p>
    <w:p w14:paraId="4EA9BDA7" w14:textId="16D974DB"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53" w:history="1">
        <w:r w:rsidRPr="00026BA4">
          <w:rPr>
            <w:rStyle w:val="Hyperlnk"/>
            <w:noProof/>
          </w:rPr>
          <w:t>10.15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Part Clone</w:t>
        </w:r>
        <w:r>
          <w:rPr>
            <w:noProof/>
            <w:webHidden/>
          </w:rPr>
          <w:tab/>
        </w:r>
        <w:r>
          <w:rPr>
            <w:noProof/>
            <w:webHidden/>
          </w:rPr>
          <w:fldChar w:fldCharType="begin"/>
        </w:r>
        <w:r>
          <w:rPr>
            <w:noProof/>
            <w:webHidden/>
          </w:rPr>
          <w:instrText xml:space="preserve"> PAGEREF _Toc229474853 \h </w:instrText>
        </w:r>
        <w:r>
          <w:rPr>
            <w:noProof/>
            <w:webHidden/>
          </w:rPr>
        </w:r>
        <w:r>
          <w:rPr>
            <w:noProof/>
            <w:webHidden/>
          </w:rPr>
          <w:fldChar w:fldCharType="separate"/>
        </w:r>
        <w:r>
          <w:rPr>
            <w:noProof/>
            <w:webHidden/>
          </w:rPr>
          <w:t>127</w:t>
        </w:r>
        <w:r>
          <w:rPr>
            <w:noProof/>
            <w:webHidden/>
          </w:rPr>
          <w:fldChar w:fldCharType="end"/>
        </w:r>
      </w:hyperlink>
    </w:p>
    <w:p w14:paraId="60DD93C5" w14:textId="42739E6D"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54" w:history="1">
        <w:r w:rsidRPr="00026BA4">
          <w:rPr>
            <w:rStyle w:val="Hyperlnk"/>
            <w:noProof/>
          </w:rPr>
          <w:t>10.16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Contour</w:t>
        </w:r>
        <w:r>
          <w:rPr>
            <w:noProof/>
            <w:webHidden/>
          </w:rPr>
          <w:tab/>
        </w:r>
        <w:r>
          <w:rPr>
            <w:noProof/>
            <w:webHidden/>
          </w:rPr>
          <w:fldChar w:fldCharType="begin"/>
        </w:r>
        <w:r>
          <w:rPr>
            <w:noProof/>
            <w:webHidden/>
          </w:rPr>
          <w:instrText xml:space="preserve"> PAGEREF _Toc229474854 \h </w:instrText>
        </w:r>
        <w:r>
          <w:rPr>
            <w:noProof/>
            <w:webHidden/>
          </w:rPr>
        </w:r>
        <w:r>
          <w:rPr>
            <w:noProof/>
            <w:webHidden/>
          </w:rPr>
          <w:fldChar w:fldCharType="separate"/>
        </w:r>
        <w:r>
          <w:rPr>
            <w:noProof/>
            <w:webHidden/>
          </w:rPr>
          <w:t>128</w:t>
        </w:r>
        <w:r>
          <w:rPr>
            <w:noProof/>
            <w:webHidden/>
          </w:rPr>
          <w:fldChar w:fldCharType="end"/>
        </w:r>
      </w:hyperlink>
    </w:p>
    <w:p w14:paraId="2F7AE02F" w14:textId="343B7A11"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55" w:history="1">
        <w:r w:rsidRPr="00026BA4">
          <w:rPr>
            <w:rStyle w:val="Hyperlnk"/>
            <w:noProof/>
          </w:rPr>
          <w:t>10.17</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Quick</w:t>
        </w:r>
        <w:r>
          <w:rPr>
            <w:noProof/>
            <w:webHidden/>
          </w:rPr>
          <w:tab/>
        </w:r>
        <w:r>
          <w:rPr>
            <w:noProof/>
            <w:webHidden/>
          </w:rPr>
          <w:fldChar w:fldCharType="begin"/>
        </w:r>
        <w:r>
          <w:rPr>
            <w:noProof/>
            <w:webHidden/>
          </w:rPr>
          <w:instrText xml:space="preserve"> PAGEREF _Toc229474855 \h </w:instrText>
        </w:r>
        <w:r>
          <w:rPr>
            <w:noProof/>
            <w:webHidden/>
          </w:rPr>
        </w:r>
        <w:r>
          <w:rPr>
            <w:noProof/>
            <w:webHidden/>
          </w:rPr>
          <w:fldChar w:fldCharType="separate"/>
        </w:r>
        <w:r>
          <w:rPr>
            <w:noProof/>
            <w:webHidden/>
          </w:rPr>
          <w:t>141</w:t>
        </w:r>
        <w:r>
          <w:rPr>
            <w:noProof/>
            <w:webHidden/>
          </w:rPr>
          <w:fldChar w:fldCharType="end"/>
        </w:r>
      </w:hyperlink>
    </w:p>
    <w:p w14:paraId="17F728F8" w14:textId="2A0FC8D1"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56" w:history="1">
        <w:r w:rsidRPr="00026BA4">
          <w:rPr>
            <w:rStyle w:val="Hyperlnk"/>
            <w:noProof/>
          </w:rPr>
          <w:t>10.18</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Marking</w:t>
        </w:r>
        <w:r>
          <w:rPr>
            <w:noProof/>
            <w:webHidden/>
          </w:rPr>
          <w:tab/>
        </w:r>
        <w:r>
          <w:rPr>
            <w:noProof/>
            <w:webHidden/>
          </w:rPr>
          <w:fldChar w:fldCharType="begin"/>
        </w:r>
        <w:r>
          <w:rPr>
            <w:noProof/>
            <w:webHidden/>
          </w:rPr>
          <w:instrText xml:space="preserve"> PAGEREF _Toc229474856 \h </w:instrText>
        </w:r>
        <w:r>
          <w:rPr>
            <w:noProof/>
            <w:webHidden/>
          </w:rPr>
        </w:r>
        <w:r>
          <w:rPr>
            <w:noProof/>
            <w:webHidden/>
          </w:rPr>
          <w:fldChar w:fldCharType="separate"/>
        </w:r>
        <w:r>
          <w:rPr>
            <w:noProof/>
            <w:webHidden/>
          </w:rPr>
          <w:t>145</w:t>
        </w:r>
        <w:r>
          <w:rPr>
            <w:noProof/>
            <w:webHidden/>
          </w:rPr>
          <w:fldChar w:fldCharType="end"/>
        </w:r>
      </w:hyperlink>
    </w:p>
    <w:p w14:paraId="7FEB66EA" w14:textId="6C002AC1"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57" w:history="1">
        <w:r w:rsidRPr="00026BA4">
          <w:rPr>
            <w:rStyle w:val="Hyperlnk"/>
            <w:noProof/>
          </w:rPr>
          <w:t>10.19</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Holes</w:t>
        </w:r>
        <w:r>
          <w:rPr>
            <w:noProof/>
            <w:webHidden/>
          </w:rPr>
          <w:tab/>
        </w:r>
        <w:r>
          <w:rPr>
            <w:noProof/>
            <w:webHidden/>
          </w:rPr>
          <w:fldChar w:fldCharType="begin"/>
        </w:r>
        <w:r>
          <w:rPr>
            <w:noProof/>
            <w:webHidden/>
          </w:rPr>
          <w:instrText xml:space="preserve"> PAGEREF _Toc229474857 \h </w:instrText>
        </w:r>
        <w:r>
          <w:rPr>
            <w:noProof/>
            <w:webHidden/>
          </w:rPr>
        </w:r>
        <w:r>
          <w:rPr>
            <w:noProof/>
            <w:webHidden/>
          </w:rPr>
          <w:fldChar w:fldCharType="separate"/>
        </w:r>
        <w:r>
          <w:rPr>
            <w:noProof/>
            <w:webHidden/>
          </w:rPr>
          <w:t>146</w:t>
        </w:r>
        <w:r>
          <w:rPr>
            <w:noProof/>
            <w:webHidden/>
          </w:rPr>
          <w:fldChar w:fldCharType="end"/>
        </w:r>
      </w:hyperlink>
    </w:p>
    <w:p w14:paraId="04D82163" w14:textId="719BC0E6"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58" w:history="1">
        <w:r w:rsidRPr="00026BA4">
          <w:rPr>
            <w:rStyle w:val="Hyperlnk"/>
            <w:noProof/>
          </w:rPr>
          <w:t>10.20</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Manual</w:t>
        </w:r>
        <w:r>
          <w:rPr>
            <w:noProof/>
            <w:webHidden/>
          </w:rPr>
          <w:tab/>
        </w:r>
        <w:r>
          <w:rPr>
            <w:noProof/>
            <w:webHidden/>
          </w:rPr>
          <w:fldChar w:fldCharType="begin"/>
        </w:r>
        <w:r>
          <w:rPr>
            <w:noProof/>
            <w:webHidden/>
          </w:rPr>
          <w:instrText xml:space="preserve"> PAGEREF _Toc229474858 \h </w:instrText>
        </w:r>
        <w:r>
          <w:rPr>
            <w:noProof/>
            <w:webHidden/>
          </w:rPr>
        </w:r>
        <w:r>
          <w:rPr>
            <w:noProof/>
            <w:webHidden/>
          </w:rPr>
          <w:fldChar w:fldCharType="separate"/>
        </w:r>
        <w:r>
          <w:rPr>
            <w:noProof/>
            <w:webHidden/>
          </w:rPr>
          <w:t>149</w:t>
        </w:r>
        <w:r>
          <w:rPr>
            <w:noProof/>
            <w:webHidden/>
          </w:rPr>
          <w:fldChar w:fldCharType="end"/>
        </w:r>
      </w:hyperlink>
    </w:p>
    <w:p w14:paraId="72858889" w14:textId="729B3328"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59" w:history="1">
        <w:r w:rsidRPr="00026BA4">
          <w:rPr>
            <w:rStyle w:val="Hyperlnk"/>
            <w:noProof/>
            <w:lang w:val="sv-SE"/>
          </w:rPr>
          <w:t>10.21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lang w:val="sv-SE"/>
          </w:rPr>
          <w:t>Loops FIXA DETTA NÄR VI HAR EN NY DIALOGBOX</w:t>
        </w:r>
        <w:r>
          <w:rPr>
            <w:noProof/>
            <w:webHidden/>
          </w:rPr>
          <w:tab/>
        </w:r>
        <w:r>
          <w:rPr>
            <w:noProof/>
            <w:webHidden/>
          </w:rPr>
          <w:fldChar w:fldCharType="begin"/>
        </w:r>
        <w:r>
          <w:rPr>
            <w:noProof/>
            <w:webHidden/>
          </w:rPr>
          <w:instrText xml:space="preserve"> PAGEREF _Toc229474859 \h </w:instrText>
        </w:r>
        <w:r>
          <w:rPr>
            <w:noProof/>
            <w:webHidden/>
          </w:rPr>
        </w:r>
        <w:r>
          <w:rPr>
            <w:noProof/>
            <w:webHidden/>
          </w:rPr>
          <w:fldChar w:fldCharType="separate"/>
        </w:r>
        <w:r>
          <w:rPr>
            <w:noProof/>
            <w:webHidden/>
          </w:rPr>
          <w:t>154</w:t>
        </w:r>
        <w:r>
          <w:rPr>
            <w:noProof/>
            <w:webHidden/>
          </w:rPr>
          <w:fldChar w:fldCharType="end"/>
        </w:r>
      </w:hyperlink>
    </w:p>
    <w:p w14:paraId="07D3EB1B" w14:textId="5CFDF4CE"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60" w:history="1">
        <w:r w:rsidRPr="00026BA4">
          <w:rPr>
            <w:rStyle w:val="Hyperlnk"/>
            <w:noProof/>
          </w:rPr>
          <w:t>10.22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Bridges</w:t>
        </w:r>
        <w:r>
          <w:rPr>
            <w:noProof/>
            <w:webHidden/>
          </w:rPr>
          <w:tab/>
        </w:r>
        <w:r>
          <w:rPr>
            <w:noProof/>
            <w:webHidden/>
          </w:rPr>
          <w:fldChar w:fldCharType="begin"/>
        </w:r>
        <w:r>
          <w:rPr>
            <w:noProof/>
            <w:webHidden/>
          </w:rPr>
          <w:instrText xml:space="preserve"> PAGEREF _Toc229474860 \h </w:instrText>
        </w:r>
        <w:r>
          <w:rPr>
            <w:noProof/>
            <w:webHidden/>
          </w:rPr>
        </w:r>
        <w:r>
          <w:rPr>
            <w:noProof/>
            <w:webHidden/>
          </w:rPr>
          <w:fldChar w:fldCharType="separate"/>
        </w:r>
        <w:r>
          <w:rPr>
            <w:noProof/>
            <w:webHidden/>
          </w:rPr>
          <w:t>154</w:t>
        </w:r>
        <w:r>
          <w:rPr>
            <w:noProof/>
            <w:webHidden/>
          </w:rPr>
          <w:fldChar w:fldCharType="end"/>
        </w:r>
      </w:hyperlink>
    </w:p>
    <w:p w14:paraId="67EF1DAF" w14:textId="06F7A6F5"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61" w:history="1">
        <w:r w:rsidRPr="00026BA4">
          <w:rPr>
            <w:rStyle w:val="Hyperlnk"/>
            <w:noProof/>
          </w:rPr>
          <w:t>10.23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Common cutlines</w:t>
        </w:r>
        <w:r>
          <w:rPr>
            <w:noProof/>
            <w:webHidden/>
          </w:rPr>
          <w:tab/>
        </w:r>
        <w:r>
          <w:rPr>
            <w:noProof/>
            <w:webHidden/>
          </w:rPr>
          <w:fldChar w:fldCharType="begin"/>
        </w:r>
        <w:r>
          <w:rPr>
            <w:noProof/>
            <w:webHidden/>
          </w:rPr>
          <w:instrText xml:space="preserve"> PAGEREF _Toc229474861 \h </w:instrText>
        </w:r>
        <w:r>
          <w:rPr>
            <w:noProof/>
            <w:webHidden/>
          </w:rPr>
        </w:r>
        <w:r>
          <w:rPr>
            <w:noProof/>
            <w:webHidden/>
          </w:rPr>
          <w:fldChar w:fldCharType="separate"/>
        </w:r>
        <w:r>
          <w:rPr>
            <w:noProof/>
            <w:webHidden/>
          </w:rPr>
          <w:t>156</w:t>
        </w:r>
        <w:r>
          <w:rPr>
            <w:noProof/>
            <w:webHidden/>
          </w:rPr>
          <w:fldChar w:fldCharType="end"/>
        </w:r>
      </w:hyperlink>
    </w:p>
    <w:p w14:paraId="5B52A93A" w14:textId="7C605ABD"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62" w:history="1">
        <w:r w:rsidRPr="00026BA4">
          <w:rPr>
            <w:rStyle w:val="Hyperlnk"/>
            <w:noProof/>
          </w:rPr>
          <w:t>10.24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Cutoff</w:t>
        </w:r>
        <w:r>
          <w:rPr>
            <w:noProof/>
            <w:webHidden/>
          </w:rPr>
          <w:tab/>
        </w:r>
        <w:r>
          <w:rPr>
            <w:noProof/>
            <w:webHidden/>
          </w:rPr>
          <w:fldChar w:fldCharType="begin"/>
        </w:r>
        <w:r>
          <w:rPr>
            <w:noProof/>
            <w:webHidden/>
          </w:rPr>
          <w:instrText xml:space="preserve"> PAGEREF _Toc229474862 \h </w:instrText>
        </w:r>
        <w:r>
          <w:rPr>
            <w:noProof/>
            <w:webHidden/>
          </w:rPr>
        </w:r>
        <w:r>
          <w:rPr>
            <w:noProof/>
            <w:webHidden/>
          </w:rPr>
          <w:fldChar w:fldCharType="separate"/>
        </w:r>
        <w:r>
          <w:rPr>
            <w:noProof/>
            <w:webHidden/>
          </w:rPr>
          <w:t>161</w:t>
        </w:r>
        <w:r>
          <w:rPr>
            <w:noProof/>
            <w:webHidden/>
          </w:rPr>
          <w:fldChar w:fldCharType="end"/>
        </w:r>
      </w:hyperlink>
    </w:p>
    <w:p w14:paraId="0D32EA11" w14:textId="07F1AC97"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63" w:history="1">
        <w:r w:rsidRPr="00026BA4">
          <w:rPr>
            <w:rStyle w:val="Hyperlnk"/>
            <w:noProof/>
          </w:rPr>
          <w:t>10.25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GridCut</w:t>
        </w:r>
        <w:r>
          <w:rPr>
            <w:noProof/>
            <w:webHidden/>
          </w:rPr>
          <w:tab/>
        </w:r>
        <w:r>
          <w:rPr>
            <w:noProof/>
            <w:webHidden/>
          </w:rPr>
          <w:fldChar w:fldCharType="begin"/>
        </w:r>
        <w:r>
          <w:rPr>
            <w:noProof/>
            <w:webHidden/>
          </w:rPr>
          <w:instrText xml:space="preserve"> PAGEREF _Toc229474863 \h </w:instrText>
        </w:r>
        <w:r>
          <w:rPr>
            <w:noProof/>
            <w:webHidden/>
          </w:rPr>
        </w:r>
        <w:r>
          <w:rPr>
            <w:noProof/>
            <w:webHidden/>
          </w:rPr>
          <w:fldChar w:fldCharType="separate"/>
        </w:r>
        <w:r>
          <w:rPr>
            <w:noProof/>
            <w:webHidden/>
          </w:rPr>
          <w:t>164</w:t>
        </w:r>
        <w:r>
          <w:rPr>
            <w:noProof/>
            <w:webHidden/>
          </w:rPr>
          <w:fldChar w:fldCharType="end"/>
        </w:r>
      </w:hyperlink>
    </w:p>
    <w:p w14:paraId="754A5967" w14:textId="31FDC03C"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64" w:history="1">
        <w:r w:rsidRPr="00026BA4">
          <w:rPr>
            <w:rStyle w:val="Hyperlnk"/>
            <w:noProof/>
            <w:lang w:val="sv-SE"/>
          </w:rPr>
          <w:t>10.26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lang w:val="sv-SE"/>
          </w:rPr>
          <w:t>Clone toolpath VI SKALL ÄNDRA DETTA KOMMANDO</w:t>
        </w:r>
        <w:r>
          <w:rPr>
            <w:noProof/>
            <w:webHidden/>
          </w:rPr>
          <w:tab/>
        </w:r>
        <w:r>
          <w:rPr>
            <w:noProof/>
            <w:webHidden/>
          </w:rPr>
          <w:fldChar w:fldCharType="begin"/>
        </w:r>
        <w:r>
          <w:rPr>
            <w:noProof/>
            <w:webHidden/>
          </w:rPr>
          <w:instrText xml:space="preserve"> PAGEREF _Toc229474864 \h </w:instrText>
        </w:r>
        <w:r>
          <w:rPr>
            <w:noProof/>
            <w:webHidden/>
          </w:rPr>
        </w:r>
        <w:r>
          <w:rPr>
            <w:noProof/>
            <w:webHidden/>
          </w:rPr>
          <w:fldChar w:fldCharType="separate"/>
        </w:r>
        <w:r>
          <w:rPr>
            <w:noProof/>
            <w:webHidden/>
          </w:rPr>
          <w:t>165</w:t>
        </w:r>
        <w:r>
          <w:rPr>
            <w:noProof/>
            <w:webHidden/>
          </w:rPr>
          <w:fldChar w:fldCharType="end"/>
        </w:r>
      </w:hyperlink>
    </w:p>
    <w:p w14:paraId="4054AC58" w14:textId="0370A2A1"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65" w:history="1">
        <w:r w:rsidRPr="00026BA4">
          <w:rPr>
            <w:rStyle w:val="Hyperlnk"/>
            <w:noProof/>
          </w:rPr>
          <w:t>10.27</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Break toolpath</w:t>
        </w:r>
        <w:r>
          <w:rPr>
            <w:noProof/>
            <w:webHidden/>
          </w:rPr>
          <w:tab/>
        </w:r>
        <w:r>
          <w:rPr>
            <w:noProof/>
            <w:webHidden/>
          </w:rPr>
          <w:fldChar w:fldCharType="begin"/>
        </w:r>
        <w:r>
          <w:rPr>
            <w:noProof/>
            <w:webHidden/>
          </w:rPr>
          <w:instrText xml:space="preserve"> PAGEREF _Toc229474865 \h </w:instrText>
        </w:r>
        <w:r>
          <w:rPr>
            <w:noProof/>
            <w:webHidden/>
          </w:rPr>
        </w:r>
        <w:r>
          <w:rPr>
            <w:noProof/>
            <w:webHidden/>
          </w:rPr>
          <w:fldChar w:fldCharType="separate"/>
        </w:r>
        <w:r>
          <w:rPr>
            <w:noProof/>
            <w:webHidden/>
          </w:rPr>
          <w:t>165</w:t>
        </w:r>
        <w:r>
          <w:rPr>
            <w:noProof/>
            <w:webHidden/>
          </w:rPr>
          <w:fldChar w:fldCharType="end"/>
        </w:r>
      </w:hyperlink>
    </w:p>
    <w:p w14:paraId="0B64836A" w14:textId="26F0B9C9"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66" w:history="1">
        <w:r w:rsidRPr="00026BA4">
          <w:rPr>
            <w:rStyle w:val="Hyperlnk"/>
            <w:noProof/>
            <w:lang w:val="sv-SE"/>
          </w:rPr>
          <w:t>10.28</w:t>
        </w:r>
        <w:r>
          <w:rPr>
            <w:rFonts w:asciiTheme="minorHAnsi" w:eastAsiaTheme="minorEastAsia" w:hAnsiTheme="minorHAnsi" w:cstheme="minorBidi"/>
            <w:noProof/>
            <w:kern w:val="2"/>
            <w:sz w:val="24"/>
            <w:szCs w:val="24"/>
            <w:lang w:val="sv-SE"/>
            <w14:ligatures w14:val="standardContextual"/>
          </w:rPr>
          <w:tab/>
        </w:r>
        <w:r w:rsidRPr="00026BA4">
          <w:rPr>
            <w:rStyle w:val="Hyperlnk"/>
            <w:noProof/>
            <w:lang w:val="sv-SE"/>
          </w:rPr>
          <w:t>Edit toolpath VI BÖR HA ETT MÖTE OM DETTA KOMMANDO</w:t>
        </w:r>
        <w:r>
          <w:rPr>
            <w:noProof/>
            <w:webHidden/>
          </w:rPr>
          <w:tab/>
        </w:r>
        <w:r>
          <w:rPr>
            <w:noProof/>
            <w:webHidden/>
          </w:rPr>
          <w:fldChar w:fldCharType="begin"/>
        </w:r>
        <w:r>
          <w:rPr>
            <w:noProof/>
            <w:webHidden/>
          </w:rPr>
          <w:instrText xml:space="preserve"> PAGEREF _Toc229474866 \h </w:instrText>
        </w:r>
        <w:r>
          <w:rPr>
            <w:noProof/>
            <w:webHidden/>
          </w:rPr>
        </w:r>
        <w:r>
          <w:rPr>
            <w:noProof/>
            <w:webHidden/>
          </w:rPr>
          <w:fldChar w:fldCharType="separate"/>
        </w:r>
        <w:r>
          <w:rPr>
            <w:noProof/>
            <w:webHidden/>
          </w:rPr>
          <w:t>165</w:t>
        </w:r>
        <w:r>
          <w:rPr>
            <w:noProof/>
            <w:webHidden/>
          </w:rPr>
          <w:fldChar w:fldCharType="end"/>
        </w:r>
      </w:hyperlink>
    </w:p>
    <w:p w14:paraId="2A122C03" w14:textId="29FA0795"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67" w:history="1">
        <w:r w:rsidRPr="00026BA4">
          <w:rPr>
            <w:rStyle w:val="Hyperlnk"/>
            <w:noProof/>
          </w:rPr>
          <w:t>10.29</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Delete toolpath</w:t>
        </w:r>
        <w:r>
          <w:rPr>
            <w:noProof/>
            <w:webHidden/>
          </w:rPr>
          <w:tab/>
        </w:r>
        <w:r>
          <w:rPr>
            <w:noProof/>
            <w:webHidden/>
          </w:rPr>
          <w:fldChar w:fldCharType="begin"/>
        </w:r>
        <w:r>
          <w:rPr>
            <w:noProof/>
            <w:webHidden/>
          </w:rPr>
          <w:instrText xml:space="preserve"> PAGEREF _Toc229474867 \h </w:instrText>
        </w:r>
        <w:r>
          <w:rPr>
            <w:noProof/>
            <w:webHidden/>
          </w:rPr>
        </w:r>
        <w:r>
          <w:rPr>
            <w:noProof/>
            <w:webHidden/>
          </w:rPr>
          <w:fldChar w:fldCharType="separate"/>
        </w:r>
        <w:r>
          <w:rPr>
            <w:noProof/>
            <w:webHidden/>
          </w:rPr>
          <w:t>168</w:t>
        </w:r>
        <w:r>
          <w:rPr>
            <w:noProof/>
            <w:webHidden/>
          </w:rPr>
          <w:fldChar w:fldCharType="end"/>
        </w:r>
      </w:hyperlink>
    </w:p>
    <w:p w14:paraId="162F32E7" w14:textId="737866E7"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68" w:history="1">
        <w:r w:rsidRPr="00026BA4">
          <w:rPr>
            <w:rStyle w:val="Hyperlnk"/>
            <w:noProof/>
            <w:lang w:val="sv-SE"/>
          </w:rPr>
          <w:t>10.30</w:t>
        </w:r>
        <w:r>
          <w:rPr>
            <w:rFonts w:asciiTheme="minorHAnsi" w:eastAsiaTheme="minorEastAsia" w:hAnsiTheme="minorHAnsi" w:cstheme="minorBidi"/>
            <w:noProof/>
            <w:kern w:val="2"/>
            <w:sz w:val="24"/>
            <w:szCs w:val="24"/>
            <w:lang w:val="sv-SE"/>
            <w14:ligatures w14:val="standardContextual"/>
          </w:rPr>
          <w:tab/>
        </w:r>
        <w:r w:rsidRPr="00026BA4">
          <w:rPr>
            <w:rStyle w:val="Hyperlnk"/>
            <w:noProof/>
            <w:lang w:val="sv-SE"/>
          </w:rPr>
          <w:t>Micro joints MÅSTE KOMPLETERAS MULTI FUNKAR EJ</w:t>
        </w:r>
        <w:r>
          <w:rPr>
            <w:noProof/>
            <w:webHidden/>
          </w:rPr>
          <w:tab/>
        </w:r>
        <w:r>
          <w:rPr>
            <w:noProof/>
            <w:webHidden/>
          </w:rPr>
          <w:fldChar w:fldCharType="begin"/>
        </w:r>
        <w:r>
          <w:rPr>
            <w:noProof/>
            <w:webHidden/>
          </w:rPr>
          <w:instrText xml:space="preserve"> PAGEREF _Toc229474868 \h </w:instrText>
        </w:r>
        <w:r>
          <w:rPr>
            <w:noProof/>
            <w:webHidden/>
          </w:rPr>
        </w:r>
        <w:r>
          <w:rPr>
            <w:noProof/>
            <w:webHidden/>
          </w:rPr>
          <w:fldChar w:fldCharType="separate"/>
        </w:r>
        <w:r>
          <w:rPr>
            <w:noProof/>
            <w:webHidden/>
          </w:rPr>
          <w:t>168</w:t>
        </w:r>
        <w:r>
          <w:rPr>
            <w:noProof/>
            <w:webHidden/>
          </w:rPr>
          <w:fldChar w:fldCharType="end"/>
        </w:r>
      </w:hyperlink>
    </w:p>
    <w:p w14:paraId="2BC08A28" w14:textId="3306FA40"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69" w:history="1">
        <w:r w:rsidRPr="00026BA4">
          <w:rPr>
            <w:rStyle w:val="Hyperlnk"/>
            <w:noProof/>
            <w:lang w:val="sv-SE"/>
          </w:rPr>
          <w:t>10.31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lang w:val="sv-SE"/>
          </w:rPr>
          <w:t>Chain BYT UT DIALOGBOXEN TILL EN LÄNGRE</w:t>
        </w:r>
        <w:r>
          <w:rPr>
            <w:noProof/>
            <w:webHidden/>
          </w:rPr>
          <w:tab/>
        </w:r>
        <w:r>
          <w:rPr>
            <w:noProof/>
            <w:webHidden/>
          </w:rPr>
          <w:fldChar w:fldCharType="begin"/>
        </w:r>
        <w:r>
          <w:rPr>
            <w:noProof/>
            <w:webHidden/>
          </w:rPr>
          <w:instrText xml:space="preserve"> PAGEREF _Toc229474869 \h </w:instrText>
        </w:r>
        <w:r>
          <w:rPr>
            <w:noProof/>
            <w:webHidden/>
          </w:rPr>
        </w:r>
        <w:r>
          <w:rPr>
            <w:noProof/>
            <w:webHidden/>
          </w:rPr>
          <w:fldChar w:fldCharType="separate"/>
        </w:r>
        <w:r>
          <w:rPr>
            <w:noProof/>
            <w:webHidden/>
          </w:rPr>
          <w:t>170</w:t>
        </w:r>
        <w:r>
          <w:rPr>
            <w:noProof/>
            <w:webHidden/>
          </w:rPr>
          <w:fldChar w:fldCharType="end"/>
        </w:r>
      </w:hyperlink>
    </w:p>
    <w:p w14:paraId="1480E9E4" w14:textId="051D8E9E"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70" w:history="1">
        <w:r w:rsidRPr="00026BA4">
          <w:rPr>
            <w:rStyle w:val="Hyperlnk"/>
            <w:noProof/>
          </w:rPr>
          <w:t>10.32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Disconnect</w:t>
        </w:r>
        <w:r>
          <w:rPr>
            <w:noProof/>
            <w:webHidden/>
          </w:rPr>
          <w:tab/>
        </w:r>
        <w:r>
          <w:rPr>
            <w:noProof/>
            <w:webHidden/>
          </w:rPr>
          <w:fldChar w:fldCharType="begin"/>
        </w:r>
        <w:r>
          <w:rPr>
            <w:noProof/>
            <w:webHidden/>
          </w:rPr>
          <w:instrText xml:space="preserve"> PAGEREF _Toc229474870 \h </w:instrText>
        </w:r>
        <w:r>
          <w:rPr>
            <w:noProof/>
            <w:webHidden/>
          </w:rPr>
        </w:r>
        <w:r>
          <w:rPr>
            <w:noProof/>
            <w:webHidden/>
          </w:rPr>
          <w:fldChar w:fldCharType="separate"/>
        </w:r>
        <w:r>
          <w:rPr>
            <w:noProof/>
            <w:webHidden/>
          </w:rPr>
          <w:t>171</w:t>
        </w:r>
        <w:r>
          <w:rPr>
            <w:noProof/>
            <w:webHidden/>
          </w:rPr>
          <w:fldChar w:fldCharType="end"/>
        </w:r>
      </w:hyperlink>
    </w:p>
    <w:p w14:paraId="30997CA3" w14:textId="23D29684"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71" w:history="1">
        <w:r w:rsidRPr="00026BA4">
          <w:rPr>
            <w:rStyle w:val="Hyperlnk"/>
            <w:noProof/>
            <w:lang w:val="sv-SE"/>
          </w:rPr>
          <w:t>10.33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lang w:val="sv-SE"/>
          </w:rPr>
          <w:t>Poly lead SKALL VI TA BORT DETTA KOMMANDO</w:t>
        </w:r>
        <w:r>
          <w:rPr>
            <w:noProof/>
            <w:webHidden/>
          </w:rPr>
          <w:tab/>
        </w:r>
        <w:r>
          <w:rPr>
            <w:noProof/>
            <w:webHidden/>
          </w:rPr>
          <w:fldChar w:fldCharType="begin"/>
        </w:r>
        <w:r>
          <w:rPr>
            <w:noProof/>
            <w:webHidden/>
          </w:rPr>
          <w:instrText xml:space="preserve"> PAGEREF _Toc229474871 \h </w:instrText>
        </w:r>
        <w:r>
          <w:rPr>
            <w:noProof/>
            <w:webHidden/>
          </w:rPr>
        </w:r>
        <w:r>
          <w:rPr>
            <w:noProof/>
            <w:webHidden/>
          </w:rPr>
          <w:fldChar w:fldCharType="separate"/>
        </w:r>
        <w:r>
          <w:rPr>
            <w:noProof/>
            <w:webHidden/>
          </w:rPr>
          <w:t>171</w:t>
        </w:r>
        <w:r>
          <w:rPr>
            <w:noProof/>
            <w:webHidden/>
          </w:rPr>
          <w:fldChar w:fldCharType="end"/>
        </w:r>
      </w:hyperlink>
    </w:p>
    <w:p w14:paraId="0B4F4485" w14:textId="4FF90C51" w:rsidR="00EB6DA4" w:rsidRDefault="00EB6DA4">
      <w:pPr>
        <w:pStyle w:val="Innehll1"/>
        <w:tabs>
          <w:tab w:val="left" w:pos="66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72" w:history="1">
        <w:r w:rsidRPr="00026BA4">
          <w:rPr>
            <w:rStyle w:val="Hyperlnk"/>
            <w:noProof/>
          </w:rPr>
          <w:t>11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Bevel</w:t>
        </w:r>
        <w:r>
          <w:rPr>
            <w:noProof/>
            <w:webHidden/>
          </w:rPr>
          <w:tab/>
        </w:r>
        <w:r>
          <w:rPr>
            <w:noProof/>
            <w:webHidden/>
          </w:rPr>
          <w:fldChar w:fldCharType="begin"/>
        </w:r>
        <w:r>
          <w:rPr>
            <w:noProof/>
            <w:webHidden/>
          </w:rPr>
          <w:instrText xml:space="preserve"> PAGEREF _Toc229474872 \h </w:instrText>
        </w:r>
        <w:r>
          <w:rPr>
            <w:noProof/>
            <w:webHidden/>
          </w:rPr>
        </w:r>
        <w:r>
          <w:rPr>
            <w:noProof/>
            <w:webHidden/>
          </w:rPr>
          <w:fldChar w:fldCharType="separate"/>
        </w:r>
        <w:r>
          <w:rPr>
            <w:noProof/>
            <w:webHidden/>
          </w:rPr>
          <w:t>172</w:t>
        </w:r>
        <w:r>
          <w:rPr>
            <w:noProof/>
            <w:webHidden/>
          </w:rPr>
          <w:fldChar w:fldCharType="end"/>
        </w:r>
      </w:hyperlink>
    </w:p>
    <w:p w14:paraId="7B046AD8" w14:textId="44619FE9"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73" w:history="1">
        <w:r w:rsidRPr="00026BA4">
          <w:rPr>
            <w:rStyle w:val="Hyperlnk"/>
            <w:noProof/>
          </w:rPr>
          <w:t>11.1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Bevel design</w:t>
        </w:r>
        <w:r>
          <w:rPr>
            <w:noProof/>
            <w:webHidden/>
          </w:rPr>
          <w:tab/>
        </w:r>
        <w:r>
          <w:rPr>
            <w:noProof/>
            <w:webHidden/>
          </w:rPr>
          <w:fldChar w:fldCharType="begin"/>
        </w:r>
        <w:r>
          <w:rPr>
            <w:noProof/>
            <w:webHidden/>
          </w:rPr>
          <w:instrText xml:space="preserve"> PAGEREF _Toc229474873 \h </w:instrText>
        </w:r>
        <w:r>
          <w:rPr>
            <w:noProof/>
            <w:webHidden/>
          </w:rPr>
        </w:r>
        <w:r>
          <w:rPr>
            <w:noProof/>
            <w:webHidden/>
          </w:rPr>
          <w:fldChar w:fldCharType="separate"/>
        </w:r>
        <w:r>
          <w:rPr>
            <w:noProof/>
            <w:webHidden/>
          </w:rPr>
          <w:t>172</w:t>
        </w:r>
        <w:r>
          <w:rPr>
            <w:noProof/>
            <w:webHidden/>
          </w:rPr>
          <w:fldChar w:fldCharType="end"/>
        </w:r>
      </w:hyperlink>
    </w:p>
    <w:p w14:paraId="7383DA13" w14:textId="770D6C8B"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74" w:history="1">
        <w:r w:rsidRPr="00026BA4">
          <w:rPr>
            <w:rStyle w:val="Hyperlnk"/>
            <w:noProof/>
          </w:rPr>
          <w:t>11.2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Bevel cut</w:t>
        </w:r>
        <w:r>
          <w:rPr>
            <w:noProof/>
            <w:webHidden/>
          </w:rPr>
          <w:tab/>
        </w:r>
        <w:r>
          <w:rPr>
            <w:noProof/>
            <w:webHidden/>
          </w:rPr>
          <w:fldChar w:fldCharType="begin"/>
        </w:r>
        <w:r>
          <w:rPr>
            <w:noProof/>
            <w:webHidden/>
          </w:rPr>
          <w:instrText xml:space="preserve"> PAGEREF _Toc229474874 \h </w:instrText>
        </w:r>
        <w:r>
          <w:rPr>
            <w:noProof/>
            <w:webHidden/>
          </w:rPr>
        </w:r>
        <w:r>
          <w:rPr>
            <w:noProof/>
            <w:webHidden/>
          </w:rPr>
          <w:fldChar w:fldCharType="separate"/>
        </w:r>
        <w:r>
          <w:rPr>
            <w:noProof/>
            <w:webHidden/>
          </w:rPr>
          <w:t>175</w:t>
        </w:r>
        <w:r>
          <w:rPr>
            <w:noProof/>
            <w:webHidden/>
          </w:rPr>
          <w:fldChar w:fldCharType="end"/>
        </w:r>
      </w:hyperlink>
    </w:p>
    <w:p w14:paraId="2452039D" w14:textId="706F08F2" w:rsidR="00EB6DA4" w:rsidRDefault="00EB6DA4">
      <w:pPr>
        <w:pStyle w:val="Innehll1"/>
        <w:tabs>
          <w:tab w:val="left" w:pos="66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75" w:history="1">
        <w:r w:rsidRPr="00026BA4">
          <w:rPr>
            <w:rStyle w:val="Hyperlnk"/>
            <w:noProof/>
          </w:rPr>
          <w:t>12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3D-5X</w:t>
        </w:r>
        <w:r>
          <w:rPr>
            <w:noProof/>
            <w:webHidden/>
          </w:rPr>
          <w:tab/>
        </w:r>
        <w:r>
          <w:rPr>
            <w:noProof/>
            <w:webHidden/>
          </w:rPr>
          <w:fldChar w:fldCharType="begin"/>
        </w:r>
        <w:r>
          <w:rPr>
            <w:noProof/>
            <w:webHidden/>
          </w:rPr>
          <w:instrText xml:space="preserve"> PAGEREF _Toc229474875 \h </w:instrText>
        </w:r>
        <w:r>
          <w:rPr>
            <w:noProof/>
            <w:webHidden/>
          </w:rPr>
        </w:r>
        <w:r>
          <w:rPr>
            <w:noProof/>
            <w:webHidden/>
          </w:rPr>
          <w:fldChar w:fldCharType="separate"/>
        </w:r>
        <w:r>
          <w:rPr>
            <w:noProof/>
            <w:webHidden/>
          </w:rPr>
          <w:t>179</w:t>
        </w:r>
        <w:r>
          <w:rPr>
            <w:noProof/>
            <w:webHidden/>
          </w:rPr>
          <w:fldChar w:fldCharType="end"/>
        </w:r>
      </w:hyperlink>
    </w:p>
    <w:p w14:paraId="7961697C" w14:textId="03B9F182"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76" w:history="1">
        <w:r w:rsidRPr="00026BA4">
          <w:rPr>
            <w:rStyle w:val="Hyperlnk"/>
            <w:noProof/>
          </w:rPr>
          <w:t>12.1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General interface</w:t>
        </w:r>
        <w:r>
          <w:rPr>
            <w:noProof/>
            <w:webHidden/>
          </w:rPr>
          <w:tab/>
        </w:r>
        <w:r>
          <w:rPr>
            <w:noProof/>
            <w:webHidden/>
          </w:rPr>
          <w:fldChar w:fldCharType="begin"/>
        </w:r>
        <w:r>
          <w:rPr>
            <w:noProof/>
            <w:webHidden/>
          </w:rPr>
          <w:instrText xml:space="preserve"> PAGEREF _Toc229474876 \h </w:instrText>
        </w:r>
        <w:r>
          <w:rPr>
            <w:noProof/>
            <w:webHidden/>
          </w:rPr>
        </w:r>
        <w:r>
          <w:rPr>
            <w:noProof/>
            <w:webHidden/>
          </w:rPr>
          <w:fldChar w:fldCharType="separate"/>
        </w:r>
        <w:r>
          <w:rPr>
            <w:noProof/>
            <w:webHidden/>
          </w:rPr>
          <w:t>179</w:t>
        </w:r>
        <w:r>
          <w:rPr>
            <w:noProof/>
            <w:webHidden/>
          </w:rPr>
          <w:fldChar w:fldCharType="end"/>
        </w:r>
      </w:hyperlink>
    </w:p>
    <w:p w14:paraId="2918B6E1" w14:textId="417AA456"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77" w:history="1">
        <w:r w:rsidRPr="00026BA4">
          <w:rPr>
            <w:rStyle w:val="Hyperlnk"/>
            <w:noProof/>
          </w:rPr>
          <w:t>12.2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Open</w:t>
        </w:r>
        <w:r>
          <w:rPr>
            <w:noProof/>
            <w:webHidden/>
          </w:rPr>
          <w:tab/>
        </w:r>
        <w:r>
          <w:rPr>
            <w:noProof/>
            <w:webHidden/>
          </w:rPr>
          <w:fldChar w:fldCharType="begin"/>
        </w:r>
        <w:r>
          <w:rPr>
            <w:noProof/>
            <w:webHidden/>
          </w:rPr>
          <w:instrText xml:space="preserve"> PAGEREF _Toc229474877 \h </w:instrText>
        </w:r>
        <w:r>
          <w:rPr>
            <w:noProof/>
            <w:webHidden/>
          </w:rPr>
        </w:r>
        <w:r>
          <w:rPr>
            <w:noProof/>
            <w:webHidden/>
          </w:rPr>
          <w:fldChar w:fldCharType="separate"/>
        </w:r>
        <w:r>
          <w:rPr>
            <w:noProof/>
            <w:webHidden/>
          </w:rPr>
          <w:t>180</w:t>
        </w:r>
        <w:r>
          <w:rPr>
            <w:noProof/>
            <w:webHidden/>
          </w:rPr>
          <w:fldChar w:fldCharType="end"/>
        </w:r>
      </w:hyperlink>
    </w:p>
    <w:p w14:paraId="342CA0E4" w14:textId="1580282F"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78" w:history="1">
        <w:r w:rsidRPr="00026BA4">
          <w:rPr>
            <w:rStyle w:val="Hyperlnk"/>
            <w:noProof/>
          </w:rPr>
          <w:t>12.3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Samples</w:t>
        </w:r>
        <w:r>
          <w:rPr>
            <w:noProof/>
            <w:webHidden/>
          </w:rPr>
          <w:tab/>
        </w:r>
        <w:r>
          <w:rPr>
            <w:noProof/>
            <w:webHidden/>
          </w:rPr>
          <w:fldChar w:fldCharType="begin"/>
        </w:r>
        <w:r>
          <w:rPr>
            <w:noProof/>
            <w:webHidden/>
          </w:rPr>
          <w:instrText xml:space="preserve"> PAGEREF _Toc229474878 \h </w:instrText>
        </w:r>
        <w:r>
          <w:rPr>
            <w:noProof/>
            <w:webHidden/>
          </w:rPr>
        </w:r>
        <w:r>
          <w:rPr>
            <w:noProof/>
            <w:webHidden/>
          </w:rPr>
          <w:fldChar w:fldCharType="separate"/>
        </w:r>
        <w:r>
          <w:rPr>
            <w:noProof/>
            <w:webHidden/>
          </w:rPr>
          <w:t>180</w:t>
        </w:r>
        <w:r>
          <w:rPr>
            <w:noProof/>
            <w:webHidden/>
          </w:rPr>
          <w:fldChar w:fldCharType="end"/>
        </w:r>
      </w:hyperlink>
    </w:p>
    <w:p w14:paraId="2F252BC9" w14:textId="37DFD2EE"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79" w:history="1">
        <w:r w:rsidRPr="00026BA4">
          <w:rPr>
            <w:rStyle w:val="Hyperlnk"/>
            <w:noProof/>
          </w:rPr>
          <w:t>12.4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Import</w:t>
        </w:r>
        <w:r>
          <w:rPr>
            <w:noProof/>
            <w:webHidden/>
          </w:rPr>
          <w:tab/>
        </w:r>
        <w:r>
          <w:rPr>
            <w:noProof/>
            <w:webHidden/>
          </w:rPr>
          <w:fldChar w:fldCharType="begin"/>
        </w:r>
        <w:r>
          <w:rPr>
            <w:noProof/>
            <w:webHidden/>
          </w:rPr>
          <w:instrText xml:space="preserve"> PAGEREF _Toc229474879 \h </w:instrText>
        </w:r>
        <w:r>
          <w:rPr>
            <w:noProof/>
            <w:webHidden/>
          </w:rPr>
        </w:r>
        <w:r>
          <w:rPr>
            <w:noProof/>
            <w:webHidden/>
          </w:rPr>
          <w:fldChar w:fldCharType="separate"/>
        </w:r>
        <w:r>
          <w:rPr>
            <w:noProof/>
            <w:webHidden/>
          </w:rPr>
          <w:t>181</w:t>
        </w:r>
        <w:r>
          <w:rPr>
            <w:noProof/>
            <w:webHidden/>
          </w:rPr>
          <w:fldChar w:fldCharType="end"/>
        </w:r>
      </w:hyperlink>
    </w:p>
    <w:p w14:paraId="400D9982" w14:textId="769559FE"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80" w:history="1">
        <w:r w:rsidRPr="00026BA4">
          <w:rPr>
            <w:rStyle w:val="Hyperlnk"/>
            <w:noProof/>
          </w:rPr>
          <w:t>12.5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Recent file</w:t>
        </w:r>
        <w:r>
          <w:rPr>
            <w:noProof/>
            <w:webHidden/>
          </w:rPr>
          <w:tab/>
        </w:r>
        <w:r>
          <w:rPr>
            <w:noProof/>
            <w:webHidden/>
          </w:rPr>
          <w:fldChar w:fldCharType="begin"/>
        </w:r>
        <w:r>
          <w:rPr>
            <w:noProof/>
            <w:webHidden/>
          </w:rPr>
          <w:instrText xml:space="preserve"> PAGEREF _Toc229474880 \h </w:instrText>
        </w:r>
        <w:r>
          <w:rPr>
            <w:noProof/>
            <w:webHidden/>
          </w:rPr>
        </w:r>
        <w:r>
          <w:rPr>
            <w:noProof/>
            <w:webHidden/>
          </w:rPr>
          <w:fldChar w:fldCharType="separate"/>
        </w:r>
        <w:r>
          <w:rPr>
            <w:noProof/>
            <w:webHidden/>
          </w:rPr>
          <w:t>181</w:t>
        </w:r>
        <w:r>
          <w:rPr>
            <w:noProof/>
            <w:webHidden/>
          </w:rPr>
          <w:fldChar w:fldCharType="end"/>
        </w:r>
      </w:hyperlink>
    </w:p>
    <w:p w14:paraId="64C6E1BF" w14:textId="5329ABEA"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81" w:history="1">
        <w:r w:rsidRPr="00026BA4">
          <w:rPr>
            <w:rStyle w:val="Hyperlnk"/>
            <w:noProof/>
          </w:rPr>
          <w:t>12.6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Save</w:t>
        </w:r>
        <w:r>
          <w:rPr>
            <w:noProof/>
            <w:webHidden/>
          </w:rPr>
          <w:tab/>
        </w:r>
        <w:r>
          <w:rPr>
            <w:noProof/>
            <w:webHidden/>
          </w:rPr>
          <w:fldChar w:fldCharType="begin"/>
        </w:r>
        <w:r>
          <w:rPr>
            <w:noProof/>
            <w:webHidden/>
          </w:rPr>
          <w:instrText xml:space="preserve"> PAGEREF _Toc229474881 \h </w:instrText>
        </w:r>
        <w:r>
          <w:rPr>
            <w:noProof/>
            <w:webHidden/>
          </w:rPr>
        </w:r>
        <w:r>
          <w:rPr>
            <w:noProof/>
            <w:webHidden/>
          </w:rPr>
          <w:fldChar w:fldCharType="separate"/>
        </w:r>
        <w:r>
          <w:rPr>
            <w:noProof/>
            <w:webHidden/>
          </w:rPr>
          <w:t>182</w:t>
        </w:r>
        <w:r>
          <w:rPr>
            <w:noProof/>
            <w:webHidden/>
          </w:rPr>
          <w:fldChar w:fldCharType="end"/>
        </w:r>
      </w:hyperlink>
    </w:p>
    <w:p w14:paraId="3CCF4E34" w14:textId="3EE55D5F"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82" w:history="1">
        <w:r w:rsidRPr="00026BA4">
          <w:rPr>
            <w:rStyle w:val="Hyperlnk"/>
            <w:noProof/>
          </w:rPr>
          <w:t>12.7</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Save as</w:t>
        </w:r>
        <w:r>
          <w:rPr>
            <w:noProof/>
            <w:webHidden/>
          </w:rPr>
          <w:tab/>
        </w:r>
        <w:r>
          <w:rPr>
            <w:noProof/>
            <w:webHidden/>
          </w:rPr>
          <w:fldChar w:fldCharType="begin"/>
        </w:r>
        <w:r>
          <w:rPr>
            <w:noProof/>
            <w:webHidden/>
          </w:rPr>
          <w:instrText xml:space="preserve"> PAGEREF _Toc229474882 \h </w:instrText>
        </w:r>
        <w:r>
          <w:rPr>
            <w:noProof/>
            <w:webHidden/>
          </w:rPr>
        </w:r>
        <w:r>
          <w:rPr>
            <w:noProof/>
            <w:webHidden/>
          </w:rPr>
          <w:fldChar w:fldCharType="separate"/>
        </w:r>
        <w:r>
          <w:rPr>
            <w:noProof/>
            <w:webHidden/>
          </w:rPr>
          <w:t>182</w:t>
        </w:r>
        <w:r>
          <w:rPr>
            <w:noProof/>
            <w:webHidden/>
          </w:rPr>
          <w:fldChar w:fldCharType="end"/>
        </w:r>
      </w:hyperlink>
    </w:p>
    <w:p w14:paraId="77F7F75B" w14:textId="13B7FF8D"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83" w:history="1">
        <w:r w:rsidRPr="00026BA4">
          <w:rPr>
            <w:rStyle w:val="Hyperlnk"/>
            <w:noProof/>
          </w:rPr>
          <w:t>12.8</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Export STEP</w:t>
        </w:r>
        <w:r>
          <w:rPr>
            <w:noProof/>
            <w:webHidden/>
          </w:rPr>
          <w:tab/>
        </w:r>
        <w:r>
          <w:rPr>
            <w:noProof/>
            <w:webHidden/>
          </w:rPr>
          <w:fldChar w:fldCharType="begin"/>
        </w:r>
        <w:r>
          <w:rPr>
            <w:noProof/>
            <w:webHidden/>
          </w:rPr>
          <w:instrText xml:space="preserve"> PAGEREF _Toc229474883 \h </w:instrText>
        </w:r>
        <w:r>
          <w:rPr>
            <w:noProof/>
            <w:webHidden/>
          </w:rPr>
        </w:r>
        <w:r>
          <w:rPr>
            <w:noProof/>
            <w:webHidden/>
          </w:rPr>
          <w:fldChar w:fldCharType="separate"/>
        </w:r>
        <w:r>
          <w:rPr>
            <w:noProof/>
            <w:webHidden/>
          </w:rPr>
          <w:t>182</w:t>
        </w:r>
        <w:r>
          <w:rPr>
            <w:noProof/>
            <w:webHidden/>
          </w:rPr>
          <w:fldChar w:fldCharType="end"/>
        </w:r>
      </w:hyperlink>
    </w:p>
    <w:p w14:paraId="7ED94F6C" w14:textId="0FD7ABBE"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84" w:history="1">
        <w:r w:rsidRPr="00026BA4">
          <w:rPr>
            <w:rStyle w:val="Hyperlnk"/>
            <w:noProof/>
          </w:rPr>
          <w:t>12.9</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Layer</w:t>
        </w:r>
        <w:r>
          <w:rPr>
            <w:noProof/>
            <w:webHidden/>
          </w:rPr>
          <w:tab/>
        </w:r>
        <w:r>
          <w:rPr>
            <w:noProof/>
            <w:webHidden/>
          </w:rPr>
          <w:fldChar w:fldCharType="begin"/>
        </w:r>
        <w:r>
          <w:rPr>
            <w:noProof/>
            <w:webHidden/>
          </w:rPr>
          <w:instrText xml:space="preserve"> PAGEREF _Toc229474884 \h </w:instrText>
        </w:r>
        <w:r>
          <w:rPr>
            <w:noProof/>
            <w:webHidden/>
          </w:rPr>
        </w:r>
        <w:r>
          <w:rPr>
            <w:noProof/>
            <w:webHidden/>
          </w:rPr>
          <w:fldChar w:fldCharType="separate"/>
        </w:r>
        <w:r>
          <w:rPr>
            <w:noProof/>
            <w:webHidden/>
          </w:rPr>
          <w:t>182</w:t>
        </w:r>
        <w:r>
          <w:rPr>
            <w:noProof/>
            <w:webHidden/>
          </w:rPr>
          <w:fldChar w:fldCharType="end"/>
        </w:r>
      </w:hyperlink>
    </w:p>
    <w:p w14:paraId="71C8DBB1" w14:textId="54F6DE48"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85" w:history="1">
        <w:r w:rsidRPr="00026BA4">
          <w:rPr>
            <w:rStyle w:val="Hyperlnk"/>
            <w:noProof/>
            <w:lang w:val="sv-SE"/>
          </w:rPr>
          <w:t>12.10</w:t>
        </w:r>
        <w:r>
          <w:rPr>
            <w:rFonts w:asciiTheme="minorHAnsi" w:eastAsiaTheme="minorEastAsia" w:hAnsiTheme="minorHAnsi" w:cstheme="minorBidi"/>
            <w:noProof/>
            <w:kern w:val="2"/>
            <w:sz w:val="24"/>
            <w:szCs w:val="24"/>
            <w:lang w:val="sv-SE"/>
            <w14:ligatures w14:val="standardContextual"/>
          </w:rPr>
          <w:tab/>
        </w:r>
        <w:r w:rsidRPr="00026BA4">
          <w:rPr>
            <w:rStyle w:val="Hyperlnk"/>
            <w:noProof/>
            <w:lang w:val="sv-SE"/>
          </w:rPr>
          <w:t>Preferences</w:t>
        </w:r>
        <w:r>
          <w:rPr>
            <w:noProof/>
            <w:webHidden/>
          </w:rPr>
          <w:tab/>
        </w:r>
        <w:r>
          <w:rPr>
            <w:noProof/>
            <w:webHidden/>
          </w:rPr>
          <w:fldChar w:fldCharType="begin"/>
        </w:r>
        <w:r>
          <w:rPr>
            <w:noProof/>
            <w:webHidden/>
          </w:rPr>
          <w:instrText xml:space="preserve"> PAGEREF _Toc229474885 \h </w:instrText>
        </w:r>
        <w:r>
          <w:rPr>
            <w:noProof/>
            <w:webHidden/>
          </w:rPr>
        </w:r>
        <w:r>
          <w:rPr>
            <w:noProof/>
            <w:webHidden/>
          </w:rPr>
          <w:fldChar w:fldCharType="separate"/>
        </w:r>
        <w:r>
          <w:rPr>
            <w:noProof/>
            <w:webHidden/>
          </w:rPr>
          <w:t>182</w:t>
        </w:r>
        <w:r>
          <w:rPr>
            <w:noProof/>
            <w:webHidden/>
          </w:rPr>
          <w:fldChar w:fldCharType="end"/>
        </w:r>
      </w:hyperlink>
    </w:p>
    <w:p w14:paraId="41A10013" w14:textId="0DDDF703"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86" w:history="1">
        <w:r w:rsidRPr="00026BA4">
          <w:rPr>
            <w:rStyle w:val="Hyperlnk"/>
            <w:noProof/>
          </w:rPr>
          <w:t>12.11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Properties</w:t>
        </w:r>
        <w:r>
          <w:rPr>
            <w:noProof/>
            <w:webHidden/>
          </w:rPr>
          <w:tab/>
        </w:r>
        <w:r>
          <w:rPr>
            <w:noProof/>
            <w:webHidden/>
          </w:rPr>
          <w:fldChar w:fldCharType="begin"/>
        </w:r>
        <w:r>
          <w:rPr>
            <w:noProof/>
            <w:webHidden/>
          </w:rPr>
          <w:instrText xml:space="preserve"> PAGEREF _Toc229474886 \h </w:instrText>
        </w:r>
        <w:r>
          <w:rPr>
            <w:noProof/>
            <w:webHidden/>
          </w:rPr>
        </w:r>
        <w:r>
          <w:rPr>
            <w:noProof/>
            <w:webHidden/>
          </w:rPr>
          <w:fldChar w:fldCharType="separate"/>
        </w:r>
        <w:r>
          <w:rPr>
            <w:noProof/>
            <w:webHidden/>
          </w:rPr>
          <w:t>184</w:t>
        </w:r>
        <w:r>
          <w:rPr>
            <w:noProof/>
            <w:webHidden/>
          </w:rPr>
          <w:fldChar w:fldCharType="end"/>
        </w:r>
      </w:hyperlink>
    </w:p>
    <w:p w14:paraId="588CAC99" w14:textId="6E71665F"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87" w:history="1">
        <w:r w:rsidRPr="00026BA4">
          <w:rPr>
            <w:rStyle w:val="Hyperlnk"/>
            <w:noProof/>
          </w:rPr>
          <w:t>12.12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Print</w:t>
        </w:r>
        <w:r>
          <w:rPr>
            <w:noProof/>
            <w:webHidden/>
          </w:rPr>
          <w:tab/>
        </w:r>
        <w:r>
          <w:rPr>
            <w:noProof/>
            <w:webHidden/>
          </w:rPr>
          <w:fldChar w:fldCharType="begin"/>
        </w:r>
        <w:r>
          <w:rPr>
            <w:noProof/>
            <w:webHidden/>
          </w:rPr>
          <w:instrText xml:space="preserve"> PAGEREF _Toc229474887 \h </w:instrText>
        </w:r>
        <w:r>
          <w:rPr>
            <w:noProof/>
            <w:webHidden/>
          </w:rPr>
        </w:r>
        <w:r>
          <w:rPr>
            <w:noProof/>
            <w:webHidden/>
          </w:rPr>
          <w:fldChar w:fldCharType="separate"/>
        </w:r>
        <w:r>
          <w:rPr>
            <w:noProof/>
            <w:webHidden/>
          </w:rPr>
          <w:t>184</w:t>
        </w:r>
        <w:r>
          <w:rPr>
            <w:noProof/>
            <w:webHidden/>
          </w:rPr>
          <w:fldChar w:fldCharType="end"/>
        </w:r>
      </w:hyperlink>
    </w:p>
    <w:p w14:paraId="27C63F4D" w14:textId="0586201A"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88" w:history="1">
        <w:r w:rsidRPr="00026BA4">
          <w:rPr>
            <w:rStyle w:val="Hyperlnk"/>
            <w:noProof/>
          </w:rPr>
          <w:t>12.13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Test</w:t>
        </w:r>
        <w:r>
          <w:rPr>
            <w:noProof/>
            <w:webHidden/>
          </w:rPr>
          <w:tab/>
        </w:r>
        <w:r>
          <w:rPr>
            <w:noProof/>
            <w:webHidden/>
          </w:rPr>
          <w:fldChar w:fldCharType="begin"/>
        </w:r>
        <w:r>
          <w:rPr>
            <w:noProof/>
            <w:webHidden/>
          </w:rPr>
          <w:instrText xml:space="preserve"> PAGEREF _Toc229474888 \h </w:instrText>
        </w:r>
        <w:r>
          <w:rPr>
            <w:noProof/>
            <w:webHidden/>
          </w:rPr>
        </w:r>
        <w:r>
          <w:rPr>
            <w:noProof/>
            <w:webHidden/>
          </w:rPr>
          <w:fldChar w:fldCharType="separate"/>
        </w:r>
        <w:r>
          <w:rPr>
            <w:noProof/>
            <w:webHidden/>
          </w:rPr>
          <w:t>184</w:t>
        </w:r>
        <w:r>
          <w:rPr>
            <w:noProof/>
            <w:webHidden/>
          </w:rPr>
          <w:fldChar w:fldCharType="end"/>
        </w:r>
      </w:hyperlink>
    </w:p>
    <w:p w14:paraId="7B773F04" w14:textId="1FF64718"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89" w:history="1">
        <w:r w:rsidRPr="00026BA4">
          <w:rPr>
            <w:rStyle w:val="Hyperlnk"/>
            <w:noProof/>
          </w:rPr>
          <w:t>12.14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Display options</w:t>
        </w:r>
        <w:r>
          <w:rPr>
            <w:noProof/>
            <w:webHidden/>
          </w:rPr>
          <w:tab/>
        </w:r>
        <w:r>
          <w:rPr>
            <w:noProof/>
            <w:webHidden/>
          </w:rPr>
          <w:fldChar w:fldCharType="begin"/>
        </w:r>
        <w:r>
          <w:rPr>
            <w:noProof/>
            <w:webHidden/>
          </w:rPr>
          <w:instrText xml:space="preserve"> PAGEREF _Toc229474889 \h </w:instrText>
        </w:r>
        <w:r>
          <w:rPr>
            <w:noProof/>
            <w:webHidden/>
          </w:rPr>
        </w:r>
        <w:r>
          <w:rPr>
            <w:noProof/>
            <w:webHidden/>
          </w:rPr>
          <w:fldChar w:fldCharType="separate"/>
        </w:r>
        <w:r>
          <w:rPr>
            <w:noProof/>
            <w:webHidden/>
          </w:rPr>
          <w:t>185</w:t>
        </w:r>
        <w:r>
          <w:rPr>
            <w:noProof/>
            <w:webHidden/>
          </w:rPr>
          <w:fldChar w:fldCharType="end"/>
        </w:r>
      </w:hyperlink>
    </w:p>
    <w:p w14:paraId="28B978B0" w14:textId="40D3F688"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90" w:history="1">
        <w:r w:rsidRPr="00026BA4">
          <w:rPr>
            <w:rStyle w:val="Hyperlnk"/>
            <w:noProof/>
          </w:rPr>
          <w:t>12.15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Undo</w:t>
        </w:r>
        <w:r>
          <w:rPr>
            <w:noProof/>
            <w:webHidden/>
          </w:rPr>
          <w:tab/>
        </w:r>
        <w:r>
          <w:rPr>
            <w:noProof/>
            <w:webHidden/>
          </w:rPr>
          <w:fldChar w:fldCharType="begin"/>
        </w:r>
        <w:r>
          <w:rPr>
            <w:noProof/>
            <w:webHidden/>
          </w:rPr>
          <w:instrText xml:space="preserve"> PAGEREF _Toc229474890 \h </w:instrText>
        </w:r>
        <w:r>
          <w:rPr>
            <w:noProof/>
            <w:webHidden/>
          </w:rPr>
        </w:r>
        <w:r>
          <w:rPr>
            <w:noProof/>
            <w:webHidden/>
          </w:rPr>
          <w:fldChar w:fldCharType="separate"/>
        </w:r>
        <w:r>
          <w:rPr>
            <w:noProof/>
            <w:webHidden/>
          </w:rPr>
          <w:t>189</w:t>
        </w:r>
        <w:r>
          <w:rPr>
            <w:noProof/>
            <w:webHidden/>
          </w:rPr>
          <w:fldChar w:fldCharType="end"/>
        </w:r>
      </w:hyperlink>
    </w:p>
    <w:p w14:paraId="6E57B1B4" w14:textId="52A9EF69"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91" w:history="1">
        <w:r w:rsidRPr="00026BA4">
          <w:rPr>
            <w:rStyle w:val="Hyperlnk"/>
            <w:noProof/>
          </w:rPr>
          <w:t>12.16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Redo</w:t>
        </w:r>
        <w:r>
          <w:rPr>
            <w:noProof/>
            <w:webHidden/>
          </w:rPr>
          <w:tab/>
        </w:r>
        <w:r>
          <w:rPr>
            <w:noProof/>
            <w:webHidden/>
          </w:rPr>
          <w:fldChar w:fldCharType="begin"/>
        </w:r>
        <w:r>
          <w:rPr>
            <w:noProof/>
            <w:webHidden/>
          </w:rPr>
          <w:instrText xml:space="preserve"> PAGEREF _Toc229474891 \h </w:instrText>
        </w:r>
        <w:r>
          <w:rPr>
            <w:noProof/>
            <w:webHidden/>
          </w:rPr>
        </w:r>
        <w:r>
          <w:rPr>
            <w:noProof/>
            <w:webHidden/>
          </w:rPr>
          <w:fldChar w:fldCharType="separate"/>
        </w:r>
        <w:r>
          <w:rPr>
            <w:noProof/>
            <w:webHidden/>
          </w:rPr>
          <w:t>189</w:t>
        </w:r>
        <w:r>
          <w:rPr>
            <w:noProof/>
            <w:webHidden/>
          </w:rPr>
          <w:fldChar w:fldCharType="end"/>
        </w:r>
      </w:hyperlink>
    </w:p>
    <w:p w14:paraId="35494851" w14:textId="61D72E9A"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92" w:history="1">
        <w:r w:rsidRPr="00026BA4">
          <w:rPr>
            <w:rStyle w:val="Hyperlnk"/>
            <w:noProof/>
          </w:rPr>
          <w:t>12.17</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Sketch plane</w:t>
        </w:r>
        <w:r>
          <w:rPr>
            <w:noProof/>
            <w:webHidden/>
          </w:rPr>
          <w:tab/>
        </w:r>
        <w:r>
          <w:rPr>
            <w:noProof/>
            <w:webHidden/>
          </w:rPr>
          <w:fldChar w:fldCharType="begin"/>
        </w:r>
        <w:r>
          <w:rPr>
            <w:noProof/>
            <w:webHidden/>
          </w:rPr>
          <w:instrText xml:space="preserve"> PAGEREF _Toc229474892 \h </w:instrText>
        </w:r>
        <w:r>
          <w:rPr>
            <w:noProof/>
            <w:webHidden/>
          </w:rPr>
        </w:r>
        <w:r>
          <w:rPr>
            <w:noProof/>
            <w:webHidden/>
          </w:rPr>
          <w:fldChar w:fldCharType="separate"/>
        </w:r>
        <w:r>
          <w:rPr>
            <w:noProof/>
            <w:webHidden/>
          </w:rPr>
          <w:t>189</w:t>
        </w:r>
        <w:r>
          <w:rPr>
            <w:noProof/>
            <w:webHidden/>
          </w:rPr>
          <w:fldChar w:fldCharType="end"/>
        </w:r>
      </w:hyperlink>
    </w:p>
    <w:p w14:paraId="57682411" w14:textId="52318F6F"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93" w:history="1">
        <w:r w:rsidRPr="00026BA4">
          <w:rPr>
            <w:rStyle w:val="Hyperlnk"/>
            <w:noProof/>
          </w:rPr>
          <w:t>12.18</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Align</w:t>
        </w:r>
        <w:r>
          <w:rPr>
            <w:noProof/>
            <w:webHidden/>
          </w:rPr>
          <w:tab/>
        </w:r>
        <w:r>
          <w:rPr>
            <w:noProof/>
            <w:webHidden/>
          </w:rPr>
          <w:fldChar w:fldCharType="begin"/>
        </w:r>
        <w:r>
          <w:rPr>
            <w:noProof/>
            <w:webHidden/>
          </w:rPr>
          <w:instrText xml:space="preserve"> PAGEREF _Toc229474893 \h </w:instrText>
        </w:r>
        <w:r>
          <w:rPr>
            <w:noProof/>
            <w:webHidden/>
          </w:rPr>
        </w:r>
        <w:r>
          <w:rPr>
            <w:noProof/>
            <w:webHidden/>
          </w:rPr>
          <w:fldChar w:fldCharType="separate"/>
        </w:r>
        <w:r>
          <w:rPr>
            <w:noProof/>
            <w:webHidden/>
          </w:rPr>
          <w:t>191</w:t>
        </w:r>
        <w:r>
          <w:rPr>
            <w:noProof/>
            <w:webHidden/>
          </w:rPr>
          <w:fldChar w:fldCharType="end"/>
        </w:r>
      </w:hyperlink>
    </w:p>
    <w:p w14:paraId="513C7572" w14:textId="272BBEBB"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94" w:history="1">
        <w:r w:rsidRPr="00026BA4">
          <w:rPr>
            <w:rStyle w:val="Hyperlnk"/>
            <w:noProof/>
          </w:rPr>
          <w:t>12.19</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Z-Position</w:t>
        </w:r>
        <w:r>
          <w:rPr>
            <w:noProof/>
            <w:webHidden/>
          </w:rPr>
          <w:tab/>
        </w:r>
        <w:r>
          <w:rPr>
            <w:noProof/>
            <w:webHidden/>
          </w:rPr>
          <w:fldChar w:fldCharType="begin"/>
        </w:r>
        <w:r>
          <w:rPr>
            <w:noProof/>
            <w:webHidden/>
          </w:rPr>
          <w:instrText xml:space="preserve"> PAGEREF _Toc229474894 \h </w:instrText>
        </w:r>
        <w:r>
          <w:rPr>
            <w:noProof/>
            <w:webHidden/>
          </w:rPr>
        </w:r>
        <w:r>
          <w:rPr>
            <w:noProof/>
            <w:webHidden/>
          </w:rPr>
          <w:fldChar w:fldCharType="separate"/>
        </w:r>
        <w:r>
          <w:rPr>
            <w:noProof/>
            <w:webHidden/>
          </w:rPr>
          <w:t>192</w:t>
        </w:r>
        <w:r>
          <w:rPr>
            <w:noProof/>
            <w:webHidden/>
          </w:rPr>
          <w:fldChar w:fldCharType="end"/>
        </w:r>
      </w:hyperlink>
    </w:p>
    <w:p w14:paraId="17726504" w14:textId="5703E263"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95" w:history="1">
        <w:r w:rsidRPr="00026BA4">
          <w:rPr>
            <w:rStyle w:val="Hyperlnk"/>
            <w:noProof/>
          </w:rPr>
          <w:t>12.20</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Rotate</w:t>
        </w:r>
        <w:r>
          <w:rPr>
            <w:noProof/>
            <w:webHidden/>
          </w:rPr>
          <w:tab/>
        </w:r>
        <w:r>
          <w:rPr>
            <w:noProof/>
            <w:webHidden/>
          </w:rPr>
          <w:fldChar w:fldCharType="begin"/>
        </w:r>
        <w:r>
          <w:rPr>
            <w:noProof/>
            <w:webHidden/>
          </w:rPr>
          <w:instrText xml:space="preserve"> PAGEREF _Toc229474895 \h </w:instrText>
        </w:r>
        <w:r>
          <w:rPr>
            <w:noProof/>
            <w:webHidden/>
          </w:rPr>
        </w:r>
        <w:r>
          <w:rPr>
            <w:noProof/>
            <w:webHidden/>
          </w:rPr>
          <w:fldChar w:fldCharType="separate"/>
        </w:r>
        <w:r>
          <w:rPr>
            <w:noProof/>
            <w:webHidden/>
          </w:rPr>
          <w:t>193</w:t>
        </w:r>
        <w:r>
          <w:rPr>
            <w:noProof/>
            <w:webHidden/>
          </w:rPr>
          <w:fldChar w:fldCharType="end"/>
        </w:r>
      </w:hyperlink>
    </w:p>
    <w:p w14:paraId="1A9A12B0" w14:textId="608A7971"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96" w:history="1">
        <w:r w:rsidRPr="00026BA4">
          <w:rPr>
            <w:rStyle w:val="Hyperlnk"/>
            <w:noProof/>
          </w:rPr>
          <w:t>12.21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Curves</w:t>
        </w:r>
        <w:r>
          <w:rPr>
            <w:noProof/>
            <w:webHidden/>
          </w:rPr>
          <w:tab/>
        </w:r>
        <w:r>
          <w:rPr>
            <w:noProof/>
            <w:webHidden/>
          </w:rPr>
          <w:fldChar w:fldCharType="begin"/>
        </w:r>
        <w:r>
          <w:rPr>
            <w:noProof/>
            <w:webHidden/>
          </w:rPr>
          <w:instrText xml:space="preserve"> PAGEREF _Toc229474896 \h </w:instrText>
        </w:r>
        <w:r>
          <w:rPr>
            <w:noProof/>
            <w:webHidden/>
          </w:rPr>
        </w:r>
        <w:r>
          <w:rPr>
            <w:noProof/>
            <w:webHidden/>
          </w:rPr>
          <w:fldChar w:fldCharType="separate"/>
        </w:r>
        <w:r>
          <w:rPr>
            <w:noProof/>
            <w:webHidden/>
          </w:rPr>
          <w:t>193</w:t>
        </w:r>
        <w:r>
          <w:rPr>
            <w:noProof/>
            <w:webHidden/>
          </w:rPr>
          <w:fldChar w:fldCharType="end"/>
        </w:r>
      </w:hyperlink>
    </w:p>
    <w:p w14:paraId="23CBA150" w14:textId="33A418A0"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97" w:history="1">
        <w:r w:rsidRPr="00026BA4">
          <w:rPr>
            <w:rStyle w:val="Hyperlnk"/>
            <w:noProof/>
          </w:rPr>
          <w:t>12.22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Toolpaths</w:t>
        </w:r>
        <w:r>
          <w:rPr>
            <w:noProof/>
            <w:webHidden/>
          </w:rPr>
          <w:tab/>
        </w:r>
        <w:r>
          <w:rPr>
            <w:noProof/>
            <w:webHidden/>
          </w:rPr>
          <w:fldChar w:fldCharType="begin"/>
        </w:r>
        <w:r>
          <w:rPr>
            <w:noProof/>
            <w:webHidden/>
          </w:rPr>
          <w:instrText xml:space="preserve"> PAGEREF _Toc229474897 \h </w:instrText>
        </w:r>
        <w:r>
          <w:rPr>
            <w:noProof/>
            <w:webHidden/>
          </w:rPr>
        </w:r>
        <w:r>
          <w:rPr>
            <w:noProof/>
            <w:webHidden/>
          </w:rPr>
          <w:fldChar w:fldCharType="separate"/>
        </w:r>
        <w:r>
          <w:rPr>
            <w:noProof/>
            <w:webHidden/>
          </w:rPr>
          <w:t>196</w:t>
        </w:r>
        <w:r>
          <w:rPr>
            <w:noProof/>
            <w:webHidden/>
          </w:rPr>
          <w:fldChar w:fldCharType="end"/>
        </w:r>
      </w:hyperlink>
    </w:p>
    <w:p w14:paraId="55F83674" w14:textId="06CCC76B"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98" w:history="1">
        <w:r w:rsidRPr="00026BA4">
          <w:rPr>
            <w:rStyle w:val="Hyperlnk"/>
            <w:noProof/>
          </w:rPr>
          <w:t>12.23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Add a toolpath</w:t>
        </w:r>
        <w:r>
          <w:rPr>
            <w:noProof/>
            <w:webHidden/>
          </w:rPr>
          <w:tab/>
        </w:r>
        <w:r>
          <w:rPr>
            <w:noProof/>
            <w:webHidden/>
          </w:rPr>
          <w:fldChar w:fldCharType="begin"/>
        </w:r>
        <w:r>
          <w:rPr>
            <w:noProof/>
            <w:webHidden/>
          </w:rPr>
          <w:instrText xml:space="preserve"> PAGEREF _Toc229474898 \h </w:instrText>
        </w:r>
        <w:r>
          <w:rPr>
            <w:noProof/>
            <w:webHidden/>
          </w:rPr>
        </w:r>
        <w:r>
          <w:rPr>
            <w:noProof/>
            <w:webHidden/>
          </w:rPr>
          <w:fldChar w:fldCharType="separate"/>
        </w:r>
        <w:r>
          <w:rPr>
            <w:noProof/>
            <w:webHidden/>
          </w:rPr>
          <w:t>198</w:t>
        </w:r>
        <w:r>
          <w:rPr>
            <w:noProof/>
            <w:webHidden/>
          </w:rPr>
          <w:fldChar w:fldCharType="end"/>
        </w:r>
      </w:hyperlink>
    </w:p>
    <w:p w14:paraId="2E4DE96B" w14:textId="35E0E19E"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899" w:history="1">
        <w:r w:rsidRPr="00026BA4">
          <w:rPr>
            <w:rStyle w:val="Hyperlnk"/>
            <w:noProof/>
          </w:rPr>
          <w:t>12.24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The list of toolpath</w:t>
        </w:r>
        <w:r>
          <w:rPr>
            <w:noProof/>
            <w:webHidden/>
          </w:rPr>
          <w:tab/>
        </w:r>
        <w:r>
          <w:rPr>
            <w:noProof/>
            <w:webHidden/>
          </w:rPr>
          <w:fldChar w:fldCharType="begin"/>
        </w:r>
        <w:r>
          <w:rPr>
            <w:noProof/>
            <w:webHidden/>
          </w:rPr>
          <w:instrText xml:space="preserve"> PAGEREF _Toc229474899 \h </w:instrText>
        </w:r>
        <w:r>
          <w:rPr>
            <w:noProof/>
            <w:webHidden/>
          </w:rPr>
        </w:r>
        <w:r>
          <w:rPr>
            <w:noProof/>
            <w:webHidden/>
          </w:rPr>
          <w:fldChar w:fldCharType="separate"/>
        </w:r>
        <w:r>
          <w:rPr>
            <w:noProof/>
            <w:webHidden/>
          </w:rPr>
          <w:t>201</w:t>
        </w:r>
        <w:r>
          <w:rPr>
            <w:noProof/>
            <w:webHidden/>
          </w:rPr>
          <w:fldChar w:fldCharType="end"/>
        </w:r>
      </w:hyperlink>
    </w:p>
    <w:p w14:paraId="7E006936" w14:textId="16D0614D"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00" w:history="1">
        <w:r w:rsidRPr="00026BA4">
          <w:rPr>
            <w:rStyle w:val="Hyperlnk"/>
            <w:noProof/>
          </w:rPr>
          <w:t>12.25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Edit toolpath: Lead settings</w:t>
        </w:r>
        <w:r>
          <w:rPr>
            <w:noProof/>
            <w:webHidden/>
          </w:rPr>
          <w:tab/>
        </w:r>
        <w:r>
          <w:rPr>
            <w:noProof/>
            <w:webHidden/>
          </w:rPr>
          <w:fldChar w:fldCharType="begin"/>
        </w:r>
        <w:r>
          <w:rPr>
            <w:noProof/>
            <w:webHidden/>
          </w:rPr>
          <w:instrText xml:space="preserve"> PAGEREF _Toc229474900 \h </w:instrText>
        </w:r>
        <w:r>
          <w:rPr>
            <w:noProof/>
            <w:webHidden/>
          </w:rPr>
        </w:r>
        <w:r>
          <w:rPr>
            <w:noProof/>
            <w:webHidden/>
          </w:rPr>
          <w:fldChar w:fldCharType="separate"/>
        </w:r>
        <w:r>
          <w:rPr>
            <w:noProof/>
            <w:webHidden/>
          </w:rPr>
          <w:t>202</w:t>
        </w:r>
        <w:r>
          <w:rPr>
            <w:noProof/>
            <w:webHidden/>
          </w:rPr>
          <w:fldChar w:fldCharType="end"/>
        </w:r>
      </w:hyperlink>
    </w:p>
    <w:p w14:paraId="70D1376C" w14:textId="2B9DE62D"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01" w:history="1">
        <w:r w:rsidRPr="00026BA4">
          <w:rPr>
            <w:rStyle w:val="Hyperlnk"/>
            <w:noProof/>
          </w:rPr>
          <w:t>12.26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Piercing</w:t>
        </w:r>
        <w:r>
          <w:rPr>
            <w:noProof/>
            <w:webHidden/>
          </w:rPr>
          <w:tab/>
        </w:r>
        <w:r>
          <w:rPr>
            <w:noProof/>
            <w:webHidden/>
          </w:rPr>
          <w:fldChar w:fldCharType="begin"/>
        </w:r>
        <w:r>
          <w:rPr>
            <w:noProof/>
            <w:webHidden/>
          </w:rPr>
          <w:instrText xml:space="preserve"> PAGEREF _Toc229474901 \h </w:instrText>
        </w:r>
        <w:r>
          <w:rPr>
            <w:noProof/>
            <w:webHidden/>
          </w:rPr>
        </w:r>
        <w:r>
          <w:rPr>
            <w:noProof/>
            <w:webHidden/>
          </w:rPr>
          <w:fldChar w:fldCharType="separate"/>
        </w:r>
        <w:r>
          <w:rPr>
            <w:noProof/>
            <w:webHidden/>
          </w:rPr>
          <w:t>202</w:t>
        </w:r>
        <w:r>
          <w:rPr>
            <w:noProof/>
            <w:webHidden/>
          </w:rPr>
          <w:fldChar w:fldCharType="end"/>
        </w:r>
      </w:hyperlink>
    </w:p>
    <w:p w14:paraId="25481F59" w14:textId="43172D4D"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02" w:history="1">
        <w:r w:rsidRPr="00026BA4">
          <w:rPr>
            <w:rStyle w:val="Hyperlnk"/>
            <w:noProof/>
          </w:rPr>
          <w:t>12.27</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Edit toolpath: Type</w:t>
        </w:r>
        <w:r>
          <w:rPr>
            <w:noProof/>
            <w:webHidden/>
          </w:rPr>
          <w:tab/>
        </w:r>
        <w:r>
          <w:rPr>
            <w:noProof/>
            <w:webHidden/>
          </w:rPr>
          <w:fldChar w:fldCharType="begin"/>
        </w:r>
        <w:r>
          <w:rPr>
            <w:noProof/>
            <w:webHidden/>
          </w:rPr>
          <w:instrText xml:space="preserve"> PAGEREF _Toc229474902 \h </w:instrText>
        </w:r>
        <w:r>
          <w:rPr>
            <w:noProof/>
            <w:webHidden/>
          </w:rPr>
        </w:r>
        <w:r>
          <w:rPr>
            <w:noProof/>
            <w:webHidden/>
          </w:rPr>
          <w:fldChar w:fldCharType="separate"/>
        </w:r>
        <w:r>
          <w:rPr>
            <w:noProof/>
            <w:webHidden/>
          </w:rPr>
          <w:t>205</w:t>
        </w:r>
        <w:r>
          <w:rPr>
            <w:noProof/>
            <w:webHidden/>
          </w:rPr>
          <w:fldChar w:fldCharType="end"/>
        </w:r>
      </w:hyperlink>
    </w:p>
    <w:p w14:paraId="5AE76F93" w14:textId="707B2E55"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03" w:history="1">
        <w:r w:rsidRPr="00026BA4">
          <w:rPr>
            <w:rStyle w:val="Hyperlnk"/>
            <w:noProof/>
          </w:rPr>
          <w:t>12.28</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Fixed type</w:t>
        </w:r>
        <w:r>
          <w:rPr>
            <w:noProof/>
            <w:webHidden/>
          </w:rPr>
          <w:tab/>
        </w:r>
        <w:r>
          <w:rPr>
            <w:noProof/>
            <w:webHidden/>
          </w:rPr>
          <w:fldChar w:fldCharType="begin"/>
        </w:r>
        <w:r>
          <w:rPr>
            <w:noProof/>
            <w:webHidden/>
          </w:rPr>
          <w:instrText xml:space="preserve"> PAGEREF _Toc229474903 \h </w:instrText>
        </w:r>
        <w:r>
          <w:rPr>
            <w:noProof/>
            <w:webHidden/>
          </w:rPr>
        </w:r>
        <w:r>
          <w:rPr>
            <w:noProof/>
            <w:webHidden/>
          </w:rPr>
          <w:fldChar w:fldCharType="separate"/>
        </w:r>
        <w:r>
          <w:rPr>
            <w:noProof/>
            <w:webHidden/>
          </w:rPr>
          <w:t>205</w:t>
        </w:r>
        <w:r>
          <w:rPr>
            <w:noProof/>
            <w:webHidden/>
          </w:rPr>
          <w:fldChar w:fldCharType="end"/>
        </w:r>
      </w:hyperlink>
    </w:p>
    <w:p w14:paraId="7BB036DC" w14:textId="571F55A7"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04" w:history="1">
        <w:r w:rsidRPr="00026BA4">
          <w:rPr>
            <w:rStyle w:val="Hyperlnk"/>
            <w:noProof/>
          </w:rPr>
          <w:t>12.29</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Ruled type</w:t>
        </w:r>
        <w:r>
          <w:rPr>
            <w:noProof/>
            <w:webHidden/>
          </w:rPr>
          <w:tab/>
        </w:r>
        <w:r>
          <w:rPr>
            <w:noProof/>
            <w:webHidden/>
          </w:rPr>
          <w:fldChar w:fldCharType="begin"/>
        </w:r>
        <w:r>
          <w:rPr>
            <w:noProof/>
            <w:webHidden/>
          </w:rPr>
          <w:instrText xml:space="preserve"> PAGEREF _Toc229474904 \h </w:instrText>
        </w:r>
        <w:r>
          <w:rPr>
            <w:noProof/>
            <w:webHidden/>
          </w:rPr>
        </w:r>
        <w:r>
          <w:rPr>
            <w:noProof/>
            <w:webHidden/>
          </w:rPr>
          <w:fldChar w:fldCharType="separate"/>
        </w:r>
        <w:r>
          <w:rPr>
            <w:noProof/>
            <w:webHidden/>
          </w:rPr>
          <w:t>206</w:t>
        </w:r>
        <w:r>
          <w:rPr>
            <w:noProof/>
            <w:webHidden/>
          </w:rPr>
          <w:fldChar w:fldCharType="end"/>
        </w:r>
      </w:hyperlink>
    </w:p>
    <w:p w14:paraId="32359BAC" w14:textId="0E65E868"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05" w:history="1">
        <w:r w:rsidRPr="00026BA4">
          <w:rPr>
            <w:rStyle w:val="Hyperlnk"/>
            <w:noProof/>
          </w:rPr>
          <w:t>12.30</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Edit toolpath: Tool position</w:t>
        </w:r>
        <w:r>
          <w:rPr>
            <w:noProof/>
            <w:webHidden/>
          </w:rPr>
          <w:tab/>
        </w:r>
        <w:r>
          <w:rPr>
            <w:noProof/>
            <w:webHidden/>
          </w:rPr>
          <w:fldChar w:fldCharType="begin"/>
        </w:r>
        <w:r>
          <w:rPr>
            <w:noProof/>
            <w:webHidden/>
          </w:rPr>
          <w:instrText xml:space="preserve"> PAGEREF _Toc229474905 \h </w:instrText>
        </w:r>
        <w:r>
          <w:rPr>
            <w:noProof/>
            <w:webHidden/>
          </w:rPr>
        </w:r>
        <w:r>
          <w:rPr>
            <w:noProof/>
            <w:webHidden/>
          </w:rPr>
          <w:fldChar w:fldCharType="separate"/>
        </w:r>
        <w:r>
          <w:rPr>
            <w:noProof/>
            <w:webHidden/>
          </w:rPr>
          <w:t>207</w:t>
        </w:r>
        <w:r>
          <w:rPr>
            <w:noProof/>
            <w:webHidden/>
          </w:rPr>
          <w:fldChar w:fldCharType="end"/>
        </w:r>
      </w:hyperlink>
    </w:p>
    <w:p w14:paraId="4DA1D1CD" w14:textId="4A72B7A8"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06" w:history="1">
        <w:r w:rsidRPr="00026BA4">
          <w:rPr>
            <w:rStyle w:val="Hyperlnk"/>
            <w:noProof/>
          </w:rPr>
          <w:t>12.31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Variable Z</w:t>
        </w:r>
        <w:r>
          <w:rPr>
            <w:noProof/>
            <w:webHidden/>
          </w:rPr>
          <w:tab/>
        </w:r>
        <w:r>
          <w:rPr>
            <w:noProof/>
            <w:webHidden/>
          </w:rPr>
          <w:fldChar w:fldCharType="begin"/>
        </w:r>
        <w:r>
          <w:rPr>
            <w:noProof/>
            <w:webHidden/>
          </w:rPr>
          <w:instrText xml:space="preserve"> PAGEREF _Toc229474906 \h </w:instrText>
        </w:r>
        <w:r>
          <w:rPr>
            <w:noProof/>
            <w:webHidden/>
          </w:rPr>
        </w:r>
        <w:r>
          <w:rPr>
            <w:noProof/>
            <w:webHidden/>
          </w:rPr>
          <w:fldChar w:fldCharType="separate"/>
        </w:r>
        <w:r>
          <w:rPr>
            <w:noProof/>
            <w:webHidden/>
          </w:rPr>
          <w:t>207</w:t>
        </w:r>
        <w:r>
          <w:rPr>
            <w:noProof/>
            <w:webHidden/>
          </w:rPr>
          <w:fldChar w:fldCharType="end"/>
        </w:r>
      </w:hyperlink>
    </w:p>
    <w:p w14:paraId="53FA87C7" w14:textId="4A4022FF"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07" w:history="1">
        <w:r w:rsidRPr="00026BA4">
          <w:rPr>
            <w:rStyle w:val="Hyperlnk"/>
            <w:noProof/>
          </w:rPr>
          <w:t>12.32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Fixed Z</w:t>
        </w:r>
        <w:r>
          <w:rPr>
            <w:noProof/>
            <w:webHidden/>
          </w:rPr>
          <w:tab/>
        </w:r>
        <w:r>
          <w:rPr>
            <w:noProof/>
            <w:webHidden/>
          </w:rPr>
          <w:fldChar w:fldCharType="begin"/>
        </w:r>
        <w:r>
          <w:rPr>
            <w:noProof/>
            <w:webHidden/>
          </w:rPr>
          <w:instrText xml:space="preserve"> PAGEREF _Toc229474907 \h </w:instrText>
        </w:r>
        <w:r>
          <w:rPr>
            <w:noProof/>
            <w:webHidden/>
          </w:rPr>
        </w:r>
        <w:r>
          <w:rPr>
            <w:noProof/>
            <w:webHidden/>
          </w:rPr>
          <w:fldChar w:fldCharType="separate"/>
        </w:r>
        <w:r>
          <w:rPr>
            <w:noProof/>
            <w:webHidden/>
          </w:rPr>
          <w:t>209</w:t>
        </w:r>
        <w:r>
          <w:rPr>
            <w:noProof/>
            <w:webHidden/>
          </w:rPr>
          <w:fldChar w:fldCharType="end"/>
        </w:r>
      </w:hyperlink>
    </w:p>
    <w:p w14:paraId="4D37C31F" w14:textId="12E86E5C"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08" w:history="1">
        <w:r w:rsidRPr="00026BA4">
          <w:rPr>
            <w:rStyle w:val="Hyperlnk"/>
            <w:noProof/>
          </w:rPr>
          <w:t>12.33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Engagement</w:t>
        </w:r>
        <w:r>
          <w:rPr>
            <w:noProof/>
            <w:webHidden/>
          </w:rPr>
          <w:tab/>
        </w:r>
        <w:r>
          <w:rPr>
            <w:noProof/>
            <w:webHidden/>
          </w:rPr>
          <w:fldChar w:fldCharType="begin"/>
        </w:r>
        <w:r>
          <w:rPr>
            <w:noProof/>
            <w:webHidden/>
          </w:rPr>
          <w:instrText xml:space="preserve"> PAGEREF _Toc229474908 \h </w:instrText>
        </w:r>
        <w:r>
          <w:rPr>
            <w:noProof/>
            <w:webHidden/>
          </w:rPr>
        </w:r>
        <w:r>
          <w:rPr>
            <w:noProof/>
            <w:webHidden/>
          </w:rPr>
          <w:fldChar w:fldCharType="separate"/>
        </w:r>
        <w:r>
          <w:rPr>
            <w:noProof/>
            <w:webHidden/>
          </w:rPr>
          <w:t>210</w:t>
        </w:r>
        <w:r>
          <w:rPr>
            <w:noProof/>
            <w:webHidden/>
          </w:rPr>
          <w:fldChar w:fldCharType="end"/>
        </w:r>
      </w:hyperlink>
    </w:p>
    <w:p w14:paraId="6F455054" w14:textId="674F2330"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09" w:history="1">
        <w:r w:rsidRPr="00026BA4">
          <w:rPr>
            <w:rStyle w:val="Hyperlnk"/>
            <w:noProof/>
          </w:rPr>
          <w:t>12.34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Various</w:t>
        </w:r>
        <w:r>
          <w:rPr>
            <w:noProof/>
            <w:webHidden/>
          </w:rPr>
          <w:tab/>
        </w:r>
        <w:r>
          <w:rPr>
            <w:noProof/>
            <w:webHidden/>
          </w:rPr>
          <w:fldChar w:fldCharType="begin"/>
        </w:r>
        <w:r>
          <w:rPr>
            <w:noProof/>
            <w:webHidden/>
          </w:rPr>
          <w:instrText xml:space="preserve"> PAGEREF _Toc229474909 \h </w:instrText>
        </w:r>
        <w:r>
          <w:rPr>
            <w:noProof/>
            <w:webHidden/>
          </w:rPr>
        </w:r>
        <w:r>
          <w:rPr>
            <w:noProof/>
            <w:webHidden/>
          </w:rPr>
          <w:fldChar w:fldCharType="separate"/>
        </w:r>
        <w:r>
          <w:rPr>
            <w:noProof/>
            <w:webHidden/>
          </w:rPr>
          <w:t>213</w:t>
        </w:r>
        <w:r>
          <w:rPr>
            <w:noProof/>
            <w:webHidden/>
          </w:rPr>
          <w:fldChar w:fldCharType="end"/>
        </w:r>
      </w:hyperlink>
    </w:p>
    <w:p w14:paraId="51279F13" w14:textId="15D7C2FB"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10" w:history="1">
        <w:r w:rsidRPr="00026BA4">
          <w:rPr>
            <w:rStyle w:val="Hyperlnk"/>
            <w:noProof/>
          </w:rPr>
          <w:t>12.35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Zero point</w:t>
        </w:r>
        <w:r>
          <w:rPr>
            <w:noProof/>
            <w:webHidden/>
          </w:rPr>
          <w:tab/>
        </w:r>
        <w:r>
          <w:rPr>
            <w:noProof/>
            <w:webHidden/>
          </w:rPr>
          <w:fldChar w:fldCharType="begin"/>
        </w:r>
        <w:r>
          <w:rPr>
            <w:noProof/>
            <w:webHidden/>
          </w:rPr>
          <w:instrText xml:space="preserve"> PAGEREF _Toc229474910 \h </w:instrText>
        </w:r>
        <w:r>
          <w:rPr>
            <w:noProof/>
            <w:webHidden/>
          </w:rPr>
        </w:r>
        <w:r>
          <w:rPr>
            <w:noProof/>
            <w:webHidden/>
          </w:rPr>
          <w:fldChar w:fldCharType="separate"/>
        </w:r>
        <w:r>
          <w:rPr>
            <w:noProof/>
            <w:webHidden/>
          </w:rPr>
          <w:t>214</w:t>
        </w:r>
        <w:r>
          <w:rPr>
            <w:noProof/>
            <w:webHidden/>
          </w:rPr>
          <w:fldChar w:fldCharType="end"/>
        </w:r>
      </w:hyperlink>
    </w:p>
    <w:p w14:paraId="780E7FC7" w14:textId="232244BE"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11" w:history="1">
        <w:r w:rsidRPr="00026BA4">
          <w:rPr>
            <w:rStyle w:val="Hyperlnk"/>
            <w:noProof/>
          </w:rPr>
          <w:t>12.36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Global zero point</w:t>
        </w:r>
        <w:r>
          <w:rPr>
            <w:noProof/>
            <w:webHidden/>
          </w:rPr>
          <w:tab/>
        </w:r>
        <w:r>
          <w:rPr>
            <w:noProof/>
            <w:webHidden/>
          </w:rPr>
          <w:fldChar w:fldCharType="begin"/>
        </w:r>
        <w:r>
          <w:rPr>
            <w:noProof/>
            <w:webHidden/>
          </w:rPr>
          <w:instrText xml:space="preserve"> PAGEREF _Toc229474911 \h </w:instrText>
        </w:r>
        <w:r>
          <w:rPr>
            <w:noProof/>
            <w:webHidden/>
          </w:rPr>
        </w:r>
        <w:r>
          <w:rPr>
            <w:noProof/>
            <w:webHidden/>
          </w:rPr>
          <w:fldChar w:fldCharType="separate"/>
        </w:r>
        <w:r>
          <w:rPr>
            <w:noProof/>
            <w:webHidden/>
          </w:rPr>
          <w:t>215</w:t>
        </w:r>
        <w:r>
          <w:rPr>
            <w:noProof/>
            <w:webHidden/>
          </w:rPr>
          <w:fldChar w:fldCharType="end"/>
        </w:r>
      </w:hyperlink>
    </w:p>
    <w:p w14:paraId="5F48FA5D" w14:textId="3408DC8D"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12" w:history="1">
        <w:r w:rsidRPr="00026BA4">
          <w:rPr>
            <w:rStyle w:val="Hyperlnk"/>
            <w:noProof/>
          </w:rPr>
          <w:t>12.37</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Stock</w:t>
        </w:r>
        <w:r>
          <w:rPr>
            <w:noProof/>
            <w:webHidden/>
          </w:rPr>
          <w:tab/>
        </w:r>
        <w:r>
          <w:rPr>
            <w:noProof/>
            <w:webHidden/>
          </w:rPr>
          <w:fldChar w:fldCharType="begin"/>
        </w:r>
        <w:r>
          <w:rPr>
            <w:noProof/>
            <w:webHidden/>
          </w:rPr>
          <w:instrText xml:space="preserve"> PAGEREF _Toc229474912 \h </w:instrText>
        </w:r>
        <w:r>
          <w:rPr>
            <w:noProof/>
            <w:webHidden/>
          </w:rPr>
        </w:r>
        <w:r>
          <w:rPr>
            <w:noProof/>
            <w:webHidden/>
          </w:rPr>
          <w:fldChar w:fldCharType="separate"/>
        </w:r>
        <w:r>
          <w:rPr>
            <w:noProof/>
            <w:webHidden/>
          </w:rPr>
          <w:t>216</w:t>
        </w:r>
        <w:r>
          <w:rPr>
            <w:noProof/>
            <w:webHidden/>
          </w:rPr>
          <w:fldChar w:fldCharType="end"/>
        </w:r>
      </w:hyperlink>
    </w:p>
    <w:p w14:paraId="0DB9B268" w14:textId="0AF32386"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13" w:history="1">
        <w:r w:rsidRPr="00026BA4">
          <w:rPr>
            <w:rStyle w:val="Hyperlnk"/>
            <w:noProof/>
          </w:rPr>
          <w:t>12.38</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Create part</w:t>
        </w:r>
        <w:r>
          <w:rPr>
            <w:noProof/>
            <w:webHidden/>
          </w:rPr>
          <w:tab/>
        </w:r>
        <w:r>
          <w:rPr>
            <w:noProof/>
            <w:webHidden/>
          </w:rPr>
          <w:fldChar w:fldCharType="begin"/>
        </w:r>
        <w:r>
          <w:rPr>
            <w:noProof/>
            <w:webHidden/>
          </w:rPr>
          <w:instrText xml:space="preserve"> PAGEREF _Toc229474913 \h </w:instrText>
        </w:r>
        <w:r>
          <w:rPr>
            <w:noProof/>
            <w:webHidden/>
          </w:rPr>
        </w:r>
        <w:r>
          <w:rPr>
            <w:noProof/>
            <w:webHidden/>
          </w:rPr>
          <w:fldChar w:fldCharType="separate"/>
        </w:r>
        <w:r>
          <w:rPr>
            <w:noProof/>
            <w:webHidden/>
          </w:rPr>
          <w:t>216</w:t>
        </w:r>
        <w:r>
          <w:rPr>
            <w:noProof/>
            <w:webHidden/>
          </w:rPr>
          <w:fldChar w:fldCharType="end"/>
        </w:r>
      </w:hyperlink>
    </w:p>
    <w:p w14:paraId="27FDF37C" w14:textId="0988BD4B"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14" w:history="1">
        <w:r w:rsidRPr="00026BA4">
          <w:rPr>
            <w:rStyle w:val="Hyperlnk"/>
            <w:noProof/>
          </w:rPr>
          <w:t>12.39</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Z-axis control</w:t>
        </w:r>
        <w:r>
          <w:rPr>
            <w:noProof/>
            <w:webHidden/>
          </w:rPr>
          <w:tab/>
        </w:r>
        <w:r>
          <w:rPr>
            <w:noProof/>
            <w:webHidden/>
          </w:rPr>
          <w:fldChar w:fldCharType="begin"/>
        </w:r>
        <w:r>
          <w:rPr>
            <w:noProof/>
            <w:webHidden/>
          </w:rPr>
          <w:instrText xml:space="preserve"> PAGEREF _Toc229474914 \h </w:instrText>
        </w:r>
        <w:r>
          <w:rPr>
            <w:noProof/>
            <w:webHidden/>
          </w:rPr>
        </w:r>
        <w:r>
          <w:rPr>
            <w:noProof/>
            <w:webHidden/>
          </w:rPr>
          <w:fldChar w:fldCharType="separate"/>
        </w:r>
        <w:r>
          <w:rPr>
            <w:noProof/>
            <w:webHidden/>
          </w:rPr>
          <w:t>217</w:t>
        </w:r>
        <w:r>
          <w:rPr>
            <w:noProof/>
            <w:webHidden/>
          </w:rPr>
          <w:fldChar w:fldCharType="end"/>
        </w:r>
      </w:hyperlink>
    </w:p>
    <w:p w14:paraId="54729C42" w14:textId="757C8790"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15" w:history="1">
        <w:r w:rsidRPr="00026BA4">
          <w:rPr>
            <w:rStyle w:val="Hyperlnk"/>
            <w:noProof/>
          </w:rPr>
          <w:t>12.40</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CAD</w:t>
        </w:r>
        <w:r>
          <w:rPr>
            <w:noProof/>
            <w:webHidden/>
          </w:rPr>
          <w:tab/>
        </w:r>
        <w:r>
          <w:rPr>
            <w:noProof/>
            <w:webHidden/>
          </w:rPr>
          <w:fldChar w:fldCharType="begin"/>
        </w:r>
        <w:r>
          <w:rPr>
            <w:noProof/>
            <w:webHidden/>
          </w:rPr>
          <w:instrText xml:space="preserve"> PAGEREF _Toc229474915 \h </w:instrText>
        </w:r>
        <w:r>
          <w:rPr>
            <w:noProof/>
            <w:webHidden/>
          </w:rPr>
        </w:r>
        <w:r>
          <w:rPr>
            <w:noProof/>
            <w:webHidden/>
          </w:rPr>
          <w:fldChar w:fldCharType="separate"/>
        </w:r>
        <w:r>
          <w:rPr>
            <w:noProof/>
            <w:webHidden/>
          </w:rPr>
          <w:t>218</w:t>
        </w:r>
        <w:r>
          <w:rPr>
            <w:noProof/>
            <w:webHidden/>
          </w:rPr>
          <w:fldChar w:fldCharType="end"/>
        </w:r>
      </w:hyperlink>
    </w:p>
    <w:p w14:paraId="4BE1835E" w14:textId="7EE8AA68" w:rsidR="00EB6DA4" w:rsidRDefault="00EB6DA4">
      <w:pPr>
        <w:pStyle w:val="Innehll1"/>
        <w:tabs>
          <w:tab w:val="left" w:pos="66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16" w:history="1">
        <w:r w:rsidRPr="00026BA4">
          <w:rPr>
            <w:rStyle w:val="Hyperlnk"/>
            <w:noProof/>
          </w:rPr>
          <w:t>13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2D-5X</w:t>
        </w:r>
        <w:r>
          <w:rPr>
            <w:noProof/>
            <w:webHidden/>
          </w:rPr>
          <w:tab/>
        </w:r>
        <w:r>
          <w:rPr>
            <w:noProof/>
            <w:webHidden/>
          </w:rPr>
          <w:fldChar w:fldCharType="begin"/>
        </w:r>
        <w:r>
          <w:rPr>
            <w:noProof/>
            <w:webHidden/>
          </w:rPr>
          <w:instrText xml:space="preserve"> PAGEREF _Toc229474916 \h </w:instrText>
        </w:r>
        <w:r>
          <w:rPr>
            <w:noProof/>
            <w:webHidden/>
          </w:rPr>
        </w:r>
        <w:r>
          <w:rPr>
            <w:noProof/>
            <w:webHidden/>
          </w:rPr>
          <w:fldChar w:fldCharType="separate"/>
        </w:r>
        <w:r>
          <w:rPr>
            <w:noProof/>
            <w:webHidden/>
          </w:rPr>
          <w:t>221</w:t>
        </w:r>
        <w:r>
          <w:rPr>
            <w:noProof/>
            <w:webHidden/>
          </w:rPr>
          <w:fldChar w:fldCharType="end"/>
        </w:r>
      </w:hyperlink>
    </w:p>
    <w:p w14:paraId="25797C80" w14:textId="7055AD93"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17" w:history="1">
        <w:r w:rsidRPr="00026BA4">
          <w:rPr>
            <w:rStyle w:val="Hyperlnk"/>
            <w:noProof/>
          </w:rPr>
          <w:t>13.2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Cut bevel</w:t>
        </w:r>
        <w:r>
          <w:rPr>
            <w:noProof/>
            <w:webHidden/>
          </w:rPr>
          <w:tab/>
        </w:r>
        <w:r>
          <w:rPr>
            <w:noProof/>
            <w:webHidden/>
          </w:rPr>
          <w:fldChar w:fldCharType="begin"/>
        </w:r>
        <w:r>
          <w:rPr>
            <w:noProof/>
            <w:webHidden/>
          </w:rPr>
          <w:instrText xml:space="preserve"> PAGEREF _Toc229474917 \h </w:instrText>
        </w:r>
        <w:r>
          <w:rPr>
            <w:noProof/>
            <w:webHidden/>
          </w:rPr>
        </w:r>
        <w:r>
          <w:rPr>
            <w:noProof/>
            <w:webHidden/>
          </w:rPr>
          <w:fldChar w:fldCharType="separate"/>
        </w:r>
        <w:r>
          <w:rPr>
            <w:noProof/>
            <w:webHidden/>
          </w:rPr>
          <w:t>224</w:t>
        </w:r>
        <w:r>
          <w:rPr>
            <w:noProof/>
            <w:webHidden/>
          </w:rPr>
          <w:fldChar w:fldCharType="end"/>
        </w:r>
      </w:hyperlink>
    </w:p>
    <w:p w14:paraId="40A9FBB0" w14:textId="2D4AB5A5"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18" w:history="1">
        <w:r w:rsidRPr="00026BA4">
          <w:rPr>
            <w:rStyle w:val="Hyperlnk"/>
            <w:noProof/>
          </w:rPr>
          <w:t>13.3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Quick bevel</w:t>
        </w:r>
        <w:r>
          <w:rPr>
            <w:noProof/>
            <w:webHidden/>
          </w:rPr>
          <w:tab/>
        </w:r>
        <w:r>
          <w:rPr>
            <w:noProof/>
            <w:webHidden/>
          </w:rPr>
          <w:fldChar w:fldCharType="begin"/>
        </w:r>
        <w:r>
          <w:rPr>
            <w:noProof/>
            <w:webHidden/>
          </w:rPr>
          <w:instrText xml:space="preserve"> PAGEREF _Toc229474918 \h </w:instrText>
        </w:r>
        <w:r>
          <w:rPr>
            <w:noProof/>
            <w:webHidden/>
          </w:rPr>
        </w:r>
        <w:r>
          <w:rPr>
            <w:noProof/>
            <w:webHidden/>
          </w:rPr>
          <w:fldChar w:fldCharType="separate"/>
        </w:r>
        <w:r>
          <w:rPr>
            <w:noProof/>
            <w:webHidden/>
          </w:rPr>
          <w:t>226</w:t>
        </w:r>
        <w:r>
          <w:rPr>
            <w:noProof/>
            <w:webHidden/>
          </w:rPr>
          <w:fldChar w:fldCharType="end"/>
        </w:r>
      </w:hyperlink>
    </w:p>
    <w:p w14:paraId="542969D3" w14:textId="4CF7F952" w:rsidR="00EB6DA4" w:rsidRDefault="00EB6DA4">
      <w:pPr>
        <w:pStyle w:val="Innehll1"/>
        <w:tabs>
          <w:tab w:val="left" w:pos="66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19" w:history="1">
        <w:r w:rsidRPr="00026BA4">
          <w:rPr>
            <w:rStyle w:val="Hyperlnk"/>
            <w:noProof/>
          </w:rPr>
          <w:t>14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CAM – Material setup</w:t>
        </w:r>
        <w:r>
          <w:rPr>
            <w:noProof/>
            <w:webHidden/>
          </w:rPr>
          <w:tab/>
        </w:r>
        <w:r>
          <w:rPr>
            <w:noProof/>
            <w:webHidden/>
          </w:rPr>
          <w:fldChar w:fldCharType="begin"/>
        </w:r>
        <w:r>
          <w:rPr>
            <w:noProof/>
            <w:webHidden/>
          </w:rPr>
          <w:instrText xml:space="preserve"> PAGEREF _Toc229474919 \h </w:instrText>
        </w:r>
        <w:r>
          <w:rPr>
            <w:noProof/>
            <w:webHidden/>
          </w:rPr>
        </w:r>
        <w:r>
          <w:rPr>
            <w:noProof/>
            <w:webHidden/>
          </w:rPr>
          <w:fldChar w:fldCharType="separate"/>
        </w:r>
        <w:r>
          <w:rPr>
            <w:noProof/>
            <w:webHidden/>
          </w:rPr>
          <w:t>227</w:t>
        </w:r>
        <w:r>
          <w:rPr>
            <w:noProof/>
            <w:webHidden/>
          </w:rPr>
          <w:fldChar w:fldCharType="end"/>
        </w:r>
      </w:hyperlink>
    </w:p>
    <w:p w14:paraId="53CDAA27" w14:textId="77AF8245"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20" w:history="1">
        <w:r w:rsidRPr="00026BA4">
          <w:rPr>
            <w:rStyle w:val="Hyperlnk"/>
            <w:noProof/>
          </w:rPr>
          <w:t>14.1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Material groups</w:t>
        </w:r>
        <w:r>
          <w:rPr>
            <w:noProof/>
            <w:webHidden/>
          </w:rPr>
          <w:tab/>
        </w:r>
        <w:r>
          <w:rPr>
            <w:noProof/>
            <w:webHidden/>
          </w:rPr>
          <w:fldChar w:fldCharType="begin"/>
        </w:r>
        <w:r>
          <w:rPr>
            <w:noProof/>
            <w:webHidden/>
          </w:rPr>
          <w:instrText xml:space="preserve"> PAGEREF _Toc229474920 \h </w:instrText>
        </w:r>
        <w:r>
          <w:rPr>
            <w:noProof/>
            <w:webHidden/>
          </w:rPr>
        </w:r>
        <w:r>
          <w:rPr>
            <w:noProof/>
            <w:webHidden/>
          </w:rPr>
          <w:fldChar w:fldCharType="separate"/>
        </w:r>
        <w:r>
          <w:rPr>
            <w:noProof/>
            <w:webHidden/>
          </w:rPr>
          <w:t>228</w:t>
        </w:r>
        <w:r>
          <w:rPr>
            <w:noProof/>
            <w:webHidden/>
          </w:rPr>
          <w:fldChar w:fldCharType="end"/>
        </w:r>
      </w:hyperlink>
    </w:p>
    <w:p w14:paraId="14058698" w14:textId="70041B43"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21" w:history="1">
        <w:r w:rsidRPr="00026BA4">
          <w:rPr>
            <w:rStyle w:val="Hyperlnk"/>
            <w:noProof/>
          </w:rPr>
          <w:t>14.2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Material qualities</w:t>
        </w:r>
        <w:r>
          <w:rPr>
            <w:noProof/>
            <w:webHidden/>
          </w:rPr>
          <w:tab/>
        </w:r>
        <w:r>
          <w:rPr>
            <w:noProof/>
            <w:webHidden/>
          </w:rPr>
          <w:fldChar w:fldCharType="begin"/>
        </w:r>
        <w:r>
          <w:rPr>
            <w:noProof/>
            <w:webHidden/>
          </w:rPr>
          <w:instrText xml:space="preserve"> PAGEREF _Toc229474921 \h </w:instrText>
        </w:r>
        <w:r>
          <w:rPr>
            <w:noProof/>
            <w:webHidden/>
          </w:rPr>
        </w:r>
        <w:r>
          <w:rPr>
            <w:noProof/>
            <w:webHidden/>
          </w:rPr>
          <w:fldChar w:fldCharType="separate"/>
        </w:r>
        <w:r>
          <w:rPr>
            <w:noProof/>
            <w:webHidden/>
          </w:rPr>
          <w:t>231</w:t>
        </w:r>
        <w:r>
          <w:rPr>
            <w:noProof/>
            <w:webHidden/>
          </w:rPr>
          <w:fldChar w:fldCharType="end"/>
        </w:r>
      </w:hyperlink>
    </w:p>
    <w:p w14:paraId="33092254" w14:textId="7AAC4347"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22" w:history="1">
        <w:r w:rsidRPr="00026BA4">
          <w:rPr>
            <w:rStyle w:val="Hyperlnk"/>
            <w:noProof/>
          </w:rPr>
          <w:t>14.3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Material thickness</w:t>
        </w:r>
        <w:r>
          <w:rPr>
            <w:noProof/>
            <w:webHidden/>
          </w:rPr>
          <w:tab/>
        </w:r>
        <w:r>
          <w:rPr>
            <w:noProof/>
            <w:webHidden/>
          </w:rPr>
          <w:fldChar w:fldCharType="begin"/>
        </w:r>
        <w:r>
          <w:rPr>
            <w:noProof/>
            <w:webHidden/>
          </w:rPr>
          <w:instrText xml:space="preserve"> PAGEREF _Toc229474922 \h </w:instrText>
        </w:r>
        <w:r>
          <w:rPr>
            <w:noProof/>
            <w:webHidden/>
          </w:rPr>
        </w:r>
        <w:r>
          <w:rPr>
            <w:noProof/>
            <w:webHidden/>
          </w:rPr>
          <w:fldChar w:fldCharType="separate"/>
        </w:r>
        <w:r>
          <w:rPr>
            <w:noProof/>
            <w:webHidden/>
          </w:rPr>
          <w:t>233</w:t>
        </w:r>
        <w:r>
          <w:rPr>
            <w:noProof/>
            <w:webHidden/>
          </w:rPr>
          <w:fldChar w:fldCharType="end"/>
        </w:r>
      </w:hyperlink>
    </w:p>
    <w:p w14:paraId="0076B155" w14:textId="6E151897"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23" w:history="1">
        <w:r w:rsidRPr="00026BA4">
          <w:rPr>
            <w:rStyle w:val="Hyperlnk"/>
            <w:noProof/>
          </w:rPr>
          <w:t>14.4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AWJ</w:t>
        </w:r>
        <w:r>
          <w:rPr>
            <w:noProof/>
            <w:webHidden/>
          </w:rPr>
          <w:tab/>
        </w:r>
        <w:r>
          <w:rPr>
            <w:noProof/>
            <w:webHidden/>
          </w:rPr>
          <w:fldChar w:fldCharType="begin"/>
        </w:r>
        <w:r>
          <w:rPr>
            <w:noProof/>
            <w:webHidden/>
          </w:rPr>
          <w:instrText xml:space="preserve"> PAGEREF _Toc229474923 \h </w:instrText>
        </w:r>
        <w:r>
          <w:rPr>
            <w:noProof/>
            <w:webHidden/>
          </w:rPr>
        </w:r>
        <w:r>
          <w:rPr>
            <w:noProof/>
            <w:webHidden/>
          </w:rPr>
          <w:fldChar w:fldCharType="separate"/>
        </w:r>
        <w:r>
          <w:rPr>
            <w:noProof/>
            <w:webHidden/>
          </w:rPr>
          <w:t>234</w:t>
        </w:r>
        <w:r>
          <w:rPr>
            <w:noProof/>
            <w:webHidden/>
          </w:rPr>
          <w:fldChar w:fldCharType="end"/>
        </w:r>
      </w:hyperlink>
    </w:p>
    <w:p w14:paraId="647DC1EC" w14:textId="269F2F45"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24" w:history="1">
        <w:r w:rsidRPr="00026BA4">
          <w:rPr>
            <w:rStyle w:val="Hyperlnk"/>
            <w:noProof/>
          </w:rPr>
          <w:t>14.5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General import</w:t>
        </w:r>
        <w:r>
          <w:rPr>
            <w:noProof/>
            <w:webHidden/>
          </w:rPr>
          <w:tab/>
        </w:r>
        <w:r>
          <w:rPr>
            <w:noProof/>
            <w:webHidden/>
          </w:rPr>
          <w:fldChar w:fldCharType="begin"/>
        </w:r>
        <w:r>
          <w:rPr>
            <w:noProof/>
            <w:webHidden/>
          </w:rPr>
          <w:instrText xml:space="preserve"> PAGEREF _Toc229474924 \h </w:instrText>
        </w:r>
        <w:r>
          <w:rPr>
            <w:noProof/>
            <w:webHidden/>
          </w:rPr>
        </w:r>
        <w:r>
          <w:rPr>
            <w:noProof/>
            <w:webHidden/>
          </w:rPr>
          <w:fldChar w:fldCharType="separate"/>
        </w:r>
        <w:r>
          <w:rPr>
            <w:noProof/>
            <w:webHidden/>
          </w:rPr>
          <w:t>242</w:t>
        </w:r>
        <w:r>
          <w:rPr>
            <w:noProof/>
            <w:webHidden/>
          </w:rPr>
          <w:fldChar w:fldCharType="end"/>
        </w:r>
      </w:hyperlink>
    </w:p>
    <w:p w14:paraId="478575D8" w14:textId="49FE3466" w:rsidR="00EB6DA4" w:rsidRDefault="00EB6DA4">
      <w:pPr>
        <w:pStyle w:val="Innehll1"/>
        <w:tabs>
          <w:tab w:val="left" w:pos="66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25" w:history="1">
        <w:r w:rsidRPr="00026BA4">
          <w:rPr>
            <w:rStyle w:val="Hyperlnk"/>
            <w:noProof/>
          </w:rPr>
          <w:t>15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TVL</w:t>
        </w:r>
        <w:r>
          <w:rPr>
            <w:noProof/>
            <w:webHidden/>
          </w:rPr>
          <w:tab/>
        </w:r>
        <w:r>
          <w:rPr>
            <w:noProof/>
            <w:webHidden/>
          </w:rPr>
          <w:fldChar w:fldCharType="begin"/>
        </w:r>
        <w:r>
          <w:rPr>
            <w:noProof/>
            <w:webHidden/>
          </w:rPr>
          <w:instrText xml:space="preserve"> PAGEREF _Toc229474925 \h </w:instrText>
        </w:r>
        <w:r>
          <w:rPr>
            <w:noProof/>
            <w:webHidden/>
          </w:rPr>
        </w:r>
        <w:r>
          <w:rPr>
            <w:noProof/>
            <w:webHidden/>
          </w:rPr>
          <w:fldChar w:fldCharType="separate"/>
        </w:r>
        <w:r>
          <w:rPr>
            <w:noProof/>
            <w:webHidden/>
          </w:rPr>
          <w:t>243</w:t>
        </w:r>
        <w:r>
          <w:rPr>
            <w:noProof/>
            <w:webHidden/>
          </w:rPr>
          <w:fldChar w:fldCharType="end"/>
        </w:r>
      </w:hyperlink>
    </w:p>
    <w:p w14:paraId="6606AF1E" w14:textId="3101414A"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26" w:history="1">
        <w:r w:rsidRPr="00026BA4">
          <w:rPr>
            <w:rStyle w:val="Hyperlnk"/>
            <w:noProof/>
          </w:rPr>
          <w:t>15.2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Create your own TVL-data</w:t>
        </w:r>
        <w:r>
          <w:rPr>
            <w:noProof/>
            <w:webHidden/>
          </w:rPr>
          <w:tab/>
        </w:r>
        <w:r>
          <w:rPr>
            <w:noProof/>
            <w:webHidden/>
          </w:rPr>
          <w:fldChar w:fldCharType="begin"/>
        </w:r>
        <w:r>
          <w:rPr>
            <w:noProof/>
            <w:webHidden/>
          </w:rPr>
          <w:instrText xml:space="preserve"> PAGEREF _Toc229474926 \h </w:instrText>
        </w:r>
        <w:r>
          <w:rPr>
            <w:noProof/>
            <w:webHidden/>
          </w:rPr>
        </w:r>
        <w:r>
          <w:rPr>
            <w:noProof/>
            <w:webHidden/>
          </w:rPr>
          <w:fldChar w:fldCharType="separate"/>
        </w:r>
        <w:r>
          <w:rPr>
            <w:noProof/>
            <w:webHidden/>
          </w:rPr>
          <w:t>245</w:t>
        </w:r>
        <w:r>
          <w:rPr>
            <w:noProof/>
            <w:webHidden/>
          </w:rPr>
          <w:fldChar w:fldCharType="end"/>
        </w:r>
      </w:hyperlink>
    </w:p>
    <w:p w14:paraId="2978EEF6" w14:textId="64547C52"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27" w:history="1">
        <w:r w:rsidRPr="00026BA4">
          <w:rPr>
            <w:rStyle w:val="Hyperlnk"/>
            <w:noProof/>
          </w:rPr>
          <w:t>15.3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Add more thicknesses</w:t>
        </w:r>
        <w:r>
          <w:rPr>
            <w:noProof/>
            <w:webHidden/>
          </w:rPr>
          <w:tab/>
        </w:r>
        <w:r>
          <w:rPr>
            <w:noProof/>
            <w:webHidden/>
          </w:rPr>
          <w:fldChar w:fldCharType="begin"/>
        </w:r>
        <w:r>
          <w:rPr>
            <w:noProof/>
            <w:webHidden/>
          </w:rPr>
          <w:instrText xml:space="preserve"> PAGEREF _Toc229474927 \h </w:instrText>
        </w:r>
        <w:r>
          <w:rPr>
            <w:noProof/>
            <w:webHidden/>
          </w:rPr>
        </w:r>
        <w:r>
          <w:rPr>
            <w:noProof/>
            <w:webHidden/>
          </w:rPr>
          <w:fldChar w:fldCharType="separate"/>
        </w:r>
        <w:r>
          <w:rPr>
            <w:noProof/>
            <w:webHidden/>
          </w:rPr>
          <w:t>248</w:t>
        </w:r>
        <w:r>
          <w:rPr>
            <w:noProof/>
            <w:webHidden/>
          </w:rPr>
          <w:fldChar w:fldCharType="end"/>
        </w:r>
      </w:hyperlink>
    </w:p>
    <w:p w14:paraId="1F741DC6" w14:textId="5A0651E4" w:rsidR="00EB6DA4" w:rsidRDefault="00EB6DA4">
      <w:pPr>
        <w:pStyle w:val="Innehll1"/>
        <w:tabs>
          <w:tab w:val="left" w:pos="66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28" w:history="1">
        <w:r w:rsidRPr="00026BA4">
          <w:rPr>
            <w:rStyle w:val="Hyperlnk"/>
            <w:noProof/>
          </w:rPr>
          <w:t>16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CAM – Sheet commands</w:t>
        </w:r>
        <w:r>
          <w:rPr>
            <w:noProof/>
            <w:webHidden/>
          </w:rPr>
          <w:tab/>
        </w:r>
        <w:r>
          <w:rPr>
            <w:noProof/>
            <w:webHidden/>
          </w:rPr>
          <w:fldChar w:fldCharType="begin"/>
        </w:r>
        <w:r>
          <w:rPr>
            <w:noProof/>
            <w:webHidden/>
          </w:rPr>
          <w:instrText xml:space="preserve"> PAGEREF _Toc229474928 \h </w:instrText>
        </w:r>
        <w:r>
          <w:rPr>
            <w:noProof/>
            <w:webHidden/>
          </w:rPr>
        </w:r>
        <w:r>
          <w:rPr>
            <w:noProof/>
            <w:webHidden/>
          </w:rPr>
          <w:fldChar w:fldCharType="separate"/>
        </w:r>
        <w:r>
          <w:rPr>
            <w:noProof/>
            <w:webHidden/>
          </w:rPr>
          <w:t>249</w:t>
        </w:r>
        <w:r>
          <w:rPr>
            <w:noProof/>
            <w:webHidden/>
          </w:rPr>
          <w:fldChar w:fldCharType="end"/>
        </w:r>
      </w:hyperlink>
    </w:p>
    <w:p w14:paraId="44A6F691" w14:textId="3D7B9FF5"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29" w:history="1">
        <w:r w:rsidRPr="00026BA4">
          <w:rPr>
            <w:rStyle w:val="Hyperlnk"/>
            <w:noProof/>
          </w:rPr>
          <w:t>16.1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Sheet Create</w:t>
        </w:r>
        <w:r>
          <w:rPr>
            <w:noProof/>
            <w:webHidden/>
          </w:rPr>
          <w:tab/>
        </w:r>
        <w:r>
          <w:rPr>
            <w:noProof/>
            <w:webHidden/>
          </w:rPr>
          <w:fldChar w:fldCharType="begin"/>
        </w:r>
        <w:r>
          <w:rPr>
            <w:noProof/>
            <w:webHidden/>
          </w:rPr>
          <w:instrText xml:space="preserve"> PAGEREF _Toc229474929 \h </w:instrText>
        </w:r>
        <w:r>
          <w:rPr>
            <w:noProof/>
            <w:webHidden/>
          </w:rPr>
        </w:r>
        <w:r>
          <w:rPr>
            <w:noProof/>
            <w:webHidden/>
          </w:rPr>
          <w:fldChar w:fldCharType="separate"/>
        </w:r>
        <w:r>
          <w:rPr>
            <w:noProof/>
            <w:webHidden/>
          </w:rPr>
          <w:t>249</w:t>
        </w:r>
        <w:r>
          <w:rPr>
            <w:noProof/>
            <w:webHidden/>
          </w:rPr>
          <w:fldChar w:fldCharType="end"/>
        </w:r>
      </w:hyperlink>
    </w:p>
    <w:p w14:paraId="544DF702" w14:textId="02BF3A1F"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30" w:history="1">
        <w:r w:rsidRPr="00026BA4">
          <w:rPr>
            <w:rStyle w:val="Hyperlnk"/>
            <w:noProof/>
          </w:rPr>
          <w:t>16.2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From hole</w:t>
        </w:r>
        <w:r>
          <w:rPr>
            <w:noProof/>
            <w:webHidden/>
          </w:rPr>
          <w:tab/>
        </w:r>
        <w:r>
          <w:rPr>
            <w:noProof/>
            <w:webHidden/>
          </w:rPr>
          <w:fldChar w:fldCharType="begin"/>
        </w:r>
        <w:r>
          <w:rPr>
            <w:noProof/>
            <w:webHidden/>
          </w:rPr>
          <w:instrText xml:space="preserve"> PAGEREF _Toc229474930 \h </w:instrText>
        </w:r>
        <w:r>
          <w:rPr>
            <w:noProof/>
            <w:webHidden/>
          </w:rPr>
        </w:r>
        <w:r>
          <w:rPr>
            <w:noProof/>
            <w:webHidden/>
          </w:rPr>
          <w:fldChar w:fldCharType="separate"/>
        </w:r>
        <w:r>
          <w:rPr>
            <w:noProof/>
            <w:webHidden/>
          </w:rPr>
          <w:t>251</w:t>
        </w:r>
        <w:r>
          <w:rPr>
            <w:noProof/>
            <w:webHidden/>
          </w:rPr>
          <w:fldChar w:fldCharType="end"/>
        </w:r>
      </w:hyperlink>
    </w:p>
    <w:p w14:paraId="4E09FBDD" w14:textId="1C606A29"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31" w:history="1">
        <w:r w:rsidRPr="00026BA4">
          <w:rPr>
            <w:rStyle w:val="Hyperlnk"/>
            <w:noProof/>
          </w:rPr>
          <w:t>16.3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Lock sheet</w:t>
        </w:r>
        <w:r>
          <w:rPr>
            <w:noProof/>
            <w:webHidden/>
          </w:rPr>
          <w:tab/>
        </w:r>
        <w:r>
          <w:rPr>
            <w:noProof/>
            <w:webHidden/>
          </w:rPr>
          <w:fldChar w:fldCharType="begin"/>
        </w:r>
        <w:r>
          <w:rPr>
            <w:noProof/>
            <w:webHidden/>
          </w:rPr>
          <w:instrText xml:space="preserve"> PAGEREF _Toc229474931 \h </w:instrText>
        </w:r>
        <w:r>
          <w:rPr>
            <w:noProof/>
            <w:webHidden/>
          </w:rPr>
        </w:r>
        <w:r>
          <w:rPr>
            <w:noProof/>
            <w:webHidden/>
          </w:rPr>
          <w:fldChar w:fldCharType="separate"/>
        </w:r>
        <w:r>
          <w:rPr>
            <w:noProof/>
            <w:webHidden/>
          </w:rPr>
          <w:t>251</w:t>
        </w:r>
        <w:r>
          <w:rPr>
            <w:noProof/>
            <w:webHidden/>
          </w:rPr>
          <w:fldChar w:fldCharType="end"/>
        </w:r>
      </w:hyperlink>
    </w:p>
    <w:p w14:paraId="70103BF4" w14:textId="4AF2A96C"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32" w:history="1">
        <w:r w:rsidRPr="00026BA4">
          <w:rPr>
            <w:rStyle w:val="Hyperlnk"/>
            <w:noProof/>
          </w:rPr>
          <w:t>16.4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Unlock</w:t>
        </w:r>
        <w:r>
          <w:rPr>
            <w:noProof/>
            <w:webHidden/>
          </w:rPr>
          <w:tab/>
        </w:r>
        <w:r>
          <w:rPr>
            <w:noProof/>
            <w:webHidden/>
          </w:rPr>
          <w:fldChar w:fldCharType="begin"/>
        </w:r>
        <w:r>
          <w:rPr>
            <w:noProof/>
            <w:webHidden/>
          </w:rPr>
          <w:instrText xml:space="preserve"> PAGEREF _Toc229474932 \h </w:instrText>
        </w:r>
        <w:r>
          <w:rPr>
            <w:noProof/>
            <w:webHidden/>
          </w:rPr>
        </w:r>
        <w:r>
          <w:rPr>
            <w:noProof/>
            <w:webHidden/>
          </w:rPr>
          <w:fldChar w:fldCharType="separate"/>
        </w:r>
        <w:r>
          <w:rPr>
            <w:noProof/>
            <w:webHidden/>
          </w:rPr>
          <w:t>252</w:t>
        </w:r>
        <w:r>
          <w:rPr>
            <w:noProof/>
            <w:webHidden/>
          </w:rPr>
          <w:fldChar w:fldCharType="end"/>
        </w:r>
      </w:hyperlink>
    </w:p>
    <w:p w14:paraId="39D8E458" w14:textId="5AB65B24"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33" w:history="1">
        <w:r w:rsidRPr="00026BA4">
          <w:rPr>
            <w:rStyle w:val="Hyperlnk"/>
            <w:noProof/>
          </w:rPr>
          <w:t>16.5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Divide</w:t>
        </w:r>
        <w:r>
          <w:rPr>
            <w:noProof/>
            <w:webHidden/>
          </w:rPr>
          <w:tab/>
        </w:r>
        <w:r>
          <w:rPr>
            <w:noProof/>
            <w:webHidden/>
          </w:rPr>
          <w:fldChar w:fldCharType="begin"/>
        </w:r>
        <w:r>
          <w:rPr>
            <w:noProof/>
            <w:webHidden/>
          </w:rPr>
          <w:instrText xml:space="preserve"> PAGEREF _Toc229474933 \h </w:instrText>
        </w:r>
        <w:r>
          <w:rPr>
            <w:noProof/>
            <w:webHidden/>
          </w:rPr>
        </w:r>
        <w:r>
          <w:rPr>
            <w:noProof/>
            <w:webHidden/>
          </w:rPr>
          <w:fldChar w:fldCharType="separate"/>
        </w:r>
        <w:r>
          <w:rPr>
            <w:noProof/>
            <w:webHidden/>
          </w:rPr>
          <w:t>253</w:t>
        </w:r>
        <w:r>
          <w:rPr>
            <w:noProof/>
            <w:webHidden/>
          </w:rPr>
          <w:fldChar w:fldCharType="end"/>
        </w:r>
      </w:hyperlink>
    </w:p>
    <w:p w14:paraId="50BCE29A" w14:textId="681E627C"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34" w:history="1">
        <w:r w:rsidRPr="00026BA4">
          <w:rPr>
            <w:rStyle w:val="Hyperlnk"/>
            <w:noProof/>
          </w:rPr>
          <w:t>16.6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Sheet export</w:t>
        </w:r>
        <w:r>
          <w:rPr>
            <w:noProof/>
            <w:webHidden/>
          </w:rPr>
          <w:tab/>
        </w:r>
        <w:r>
          <w:rPr>
            <w:noProof/>
            <w:webHidden/>
          </w:rPr>
          <w:fldChar w:fldCharType="begin"/>
        </w:r>
        <w:r>
          <w:rPr>
            <w:noProof/>
            <w:webHidden/>
          </w:rPr>
          <w:instrText xml:space="preserve"> PAGEREF _Toc229474934 \h </w:instrText>
        </w:r>
        <w:r>
          <w:rPr>
            <w:noProof/>
            <w:webHidden/>
          </w:rPr>
        </w:r>
        <w:r>
          <w:rPr>
            <w:noProof/>
            <w:webHidden/>
          </w:rPr>
          <w:fldChar w:fldCharType="separate"/>
        </w:r>
        <w:r>
          <w:rPr>
            <w:noProof/>
            <w:webHidden/>
          </w:rPr>
          <w:t>253</w:t>
        </w:r>
        <w:r>
          <w:rPr>
            <w:noProof/>
            <w:webHidden/>
          </w:rPr>
          <w:fldChar w:fldCharType="end"/>
        </w:r>
      </w:hyperlink>
    </w:p>
    <w:p w14:paraId="794E1797" w14:textId="709ACAAA"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35" w:history="1">
        <w:r w:rsidRPr="00026BA4">
          <w:rPr>
            <w:rStyle w:val="Hyperlnk"/>
            <w:noProof/>
          </w:rPr>
          <w:t>16.7</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Sheet open</w:t>
        </w:r>
        <w:r>
          <w:rPr>
            <w:noProof/>
            <w:webHidden/>
          </w:rPr>
          <w:tab/>
        </w:r>
        <w:r>
          <w:rPr>
            <w:noProof/>
            <w:webHidden/>
          </w:rPr>
          <w:fldChar w:fldCharType="begin"/>
        </w:r>
        <w:r>
          <w:rPr>
            <w:noProof/>
            <w:webHidden/>
          </w:rPr>
          <w:instrText xml:space="preserve"> PAGEREF _Toc229474935 \h </w:instrText>
        </w:r>
        <w:r>
          <w:rPr>
            <w:noProof/>
            <w:webHidden/>
          </w:rPr>
        </w:r>
        <w:r>
          <w:rPr>
            <w:noProof/>
            <w:webHidden/>
          </w:rPr>
          <w:fldChar w:fldCharType="separate"/>
        </w:r>
        <w:r>
          <w:rPr>
            <w:noProof/>
            <w:webHidden/>
          </w:rPr>
          <w:t>254</w:t>
        </w:r>
        <w:r>
          <w:rPr>
            <w:noProof/>
            <w:webHidden/>
          </w:rPr>
          <w:fldChar w:fldCharType="end"/>
        </w:r>
      </w:hyperlink>
    </w:p>
    <w:p w14:paraId="43EC0067" w14:textId="106570D0"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36" w:history="1">
        <w:r w:rsidRPr="00026BA4">
          <w:rPr>
            <w:rStyle w:val="Hyperlnk"/>
            <w:noProof/>
          </w:rPr>
          <w:t>16.8</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History</w:t>
        </w:r>
        <w:r>
          <w:rPr>
            <w:noProof/>
            <w:webHidden/>
          </w:rPr>
          <w:tab/>
        </w:r>
        <w:r>
          <w:rPr>
            <w:noProof/>
            <w:webHidden/>
          </w:rPr>
          <w:fldChar w:fldCharType="begin"/>
        </w:r>
        <w:r>
          <w:rPr>
            <w:noProof/>
            <w:webHidden/>
          </w:rPr>
          <w:instrText xml:space="preserve"> PAGEREF _Toc229474936 \h </w:instrText>
        </w:r>
        <w:r>
          <w:rPr>
            <w:noProof/>
            <w:webHidden/>
          </w:rPr>
        </w:r>
        <w:r>
          <w:rPr>
            <w:noProof/>
            <w:webHidden/>
          </w:rPr>
          <w:fldChar w:fldCharType="separate"/>
        </w:r>
        <w:r>
          <w:rPr>
            <w:noProof/>
            <w:webHidden/>
          </w:rPr>
          <w:t>254</w:t>
        </w:r>
        <w:r>
          <w:rPr>
            <w:noProof/>
            <w:webHidden/>
          </w:rPr>
          <w:fldChar w:fldCharType="end"/>
        </w:r>
      </w:hyperlink>
    </w:p>
    <w:p w14:paraId="4FD855B2" w14:textId="520B31AE"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37" w:history="1">
        <w:r w:rsidRPr="00026BA4">
          <w:rPr>
            <w:rStyle w:val="Hyperlnk"/>
            <w:noProof/>
          </w:rPr>
          <w:t>16.9</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Inventory</w:t>
        </w:r>
        <w:r>
          <w:rPr>
            <w:noProof/>
            <w:webHidden/>
          </w:rPr>
          <w:tab/>
        </w:r>
        <w:r>
          <w:rPr>
            <w:noProof/>
            <w:webHidden/>
          </w:rPr>
          <w:fldChar w:fldCharType="begin"/>
        </w:r>
        <w:r>
          <w:rPr>
            <w:noProof/>
            <w:webHidden/>
          </w:rPr>
          <w:instrText xml:space="preserve"> PAGEREF _Toc229474937 \h </w:instrText>
        </w:r>
        <w:r>
          <w:rPr>
            <w:noProof/>
            <w:webHidden/>
          </w:rPr>
        </w:r>
        <w:r>
          <w:rPr>
            <w:noProof/>
            <w:webHidden/>
          </w:rPr>
          <w:fldChar w:fldCharType="separate"/>
        </w:r>
        <w:r>
          <w:rPr>
            <w:noProof/>
            <w:webHidden/>
          </w:rPr>
          <w:t>255</w:t>
        </w:r>
        <w:r>
          <w:rPr>
            <w:noProof/>
            <w:webHidden/>
          </w:rPr>
          <w:fldChar w:fldCharType="end"/>
        </w:r>
      </w:hyperlink>
    </w:p>
    <w:p w14:paraId="395C652E" w14:textId="7F53F3FE"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38" w:history="1">
        <w:r w:rsidRPr="00026BA4">
          <w:rPr>
            <w:rStyle w:val="Hyperlnk"/>
            <w:noProof/>
          </w:rPr>
          <w:t>16.10</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Migrate</w:t>
        </w:r>
        <w:r>
          <w:rPr>
            <w:noProof/>
            <w:webHidden/>
          </w:rPr>
          <w:tab/>
        </w:r>
        <w:r>
          <w:rPr>
            <w:noProof/>
            <w:webHidden/>
          </w:rPr>
          <w:fldChar w:fldCharType="begin"/>
        </w:r>
        <w:r>
          <w:rPr>
            <w:noProof/>
            <w:webHidden/>
          </w:rPr>
          <w:instrText xml:space="preserve"> PAGEREF _Toc229474938 \h </w:instrText>
        </w:r>
        <w:r>
          <w:rPr>
            <w:noProof/>
            <w:webHidden/>
          </w:rPr>
        </w:r>
        <w:r>
          <w:rPr>
            <w:noProof/>
            <w:webHidden/>
          </w:rPr>
          <w:fldChar w:fldCharType="separate"/>
        </w:r>
        <w:r>
          <w:rPr>
            <w:noProof/>
            <w:webHidden/>
          </w:rPr>
          <w:t>256</w:t>
        </w:r>
        <w:r>
          <w:rPr>
            <w:noProof/>
            <w:webHidden/>
          </w:rPr>
          <w:fldChar w:fldCharType="end"/>
        </w:r>
      </w:hyperlink>
    </w:p>
    <w:p w14:paraId="28A2758C" w14:textId="4DFE5BDD" w:rsidR="00EB6DA4" w:rsidRDefault="00EB6DA4">
      <w:pPr>
        <w:pStyle w:val="Innehll1"/>
        <w:tabs>
          <w:tab w:val="left" w:pos="66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39" w:history="1">
        <w:r w:rsidRPr="00026BA4">
          <w:rPr>
            <w:rStyle w:val="Hyperlnk"/>
            <w:noProof/>
          </w:rPr>
          <w:t>17</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Nest Level 1</w:t>
        </w:r>
        <w:r>
          <w:rPr>
            <w:noProof/>
            <w:webHidden/>
          </w:rPr>
          <w:tab/>
        </w:r>
        <w:r>
          <w:rPr>
            <w:noProof/>
            <w:webHidden/>
          </w:rPr>
          <w:fldChar w:fldCharType="begin"/>
        </w:r>
        <w:r>
          <w:rPr>
            <w:noProof/>
            <w:webHidden/>
          </w:rPr>
          <w:instrText xml:space="preserve"> PAGEREF _Toc229474939 \h </w:instrText>
        </w:r>
        <w:r>
          <w:rPr>
            <w:noProof/>
            <w:webHidden/>
          </w:rPr>
        </w:r>
        <w:r>
          <w:rPr>
            <w:noProof/>
            <w:webHidden/>
          </w:rPr>
          <w:fldChar w:fldCharType="separate"/>
        </w:r>
        <w:r>
          <w:rPr>
            <w:noProof/>
            <w:webHidden/>
          </w:rPr>
          <w:t>257</w:t>
        </w:r>
        <w:r>
          <w:rPr>
            <w:noProof/>
            <w:webHidden/>
          </w:rPr>
          <w:fldChar w:fldCharType="end"/>
        </w:r>
      </w:hyperlink>
    </w:p>
    <w:p w14:paraId="7B843B8C" w14:textId="3AC0AE0B"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40" w:history="1">
        <w:r w:rsidRPr="00026BA4">
          <w:rPr>
            <w:rStyle w:val="Hyperlnk"/>
            <w:noProof/>
          </w:rPr>
          <w:t>17.1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Quick nest</w:t>
        </w:r>
        <w:r>
          <w:rPr>
            <w:noProof/>
            <w:webHidden/>
          </w:rPr>
          <w:tab/>
        </w:r>
        <w:r>
          <w:rPr>
            <w:noProof/>
            <w:webHidden/>
          </w:rPr>
          <w:fldChar w:fldCharType="begin"/>
        </w:r>
        <w:r>
          <w:rPr>
            <w:noProof/>
            <w:webHidden/>
          </w:rPr>
          <w:instrText xml:space="preserve"> PAGEREF _Toc229474940 \h </w:instrText>
        </w:r>
        <w:r>
          <w:rPr>
            <w:noProof/>
            <w:webHidden/>
          </w:rPr>
        </w:r>
        <w:r>
          <w:rPr>
            <w:noProof/>
            <w:webHidden/>
          </w:rPr>
          <w:fldChar w:fldCharType="separate"/>
        </w:r>
        <w:r>
          <w:rPr>
            <w:noProof/>
            <w:webHidden/>
          </w:rPr>
          <w:t>257</w:t>
        </w:r>
        <w:r>
          <w:rPr>
            <w:noProof/>
            <w:webHidden/>
          </w:rPr>
          <w:fldChar w:fldCharType="end"/>
        </w:r>
      </w:hyperlink>
    </w:p>
    <w:p w14:paraId="1AED52D6" w14:textId="4B14F863"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41" w:history="1">
        <w:r w:rsidRPr="00026BA4">
          <w:rPr>
            <w:rStyle w:val="Hyperlnk"/>
            <w:noProof/>
          </w:rPr>
          <w:t>17.2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Glide nest</w:t>
        </w:r>
        <w:r>
          <w:rPr>
            <w:noProof/>
            <w:webHidden/>
          </w:rPr>
          <w:tab/>
        </w:r>
        <w:r>
          <w:rPr>
            <w:noProof/>
            <w:webHidden/>
          </w:rPr>
          <w:fldChar w:fldCharType="begin"/>
        </w:r>
        <w:r>
          <w:rPr>
            <w:noProof/>
            <w:webHidden/>
          </w:rPr>
          <w:instrText xml:space="preserve"> PAGEREF _Toc229474941 \h </w:instrText>
        </w:r>
        <w:r>
          <w:rPr>
            <w:noProof/>
            <w:webHidden/>
          </w:rPr>
        </w:r>
        <w:r>
          <w:rPr>
            <w:noProof/>
            <w:webHidden/>
          </w:rPr>
          <w:fldChar w:fldCharType="separate"/>
        </w:r>
        <w:r>
          <w:rPr>
            <w:noProof/>
            <w:webHidden/>
          </w:rPr>
          <w:t>258</w:t>
        </w:r>
        <w:r>
          <w:rPr>
            <w:noProof/>
            <w:webHidden/>
          </w:rPr>
          <w:fldChar w:fldCharType="end"/>
        </w:r>
      </w:hyperlink>
    </w:p>
    <w:p w14:paraId="1D8FA1A7" w14:textId="06C01BA4"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42" w:history="1">
        <w:r w:rsidRPr="00026BA4">
          <w:rPr>
            <w:rStyle w:val="Hyperlnk"/>
            <w:noProof/>
          </w:rPr>
          <w:t>17.3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Single nest</w:t>
        </w:r>
        <w:r>
          <w:rPr>
            <w:noProof/>
            <w:webHidden/>
          </w:rPr>
          <w:tab/>
        </w:r>
        <w:r>
          <w:rPr>
            <w:noProof/>
            <w:webHidden/>
          </w:rPr>
          <w:fldChar w:fldCharType="begin"/>
        </w:r>
        <w:r>
          <w:rPr>
            <w:noProof/>
            <w:webHidden/>
          </w:rPr>
          <w:instrText xml:space="preserve"> PAGEREF _Toc229474942 \h </w:instrText>
        </w:r>
        <w:r>
          <w:rPr>
            <w:noProof/>
            <w:webHidden/>
          </w:rPr>
        </w:r>
        <w:r>
          <w:rPr>
            <w:noProof/>
            <w:webHidden/>
          </w:rPr>
          <w:fldChar w:fldCharType="separate"/>
        </w:r>
        <w:r>
          <w:rPr>
            <w:noProof/>
            <w:webHidden/>
          </w:rPr>
          <w:t>259</w:t>
        </w:r>
        <w:r>
          <w:rPr>
            <w:noProof/>
            <w:webHidden/>
          </w:rPr>
          <w:fldChar w:fldCharType="end"/>
        </w:r>
      </w:hyperlink>
    </w:p>
    <w:p w14:paraId="2A394934" w14:textId="4677A24B"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43" w:history="1">
        <w:r w:rsidRPr="00026BA4">
          <w:rPr>
            <w:rStyle w:val="Hyperlnk"/>
            <w:noProof/>
          </w:rPr>
          <w:t>17.4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Rectangle nest</w:t>
        </w:r>
        <w:r>
          <w:rPr>
            <w:noProof/>
            <w:webHidden/>
          </w:rPr>
          <w:tab/>
        </w:r>
        <w:r>
          <w:rPr>
            <w:noProof/>
            <w:webHidden/>
          </w:rPr>
          <w:fldChar w:fldCharType="begin"/>
        </w:r>
        <w:r>
          <w:rPr>
            <w:noProof/>
            <w:webHidden/>
          </w:rPr>
          <w:instrText xml:space="preserve"> PAGEREF _Toc229474943 \h </w:instrText>
        </w:r>
        <w:r>
          <w:rPr>
            <w:noProof/>
            <w:webHidden/>
          </w:rPr>
        </w:r>
        <w:r>
          <w:rPr>
            <w:noProof/>
            <w:webHidden/>
          </w:rPr>
          <w:fldChar w:fldCharType="separate"/>
        </w:r>
        <w:r>
          <w:rPr>
            <w:noProof/>
            <w:webHidden/>
          </w:rPr>
          <w:t>260</w:t>
        </w:r>
        <w:r>
          <w:rPr>
            <w:noProof/>
            <w:webHidden/>
          </w:rPr>
          <w:fldChar w:fldCharType="end"/>
        </w:r>
      </w:hyperlink>
    </w:p>
    <w:p w14:paraId="72BA18F1" w14:textId="088F4404"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44" w:history="1">
        <w:r w:rsidRPr="00026BA4">
          <w:rPr>
            <w:rStyle w:val="Hyperlnk"/>
            <w:noProof/>
          </w:rPr>
          <w:t>17.5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Circle nest</w:t>
        </w:r>
        <w:r>
          <w:rPr>
            <w:noProof/>
            <w:webHidden/>
          </w:rPr>
          <w:tab/>
        </w:r>
        <w:r>
          <w:rPr>
            <w:noProof/>
            <w:webHidden/>
          </w:rPr>
          <w:fldChar w:fldCharType="begin"/>
        </w:r>
        <w:r>
          <w:rPr>
            <w:noProof/>
            <w:webHidden/>
          </w:rPr>
          <w:instrText xml:space="preserve"> PAGEREF _Toc229474944 \h </w:instrText>
        </w:r>
        <w:r>
          <w:rPr>
            <w:noProof/>
            <w:webHidden/>
          </w:rPr>
        </w:r>
        <w:r>
          <w:rPr>
            <w:noProof/>
            <w:webHidden/>
          </w:rPr>
          <w:fldChar w:fldCharType="separate"/>
        </w:r>
        <w:r>
          <w:rPr>
            <w:noProof/>
            <w:webHidden/>
          </w:rPr>
          <w:t>261</w:t>
        </w:r>
        <w:r>
          <w:rPr>
            <w:noProof/>
            <w:webHidden/>
          </w:rPr>
          <w:fldChar w:fldCharType="end"/>
        </w:r>
      </w:hyperlink>
    </w:p>
    <w:p w14:paraId="685BD993" w14:textId="22427908"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45" w:history="1">
        <w:r w:rsidRPr="00026BA4">
          <w:rPr>
            <w:rStyle w:val="Hyperlnk"/>
            <w:noProof/>
          </w:rPr>
          <w:t>17.6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Nest Report</w:t>
        </w:r>
        <w:r>
          <w:rPr>
            <w:noProof/>
            <w:webHidden/>
          </w:rPr>
          <w:tab/>
        </w:r>
        <w:r>
          <w:rPr>
            <w:noProof/>
            <w:webHidden/>
          </w:rPr>
          <w:fldChar w:fldCharType="begin"/>
        </w:r>
        <w:r>
          <w:rPr>
            <w:noProof/>
            <w:webHidden/>
          </w:rPr>
          <w:instrText xml:space="preserve"> PAGEREF _Toc229474945 \h </w:instrText>
        </w:r>
        <w:r>
          <w:rPr>
            <w:noProof/>
            <w:webHidden/>
          </w:rPr>
        </w:r>
        <w:r>
          <w:rPr>
            <w:noProof/>
            <w:webHidden/>
          </w:rPr>
          <w:fldChar w:fldCharType="separate"/>
        </w:r>
        <w:r>
          <w:rPr>
            <w:noProof/>
            <w:webHidden/>
          </w:rPr>
          <w:t>261</w:t>
        </w:r>
        <w:r>
          <w:rPr>
            <w:noProof/>
            <w:webHidden/>
          </w:rPr>
          <w:fldChar w:fldCharType="end"/>
        </w:r>
      </w:hyperlink>
    </w:p>
    <w:p w14:paraId="26B6B857" w14:textId="423374DB" w:rsidR="00EB6DA4" w:rsidRDefault="00EB6DA4">
      <w:pPr>
        <w:pStyle w:val="Innehll1"/>
        <w:tabs>
          <w:tab w:val="left" w:pos="66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46" w:history="1">
        <w:r w:rsidRPr="00026BA4">
          <w:rPr>
            <w:rStyle w:val="Hyperlnk"/>
            <w:noProof/>
          </w:rPr>
          <w:t>18</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Nest Level 2</w:t>
        </w:r>
        <w:r>
          <w:rPr>
            <w:noProof/>
            <w:webHidden/>
          </w:rPr>
          <w:tab/>
        </w:r>
        <w:r>
          <w:rPr>
            <w:noProof/>
            <w:webHidden/>
          </w:rPr>
          <w:fldChar w:fldCharType="begin"/>
        </w:r>
        <w:r>
          <w:rPr>
            <w:noProof/>
            <w:webHidden/>
          </w:rPr>
          <w:instrText xml:space="preserve"> PAGEREF _Toc229474946 \h </w:instrText>
        </w:r>
        <w:r>
          <w:rPr>
            <w:noProof/>
            <w:webHidden/>
          </w:rPr>
        </w:r>
        <w:r>
          <w:rPr>
            <w:noProof/>
            <w:webHidden/>
          </w:rPr>
          <w:fldChar w:fldCharType="separate"/>
        </w:r>
        <w:r>
          <w:rPr>
            <w:noProof/>
            <w:webHidden/>
          </w:rPr>
          <w:t>263</w:t>
        </w:r>
        <w:r>
          <w:rPr>
            <w:noProof/>
            <w:webHidden/>
          </w:rPr>
          <w:fldChar w:fldCharType="end"/>
        </w:r>
      </w:hyperlink>
    </w:p>
    <w:p w14:paraId="4ACAB693" w14:textId="46613F3E"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47" w:history="1">
        <w:r w:rsidRPr="00026BA4">
          <w:rPr>
            <w:rStyle w:val="Hyperlnk"/>
            <w:noProof/>
          </w:rPr>
          <w:t>18.1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Auto nest</w:t>
        </w:r>
        <w:r>
          <w:rPr>
            <w:noProof/>
            <w:webHidden/>
          </w:rPr>
          <w:tab/>
        </w:r>
        <w:r>
          <w:rPr>
            <w:noProof/>
            <w:webHidden/>
          </w:rPr>
          <w:fldChar w:fldCharType="begin"/>
        </w:r>
        <w:r>
          <w:rPr>
            <w:noProof/>
            <w:webHidden/>
          </w:rPr>
          <w:instrText xml:space="preserve"> PAGEREF _Toc229474947 \h </w:instrText>
        </w:r>
        <w:r>
          <w:rPr>
            <w:noProof/>
            <w:webHidden/>
          </w:rPr>
        </w:r>
        <w:r>
          <w:rPr>
            <w:noProof/>
            <w:webHidden/>
          </w:rPr>
          <w:fldChar w:fldCharType="separate"/>
        </w:r>
        <w:r>
          <w:rPr>
            <w:noProof/>
            <w:webHidden/>
          </w:rPr>
          <w:t>263</w:t>
        </w:r>
        <w:r>
          <w:rPr>
            <w:noProof/>
            <w:webHidden/>
          </w:rPr>
          <w:fldChar w:fldCharType="end"/>
        </w:r>
      </w:hyperlink>
    </w:p>
    <w:p w14:paraId="5DCAFE7E" w14:textId="4A1C0F4D"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48" w:history="1">
        <w:r w:rsidRPr="00026BA4">
          <w:rPr>
            <w:rStyle w:val="Hyperlnk"/>
            <w:noProof/>
          </w:rPr>
          <w:t>18.2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Re-nest</w:t>
        </w:r>
        <w:r>
          <w:rPr>
            <w:noProof/>
            <w:webHidden/>
          </w:rPr>
          <w:tab/>
        </w:r>
        <w:r>
          <w:rPr>
            <w:noProof/>
            <w:webHidden/>
          </w:rPr>
          <w:fldChar w:fldCharType="begin"/>
        </w:r>
        <w:r>
          <w:rPr>
            <w:noProof/>
            <w:webHidden/>
          </w:rPr>
          <w:instrText xml:space="preserve"> PAGEREF _Toc229474948 \h </w:instrText>
        </w:r>
        <w:r>
          <w:rPr>
            <w:noProof/>
            <w:webHidden/>
          </w:rPr>
        </w:r>
        <w:r>
          <w:rPr>
            <w:noProof/>
            <w:webHidden/>
          </w:rPr>
          <w:fldChar w:fldCharType="separate"/>
        </w:r>
        <w:r>
          <w:rPr>
            <w:noProof/>
            <w:webHidden/>
          </w:rPr>
          <w:t>278</w:t>
        </w:r>
        <w:r>
          <w:rPr>
            <w:noProof/>
            <w:webHidden/>
          </w:rPr>
          <w:fldChar w:fldCharType="end"/>
        </w:r>
      </w:hyperlink>
    </w:p>
    <w:p w14:paraId="4F92007D" w14:textId="2BDA23F5" w:rsidR="00EB6DA4" w:rsidRDefault="00EB6DA4">
      <w:pPr>
        <w:pStyle w:val="Innehll1"/>
        <w:tabs>
          <w:tab w:val="left" w:pos="66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49" w:history="1">
        <w:r w:rsidRPr="00026BA4">
          <w:rPr>
            <w:rStyle w:val="Hyperlnk"/>
            <w:noProof/>
          </w:rPr>
          <w:t>19</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CAM - Process</w:t>
        </w:r>
        <w:r>
          <w:rPr>
            <w:noProof/>
            <w:webHidden/>
          </w:rPr>
          <w:tab/>
        </w:r>
        <w:r>
          <w:rPr>
            <w:noProof/>
            <w:webHidden/>
          </w:rPr>
          <w:fldChar w:fldCharType="begin"/>
        </w:r>
        <w:r>
          <w:rPr>
            <w:noProof/>
            <w:webHidden/>
          </w:rPr>
          <w:instrText xml:space="preserve"> PAGEREF _Toc229474949 \h </w:instrText>
        </w:r>
        <w:r>
          <w:rPr>
            <w:noProof/>
            <w:webHidden/>
          </w:rPr>
        </w:r>
        <w:r>
          <w:rPr>
            <w:noProof/>
            <w:webHidden/>
          </w:rPr>
          <w:fldChar w:fldCharType="separate"/>
        </w:r>
        <w:r>
          <w:rPr>
            <w:noProof/>
            <w:webHidden/>
          </w:rPr>
          <w:t>280</w:t>
        </w:r>
        <w:r>
          <w:rPr>
            <w:noProof/>
            <w:webHidden/>
          </w:rPr>
          <w:fldChar w:fldCharType="end"/>
        </w:r>
      </w:hyperlink>
    </w:p>
    <w:p w14:paraId="2F2997A6" w14:textId="6CAB5228"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50" w:history="1">
        <w:r w:rsidRPr="00026BA4">
          <w:rPr>
            <w:rStyle w:val="Hyperlnk"/>
            <w:noProof/>
          </w:rPr>
          <w:t>19.1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Process</w:t>
        </w:r>
        <w:r>
          <w:rPr>
            <w:noProof/>
            <w:webHidden/>
          </w:rPr>
          <w:tab/>
        </w:r>
        <w:r>
          <w:rPr>
            <w:noProof/>
            <w:webHidden/>
          </w:rPr>
          <w:fldChar w:fldCharType="begin"/>
        </w:r>
        <w:r>
          <w:rPr>
            <w:noProof/>
            <w:webHidden/>
          </w:rPr>
          <w:instrText xml:space="preserve"> PAGEREF _Toc229474950 \h </w:instrText>
        </w:r>
        <w:r>
          <w:rPr>
            <w:noProof/>
            <w:webHidden/>
          </w:rPr>
        </w:r>
        <w:r>
          <w:rPr>
            <w:noProof/>
            <w:webHidden/>
          </w:rPr>
          <w:fldChar w:fldCharType="separate"/>
        </w:r>
        <w:r>
          <w:rPr>
            <w:noProof/>
            <w:webHidden/>
          </w:rPr>
          <w:t>280</w:t>
        </w:r>
        <w:r>
          <w:rPr>
            <w:noProof/>
            <w:webHidden/>
          </w:rPr>
          <w:fldChar w:fldCharType="end"/>
        </w:r>
      </w:hyperlink>
    </w:p>
    <w:p w14:paraId="69AB85C8" w14:textId="3F719ECD"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51" w:history="1">
        <w:r w:rsidRPr="00026BA4">
          <w:rPr>
            <w:rStyle w:val="Hyperlnk"/>
            <w:noProof/>
          </w:rPr>
          <w:t>19.2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Order</w:t>
        </w:r>
        <w:r>
          <w:rPr>
            <w:noProof/>
            <w:webHidden/>
          </w:rPr>
          <w:tab/>
        </w:r>
        <w:r>
          <w:rPr>
            <w:noProof/>
            <w:webHidden/>
          </w:rPr>
          <w:fldChar w:fldCharType="begin"/>
        </w:r>
        <w:r>
          <w:rPr>
            <w:noProof/>
            <w:webHidden/>
          </w:rPr>
          <w:instrText xml:space="preserve"> PAGEREF _Toc229474951 \h </w:instrText>
        </w:r>
        <w:r>
          <w:rPr>
            <w:noProof/>
            <w:webHidden/>
          </w:rPr>
        </w:r>
        <w:r>
          <w:rPr>
            <w:noProof/>
            <w:webHidden/>
          </w:rPr>
          <w:fldChar w:fldCharType="separate"/>
        </w:r>
        <w:r>
          <w:rPr>
            <w:noProof/>
            <w:webHidden/>
          </w:rPr>
          <w:t>285</w:t>
        </w:r>
        <w:r>
          <w:rPr>
            <w:noProof/>
            <w:webHidden/>
          </w:rPr>
          <w:fldChar w:fldCharType="end"/>
        </w:r>
      </w:hyperlink>
    </w:p>
    <w:p w14:paraId="7438389F" w14:textId="0656FC85" w:rsidR="00EB6DA4" w:rsidRDefault="00EB6DA4">
      <w:pPr>
        <w:pStyle w:val="Innehll1"/>
        <w:tabs>
          <w:tab w:val="left" w:pos="66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52" w:history="1">
        <w:r w:rsidRPr="00026BA4">
          <w:rPr>
            <w:rStyle w:val="Hyperlnk"/>
            <w:noProof/>
          </w:rPr>
          <w:t>20</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Cutting parameters and Strategy</w:t>
        </w:r>
        <w:r>
          <w:rPr>
            <w:noProof/>
            <w:webHidden/>
          </w:rPr>
          <w:tab/>
        </w:r>
        <w:r>
          <w:rPr>
            <w:noProof/>
            <w:webHidden/>
          </w:rPr>
          <w:fldChar w:fldCharType="begin"/>
        </w:r>
        <w:r>
          <w:rPr>
            <w:noProof/>
            <w:webHidden/>
          </w:rPr>
          <w:instrText xml:space="preserve"> PAGEREF _Toc229474952 \h </w:instrText>
        </w:r>
        <w:r>
          <w:rPr>
            <w:noProof/>
            <w:webHidden/>
          </w:rPr>
        </w:r>
        <w:r>
          <w:rPr>
            <w:noProof/>
            <w:webHidden/>
          </w:rPr>
          <w:fldChar w:fldCharType="separate"/>
        </w:r>
        <w:r>
          <w:rPr>
            <w:noProof/>
            <w:webHidden/>
          </w:rPr>
          <w:t>292</w:t>
        </w:r>
        <w:r>
          <w:rPr>
            <w:noProof/>
            <w:webHidden/>
          </w:rPr>
          <w:fldChar w:fldCharType="end"/>
        </w:r>
      </w:hyperlink>
    </w:p>
    <w:p w14:paraId="2BE12C57" w14:textId="0726552F"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53" w:history="1">
        <w:r w:rsidRPr="00026BA4">
          <w:rPr>
            <w:rStyle w:val="Hyperlnk"/>
            <w:noProof/>
          </w:rPr>
          <w:t>20.1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Cutting parameters</w:t>
        </w:r>
        <w:r>
          <w:rPr>
            <w:noProof/>
            <w:webHidden/>
          </w:rPr>
          <w:tab/>
        </w:r>
        <w:r>
          <w:rPr>
            <w:noProof/>
            <w:webHidden/>
          </w:rPr>
          <w:fldChar w:fldCharType="begin"/>
        </w:r>
        <w:r>
          <w:rPr>
            <w:noProof/>
            <w:webHidden/>
          </w:rPr>
          <w:instrText xml:space="preserve"> PAGEREF _Toc229474953 \h </w:instrText>
        </w:r>
        <w:r>
          <w:rPr>
            <w:noProof/>
            <w:webHidden/>
          </w:rPr>
        </w:r>
        <w:r>
          <w:rPr>
            <w:noProof/>
            <w:webHidden/>
          </w:rPr>
          <w:fldChar w:fldCharType="separate"/>
        </w:r>
        <w:r>
          <w:rPr>
            <w:noProof/>
            <w:webHidden/>
          </w:rPr>
          <w:t>292</w:t>
        </w:r>
        <w:r>
          <w:rPr>
            <w:noProof/>
            <w:webHidden/>
          </w:rPr>
          <w:fldChar w:fldCharType="end"/>
        </w:r>
      </w:hyperlink>
    </w:p>
    <w:p w14:paraId="786ED3C1" w14:textId="368C3CAD"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54" w:history="1">
        <w:r w:rsidRPr="00026BA4">
          <w:rPr>
            <w:rStyle w:val="Hyperlnk"/>
            <w:noProof/>
          </w:rPr>
          <w:t>20.2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Strategy</w:t>
        </w:r>
        <w:r>
          <w:rPr>
            <w:noProof/>
            <w:webHidden/>
          </w:rPr>
          <w:tab/>
        </w:r>
        <w:r>
          <w:rPr>
            <w:noProof/>
            <w:webHidden/>
          </w:rPr>
          <w:fldChar w:fldCharType="begin"/>
        </w:r>
        <w:r>
          <w:rPr>
            <w:noProof/>
            <w:webHidden/>
          </w:rPr>
          <w:instrText xml:space="preserve"> PAGEREF _Toc229474954 \h </w:instrText>
        </w:r>
        <w:r>
          <w:rPr>
            <w:noProof/>
            <w:webHidden/>
          </w:rPr>
        </w:r>
        <w:r>
          <w:rPr>
            <w:noProof/>
            <w:webHidden/>
          </w:rPr>
          <w:fldChar w:fldCharType="separate"/>
        </w:r>
        <w:r>
          <w:rPr>
            <w:noProof/>
            <w:webHidden/>
          </w:rPr>
          <w:t>293</w:t>
        </w:r>
        <w:r>
          <w:rPr>
            <w:noProof/>
            <w:webHidden/>
          </w:rPr>
          <w:fldChar w:fldCharType="end"/>
        </w:r>
      </w:hyperlink>
    </w:p>
    <w:p w14:paraId="4EBE7E43" w14:textId="5A4498E4" w:rsidR="00EB6DA4" w:rsidRDefault="00EB6DA4">
      <w:pPr>
        <w:pStyle w:val="Innehll1"/>
        <w:tabs>
          <w:tab w:val="left" w:pos="66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55" w:history="1">
        <w:r w:rsidRPr="00026BA4">
          <w:rPr>
            <w:rStyle w:val="Hyperlnk"/>
            <w:noProof/>
          </w:rPr>
          <w:t>21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CAM – Machine setup</w:t>
        </w:r>
        <w:r>
          <w:rPr>
            <w:noProof/>
            <w:webHidden/>
          </w:rPr>
          <w:tab/>
        </w:r>
        <w:r>
          <w:rPr>
            <w:noProof/>
            <w:webHidden/>
          </w:rPr>
          <w:fldChar w:fldCharType="begin"/>
        </w:r>
        <w:r>
          <w:rPr>
            <w:noProof/>
            <w:webHidden/>
          </w:rPr>
          <w:instrText xml:space="preserve"> PAGEREF _Toc229474955 \h </w:instrText>
        </w:r>
        <w:r>
          <w:rPr>
            <w:noProof/>
            <w:webHidden/>
          </w:rPr>
        </w:r>
        <w:r>
          <w:rPr>
            <w:noProof/>
            <w:webHidden/>
          </w:rPr>
          <w:fldChar w:fldCharType="separate"/>
        </w:r>
        <w:r>
          <w:rPr>
            <w:noProof/>
            <w:webHidden/>
          </w:rPr>
          <w:t>307</w:t>
        </w:r>
        <w:r>
          <w:rPr>
            <w:noProof/>
            <w:webHidden/>
          </w:rPr>
          <w:fldChar w:fldCharType="end"/>
        </w:r>
      </w:hyperlink>
    </w:p>
    <w:p w14:paraId="7CFEA096" w14:textId="661C2D4B"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56" w:history="1">
        <w:r w:rsidRPr="00026BA4">
          <w:rPr>
            <w:rStyle w:val="Hyperlnk"/>
            <w:noProof/>
          </w:rPr>
          <w:t>21.1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Table layout</w:t>
        </w:r>
        <w:r>
          <w:rPr>
            <w:noProof/>
            <w:webHidden/>
          </w:rPr>
          <w:tab/>
        </w:r>
        <w:r>
          <w:rPr>
            <w:noProof/>
            <w:webHidden/>
          </w:rPr>
          <w:fldChar w:fldCharType="begin"/>
        </w:r>
        <w:r>
          <w:rPr>
            <w:noProof/>
            <w:webHidden/>
          </w:rPr>
          <w:instrText xml:space="preserve"> PAGEREF _Toc229474956 \h </w:instrText>
        </w:r>
        <w:r>
          <w:rPr>
            <w:noProof/>
            <w:webHidden/>
          </w:rPr>
        </w:r>
        <w:r>
          <w:rPr>
            <w:noProof/>
            <w:webHidden/>
          </w:rPr>
          <w:fldChar w:fldCharType="separate"/>
        </w:r>
        <w:r>
          <w:rPr>
            <w:noProof/>
            <w:webHidden/>
          </w:rPr>
          <w:t>308</w:t>
        </w:r>
        <w:r>
          <w:rPr>
            <w:noProof/>
            <w:webHidden/>
          </w:rPr>
          <w:fldChar w:fldCharType="end"/>
        </w:r>
      </w:hyperlink>
    </w:p>
    <w:p w14:paraId="4F6388F0" w14:textId="16A07EFB"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57" w:history="1">
        <w:r w:rsidRPr="00026BA4">
          <w:rPr>
            <w:rStyle w:val="Hyperlnk"/>
            <w:noProof/>
          </w:rPr>
          <w:t>21.2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Cutting tools</w:t>
        </w:r>
        <w:r>
          <w:rPr>
            <w:noProof/>
            <w:webHidden/>
          </w:rPr>
          <w:tab/>
        </w:r>
        <w:r>
          <w:rPr>
            <w:noProof/>
            <w:webHidden/>
          </w:rPr>
          <w:fldChar w:fldCharType="begin"/>
        </w:r>
        <w:r>
          <w:rPr>
            <w:noProof/>
            <w:webHidden/>
          </w:rPr>
          <w:instrText xml:space="preserve"> PAGEREF _Toc229474957 \h </w:instrText>
        </w:r>
        <w:r>
          <w:rPr>
            <w:noProof/>
            <w:webHidden/>
          </w:rPr>
        </w:r>
        <w:r>
          <w:rPr>
            <w:noProof/>
            <w:webHidden/>
          </w:rPr>
          <w:fldChar w:fldCharType="separate"/>
        </w:r>
        <w:r>
          <w:rPr>
            <w:noProof/>
            <w:webHidden/>
          </w:rPr>
          <w:t>311</w:t>
        </w:r>
        <w:r>
          <w:rPr>
            <w:noProof/>
            <w:webHidden/>
          </w:rPr>
          <w:fldChar w:fldCharType="end"/>
        </w:r>
      </w:hyperlink>
    </w:p>
    <w:p w14:paraId="38892F23" w14:textId="3889B53B"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58" w:history="1">
        <w:r w:rsidRPr="00026BA4">
          <w:rPr>
            <w:rStyle w:val="Hyperlnk"/>
            <w:noProof/>
          </w:rPr>
          <w:t>21.3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Z-axis control</w:t>
        </w:r>
        <w:r>
          <w:rPr>
            <w:noProof/>
            <w:webHidden/>
          </w:rPr>
          <w:tab/>
        </w:r>
        <w:r>
          <w:rPr>
            <w:noProof/>
            <w:webHidden/>
          </w:rPr>
          <w:fldChar w:fldCharType="begin"/>
        </w:r>
        <w:r>
          <w:rPr>
            <w:noProof/>
            <w:webHidden/>
          </w:rPr>
          <w:instrText xml:space="preserve"> PAGEREF _Toc229474958 \h </w:instrText>
        </w:r>
        <w:r>
          <w:rPr>
            <w:noProof/>
            <w:webHidden/>
          </w:rPr>
        </w:r>
        <w:r>
          <w:rPr>
            <w:noProof/>
            <w:webHidden/>
          </w:rPr>
          <w:fldChar w:fldCharType="separate"/>
        </w:r>
        <w:r>
          <w:rPr>
            <w:noProof/>
            <w:webHidden/>
          </w:rPr>
          <w:t>313</w:t>
        </w:r>
        <w:r>
          <w:rPr>
            <w:noProof/>
            <w:webHidden/>
          </w:rPr>
          <w:fldChar w:fldCharType="end"/>
        </w:r>
      </w:hyperlink>
    </w:p>
    <w:p w14:paraId="01E2244A" w14:textId="41163A99"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59" w:history="1">
        <w:r w:rsidRPr="00026BA4">
          <w:rPr>
            <w:rStyle w:val="Hyperlnk"/>
            <w:noProof/>
          </w:rPr>
          <w:t>21.4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Marking tools</w:t>
        </w:r>
        <w:r>
          <w:rPr>
            <w:noProof/>
            <w:webHidden/>
          </w:rPr>
          <w:tab/>
        </w:r>
        <w:r>
          <w:rPr>
            <w:noProof/>
            <w:webHidden/>
          </w:rPr>
          <w:fldChar w:fldCharType="begin"/>
        </w:r>
        <w:r>
          <w:rPr>
            <w:noProof/>
            <w:webHidden/>
          </w:rPr>
          <w:instrText xml:space="preserve"> PAGEREF _Toc229474959 \h </w:instrText>
        </w:r>
        <w:r>
          <w:rPr>
            <w:noProof/>
            <w:webHidden/>
          </w:rPr>
        </w:r>
        <w:r>
          <w:rPr>
            <w:noProof/>
            <w:webHidden/>
          </w:rPr>
          <w:fldChar w:fldCharType="separate"/>
        </w:r>
        <w:r>
          <w:rPr>
            <w:noProof/>
            <w:webHidden/>
          </w:rPr>
          <w:t>318</w:t>
        </w:r>
        <w:r>
          <w:rPr>
            <w:noProof/>
            <w:webHidden/>
          </w:rPr>
          <w:fldChar w:fldCharType="end"/>
        </w:r>
      </w:hyperlink>
    </w:p>
    <w:p w14:paraId="5B96E4CD" w14:textId="0ED50274"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60" w:history="1">
        <w:r w:rsidRPr="00026BA4">
          <w:rPr>
            <w:rStyle w:val="Hyperlnk"/>
            <w:noProof/>
          </w:rPr>
          <w:t>21.5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Drilling tools</w:t>
        </w:r>
        <w:r>
          <w:rPr>
            <w:noProof/>
            <w:webHidden/>
          </w:rPr>
          <w:tab/>
        </w:r>
        <w:r>
          <w:rPr>
            <w:noProof/>
            <w:webHidden/>
          </w:rPr>
          <w:fldChar w:fldCharType="begin"/>
        </w:r>
        <w:r>
          <w:rPr>
            <w:noProof/>
            <w:webHidden/>
          </w:rPr>
          <w:instrText xml:space="preserve"> PAGEREF _Toc229474960 \h </w:instrText>
        </w:r>
        <w:r>
          <w:rPr>
            <w:noProof/>
            <w:webHidden/>
          </w:rPr>
        </w:r>
        <w:r>
          <w:rPr>
            <w:noProof/>
            <w:webHidden/>
          </w:rPr>
          <w:fldChar w:fldCharType="separate"/>
        </w:r>
        <w:r>
          <w:rPr>
            <w:noProof/>
            <w:webHidden/>
          </w:rPr>
          <w:t>322</w:t>
        </w:r>
        <w:r>
          <w:rPr>
            <w:noProof/>
            <w:webHidden/>
          </w:rPr>
          <w:fldChar w:fldCharType="end"/>
        </w:r>
      </w:hyperlink>
    </w:p>
    <w:p w14:paraId="46D475F9" w14:textId="5441770A"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61" w:history="1">
        <w:r w:rsidRPr="00026BA4">
          <w:rPr>
            <w:rStyle w:val="Hyperlnk"/>
            <w:noProof/>
          </w:rPr>
          <w:t>21.6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Speeds</w:t>
        </w:r>
        <w:r>
          <w:rPr>
            <w:noProof/>
            <w:webHidden/>
          </w:rPr>
          <w:tab/>
        </w:r>
        <w:r>
          <w:rPr>
            <w:noProof/>
            <w:webHidden/>
          </w:rPr>
          <w:fldChar w:fldCharType="begin"/>
        </w:r>
        <w:r>
          <w:rPr>
            <w:noProof/>
            <w:webHidden/>
          </w:rPr>
          <w:instrText xml:space="preserve"> PAGEREF _Toc229474961 \h </w:instrText>
        </w:r>
        <w:r>
          <w:rPr>
            <w:noProof/>
            <w:webHidden/>
          </w:rPr>
        </w:r>
        <w:r>
          <w:rPr>
            <w:noProof/>
            <w:webHidden/>
          </w:rPr>
          <w:fldChar w:fldCharType="separate"/>
        </w:r>
        <w:r>
          <w:rPr>
            <w:noProof/>
            <w:webHidden/>
          </w:rPr>
          <w:t>323</w:t>
        </w:r>
        <w:r>
          <w:rPr>
            <w:noProof/>
            <w:webHidden/>
          </w:rPr>
          <w:fldChar w:fldCharType="end"/>
        </w:r>
      </w:hyperlink>
    </w:p>
    <w:p w14:paraId="5FBEB8B5" w14:textId="58E33410"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62" w:history="1">
        <w:r w:rsidRPr="00026BA4">
          <w:rPr>
            <w:rStyle w:val="Hyperlnk"/>
            <w:noProof/>
          </w:rPr>
          <w:t>21.7</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Postprocessor</w:t>
        </w:r>
        <w:r>
          <w:rPr>
            <w:noProof/>
            <w:webHidden/>
          </w:rPr>
          <w:tab/>
        </w:r>
        <w:r>
          <w:rPr>
            <w:noProof/>
            <w:webHidden/>
          </w:rPr>
          <w:fldChar w:fldCharType="begin"/>
        </w:r>
        <w:r>
          <w:rPr>
            <w:noProof/>
            <w:webHidden/>
          </w:rPr>
          <w:instrText xml:space="preserve"> PAGEREF _Toc229474962 \h </w:instrText>
        </w:r>
        <w:r>
          <w:rPr>
            <w:noProof/>
            <w:webHidden/>
          </w:rPr>
        </w:r>
        <w:r>
          <w:rPr>
            <w:noProof/>
            <w:webHidden/>
          </w:rPr>
          <w:fldChar w:fldCharType="separate"/>
        </w:r>
        <w:r>
          <w:rPr>
            <w:noProof/>
            <w:webHidden/>
          </w:rPr>
          <w:t>326</w:t>
        </w:r>
        <w:r>
          <w:rPr>
            <w:noProof/>
            <w:webHidden/>
          </w:rPr>
          <w:fldChar w:fldCharType="end"/>
        </w:r>
      </w:hyperlink>
    </w:p>
    <w:p w14:paraId="32C0DD22" w14:textId="0966B199"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63" w:history="1">
        <w:r w:rsidRPr="00026BA4">
          <w:rPr>
            <w:rStyle w:val="Hyperlnk"/>
            <w:noProof/>
          </w:rPr>
          <w:t>21.8</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Geometry</w:t>
        </w:r>
        <w:r>
          <w:rPr>
            <w:noProof/>
            <w:webHidden/>
          </w:rPr>
          <w:tab/>
        </w:r>
        <w:r>
          <w:rPr>
            <w:noProof/>
            <w:webHidden/>
          </w:rPr>
          <w:fldChar w:fldCharType="begin"/>
        </w:r>
        <w:r>
          <w:rPr>
            <w:noProof/>
            <w:webHidden/>
          </w:rPr>
          <w:instrText xml:space="preserve"> PAGEREF _Toc229474963 \h </w:instrText>
        </w:r>
        <w:r>
          <w:rPr>
            <w:noProof/>
            <w:webHidden/>
          </w:rPr>
        </w:r>
        <w:r>
          <w:rPr>
            <w:noProof/>
            <w:webHidden/>
          </w:rPr>
          <w:fldChar w:fldCharType="separate"/>
        </w:r>
        <w:r>
          <w:rPr>
            <w:noProof/>
            <w:webHidden/>
          </w:rPr>
          <w:t>329</w:t>
        </w:r>
        <w:r>
          <w:rPr>
            <w:noProof/>
            <w:webHidden/>
          </w:rPr>
          <w:fldChar w:fldCharType="end"/>
        </w:r>
      </w:hyperlink>
    </w:p>
    <w:p w14:paraId="2BF031FA" w14:textId="03D27481"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64" w:history="1">
        <w:r w:rsidRPr="00026BA4">
          <w:rPr>
            <w:rStyle w:val="Hyperlnk"/>
            <w:noProof/>
          </w:rPr>
          <w:t>21.9</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5-axis kinematic settings</w:t>
        </w:r>
        <w:r>
          <w:rPr>
            <w:noProof/>
            <w:webHidden/>
          </w:rPr>
          <w:tab/>
        </w:r>
        <w:r>
          <w:rPr>
            <w:noProof/>
            <w:webHidden/>
          </w:rPr>
          <w:fldChar w:fldCharType="begin"/>
        </w:r>
        <w:r>
          <w:rPr>
            <w:noProof/>
            <w:webHidden/>
          </w:rPr>
          <w:instrText xml:space="preserve"> PAGEREF _Toc229474964 \h </w:instrText>
        </w:r>
        <w:r>
          <w:rPr>
            <w:noProof/>
            <w:webHidden/>
          </w:rPr>
        </w:r>
        <w:r>
          <w:rPr>
            <w:noProof/>
            <w:webHidden/>
          </w:rPr>
          <w:fldChar w:fldCharType="separate"/>
        </w:r>
        <w:r>
          <w:rPr>
            <w:noProof/>
            <w:webHidden/>
          </w:rPr>
          <w:t>335</w:t>
        </w:r>
        <w:r>
          <w:rPr>
            <w:noProof/>
            <w:webHidden/>
          </w:rPr>
          <w:fldChar w:fldCharType="end"/>
        </w:r>
      </w:hyperlink>
    </w:p>
    <w:p w14:paraId="38BA0861" w14:textId="200AB718"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65" w:history="1">
        <w:r w:rsidRPr="00026BA4">
          <w:rPr>
            <w:rStyle w:val="Hyperlnk"/>
            <w:noProof/>
          </w:rPr>
          <w:t>21.10</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Rotation axis</w:t>
        </w:r>
        <w:r>
          <w:rPr>
            <w:noProof/>
            <w:webHidden/>
          </w:rPr>
          <w:tab/>
        </w:r>
        <w:r>
          <w:rPr>
            <w:noProof/>
            <w:webHidden/>
          </w:rPr>
          <w:fldChar w:fldCharType="begin"/>
        </w:r>
        <w:r>
          <w:rPr>
            <w:noProof/>
            <w:webHidden/>
          </w:rPr>
          <w:instrText xml:space="preserve"> PAGEREF _Toc229474965 \h </w:instrText>
        </w:r>
        <w:r>
          <w:rPr>
            <w:noProof/>
            <w:webHidden/>
          </w:rPr>
        </w:r>
        <w:r>
          <w:rPr>
            <w:noProof/>
            <w:webHidden/>
          </w:rPr>
          <w:fldChar w:fldCharType="separate"/>
        </w:r>
        <w:r>
          <w:rPr>
            <w:noProof/>
            <w:webHidden/>
          </w:rPr>
          <w:t>340</w:t>
        </w:r>
        <w:r>
          <w:rPr>
            <w:noProof/>
            <w:webHidden/>
          </w:rPr>
          <w:fldChar w:fldCharType="end"/>
        </w:r>
      </w:hyperlink>
    </w:p>
    <w:p w14:paraId="53E052CB" w14:textId="782DFF6A"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66" w:history="1">
        <w:r w:rsidRPr="00026BA4">
          <w:rPr>
            <w:rStyle w:val="Hyperlnk"/>
            <w:noProof/>
          </w:rPr>
          <w:t>21.11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Cutting equipment</w:t>
        </w:r>
        <w:r>
          <w:rPr>
            <w:noProof/>
            <w:webHidden/>
          </w:rPr>
          <w:tab/>
        </w:r>
        <w:r>
          <w:rPr>
            <w:noProof/>
            <w:webHidden/>
          </w:rPr>
          <w:fldChar w:fldCharType="begin"/>
        </w:r>
        <w:r>
          <w:rPr>
            <w:noProof/>
            <w:webHidden/>
          </w:rPr>
          <w:instrText xml:space="preserve"> PAGEREF _Toc229474966 \h </w:instrText>
        </w:r>
        <w:r>
          <w:rPr>
            <w:noProof/>
            <w:webHidden/>
          </w:rPr>
        </w:r>
        <w:r>
          <w:rPr>
            <w:noProof/>
            <w:webHidden/>
          </w:rPr>
          <w:fldChar w:fldCharType="separate"/>
        </w:r>
        <w:r>
          <w:rPr>
            <w:noProof/>
            <w:webHidden/>
          </w:rPr>
          <w:t>342</w:t>
        </w:r>
        <w:r>
          <w:rPr>
            <w:noProof/>
            <w:webHidden/>
          </w:rPr>
          <w:fldChar w:fldCharType="end"/>
        </w:r>
      </w:hyperlink>
    </w:p>
    <w:p w14:paraId="5FD5229E" w14:textId="51CE9AA3"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67" w:history="1">
        <w:r w:rsidRPr="00026BA4">
          <w:rPr>
            <w:rStyle w:val="Hyperlnk"/>
            <w:noProof/>
          </w:rPr>
          <w:t>21.12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Delays</w:t>
        </w:r>
        <w:r>
          <w:rPr>
            <w:noProof/>
            <w:webHidden/>
          </w:rPr>
          <w:tab/>
        </w:r>
        <w:r>
          <w:rPr>
            <w:noProof/>
            <w:webHidden/>
          </w:rPr>
          <w:fldChar w:fldCharType="begin"/>
        </w:r>
        <w:r>
          <w:rPr>
            <w:noProof/>
            <w:webHidden/>
          </w:rPr>
          <w:instrText xml:space="preserve"> PAGEREF _Toc229474967 \h </w:instrText>
        </w:r>
        <w:r>
          <w:rPr>
            <w:noProof/>
            <w:webHidden/>
          </w:rPr>
        </w:r>
        <w:r>
          <w:rPr>
            <w:noProof/>
            <w:webHidden/>
          </w:rPr>
          <w:fldChar w:fldCharType="separate"/>
        </w:r>
        <w:r>
          <w:rPr>
            <w:noProof/>
            <w:webHidden/>
          </w:rPr>
          <w:t>347</w:t>
        </w:r>
        <w:r>
          <w:rPr>
            <w:noProof/>
            <w:webHidden/>
          </w:rPr>
          <w:fldChar w:fldCharType="end"/>
        </w:r>
      </w:hyperlink>
    </w:p>
    <w:p w14:paraId="0E9DDE52" w14:textId="2B14E85A" w:rsidR="00EB6DA4" w:rsidRDefault="00EB6DA4">
      <w:pPr>
        <w:pStyle w:val="Innehll2"/>
        <w:tabs>
          <w:tab w:val="left" w:pos="110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68" w:history="1">
        <w:r w:rsidRPr="00026BA4">
          <w:rPr>
            <w:rStyle w:val="Hyperlnk"/>
            <w:noProof/>
          </w:rPr>
          <w:t>21.13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Various</w:t>
        </w:r>
        <w:r>
          <w:rPr>
            <w:noProof/>
            <w:webHidden/>
          </w:rPr>
          <w:tab/>
        </w:r>
        <w:r>
          <w:rPr>
            <w:noProof/>
            <w:webHidden/>
          </w:rPr>
          <w:fldChar w:fldCharType="begin"/>
        </w:r>
        <w:r>
          <w:rPr>
            <w:noProof/>
            <w:webHidden/>
          </w:rPr>
          <w:instrText xml:space="preserve"> PAGEREF _Toc229474968 \h </w:instrText>
        </w:r>
        <w:r>
          <w:rPr>
            <w:noProof/>
            <w:webHidden/>
          </w:rPr>
        </w:r>
        <w:r>
          <w:rPr>
            <w:noProof/>
            <w:webHidden/>
          </w:rPr>
          <w:fldChar w:fldCharType="separate"/>
        </w:r>
        <w:r>
          <w:rPr>
            <w:noProof/>
            <w:webHidden/>
          </w:rPr>
          <w:t>349</w:t>
        </w:r>
        <w:r>
          <w:rPr>
            <w:noProof/>
            <w:webHidden/>
          </w:rPr>
          <w:fldChar w:fldCharType="end"/>
        </w:r>
      </w:hyperlink>
    </w:p>
    <w:p w14:paraId="596697E0" w14:textId="348DDD72" w:rsidR="00EB6DA4" w:rsidRDefault="00EB6DA4">
      <w:pPr>
        <w:pStyle w:val="Innehll1"/>
        <w:tabs>
          <w:tab w:val="left" w:pos="66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69" w:history="1">
        <w:r w:rsidRPr="00026BA4">
          <w:rPr>
            <w:rStyle w:val="Hyperlnk"/>
            <w:noProof/>
          </w:rPr>
          <w:t>22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Organizer</w:t>
        </w:r>
        <w:r>
          <w:rPr>
            <w:noProof/>
            <w:webHidden/>
          </w:rPr>
          <w:tab/>
        </w:r>
        <w:r>
          <w:rPr>
            <w:noProof/>
            <w:webHidden/>
          </w:rPr>
          <w:fldChar w:fldCharType="begin"/>
        </w:r>
        <w:r>
          <w:rPr>
            <w:noProof/>
            <w:webHidden/>
          </w:rPr>
          <w:instrText xml:space="preserve"> PAGEREF _Toc229474969 \h </w:instrText>
        </w:r>
        <w:r>
          <w:rPr>
            <w:noProof/>
            <w:webHidden/>
          </w:rPr>
        </w:r>
        <w:r>
          <w:rPr>
            <w:noProof/>
            <w:webHidden/>
          </w:rPr>
          <w:fldChar w:fldCharType="separate"/>
        </w:r>
        <w:r>
          <w:rPr>
            <w:noProof/>
            <w:webHidden/>
          </w:rPr>
          <w:t>351</w:t>
        </w:r>
        <w:r>
          <w:rPr>
            <w:noProof/>
            <w:webHidden/>
          </w:rPr>
          <w:fldChar w:fldCharType="end"/>
        </w:r>
      </w:hyperlink>
    </w:p>
    <w:p w14:paraId="4FDD4D08" w14:textId="4877AD3C"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70" w:history="1">
        <w:r w:rsidRPr="00026BA4">
          <w:rPr>
            <w:rStyle w:val="Hyperlnk"/>
            <w:noProof/>
          </w:rPr>
          <w:t>22.1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Register</w:t>
        </w:r>
        <w:r>
          <w:rPr>
            <w:noProof/>
            <w:webHidden/>
          </w:rPr>
          <w:tab/>
        </w:r>
        <w:r>
          <w:rPr>
            <w:noProof/>
            <w:webHidden/>
          </w:rPr>
          <w:fldChar w:fldCharType="begin"/>
        </w:r>
        <w:r>
          <w:rPr>
            <w:noProof/>
            <w:webHidden/>
          </w:rPr>
          <w:instrText xml:space="preserve"> PAGEREF _Toc229474970 \h </w:instrText>
        </w:r>
        <w:r>
          <w:rPr>
            <w:noProof/>
            <w:webHidden/>
          </w:rPr>
        </w:r>
        <w:r>
          <w:rPr>
            <w:noProof/>
            <w:webHidden/>
          </w:rPr>
          <w:fldChar w:fldCharType="separate"/>
        </w:r>
        <w:r>
          <w:rPr>
            <w:noProof/>
            <w:webHidden/>
          </w:rPr>
          <w:t>351</w:t>
        </w:r>
        <w:r>
          <w:rPr>
            <w:noProof/>
            <w:webHidden/>
          </w:rPr>
          <w:fldChar w:fldCharType="end"/>
        </w:r>
      </w:hyperlink>
    </w:p>
    <w:p w14:paraId="77E111E1" w14:textId="0346B38C"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71" w:history="1">
        <w:r w:rsidRPr="00026BA4">
          <w:rPr>
            <w:rStyle w:val="Hyperlnk"/>
            <w:noProof/>
          </w:rPr>
          <w:t>22.2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Organizer</w:t>
        </w:r>
        <w:r>
          <w:rPr>
            <w:noProof/>
            <w:webHidden/>
          </w:rPr>
          <w:tab/>
        </w:r>
        <w:r>
          <w:rPr>
            <w:noProof/>
            <w:webHidden/>
          </w:rPr>
          <w:fldChar w:fldCharType="begin"/>
        </w:r>
        <w:r>
          <w:rPr>
            <w:noProof/>
            <w:webHidden/>
          </w:rPr>
          <w:instrText xml:space="preserve"> PAGEREF _Toc229474971 \h </w:instrText>
        </w:r>
        <w:r>
          <w:rPr>
            <w:noProof/>
            <w:webHidden/>
          </w:rPr>
        </w:r>
        <w:r>
          <w:rPr>
            <w:noProof/>
            <w:webHidden/>
          </w:rPr>
          <w:fldChar w:fldCharType="separate"/>
        </w:r>
        <w:r>
          <w:rPr>
            <w:noProof/>
            <w:webHidden/>
          </w:rPr>
          <w:t>353</w:t>
        </w:r>
        <w:r>
          <w:rPr>
            <w:noProof/>
            <w:webHidden/>
          </w:rPr>
          <w:fldChar w:fldCharType="end"/>
        </w:r>
      </w:hyperlink>
    </w:p>
    <w:p w14:paraId="1077ED1C" w14:textId="46FEBF7D"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72" w:history="1">
        <w:r w:rsidRPr="00026BA4">
          <w:rPr>
            <w:rStyle w:val="Hyperlnk"/>
            <w:noProof/>
          </w:rPr>
          <w:t>22.3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Automatic count down</w:t>
        </w:r>
        <w:r>
          <w:rPr>
            <w:noProof/>
            <w:webHidden/>
          </w:rPr>
          <w:tab/>
        </w:r>
        <w:r>
          <w:rPr>
            <w:noProof/>
            <w:webHidden/>
          </w:rPr>
          <w:fldChar w:fldCharType="begin"/>
        </w:r>
        <w:r>
          <w:rPr>
            <w:noProof/>
            <w:webHidden/>
          </w:rPr>
          <w:instrText xml:space="preserve"> PAGEREF _Toc229474972 \h </w:instrText>
        </w:r>
        <w:r>
          <w:rPr>
            <w:noProof/>
            <w:webHidden/>
          </w:rPr>
        </w:r>
        <w:r>
          <w:rPr>
            <w:noProof/>
            <w:webHidden/>
          </w:rPr>
          <w:fldChar w:fldCharType="separate"/>
        </w:r>
        <w:r>
          <w:rPr>
            <w:noProof/>
            <w:webHidden/>
          </w:rPr>
          <w:t>356</w:t>
        </w:r>
        <w:r>
          <w:rPr>
            <w:noProof/>
            <w:webHidden/>
          </w:rPr>
          <w:fldChar w:fldCharType="end"/>
        </w:r>
      </w:hyperlink>
    </w:p>
    <w:p w14:paraId="63D01520" w14:textId="750B3F92" w:rsidR="00EB6DA4" w:rsidRDefault="00EB6DA4">
      <w:pPr>
        <w:pStyle w:val="Innehll1"/>
        <w:tabs>
          <w:tab w:val="left" w:pos="66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73" w:history="1">
        <w:r w:rsidRPr="00026BA4">
          <w:rPr>
            <w:rStyle w:val="Hyperlnk"/>
            <w:noProof/>
          </w:rPr>
          <w:t>23</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APPS</w:t>
        </w:r>
        <w:r>
          <w:rPr>
            <w:noProof/>
            <w:webHidden/>
          </w:rPr>
          <w:tab/>
        </w:r>
        <w:r>
          <w:rPr>
            <w:noProof/>
            <w:webHidden/>
          </w:rPr>
          <w:fldChar w:fldCharType="begin"/>
        </w:r>
        <w:r>
          <w:rPr>
            <w:noProof/>
            <w:webHidden/>
          </w:rPr>
          <w:instrText xml:space="preserve"> PAGEREF _Toc229474973 \h </w:instrText>
        </w:r>
        <w:r>
          <w:rPr>
            <w:noProof/>
            <w:webHidden/>
          </w:rPr>
        </w:r>
        <w:r>
          <w:rPr>
            <w:noProof/>
            <w:webHidden/>
          </w:rPr>
          <w:fldChar w:fldCharType="separate"/>
        </w:r>
        <w:r>
          <w:rPr>
            <w:noProof/>
            <w:webHidden/>
          </w:rPr>
          <w:t>357</w:t>
        </w:r>
        <w:r>
          <w:rPr>
            <w:noProof/>
            <w:webHidden/>
          </w:rPr>
          <w:fldChar w:fldCharType="end"/>
        </w:r>
      </w:hyperlink>
    </w:p>
    <w:p w14:paraId="40C7512E" w14:textId="5551D4CB"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74" w:history="1">
        <w:r w:rsidRPr="00026BA4">
          <w:rPr>
            <w:rStyle w:val="Hyperlnk"/>
            <w:noProof/>
          </w:rPr>
          <w:t>23.1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Load app</w:t>
        </w:r>
        <w:r>
          <w:rPr>
            <w:noProof/>
            <w:webHidden/>
          </w:rPr>
          <w:tab/>
        </w:r>
        <w:r>
          <w:rPr>
            <w:noProof/>
            <w:webHidden/>
          </w:rPr>
          <w:fldChar w:fldCharType="begin"/>
        </w:r>
        <w:r>
          <w:rPr>
            <w:noProof/>
            <w:webHidden/>
          </w:rPr>
          <w:instrText xml:space="preserve"> PAGEREF _Toc229474974 \h </w:instrText>
        </w:r>
        <w:r>
          <w:rPr>
            <w:noProof/>
            <w:webHidden/>
          </w:rPr>
        </w:r>
        <w:r>
          <w:rPr>
            <w:noProof/>
            <w:webHidden/>
          </w:rPr>
          <w:fldChar w:fldCharType="separate"/>
        </w:r>
        <w:r>
          <w:rPr>
            <w:noProof/>
            <w:webHidden/>
          </w:rPr>
          <w:t>357</w:t>
        </w:r>
        <w:r>
          <w:rPr>
            <w:noProof/>
            <w:webHidden/>
          </w:rPr>
          <w:fldChar w:fldCharType="end"/>
        </w:r>
      </w:hyperlink>
    </w:p>
    <w:p w14:paraId="39822269" w14:textId="7B18D76D" w:rsidR="00EB6DA4" w:rsidRDefault="00EB6DA4">
      <w:pPr>
        <w:pStyle w:val="Innehll1"/>
        <w:tabs>
          <w:tab w:val="left" w:pos="66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75" w:history="1">
        <w:r w:rsidRPr="00026BA4">
          <w:rPr>
            <w:rStyle w:val="Hyperlnk"/>
            <w:noProof/>
          </w:rPr>
          <w:t>24</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Messages</w:t>
        </w:r>
        <w:r>
          <w:rPr>
            <w:noProof/>
            <w:webHidden/>
          </w:rPr>
          <w:tab/>
        </w:r>
        <w:r>
          <w:rPr>
            <w:noProof/>
            <w:webHidden/>
          </w:rPr>
          <w:fldChar w:fldCharType="begin"/>
        </w:r>
        <w:r>
          <w:rPr>
            <w:noProof/>
            <w:webHidden/>
          </w:rPr>
          <w:instrText xml:space="preserve"> PAGEREF _Toc229474975 \h </w:instrText>
        </w:r>
        <w:r>
          <w:rPr>
            <w:noProof/>
            <w:webHidden/>
          </w:rPr>
        </w:r>
        <w:r>
          <w:rPr>
            <w:noProof/>
            <w:webHidden/>
          </w:rPr>
          <w:fldChar w:fldCharType="separate"/>
        </w:r>
        <w:r>
          <w:rPr>
            <w:noProof/>
            <w:webHidden/>
          </w:rPr>
          <w:t>359</w:t>
        </w:r>
        <w:r>
          <w:rPr>
            <w:noProof/>
            <w:webHidden/>
          </w:rPr>
          <w:fldChar w:fldCharType="end"/>
        </w:r>
      </w:hyperlink>
    </w:p>
    <w:p w14:paraId="506EE1AC" w14:textId="337133E2" w:rsidR="00EB6DA4" w:rsidRDefault="00EB6DA4">
      <w:pPr>
        <w:pStyle w:val="Innehll1"/>
        <w:tabs>
          <w:tab w:val="left" w:pos="66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76" w:history="1">
        <w:r w:rsidRPr="00026BA4">
          <w:rPr>
            <w:rStyle w:val="Hyperlnk"/>
            <w:noProof/>
          </w:rPr>
          <w:t>25</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Subscription and temporary licenses</w:t>
        </w:r>
        <w:r>
          <w:rPr>
            <w:noProof/>
            <w:webHidden/>
          </w:rPr>
          <w:tab/>
        </w:r>
        <w:r>
          <w:rPr>
            <w:noProof/>
            <w:webHidden/>
          </w:rPr>
          <w:fldChar w:fldCharType="begin"/>
        </w:r>
        <w:r>
          <w:rPr>
            <w:noProof/>
            <w:webHidden/>
          </w:rPr>
          <w:instrText xml:space="preserve"> PAGEREF _Toc229474976 \h </w:instrText>
        </w:r>
        <w:r>
          <w:rPr>
            <w:noProof/>
            <w:webHidden/>
          </w:rPr>
        </w:r>
        <w:r>
          <w:rPr>
            <w:noProof/>
            <w:webHidden/>
          </w:rPr>
          <w:fldChar w:fldCharType="separate"/>
        </w:r>
        <w:r>
          <w:rPr>
            <w:noProof/>
            <w:webHidden/>
          </w:rPr>
          <w:t>360</w:t>
        </w:r>
        <w:r>
          <w:rPr>
            <w:noProof/>
            <w:webHidden/>
          </w:rPr>
          <w:fldChar w:fldCharType="end"/>
        </w:r>
      </w:hyperlink>
    </w:p>
    <w:p w14:paraId="48D460EB" w14:textId="6A355641"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77" w:history="1">
        <w:r w:rsidRPr="00026BA4">
          <w:rPr>
            <w:rStyle w:val="Hyperlnk"/>
            <w:noProof/>
          </w:rPr>
          <w:t>25.1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Activate a temporary license</w:t>
        </w:r>
        <w:r>
          <w:rPr>
            <w:noProof/>
            <w:webHidden/>
          </w:rPr>
          <w:tab/>
        </w:r>
        <w:r>
          <w:rPr>
            <w:noProof/>
            <w:webHidden/>
          </w:rPr>
          <w:fldChar w:fldCharType="begin"/>
        </w:r>
        <w:r>
          <w:rPr>
            <w:noProof/>
            <w:webHidden/>
          </w:rPr>
          <w:instrText xml:space="preserve"> PAGEREF _Toc229474977 \h </w:instrText>
        </w:r>
        <w:r>
          <w:rPr>
            <w:noProof/>
            <w:webHidden/>
          </w:rPr>
        </w:r>
        <w:r>
          <w:rPr>
            <w:noProof/>
            <w:webHidden/>
          </w:rPr>
          <w:fldChar w:fldCharType="separate"/>
        </w:r>
        <w:r>
          <w:rPr>
            <w:noProof/>
            <w:webHidden/>
          </w:rPr>
          <w:t>360</w:t>
        </w:r>
        <w:r>
          <w:rPr>
            <w:noProof/>
            <w:webHidden/>
          </w:rPr>
          <w:fldChar w:fldCharType="end"/>
        </w:r>
      </w:hyperlink>
    </w:p>
    <w:p w14:paraId="1697049F" w14:textId="3EECE8D8"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78" w:history="1">
        <w:r w:rsidRPr="00026BA4">
          <w:rPr>
            <w:rStyle w:val="Hyperlnk"/>
            <w:noProof/>
          </w:rPr>
          <w:t>25.2</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Activate an industrial license</w:t>
        </w:r>
        <w:r>
          <w:rPr>
            <w:noProof/>
            <w:webHidden/>
          </w:rPr>
          <w:tab/>
        </w:r>
        <w:r>
          <w:rPr>
            <w:noProof/>
            <w:webHidden/>
          </w:rPr>
          <w:fldChar w:fldCharType="begin"/>
        </w:r>
        <w:r>
          <w:rPr>
            <w:noProof/>
            <w:webHidden/>
          </w:rPr>
          <w:instrText xml:space="preserve"> PAGEREF _Toc229474978 \h </w:instrText>
        </w:r>
        <w:r>
          <w:rPr>
            <w:noProof/>
            <w:webHidden/>
          </w:rPr>
        </w:r>
        <w:r>
          <w:rPr>
            <w:noProof/>
            <w:webHidden/>
          </w:rPr>
          <w:fldChar w:fldCharType="separate"/>
        </w:r>
        <w:r>
          <w:rPr>
            <w:noProof/>
            <w:webHidden/>
          </w:rPr>
          <w:t>360</w:t>
        </w:r>
        <w:r>
          <w:rPr>
            <w:noProof/>
            <w:webHidden/>
          </w:rPr>
          <w:fldChar w:fldCharType="end"/>
        </w:r>
      </w:hyperlink>
    </w:p>
    <w:p w14:paraId="3A98F4CB" w14:textId="150C8BCF" w:rsidR="00EB6DA4" w:rsidRDefault="00EB6DA4">
      <w:pPr>
        <w:pStyle w:val="Innehll1"/>
        <w:tabs>
          <w:tab w:val="left" w:pos="66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79" w:history="1">
        <w:r w:rsidRPr="00026BA4">
          <w:rPr>
            <w:rStyle w:val="Hyperlnk"/>
            <w:noProof/>
          </w:rPr>
          <w:t>26</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Floating License Manager</w:t>
        </w:r>
        <w:r>
          <w:rPr>
            <w:noProof/>
            <w:webHidden/>
          </w:rPr>
          <w:tab/>
        </w:r>
        <w:r>
          <w:rPr>
            <w:noProof/>
            <w:webHidden/>
          </w:rPr>
          <w:fldChar w:fldCharType="begin"/>
        </w:r>
        <w:r>
          <w:rPr>
            <w:noProof/>
            <w:webHidden/>
          </w:rPr>
          <w:instrText xml:space="preserve"> PAGEREF _Toc229474979 \h </w:instrText>
        </w:r>
        <w:r>
          <w:rPr>
            <w:noProof/>
            <w:webHidden/>
          </w:rPr>
        </w:r>
        <w:r>
          <w:rPr>
            <w:noProof/>
            <w:webHidden/>
          </w:rPr>
          <w:fldChar w:fldCharType="separate"/>
        </w:r>
        <w:r>
          <w:rPr>
            <w:noProof/>
            <w:webHidden/>
          </w:rPr>
          <w:t>361</w:t>
        </w:r>
        <w:r>
          <w:rPr>
            <w:noProof/>
            <w:webHidden/>
          </w:rPr>
          <w:fldChar w:fldCharType="end"/>
        </w:r>
      </w:hyperlink>
    </w:p>
    <w:p w14:paraId="18F3EFF5" w14:textId="783D9D95" w:rsidR="00EB6DA4" w:rsidRDefault="00EB6DA4">
      <w:pPr>
        <w:pStyle w:val="Innehll2"/>
        <w:tabs>
          <w:tab w:val="left" w:pos="88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80" w:history="1">
        <w:r w:rsidRPr="00026BA4">
          <w:rPr>
            <w:rStyle w:val="Hyperlnk"/>
            <w:noProof/>
          </w:rPr>
          <w:t>26.1</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Error codes</w:t>
        </w:r>
        <w:r>
          <w:rPr>
            <w:noProof/>
            <w:webHidden/>
          </w:rPr>
          <w:tab/>
        </w:r>
        <w:r>
          <w:rPr>
            <w:noProof/>
            <w:webHidden/>
          </w:rPr>
          <w:fldChar w:fldCharType="begin"/>
        </w:r>
        <w:r>
          <w:rPr>
            <w:noProof/>
            <w:webHidden/>
          </w:rPr>
          <w:instrText xml:space="preserve"> PAGEREF _Toc229474980 \h </w:instrText>
        </w:r>
        <w:r>
          <w:rPr>
            <w:noProof/>
            <w:webHidden/>
          </w:rPr>
        </w:r>
        <w:r>
          <w:rPr>
            <w:noProof/>
            <w:webHidden/>
          </w:rPr>
          <w:fldChar w:fldCharType="separate"/>
        </w:r>
        <w:r>
          <w:rPr>
            <w:noProof/>
            <w:webHidden/>
          </w:rPr>
          <w:t>362</w:t>
        </w:r>
        <w:r>
          <w:rPr>
            <w:noProof/>
            <w:webHidden/>
          </w:rPr>
          <w:fldChar w:fldCharType="end"/>
        </w:r>
      </w:hyperlink>
    </w:p>
    <w:p w14:paraId="6149462B" w14:textId="3C7425DA" w:rsidR="00EB6DA4" w:rsidRDefault="00EB6DA4">
      <w:pPr>
        <w:pStyle w:val="Innehll1"/>
        <w:tabs>
          <w:tab w:val="left" w:pos="66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81" w:history="1">
        <w:r w:rsidRPr="00026BA4">
          <w:rPr>
            <w:rStyle w:val="Hyperlnk"/>
            <w:noProof/>
          </w:rPr>
          <w:t>27</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The CNC-controller</w:t>
        </w:r>
        <w:r>
          <w:rPr>
            <w:noProof/>
            <w:webHidden/>
          </w:rPr>
          <w:tab/>
        </w:r>
        <w:r>
          <w:rPr>
            <w:noProof/>
            <w:webHidden/>
          </w:rPr>
          <w:fldChar w:fldCharType="begin"/>
        </w:r>
        <w:r>
          <w:rPr>
            <w:noProof/>
            <w:webHidden/>
          </w:rPr>
          <w:instrText xml:space="preserve"> PAGEREF _Toc229474981 \h </w:instrText>
        </w:r>
        <w:r>
          <w:rPr>
            <w:noProof/>
            <w:webHidden/>
          </w:rPr>
        </w:r>
        <w:r>
          <w:rPr>
            <w:noProof/>
            <w:webHidden/>
          </w:rPr>
          <w:fldChar w:fldCharType="separate"/>
        </w:r>
        <w:r>
          <w:rPr>
            <w:noProof/>
            <w:webHidden/>
          </w:rPr>
          <w:t>363</w:t>
        </w:r>
        <w:r>
          <w:rPr>
            <w:noProof/>
            <w:webHidden/>
          </w:rPr>
          <w:fldChar w:fldCharType="end"/>
        </w:r>
      </w:hyperlink>
    </w:p>
    <w:p w14:paraId="5315DA5A" w14:textId="0DC649B9" w:rsidR="00EB6DA4" w:rsidRDefault="00EB6DA4">
      <w:pPr>
        <w:pStyle w:val="Innehll1"/>
        <w:tabs>
          <w:tab w:val="left" w:pos="660"/>
          <w:tab w:val="right" w:leader="dot" w:pos="9629"/>
        </w:tabs>
        <w:rPr>
          <w:rFonts w:asciiTheme="minorHAnsi" w:eastAsiaTheme="minorEastAsia" w:hAnsiTheme="minorHAnsi" w:cstheme="minorBidi"/>
          <w:noProof/>
          <w:kern w:val="2"/>
          <w:sz w:val="24"/>
          <w:szCs w:val="24"/>
          <w:lang w:val="sv-SE"/>
          <w14:ligatures w14:val="standardContextual"/>
        </w:rPr>
      </w:pPr>
      <w:hyperlink w:anchor="_Toc229474982" w:history="1">
        <w:r w:rsidRPr="00026BA4">
          <w:rPr>
            <w:rStyle w:val="Hyperlnk"/>
            <w:noProof/>
          </w:rPr>
          <w:t>28</w:t>
        </w:r>
        <w:r>
          <w:rPr>
            <w:rFonts w:asciiTheme="minorHAnsi" w:eastAsiaTheme="minorEastAsia" w:hAnsiTheme="minorHAnsi" w:cstheme="minorBidi"/>
            <w:noProof/>
            <w:kern w:val="2"/>
            <w:sz w:val="24"/>
            <w:szCs w:val="24"/>
            <w:lang w:val="sv-SE"/>
            <w14:ligatures w14:val="standardContextual"/>
          </w:rPr>
          <w:tab/>
        </w:r>
        <w:r w:rsidRPr="00026BA4">
          <w:rPr>
            <w:rStyle w:val="Hyperlnk"/>
            <w:noProof/>
          </w:rPr>
          <w:t>Final words</w:t>
        </w:r>
        <w:r>
          <w:rPr>
            <w:noProof/>
            <w:webHidden/>
          </w:rPr>
          <w:tab/>
        </w:r>
        <w:r>
          <w:rPr>
            <w:noProof/>
            <w:webHidden/>
          </w:rPr>
          <w:fldChar w:fldCharType="begin"/>
        </w:r>
        <w:r>
          <w:rPr>
            <w:noProof/>
            <w:webHidden/>
          </w:rPr>
          <w:instrText xml:space="preserve"> PAGEREF _Toc229474982 \h </w:instrText>
        </w:r>
        <w:r>
          <w:rPr>
            <w:noProof/>
            <w:webHidden/>
          </w:rPr>
        </w:r>
        <w:r>
          <w:rPr>
            <w:noProof/>
            <w:webHidden/>
          </w:rPr>
          <w:fldChar w:fldCharType="separate"/>
        </w:r>
        <w:r>
          <w:rPr>
            <w:noProof/>
            <w:webHidden/>
          </w:rPr>
          <w:t>364</w:t>
        </w:r>
        <w:r>
          <w:rPr>
            <w:noProof/>
            <w:webHidden/>
          </w:rPr>
          <w:fldChar w:fldCharType="end"/>
        </w:r>
      </w:hyperlink>
    </w:p>
    <w:p w14:paraId="03AFBA75" w14:textId="17E56E0C" w:rsidR="00AC2866" w:rsidRPr="00D90E4F" w:rsidRDefault="002F3B1F">
      <w:pPr>
        <w:rPr>
          <w:noProof/>
        </w:rPr>
      </w:pPr>
      <w:r>
        <w:fldChar w:fldCharType="end"/>
      </w:r>
    </w:p>
    <w:p w14:paraId="1B5756B2" w14:textId="0C35636F" w:rsidR="005F788C" w:rsidRPr="00D90E4F" w:rsidRDefault="005F788C"/>
    <w:p w14:paraId="00A59A66" w14:textId="77777777" w:rsidR="00AC2866" w:rsidRDefault="00AC2866">
      <w:r w:rsidRPr="00D90E4F">
        <w:br w:type="page"/>
      </w:r>
    </w:p>
    <w:p w14:paraId="31A1FB65" w14:textId="34FF7AA2" w:rsidR="001E3016" w:rsidRDefault="001E3016" w:rsidP="001E3016">
      <w:pPr>
        <w:pStyle w:val="Rubrik1"/>
      </w:pPr>
      <w:bookmarkStart w:id="2" w:name="_Toc129002762"/>
      <w:bookmarkStart w:id="3" w:name="_Toc229474694"/>
      <w:r>
        <w:lastRenderedPageBreak/>
        <w:t>How to install revision 2</w:t>
      </w:r>
      <w:bookmarkEnd w:id="2"/>
      <w:bookmarkEnd w:id="3"/>
    </w:p>
    <w:p w14:paraId="2E363007" w14:textId="77777777" w:rsidR="001E3016" w:rsidRPr="002742F0" w:rsidRDefault="001E3016" w:rsidP="001E3016">
      <w:pPr>
        <w:rPr>
          <w:b/>
          <w:bCs/>
        </w:rPr>
      </w:pPr>
      <w:r w:rsidRPr="002742F0">
        <w:rPr>
          <w:b/>
          <w:bCs/>
        </w:rPr>
        <w:t>Machine and postprocessor and other required files</w:t>
      </w:r>
    </w:p>
    <w:p w14:paraId="6FDD4A51" w14:textId="77777777" w:rsidR="001E3016" w:rsidRDefault="001E3016" w:rsidP="001E3016"/>
    <w:p w14:paraId="1778F419" w14:textId="77777777" w:rsidR="001E3016" w:rsidRPr="002742F0" w:rsidRDefault="001E3016" w:rsidP="001E3016">
      <w:pPr>
        <w:rPr>
          <w:b/>
          <w:bCs/>
        </w:rPr>
      </w:pPr>
      <w:r w:rsidRPr="002742F0">
        <w:rPr>
          <w:b/>
          <w:bCs/>
        </w:rPr>
        <w:t>Step 1</w:t>
      </w:r>
    </w:p>
    <w:p w14:paraId="16392180" w14:textId="22563090" w:rsidR="001E3016" w:rsidRDefault="001E3016" w:rsidP="001E3016">
      <w:r>
        <w:t xml:space="preserve">Be sure that you have an IGEMS version later than 2022.2.2714. If not, then download and install the latest version available from our web site. </w:t>
      </w:r>
      <w:hyperlink r:id="rId8" w:history="1">
        <w:r w:rsidRPr="0021268A">
          <w:rPr>
            <w:rStyle w:val="Hyperlnk"/>
          </w:rPr>
          <w:t>www.igems.se</w:t>
        </w:r>
      </w:hyperlink>
    </w:p>
    <w:p w14:paraId="28C6EABE" w14:textId="77777777" w:rsidR="001E3016" w:rsidRDefault="001E3016" w:rsidP="001E3016"/>
    <w:p w14:paraId="72283A2F" w14:textId="77777777" w:rsidR="001E3016" w:rsidRPr="002742F0" w:rsidRDefault="001E3016" w:rsidP="001E3016">
      <w:pPr>
        <w:rPr>
          <w:b/>
          <w:bCs/>
        </w:rPr>
      </w:pPr>
      <w:r w:rsidRPr="002742F0">
        <w:rPr>
          <w:b/>
          <w:bCs/>
        </w:rPr>
        <w:t>Step 2</w:t>
      </w:r>
    </w:p>
    <w:p w14:paraId="0C4D2200" w14:textId="77777777" w:rsidR="001E3016" w:rsidRDefault="001E3016" w:rsidP="001E3016">
      <w:r>
        <w:t>Double click on an attached ISF file.</w:t>
      </w:r>
    </w:p>
    <w:p w14:paraId="061E1679" w14:textId="77777777" w:rsidR="001E3016" w:rsidRDefault="001E3016" w:rsidP="001E3016"/>
    <w:p w14:paraId="4B50C379" w14:textId="77777777" w:rsidR="001E3016" w:rsidRPr="002742F0" w:rsidRDefault="001E3016" w:rsidP="001E3016">
      <w:pPr>
        <w:rPr>
          <w:b/>
          <w:bCs/>
        </w:rPr>
      </w:pPr>
      <w:r w:rsidRPr="002742F0">
        <w:rPr>
          <w:b/>
          <w:bCs/>
        </w:rPr>
        <w:t>Step 3</w:t>
      </w:r>
    </w:p>
    <w:p w14:paraId="7467D68A" w14:textId="77777777" w:rsidR="001E3016" w:rsidRDefault="001E3016" w:rsidP="001E3016">
      <w:r>
        <w:t>In the CAM tab, click on the Machine setup command from the drop-down menu.</w:t>
      </w:r>
    </w:p>
    <w:p w14:paraId="4E9E6750" w14:textId="77777777" w:rsidR="001E3016" w:rsidRDefault="001E3016" w:rsidP="008071BC">
      <w:pPr>
        <w:pStyle w:val="Bild"/>
      </w:pPr>
      <w:r w:rsidRPr="00633DFC">
        <w:rPr>
          <w:noProof/>
        </w:rPr>
        <w:drawing>
          <wp:inline distT="0" distB="0" distL="0" distR="0" wp14:anchorId="7C43589D" wp14:editId="06EAED7A">
            <wp:extent cx="3438000" cy="1677600"/>
            <wp:effectExtent l="0" t="0" r="0" b="0"/>
            <wp:docPr id="48371" name="Bildobjekt 48371" descr="En bild som visar text, skärmbild, skärm,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1" name="Bildobjekt 48371" descr="En bild som visar text, skärmbild, skärm, programvara&#10;&#10;Automatiskt genererad beskrivning"/>
                    <pic:cNvPicPr/>
                  </pic:nvPicPr>
                  <pic:blipFill>
                    <a:blip r:embed="rId9"/>
                    <a:stretch>
                      <a:fillRect/>
                    </a:stretch>
                  </pic:blipFill>
                  <pic:spPr>
                    <a:xfrm>
                      <a:off x="0" y="0"/>
                      <a:ext cx="3438000" cy="1677600"/>
                    </a:xfrm>
                    <a:prstGeom prst="rect">
                      <a:avLst/>
                    </a:prstGeom>
                  </pic:spPr>
                </pic:pic>
              </a:graphicData>
            </a:graphic>
          </wp:inline>
        </w:drawing>
      </w:r>
    </w:p>
    <w:p w14:paraId="2DEE5995" w14:textId="77777777" w:rsidR="001E3016" w:rsidRDefault="001E3016" w:rsidP="001E3016"/>
    <w:p w14:paraId="2BEF63B9" w14:textId="77777777" w:rsidR="001E3016" w:rsidRPr="00633DFC" w:rsidRDefault="001E3016" w:rsidP="001E3016">
      <w:pPr>
        <w:rPr>
          <w:b/>
          <w:bCs/>
        </w:rPr>
      </w:pPr>
      <w:r w:rsidRPr="00633DFC">
        <w:rPr>
          <w:b/>
          <w:bCs/>
        </w:rPr>
        <w:t>Step 4</w:t>
      </w:r>
    </w:p>
    <w:p w14:paraId="19D18BB2" w14:textId="77777777" w:rsidR="001E3016" w:rsidRDefault="001E3016" w:rsidP="001E3016">
      <w:r>
        <w:t>Following dialog box will be shown</w:t>
      </w:r>
    </w:p>
    <w:p w14:paraId="16E8FD30" w14:textId="77777777" w:rsidR="001E3016" w:rsidRDefault="001E3016" w:rsidP="008071BC">
      <w:pPr>
        <w:pStyle w:val="Bild"/>
      </w:pPr>
      <w:r>
        <w:rPr>
          <w:noProof/>
        </w:rPr>
        <w:drawing>
          <wp:inline distT="0" distB="0" distL="0" distR="0" wp14:anchorId="50EA3F30" wp14:editId="400C2A5D">
            <wp:extent cx="2088000" cy="1494000"/>
            <wp:effectExtent l="0" t="0" r="7620" b="0"/>
            <wp:docPr id="48372" name="Bildobjekt 48372" descr="En bild som visar text, skärmbild, multimedia,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2" name="Bildobjekt 48372" descr="En bild som visar text, skärmbild, multimedia, nummer&#10;&#10;Automatiskt genererad beskrivning"/>
                    <pic:cNvPicPr/>
                  </pic:nvPicPr>
                  <pic:blipFill>
                    <a:blip r:embed="rId10"/>
                    <a:stretch>
                      <a:fillRect/>
                    </a:stretch>
                  </pic:blipFill>
                  <pic:spPr>
                    <a:xfrm>
                      <a:off x="0" y="0"/>
                      <a:ext cx="2088000" cy="1494000"/>
                    </a:xfrm>
                    <a:prstGeom prst="rect">
                      <a:avLst/>
                    </a:prstGeom>
                  </pic:spPr>
                </pic:pic>
              </a:graphicData>
            </a:graphic>
          </wp:inline>
        </w:drawing>
      </w:r>
    </w:p>
    <w:p w14:paraId="0345E5E5" w14:textId="77777777" w:rsidR="001E3016" w:rsidRDefault="001E3016" w:rsidP="001E3016">
      <w:r>
        <w:t>By activate optional checkboxes you can select what to install.</w:t>
      </w:r>
      <w:r w:rsidRPr="00AD2811">
        <w:t xml:space="preserve"> </w:t>
      </w:r>
    </w:p>
    <w:p w14:paraId="2B91324C" w14:textId="77777777" w:rsidR="001E3016" w:rsidRPr="002742F0" w:rsidRDefault="001E3016" w:rsidP="001E3016">
      <w:r>
        <w:t>Note: If this is the first installation of revision 2 then you need all three suggested files.</w:t>
      </w:r>
    </w:p>
    <w:p w14:paraId="7C5FF73D" w14:textId="77777777" w:rsidR="001E3016" w:rsidRPr="00D90E4F" w:rsidRDefault="001E3016">
      <w:pPr>
        <w:rPr>
          <w:noProof/>
        </w:rPr>
      </w:pPr>
    </w:p>
    <w:p w14:paraId="6C20E337" w14:textId="1D05B55C" w:rsidR="004405E5" w:rsidRPr="00D90E4F" w:rsidRDefault="00BD2F6F" w:rsidP="0099599E">
      <w:pPr>
        <w:pStyle w:val="Rubrik1"/>
      </w:pPr>
      <w:bookmarkStart w:id="4" w:name="_General_functions"/>
      <w:bookmarkStart w:id="5" w:name="_Toc155164838"/>
      <w:bookmarkStart w:id="6" w:name="_Ref155517172"/>
      <w:bookmarkStart w:id="7" w:name="_Toc159143727"/>
      <w:bookmarkStart w:id="8" w:name="_Ref330627585"/>
      <w:bookmarkStart w:id="9" w:name="_Ref330627586"/>
      <w:bookmarkStart w:id="10" w:name="_Toc335636826"/>
      <w:bookmarkStart w:id="11" w:name="_Toc115697736"/>
      <w:bookmarkStart w:id="12" w:name="_Toc129002587"/>
      <w:bookmarkStart w:id="13" w:name="_Toc229474695"/>
      <w:bookmarkEnd w:id="0"/>
      <w:bookmarkEnd w:id="4"/>
      <w:r w:rsidRPr="00D90E4F">
        <w:lastRenderedPageBreak/>
        <w:t xml:space="preserve">General </w:t>
      </w:r>
      <w:bookmarkEnd w:id="1"/>
      <w:bookmarkEnd w:id="5"/>
      <w:bookmarkEnd w:id="6"/>
      <w:bookmarkEnd w:id="7"/>
      <w:bookmarkEnd w:id="8"/>
      <w:bookmarkEnd w:id="9"/>
      <w:bookmarkEnd w:id="10"/>
      <w:r w:rsidR="009A560C">
        <w:t>user interface</w:t>
      </w:r>
      <w:bookmarkEnd w:id="11"/>
      <w:bookmarkEnd w:id="12"/>
      <w:bookmarkEnd w:id="13"/>
    </w:p>
    <w:p w14:paraId="44B99C9C" w14:textId="77777777" w:rsidR="00786A80" w:rsidRPr="00D90E4F" w:rsidRDefault="00786A80" w:rsidP="002E7413">
      <w:pPr>
        <w:pStyle w:val="Rubrik2"/>
      </w:pPr>
      <w:bookmarkStart w:id="14" w:name="_Toc335636827"/>
      <w:bookmarkStart w:id="15" w:name="_Toc129002588"/>
      <w:bookmarkStart w:id="16" w:name="_Toc155164840"/>
      <w:bookmarkStart w:id="17" w:name="_Toc159143729"/>
      <w:bookmarkStart w:id="18" w:name="_Toc229474696"/>
      <w:r w:rsidRPr="00D90E4F">
        <w:t>System menu</w:t>
      </w:r>
      <w:bookmarkEnd w:id="14"/>
      <w:bookmarkEnd w:id="15"/>
      <w:bookmarkEnd w:id="18"/>
    </w:p>
    <w:p w14:paraId="57F2D810" w14:textId="77777777" w:rsidR="00786A80" w:rsidRPr="00D90E4F" w:rsidRDefault="00A265A4" w:rsidP="00786A80">
      <w:r w:rsidRPr="00D90E4F">
        <w:t xml:space="preserve">Use </w:t>
      </w:r>
      <w:r w:rsidR="00786A80" w:rsidRPr="00D90E4F">
        <w:t>the IGEMS system menu</w:t>
      </w:r>
      <w:r w:rsidR="008B03A7" w:rsidRPr="00D90E4F">
        <w:t xml:space="preserve"> </w:t>
      </w:r>
      <w:r w:rsidRPr="00D90E4F">
        <w:t>to</w:t>
      </w:r>
      <w:r w:rsidR="008B03A7" w:rsidRPr="00D90E4F">
        <w:t xml:space="preserve"> handle standard </w:t>
      </w:r>
      <w:r w:rsidR="003F22FC" w:rsidRPr="00D90E4F">
        <w:t>functions</w:t>
      </w:r>
      <w:r w:rsidR="008B03A7" w:rsidRPr="00D90E4F">
        <w:t xml:space="preserve"> like </w:t>
      </w:r>
      <w:r w:rsidR="00057762" w:rsidRPr="00D90E4F">
        <w:t>"</w:t>
      </w:r>
      <w:r w:rsidR="008B03A7" w:rsidRPr="00D90E4F">
        <w:t>Open</w:t>
      </w:r>
      <w:r w:rsidR="00057762" w:rsidRPr="00D90E4F">
        <w:t>"</w:t>
      </w:r>
      <w:r w:rsidR="008B03A7" w:rsidRPr="00D90E4F">
        <w:t xml:space="preserve">, </w:t>
      </w:r>
      <w:r w:rsidR="00057762" w:rsidRPr="00D90E4F">
        <w:t>"</w:t>
      </w:r>
      <w:r w:rsidR="008B03A7" w:rsidRPr="00D90E4F">
        <w:t>Save</w:t>
      </w:r>
      <w:r w:rsidR="00057762" w:rsidRPr="00D90E4F">
        <w:t>"</w:t>
      </w:r>
      <w:r w:rsidR="008B03A7" w:rsidRPr="00D90E4F">
        <w:t xml:space="preserve">, </w:t>
      </w:r>
      <w:r w:rsidR="00057762" w:rsidRPr="00D90E4F">
        <w:t>"</w:t>
      </w:r>
      <w:r w:rsidR="008B03A7" w:rsidRPr="00D90E4F">
        <w:t>Plot</w:t>
      </w:r>
      <w:r w:rsidR="00057762" w:rsidRPr="00D90E4F">
        <w:t>"</w:t>
      </w:r>
      <w:r w:rsidR="008B03A7" w:rsidRPr="00D90E4F">
        <w:t xml:space="preserve"> and </w:t>
      </w:r>
      <w:r w:rsidR="00057762" w:rsidRPr="00D90E4F">
        <w:t>"</w:t>
      </w:r>
      <w:r w:rsidR="003D2482" w:rsidRPr="00D90E4F">
        <w:t>Settings</w:t>
      </w:r>
      <w:r w:rsidR="00057762" w:rsidRPr="00D90E4F">
        <w:t>"</w:t>
      </w:r>
      <w:r w:rsidR="008B03A7" w:rsidRPr="00D90E4F">
        <w:t>.</w:t>
      </w:r>
    </w:p>
    <w:p w14:paraId="1A57C178" w14:textId="2ACF26CD" w:rsidR="008B03A7" w:rsidRPr="00D90E4F" w:rsidRDefault="001B3FC6" w:rsidP="008B03A7">
      <w:pPr>
        <w:keepNext/>
      </w:pPr>
      <w:r>
        <w:t xml:space="preserve"> </w:t>
      </w:r>
      <w:r w:rsidRPr="001B3FC6">
        <w:rPr>
          <w:noProof/>
        </w:rPr>
        <w:drawing>
          <wp:inline distT="0" distB="0" distL="0" distR="0" wp14:anchorId="3C37176D" wp14:editId="38D70142">
            <wp:extent cx="1494000" cy="4258800"/>
            <wp:effectExtent l="0" t="0" r="0" b="0"/>
            <wp:docPr id="696408357" name="Bildobjekt 1" descr="En bild som visar text, skärmbild, programvara, Datoriko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08357" name="Bildobjekt 1" descr="En bild som visar text, skärmbild, programvara, Datorikon&#10;&#10;Automatiskt genererad beskrivning"/>
                    <pic:cNvPicPr/>
                  </pic:nvPicPr>
                  <pic:blipFill>
                    <a:blip r:embed="rId11"/>
                    <a:stretch>
                      <a:fillRect/>
                    </a:stretch>
                  </pic:blipFill>
                  <pic:spPr>
                    <a:xfrm>
                      <a:off x="0" y="0"/>
                      <a:ext cx="1494000" cy="4258800"/>
                    </a:xfrm>
                    <a:prstGeom prst="rect">
                      <a:avLst/>
                    </a:prstGeom>
                  </pic:spPr>
                </pic:pic>
              </a:graphicData>
            </a:graphic>
          </wp:inline>
        </w:drawing>
      </w:r>
    </w:p>
    <w:p w14:paraId="58DDD978" w14:textId="77777777" w:rsidR="005156E9" w:rsidRPr="00D90E4F" w:rsidRDefault="005156E9" w:rsidP="005156E9">
      <w:pPr>
        <w:pStyle w:val="Rubrik3"/>
      </w:pPr>
      <w:bookmarkStart w:id="19" w:name="_Toc335636841"/>
      <w:bookmarkStart w:id="20" w:name="_Toc129002589"/>
      <w:bookmarkStart w:id="21" w:name="new"/>
      <w:r w:rsidRPr="00D90E4F">
        <w:t>New</w:t>
      </w:r>
      <w:bookmarkEnd w:id="19"/>
      <w:bookmarkEnd w:id="20"/>
    </w:p>
    <w:bookmarkEnd w:id="21"/>
    <w:p w14:paraId="51ECBBAA" w14:textId="0C4CF00F" w:rsidR="005156E9" w:rsidRPr="00D90E4F" w:rsidRDefault="005156E9" w:rsidP="008071BC">
      <w:pPr>
        <w:pStyle w:val="Bild"/>
      </w:pPr>
      <w:r w:rsidRPr="005156E9">
        <w:rPr>
          <w:noProof/>
        </w:rPr>
        <w:drawing>
          <wp:inline distT="0" distB="0" distL="0" distR="0" wp14:anchorId="6CC58DBC" wp14:editId="4CFB0A61">
            <wp:extent cx="2372400" cy="1274400"/>
            <wp:effectExtent l="0" t="0" r="0" b="2540"/>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72400" cy="1274400"/>
                    </a:xfrm>
                    <a:prstGeom prst="rect">
                      <a:avLst/>
                    </a:prstGeom>
                  </pic:spPr>
                </pic:pic>
              </a:graphicData>
            </a:graphic>
          </wp:inline>
        </w:drawing>
      </w:r>
    </w:p>
    <w:p w14:paraId="498E73E1" w14:textId="77777777" w:rsidR="005156E9" w:rsidRPr="00D90E4F" w:rsidRDefault="005156E9" w:rsidP="005156E9">
      <w:r w:rsidRPr="00D90E4F">
        <w:t>Use this command to start a new drawing.</w:t>
      </w:r>
    </w:p>
    <w:p w14:paraId="79005667" w14:textId="77777777" w:rsidR="005156E9" w:rsidRPr="00D90E4F" w:rsidRDefault="005156E9" w:rsidP="00943617">
      <w:pPr>
        <w:pStyle w:val="Rubrik3"/>
      </w:pPr>
      <w:bookmarkStart w:id="22" w:name="_Templates"/>
      <w:bookmarkStart w:id="23" w:name="_Ref330457739"/>
      <w:bookmarkStart w:id="24" w:name="_Toc335636842"/>
      <w:bookmarkStart w:id="25" w:name="_Toc129002590"/>
      <w:bookmarkStart w:id="26" w:name="templates"/>
      <w:bookmarkEnd w:id="22"/>
      <w:r w:rsidRPr="00D90E4F">
        <w:t>Templates</w:t>
      </w:r>
      <w:bookmarkEnd w:id="23"/>
      <w:bookmarkEnd w:id="24"/>
      <w:bookmarkEnd w:id="25"/>
    </w:p>
    <w:bookmarkEnd w:id="26"/>
    <w:p w14:paraId="1CFFB232" w14:textId="638D03E7" w:rsidR="005156E9" w:rsidRPr="00D90E4F" w:rsidRDefault="005156E9" w:rsidP="008071BC">
      <w:pPr>
        <w:pStyle w:val="Bild"/>
      </w:pPr>
      <w:r w:rsidRPr="005156E9">
        <w:rPr>
          <w:noProof/>
        </w:rPr>
        <w:drawing>
          <wp:inline distT="0" distB="0" distL="0" distR="0" wp14:anchorId="5DC6ECA7" wp14:editId="4B22C804">
            <wp:extent cx="3067200" cy="1090800"/>
            <wp:effectExtent l="0" t="0" r="0" b="0"/>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67200" cy="1090800"/>
                    </a:xfrm>
                    <a:prstGeom prst="rect">
                      <a:avLst/>
                    </a:prstGeom>
                  </pic:spPr>
                </pic:pic>
              </a:graphicData>
            </a:graphic>
          </wp:inline>
        </w:drawing>
      </w:r>
    </w:p>
    <w:p w14:paraId="492A7D0B" w14:textId="7552C5E5" w:rsidR="005156E9" w:rsidRPr="00D90E4F" w:rsidRDefault="005156E9" w:rsidP="005156E9">
      <w:r w:rsidRPr="00D90E4F">
        <w:t xml:space="preserve">A template is a normal IGEMS drawing (DIG) file. A template is used to start IGEMS with custom settings, for example, to switch between metric and inches. This option shows the following dialog box. </w:t>
      </w:r>
      <w:r w:rsidR="00E538B8">
        <w:br/>
      </w:r>
      <w:r w:rsidRPr="00D90E4F">
        <w:t xml:space="preserve">See also </w:t>
      </w:r>
      <w:hyperlink w:anchor="_Save_as_template" w:history="1">
        <w:r w:rsidRPr="00E538B8">
          <w:rPr>
            <w:rStyle w:val="Hyperlnk"/>
          </w:rPr>
          <w:t xml:space="preserve">Save </w:t>
        </w:r>
        <w:r w:rsidR="00E538B8" w:rsidRPr="00E538B8">
          <w:rPr>
            <w:rStyle w:val="Hyperlnk"/>
          </w:rPr>
          <w:t xml:space="preserve">as </w:t>
        </w:r>
        <w:r w:rsidRPr="00E538B8">
          <w:rPr>
            <w:rStyle w:val="Hyperlnk"/>
          </w:rPr>
          <w:t>templat</w:t>
        </w:r>
        <w:r w:rsidR="00E538B8" w:rsidRPr="00E538B8">
          <w:rPr>
            <w:rStyle w:val="Hyperlnk"/>
          </w:rPr>
          <w:t>e</w:t>
        </w:r>
      </w:hyperlink>
    </w:p>
    <w:p w14:paraId="7E0BF412" w14:textId="2F067953" w:rsidR="005156E9" w:rsidRPr="00D90E4F" w:rsidRDefault="00576EBB" w:rsidP="008071BC">
      <w:pPr>
        <w:pStyle w:val="Bild"/>
      </w:pPr>
      <w:r>
        <w:rPr>
          <w:noProof/>
        </w:rPr>
        <w:lastRenderedPageBreak/>
        <w:drawing>
          <wp:inline distT="0" distB="0" distL="0" distR="0" wp14:anchorId="266937F3" wp14:editId="2A1CEB6C">
            <wp:extent cx="1663200" cy="2775600"/>
            <wp:effectExtent l="0" t="0" r="0" b="5715"/>
            <wp:docPr id="333929517" name="Bildobjekt 1" descr="En bild som visar text, skärmbild, multimedia, skär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29517" name="Bildobjekt 1" descr="En bild som visar text, skärmbild, multimedia, skärm&#10;&#10;Automatiskt genererad beskrivning"/>
                    <pic:cNvPicPr/>
                  </pic:nvPicPr>
                  <pic:blipFill>
                    <a:blip r:embed="rId14"/>
                    <a:stretch>
                      <a:fillRect/>
                    </a:stretch>
                  </pic:blipFill>
                  <pic:spPr>
                    <a:xfrm>
                      <a:off x="0" y="0"/>
                      <a:ext cx="1663200" cy="2775600"/>
                    </a:xfrm>
                    <a:prstGeom prst="rect">
                      <a:avLst/>
                    </a:prstGeom>
                  </pic:spPr>
                </pic:pic>
              </a:graphicData>
            </a:graphic>
          </wp:inline>
        </w:drawing>
      </w:r>
    </w:p>
    <w:p w14:paraId="1B006680" w14:textId="77777777" w:rsidR="005156E9" w:rsidRPr="00D90E4F" w:rsidRDefault="005156E9" w:rsidP="005156E9">
      <w:r w:rsidRPr="00D90E4F">
        <w:t>Use the star button to set a template to default, there is also buttons to rename or delete existing templates. The template will be used every time to start a new drawing.</w:t>
      </w:r>
    </w:p>
    <w:p w14:paraId="7968F631" w14:textId="77777777" w:rsidR="005156E9" w:rsidRPr="00D90E4F" w:rsidRDefault="005156E9" w:rsidP="005156E9">
      <w:pPr>
        <w:pStyle w:val="Frga"/>
      </w:pPr>
      <w:r w:rsidRPr="00D90E4F">
        <w:t>Are there other reasons to use templates?</w:t>
      </w:r>
    </w:p>
    <w:p w14:paraId="4AB9B0C2" w14:textId="77777777" w:rsidR="005156E9" w:rsidRPr="00D90E4F" w:rsidRDefault="005156E9" w:rsidP="005156E9">
      <w:pPr>
        <w:pStyle w:val="Answer"/>
      </w:pPr>
      <w:r w:rsidRPr="00D90E4F">
        <w:t>It is a simple way to customize IGEMS. All settings like layers, colors, line types, dimension settings are saved in a template. Use a template to set these values once.</w:t>
      </w:r>
    </w:p>
    <w:p w14:paraId="50BEDF2A" w14:textId="77777777" w:rsidR="005156E9" w:rsidRPr="00D90E4F" w:rsidRDefault="005156E9" w:rsidP="00DB0F37">
      <w:pPr>
        <w:pStyle w:val="Rubrik3"/>
      </w:pPr>
      <w:bookmarkStart w:id="27" w:name="_Open"/>
      <w:bookmarkStart w:id="28" w:name="_Toc335636843"/>
      <w:bookmarkStart w:id="29" w:name="_Toc129002591"/>
      <w:bookmarkStart w:id="30" w:name="open"/>
      <w:bookmarkEnd w:id="27"/>
      <w:r w:rsidRPr="00D90E4F">
        <w:t>Open</w:t>
      </w:r>
      <w:bookmarkEnd w:id="28"/>
      <w:bookmarkEnd w:id="29"/>
    </w:p>
    <w:bookmarkEnd w:id="30"/>
    <w:p w14:paraId="45841C2F" w14:textId="31AA5AB0" w:rsidR="005156E9" w:rsidRPr="00D90E4F" w:rsidRDefault="00D32584" w:rsidP="008071BC">
      <w:pPr>
        <w:pStyle w:val="Bild"/>
      </w:pPr>
      <w:r w:rsidRPr="00D32584">
        <w:rPr>
          <w:noProof/>
        </w:rPr>
        <w:drawing>
          <wp:inline distT="0" distB="0" distL="0" distR="0" wp14:anchorId="44464E27" wp14:editId="5A0DF9AA">
            <wp:extent cx="2340000" cy="1929600"/>
            <wp:effectExtent l="0" t="0" r="3175" b="0"/>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40000" cy="1929600"/>
                    </a:xfrm>
                    <a:prstGeom prst="rect">
                      <a:avLst/>
                    </a:prstGeom>
                  </pic:spPr>
                </pic:pic>
              </a:graphicData>
            </a:graphic>
          </wp:inline>
        </w:drawing>
      </w:r>
    </w:p>
    <w:p w14:paraId="661DB8E3" w14:textId="351F15AE" w:rsidR="005156E9" w:rsidRPr="00D90E4F" w:rsidRDefault="00866A8A" w:rsidP="005156E9">
      <w:r>
        <w:t xml:space="preserve">As standard IGEMS can open following files. If you have the </w:t>
      </w:r>
      <w:hyperlink w:anchor="_Data_Exchange" w:history="1">
        <w:r w:rsidRPr="00866A8A">
          <w:rPr>
            <w:rStyle w:val="Hyperlnk"/>
          </w:rPr>
          <w:t>Data Extension</w:t>
        </w:r>
      </w:hyperlink>
      <w:r>
        <w:t xml:space="preserve"> module then you can open other type of files.</w:t>
      </w:r>
    </w:p>
    <w:tbl>
      <w:tblPr>
        <w:tblW w:w="69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5"/>
        <w:gridCol w:w="6210"/>
      </w:tblGrid>
      <w:tr w:rsidR="00866A8A" w:rsidRPr="00D90E4F" w14:paraId="452EB5CE" w14:textId="4B1A9830" w:rsidTr="00866A8A">
        <w:trPr>
          <w:trHeight w:val="482"/>
        </w:trPr>
        <w:tc>
          <w:tcPr>
            <w:tcW w:w="775" w:type="dxa"/>
          </w:tcPr>
          <w:p w14:paraId="1D4ABC00" w14:textId="77777777" w:rsidR="00866A8A" w:rsidRPr="00D90E4F" w:rsidRDefault="00866A8A" w:rsidP="00434F37">
            <w:pPr>
              <w:spacing w:before="120" w:after="120"/>
              <w:rPr>
                <w:b/>
              </w:rPr>
            </w:pPr>
            <w:r w:rsidRPr="00D90E4F">
              <w:rPr>
                <w:b/>
              </w:rPr>
              <w:t>Type</w:t>
            </w:r>
          </w:p>
        </w:tc>
        <w:tc>
          <w:tcPr>
            <w:tcW w:w="6210" w:type="dxa"/>
          </w:tcPr>
          <w:p w14:paraId="571B162E" w14:textId="77777777" w:rsidR="00866A8A" w:rsidRPr="00D90E4F" w:rsidRDefault="00866A8A" w:rsidP="00434F37">
            <w:pPr>
              <w:spacing w:before="120" w:after="120"/>
              <w:rPr>
                <w:b/>
              </w:rPr>
            </w:pPr>
            <w:r w:rsidRPr="00D90E4F">
              <w:rPr>
                <w:b/>
              </w:rPr>
              <w:t>Description</w:t>
            </w:r>
          </w:p>
        </w:tc>
      </w:tr>
      <w:tr w:rsidR="00866A8A" w:rsidRPr="00D90E4F" w14:paraId="56A5940C" w14:textId="77777777" w:rsidTr="00866A8A">
        <w:trPr>
          <w:trHeight w:val="233"/>
        </w:trPr>
        <w:tc>
          <w:tcPr>
            <w:tcW w:w="775" w:type="dxa"/>
          </w:tcPr>
          <w:p w14:paraId="170B85D0" w14:textId="77777777" w:rsidR="00866A8A" w:rsidRPr="00D90E4F" w:rsidRDefault="00866A8A" w:rsidP="00434F37">
            <w:r w:rsidRPr="00D90E4F">
              <w:t>.ACD</w:t>
            </w:r>
          </w:p>
        </w:tc>
        <w:tc>
          <w:tcPr>
            <w:tcW w:w="6210" w:type="dxa"/>
          </w:tcPr>
          <w:p w14:paraId="30194252" w14:textId="77777777" w:rsidR="00866A8A" w:rsidRPr="00D90E4F" w:rsidRDefault="00866A8A" w:rsidP="00434F37">
            <w:r w:rsidRPr="00D90E4F">
              <w:t>IGE</w:t>
            </w:r>
            <w:r>
              <w:t>M</w:t>
            </w:r>
            <w:r w:rsidRPr="00D90E4F">
              <w:t>S R3 to R9 drawing format</w:t>
            </w:r>
          </w:p>
        </w:tc>
      </w:tr>
      <w:tr w:rsidR="00866A8A" w:rsidRPr="00D90E4F" w14:paraId="1249FEEA" w14:textId="77777777" w:rsidTr="00866A8A">
        <w:trPr>
          <w:trHeight w:val="247"/>
        </w:trPr>
        <w:tc>
          <w:tcPr>
            <w:tcW w:w="775" w:type="dxa"/>
          </w:tcPr>
          <w:p w14:paraId="292D6D46" w14:textId="77777777" w:rsidR="00866A8A" w:rsidRPr="00D90E4F" w:rsidRDefault="00866A8A" w:rsidP="00434F37">
            <w:r w:rsidRPr="00D90E4F">
              <w:t>.DIG</w:t>
            </w:r>
          </w:p>
        </w:tc>
        <w:tc>
          <w:tcPr>
            <w:tcW w:w="6210" w:type="dxa"/>
          </w:tcPr>
          <w:p w14:paraId="4EC5D2E5" w14:textId="77777777" w:rsidR="00866A8A" w:rsidRPr="00D90E4F" w:rsidRDefault="00866A8A" w:rsidP="00434F37">
            <w:r w:rsidRPr="00D90E4F">
              <w:t>IGEMS R10 standard drawing format</w:t>
            </w:r>
          </w:p>
        </w:tc>
      </w:tr>
      <w:tr w:rsidR="00866A8A" w:rsidRPr="00D90E4F" w14:paraId="08725271" w14:textId="77777777" w:rsidTr="00866A8A">
        <w:trPr>
          <w:trHeight w:val="247"/>
        </w:trPr>
        <w:tc>
          <w:tcPr>
            <w:tcW w:w="775" w:type="dxa"/>
          </w:tcPr>
          <w:p w14:paraId="3BC50577" w14:textId="77777777" w:rsidR="00866A8A" w:rsidRPr="00D90E4F" w:rsidRDefault="00866A8A" w:rsidP="00434F37">
            <w:r>
              <w:t>.DWF</w:t>
            </w:r>
          </w:p>
        </w:tc>
        <w:tc>
          <w:tcPr>
            <w:tcW w:w="6210" w:type="dxa"/>
          </w:tcPr>
          <w:p w14:paraId="106F7163" w14:textId="77777777" w:rsidR="00866A8A" w:rsidRPr="00D90E4F" w:rsidRDefault="00866A8A" w:rsidP="00434F37">
            <w:r>
              <w:t>Drawing Web Format</w:t>
            </w:r>
          </w:p>
        </w:tc>
      </w:tr>
      <w:tr w:rsidR="00866A8A" w:rsidRPr="00D90E4F" w14:paraId="043C0BBC" w14:textId="77777777" w:rsidTr="00866A8A">
        <w:trPr>
          <w:trHeight w:val="247"/>
        </w:trPr>
        <w:tc>
          <w:tcPr>
            <w:tcW w:w="775" w:type="dxa"/>
          </w:tcPr>
          <w:p w14:paraId="24D16436" w14:textId="77777777" w:rsidR="00866A8A" w:rsidRPr="00D90E4F" w:rsidRDefault="00866A8A" w:rsidP="00434F37">
            <w:r w:rsidRPr="00D90E4F">
              <w:t>.DWG</w:t>
            </w:r>
          </w:p>
        </w:tc>
        <w:tc>
          <w:tcPr>
            <w:tcW w:w="6210" w:type="dxa"/>
          </w:tcPr>
          <w:p w14:paraId="0FFE3713" w14:textId="77777777" w:rsidR="00866A8A" w:rsidRPr="00D90E4F" w:rsidRDefault="00866A8A" w:rsidP="00434F37">
            <w:r w:rsidRPr="00D90E4F">
              <w:t>AutoCAD Drawing files</w:t>
            </w:r>
          </w:p>
        </w:tc>
      </w:tr>
      <w:tr w:rsidR="00866A8A" w:rsidRPr="00D90E4F" w14:paraId="564FC304" w14:textId="77777777" w:rsidTr="00866A8A">
        <w:trPr>
          <w:trHeight w:val="247"/>
        </w:trPr>
        <w:tc>
          <w:tcPr>
            <w:tcW w:w="775" w:type="dxa"/>
          </w:tcPr>
          <w:p w14:paraId="0E9AD7F5" w14:textId="77777777" w:rsidR="00866A8A" w:rsidRPr="00D90E4F" w:rsidRDefault="00866A8A" w:rsidP="00434F37">
            <w:r w:rsidRPr="00D90E4F">
              <w:t>.DXF</w:t>
            </w:r>
          </w:p>
        </w:tc>
        <w:tc>
          <w:tcPr>
            <w:tcW w:w="6210" w:type="dxa"/>
          </w:tcPr>
          <w:p w14:paraId="655B8F5E" w14:textId="77777777" w:rsidR="00866A8A" w:rsidRPr="00D90E4F" w:rsidRDefault="00866A8A" w:rsidP="00434F37">
            <w:r w:rsidRPr="00D90E4F">
              <w:t>Drawing Exchange Format</w:t>
            </w:r>
          </w:p>
        </w:tc>
      </w:tr>
      <w:tr w:rsidR="00866A8A" w:rsidRPr="00D90E4F" w14:paraId="62B818E5" w14:textId="77777777" w:rsidTr="00866A8A">
        <w:trPr>
          <w:trHeight w:val="233"/>
        </w:trPr>
        <w:tc>
          <w:tcPr>
            <w:tcW w:w="775" w:type="dxa"/>
          </w:tcPr>
          <w:p w14:paraId="15E5B198" w14:textId="77777777" w:rsidR="00866A8A" w:rsidRPr="00D90E4F" w:rsidRDefault="00866A8A" w:rsidP="00434F37">
            <w:r>
              <w:t>.ICDF</w:t>
            </w:r>
          </w:p>
        </w:tc>
        <w:tc>
          <w:tcPr>
            <w:tcW w:w="6210" w:type="dxa"/>
          </w:tcPr>
          <w:p w14:paraId="27DAC992" w14:textId="77777777" w:rsidR="00866A8A" w:rsidRPr="00D90E4F" w:rsidRDefault="00866A8A" w:rsidP="00434F37">
            <w:r>
              <w:t>Igems Cnc Data File</w:t>
            </w:r>
          </w:p>
        </w:tc>
      </w:tr>
      <w:tr w:rsidR="00866A8A" w:rsidRPr="00D90E4F" w14:paraId="6EF1EC7D" w14:textId="77777777" w:rsidTr="00866A8A">
        <w:trPr>
          <w:trHeight w:val="233"/>
        </w:trPr>
        <w:tc>
          <w:tcPr>
            <w:tcW w:w="775" w:type="dxa"/>
          </w:tcPr>
          <w:p w14:paraId="4BA00725" w14:textId="77777777" w:rsidR="00866A8A" w:rsidRPr="00D90E4F" w:rsidRDefault="00866A8A" w:rsidP="002074D9">
            <w:r>
              <w:t>.IGS</w:t>
            </w:r>
          </w:p>
        </w:tc>
        <w:tc>
          <w:tcPr>
            <w:tcW w:w="6210" w:type="dxa"/>
          </w:tcPr>
          <w:p w14:paraId="553EFD3E" w14:textId="77777777" w:rsidR="00866A8A" w:rsidRPr="00D90E4F" w:rsidRDefault="00866A8A" w:rsidP="002074D9">
            <w:r>
              <w:t>Iges files (Use the 3D interface)</w:t>
            </w:r>
          </w:p>
        </w:tc>
      </w:tr>
      <w:tr w:rsidR="00866A8A" w:rsidRPr="00D90E4F" w14:paraId="61D39D27" w14:textId="77777777" w:rsidTr="00866A8A">
        <w:trPr>
          <w:trHeight w:val="233"/>
        </w:trPr>
        <w:tc>
          <w:tcPr>
            <w:tcW w:w="775" w:type="dxa"/>
          </w:tcPr>
          <w:p w14:paraId="35B6E4D3" w14:textId="0FE057B7" w:rsidR="00866A8A" w:rsidRDefault="00866A8A" w:rsidP="002074D9">
            <w:r>
              <w:t>.STP</w:t>
            </w:r>
          </w:p>
        </w:tc>
        <w:tc>
          <w:tcPr>
            <w:tcW w:w="6210" w:type="dxa"/>
          </w:tcPr>
          <w:p w14:paraId="4475448D" w14:textId="6FB12488" w:rsidR="00866A8A" w:rsidRDefault="00866A8A" w:rsidP="002074D9">
            <w:r>
              <w:t>Step file (Use the 3D interface)</w:t>
            </w:r>
          </w:p>
        </w:tc>
      </w:tr>
      <w:tr w:rsidR="00866A8A" w:rsidRPr="00D90E4F" w14:paraId="797FE471" w14:textId="77777777" w:rsidTr="00866A8A">
        <w:trPr>
          <w:trHeight w:val="247"/>
        </w:trPr>
        <w:tc>
          <w:tcPr>
            <w:tcW w:w="775" w:type="dxa"/>
          </w:tcPr>
          <w:p w14:paraId="520A603C" w14:textId="77777777" w:rsidR="00866A8A" w:rsidRPr="00D90E4F" w:rsidRDefault="00866A8A" w:rsidP="002074D9">
            <w:r>
              <w:t>.ISF</w:t>
            </w:r>
          </w:p>
        </w:tc>
        <w:tc>
          <w:tcPr>
            <w:tcW w:w="6210" w:type="dxa"/>
          </w:tcPr>
          <w:p w14:paraId="731ABC21" w14:textId="77777777" w:rsidR="00866A8A" w:rsidRPr="00D90E4F" w:rsidRDefault="00866A8A" w:rsidP="002074D9">
            <w:r>
              <w:t>Igems Suport File</w:t>
            </w:r>
          </w:p>
        </w:tc>
      </w:tr>
    </w:tbl>
    <w:p w14:paraId="1816F772" w14:textId="1B4251D6" w:rsidR="00D32584" w:rsidRPr="00D90E4F" w:rsidRDefault="00D32584" w:rsidP="005156E9">
      <w:r>
        <w:t>By holding down CTRL or SHIFT command you can open multiple files</w:t>
      </w:r>
      <w:r w:rsidR="00E03E50">
        <w:t xml:space="preserve"> at the same time.</w:t>
      </w:r>
    </w:p>
    <w:p w14:paraId="3969C94E" w14:textId="77777777" w:rsidR="005156E9" w:rsidRPr="00D90E4F" w:rsidRDefault="005156E9" w:rsidP="005156E9">
      <w:pPr>
        <w:pStyle w:val="Frga"/>
      </w:pPr>
      <w:r w:rsidRPr="00D90E4F">
        <w:t>Is it possible to write an application that can read other kinds of files?</w:t>
      </w:r>
    </w:p>
    <w:p w14:paraId="2A5C964B" w14:textId="77777777" w:rsidR="005156E9" w:rsidRPr="00D90E4F" w:rsidRDefault="005156E9" w:rsidP="005156E9">
      <w:pPr>
        <w:pStyle w:val="Answer"/>
      </w:pPr>
      <w:r w:rsidRPr="00D90E4F">
        <w:t>Yes, such applications can be made in ILISP script languages.</w:t>
      </w:r>
    </w:p>
    <w:p w14:paraId="3CFE96BC" w14:textId="77777777" w:rsidR="005156E9" w:rsidRPr="00D90E4F" w:rsidRDefault="005156E9" w:rsidP="00DB0F37">
      <w:pPr>
        <w:pStyle w:val="Rubrik3"/>
      </w:pPr>
      <w:bookmarkStart w:id="31" w:name="_Samples"/>
      <w:bookmarkStart w:id="32" w:name="_Toc129002592"/>
      <w:bookmarkEnd w:id="31"/>
      <w:r w:rsidRPr="00D90E4F">
        <w:lastRenderedPageBreak/>
        <w:t>Samples</w:t>
      </w:r>
      <w:bookmarkEnd w:id="32"/>
    </w:p>
    <w:p w14:paraId="1D50397E" w14:textId="3FA9C2DA" w:rsidR="005156E9" w:rsidRDefault="00576EBB" w:rsidP="008071BC">
      <w:pPr>
        <w:pStyle w:val="Bild"/>
      </w:pPr>
      <w:r w:rsidRPr="00576EBB">
        <w:rPr>
          <w:noProof/>
        </w:rPr>
        <w:drawing>
          <wp:inline distT="0" distB="0" distL="0" distR="0" wp14:anchorId="45999E58" wp14:editId="6D733EEB">
            <wp:extent cx="2538000" cy="1753200"/>
            <wp:effectExtent l="0" t="0" r="0" b="0"/>
            <wp:docPr id="415310019" name="Bildobjekt 1" descr="En bild som visar text, skärmbild, Datoriko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10019" name="Bildobjekt 1" descr="En bild som visar text, skärmbild, Datorikon&#10;&#10;Automatiskt genererad beskrivning"/>
                    <pic:cNvPicPr/>
                  </pic:nvPicPr>
                  <pic:blipFill>
                    <a:blip r:embed="rId16"/>
                    <a:stretch>
                      <a:fillRect/>
                    </a:stretch>
                  </pic:blipFill>
                  <pic:spPr>
                    <a:xfrm>
                      <a:off x="0" y="0"/>
                      <a:ext cx="2538000" cy="1753200"/>
                    </a:xfrm>
                    <a:prstGeom prst="rect">
                      <a:avLst/>
                    </a:prstGeom>
                  </pic:spPr>
                </pic:pic>
              </a:graphicData>
            </a:graphic>
          </wp:inline>
        </w:drawing>
      </w:r>
      <w:r w:rsidR="00E03E50" w:rsidRPr="00E03E50">
        <w:t xml:space="preserve"> </w:t>
      </w:r>
    </w:p>
    <w:p w14:paraId="4ADCCE72" w14:textId="2FF2528C" w:rsidR="00E03E50" w:rsidRPr="00E03E50" w:rsidRDefault="00E03E50" w:rsidP="00E03E50">
      <w:r w:rsidRPr="00D90E4F">
        <w:t>IGEMS has a set of sample files already installed. These files are used as examples in this documentation.</w:t>
      </w:r>
    </w:p>
    <w:p w14:paraId="29BA61C7" w14:textId="77777777" w:rsidR="005156E9" w:rsidRPr="00D90E4F" w:rsidRDefault="005156E9" w:rsidP="00DB0F37">
      <w:pPr>
        <w:pStyle w:val="Rubrik3"/>
      </w:pPr>
      <w:bookmarkStart w:id="33" w:name="_Import_1"/>
      <w:bookmarkStart w:id="34" w:name="_Ref331680001"/>
      <w:bookmarkStart w:id="35" w:name="_Ref331688659"/>
      <w:bookmarkStart w:id="36" w:name="_Toc335636844"/>
      <w:bookmarkStart w:id="37" w:name="_Toc129002593"/>
      <w:bookmarkStart w:id="38" w:name="import"/>
      <w:bookmarkEnd w:id="33"/>
      <w:r w:rsidRPr="00D90E4F">
        <w:t>Import</w:t>
      </w:r>
      <w:bookmarkEnd w:id="34"/>
      <w:bookmarkEnd w:id="35"/>
      <w:bookmarkEnd w:id="36"/>
      <w:bookmarkEnd w:id="37"/>
    </w:p>
    <w:bookmarkEnd w:id="38"/>
    <w:p w14:paraId="0A07FACC" w14:textId="1F838B4A" w:rsidR="005156E9" w:rsidRDefault="00F447AC" w:rsidP="008071BC">
      <w:pPr>
        <w:pStyle w:val="Bild"/>
      </w:pPr>
      <w:r w:rsidRPr="00F447AC">
        <w:rPr>
          <w:noProof/>
        </w:rPr>
        <w:drawing>
          <wp:inline distT="0" distB="0" distL="0" distR="0" wp14:anchorId="319B8AF6" wp14:editId="74FFABD9">
            <wp:extent cx="2408400" cy="2066400"/>
            <wp:effectExtent l="0" t="0" r="0" b="0"/>
            <wp:docPr id="6"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08400" cy="2066400"/>
                    </a:xfrm>
                    <a:prstGeom prst="rect">
                      <a:avLst/>
                    </a:prstGeom>
                  </pic:spPr>
                </pic:pic>
              </a:graphicData>
            </a:graphic>
          </wp:inline>
        </w:drawing>
      </w:r>
    </w:p>
    <w:p w14:paraId="1D202B5B" w14:textId="2E6120EF" w:rsidR="00F447AC" w:rsidRDefault="00F447AC" w:rsidP="00F447AC">
      <w:r>
        <w:t xml:space="preserve">The </w:t>
      </w:r>
      <w:r w:rsidR="00DB0F37">
        <w:t>Import command will open and import all selected files into actual drawing.</w:t>
      </w:r>
    </w:p>
    <w:p w14:paraId="6F2D0E97" w14:textId="77777777" w:rsidR="005156E9" w:rsidRPr="00D90E4F" w:rsidRDefault="005156E9" w:rsidP="005156E9">
      <w:r w:rsidRPr="00D90E4F">
        <w:t>The "Import" command inserts selected drawing files into the current drawing.</w:t>
      </w:r>
    </w:p>
    <w:p w14:paraId="2E95B6AF" w14:textId="77777777" w:rsidR="005156E9" w:rsidRPr="00D90E4F" w:rsidRDefault="005156E9" w:rsidP="008071BC">
      <w:pPr>
        <w:pStyle w:val="Bild"/>
      </w:pPr>
      <w:r w:rsidRPr="00D90E4F">
        <w:rPr>
          <w:noProof/>
        </w:rPr>
        <w:drawing>
          <wp:inline distT="0" distB="0" distL="0" distR="0" wp14:anchorId="451982DB" wp14:editId="7EBDD3B6">
            <wp:extent cx="2860040" cy="1038860"/>
            <wp:effectExtent l="19050" t="0" r="0" b="0"/>
            <wp:docPr id="39" name="Bild 39" descr="Imag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age81"/>
                    <pic:cNvPicPr>
                      <a:picLocks noChangeAspect="1" noChangeArrowheads="1"/>
                    </pic:cNvPicPr>
                  </pic:nvPicPr>
                  <pic:blipFill>
                    <a:blip r:embed="rId18" cstate="print"/>
                    <a:srcRect/>
                    <a:stretch>
                      <a:fillRect/>
                    </a:stretch>
                  </pic:blipFill>
                  <pic:spPr bwMode="auto">
                    <a:xfrm>
                      <a:off x="0" y="0"/>
                      <a:ext cx="2860040" cy="1038860"/>
                    </a:xfrm>
                    <a:prstGeom prst="rect">
                      <a:avLst/>
                    </a:prstGeom>
                    <a:noFill/>
                    <a:ln w="9525">
                      <a:noFill/>
                      <a:miter lim="800000"/>
                      <a:headEnd/>
                      <a:tailEnd/>
                    </a:ln>
                  </pic:spPr>
                </pic:pic>
              </a:graphicData>
            </a:graphic>
          </wp:inline>
        </w:drawing>
      </w:r>
    </w:p>
    <w:p w14:paraId="295E08F1" w14:textId="0504DA34" w:rsidR="005156E9" w:rsidRPr="00D90E4F" w:rsidRDefault="005156E9" w:rsidP="005156E9">
      <w:r w:rsidRPr="00D90E4F">
        <w:t>Hold down CTRL or SHIFT while inserting the part to also insert the name of the file as text. This text can be used to identify the name when making parts. The "Import" command can use the same files as "Open".</w:t>
      </w:r>
      <w:r w:rsidR="00576EBB">
        <w:t xml:space="preserve"> The text can be used for </w:t>
      </w:r>
      <w:r w:rsidR="008071BC">
        <w:t>generating</w:t>
      </w:r>
      <w:r w:rsidR="00576EBB">
        <w:t xml:space="preserve"> automatic part names.</w:t>
      </w:r>
    </w:p>
    <w:p w14:paraId="1789C9AA" w14:textId="77777777" w:rsidR="005156E9" w:rsidRPr="00D90E4F" w:rsidRDefault="005156E9" w:rsidP="005156E9">
      <w:pPr>
        <w:pStyle w:val="Rubrik2"/>
      </w:pPr>
      <w:bookmarkStart w:id="39" w:name="_Recover"/>
      <w:bookmarkStart w:id="40" w:name="_Ref330555008"/>
      <w:bookmarkStart w:id="41" w:name="_Toc335636845"/>
      <w:bookmarkStart w:id="42" w:name="_Toc129002594"/>
      <w:bookmarkStart w:id="43" w:name="recover"/>
      <w:bookmarkStart w:id="44" w:name="_Toc229474697"/>
      <w:bookmarkEnd w:id="39"/>
      <w:r w:rsidRPr="00D90E4F">
        <w:t>Recover</w:t>
      </w:r>
      <w:bookmarkEnd w:id="40"/>
      <w:bookmarkEnd w:id="41"/>
      <w:bookmarkEnd w:id="42"/>
      <w:bookmarkEnd w:id="44"/>
    </w:p>
    <w:bookmarkEnd w:id="43"/>
    <w:p w14:paraId="1C0A3682" w14:textId="3AB3880F" w:rsidR="005156E9" w:rsidRPr="00D90E4F" w:rsidRDefault="00576EBB" w:rsidP="008071BC">
      <w:pPr>
        <w:pStyle w:val="Bild"/>
      </w:pPr>
      <w:r w:rsidRPr="00576EBB">
        <w:rPr>
          <w:noProof/>
        </w:rPr>
        <w:drawing>
          <wp:inline distT="0" distB="0" distL="0" distR="0" wp14:anchorId="14778B55" wp14:editId="29124FEB">
            <wp:extent cx="2523600" cy="1738800"/>
            <wp:effectExtent l="0" t="0" r="0" b="0"/>
            <wp:docPr id="121794836" name="Bildobjekt 1" descr="En bild som visar text, skärmbild, nummer,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4836" name="Bildobjekt 1" descr="En bild som visar text, skärmbild, nummer, Teckensnitt&#10;&#10;Automatiskt genererad beskrivning"/>
                    <pic:cNvPicPr/>
                  </pic:nvPicPr>
                  <pic:blipFill>
                    <a:blip r:embed="rId19"/>
                    <a:stretch>
                      <a:fillRect/>
                    </a:stretch>
                  </pic:blipFill>
                  <pic:spPr>
                    <a:xfrm>
                      <a:off x="0" y="0"/>
                      <a:ext cx="2523600" cy="1738800"/>
                    </a:xfrm>
                    <a:prstGeom prst="rect">
                      <a:avLst/>
                    </a:prstGeom>
                  </pic:spPr>
                </pic:pic>
              </a:graphicData>
            </a:graphic>
          </wp:inline>
        </w:drawing>
      </w:r>
    </w:p>
    <w:p w14:paraId="155DDDC1" w14:textId="77777777" w:rsidR="005156E9" w:rsidRPr="00D90E4F" w:rsidRDefault="005156E9" w:rsidP="005156E9">
      <w:r w:rsidRPr="00D90E4F">
        <w:lastRenderedPageBreak/>
        <w:t>The "Recover" command can be used to recover drawings (DIG files) in the event of a system failure. The "Recover" opens a file dialog box with all Auto saved files. The interval (minutes) for auto save is set in the "Preferences" menu and if this value is set to zero (standard) then the "Recover" command is disabled.</w:t>
      </w:r>
    </w:p>
    <w:p w14:paraId="4D10F254" w14:textId="77777777" w:rsidR="005156E9" w:rsidRPr="00D90E4F" w:rsidRDefault="005156E9" w:rsidP="005156E9">
      <w:r w:rsidRPr="00D90E4F">
        <w:rPr>
          <w:b/>
        </w:rPr>
        <w:t>Note!</w:t>
      </w:r>
      <w:r w:rsidRPr="00D90E4F">
        <w:t xml:space="preserve"> Auto saved files older than 24 hours will automatically be deleted from the list.</w:t>
      </w:r>
    </w:p>
    <w:p w14:paraId="1E2D69B8" w14:textId="77777777" w:rsidR="005156E9" w:rsidRPr="00D90E4F" w:rsidRDefault="005156E9" w:rsidP="005156E9">
      <w:pPr>
        <w:pStyle w:val="Rubrik2"/>
      </w:pPr>
      <w:bookmarkStart w:id="45" w:name="_Toc335636846"/>
      <w:bookmarkStart w:id="46" w:name="_Toc129002595"/>
      <w:bookmarkStart w:id="47" w:name="_Toc229474698"/>
      <w:r w:rsidRPr="00D90E4F">
        <w:t>Recent files</w:t>
      </w:r>
      <w:bookmarkEnd w:id="45"/>
      <w:bookmarkEnd w:id="46"/>
      <w:bookmarkEnd w:id="47"/>
    </w:p>
    <w:p w14:paraId="4F3D6C38" w14:textId="77777777" w:rsidR="005156E9" w:rsidRPr="00D90E4F" w:rsidRDefault="005156E9" w:rsidP="008071BC">
      <w:pPr>
        <w:pStyle w:val="Bild"/>
      </w:pPr>
      <w:r w:rsidRPr="00D90E4F">
        <w:rPr>
          <w:noProof/>
        </w:rPr>
        <w:drawing>
          <wp:inline distT="0" distB="0" distL="0" distR="0" wp14:anchorId="7BD8367A" wp14:editId="30AEE9AC">
            <wp:extent cx="3335655" cy="2231390"/>
            <wp:effectExtent l="19050" t="19050" r="17145" b="16510"/>
            <wp:docPr id="41" name="Bild 41" descr="Imag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83"/>
                    <pic:cNvPicPr>
                      <a:picLocks noChangeAspect="1" noChangeArrowheads="1"/>
                    </pic:cNvPicPr>
                  </pic:nvPicPr>
                  <pic:blipFill>
                    <a:blip r:embed="rId20" cstate="print"/>
                    <a:srcRect/>
                    <a:stretch>
                      <a:fillRect/>
                    </a:stretch>
                  </pic:blipFill>
                  <pic:spPr bwMode="auto">
                    <a:xfrm>
                      <a:off x="0" y="0"/>
                      <a:ext cx="3335655" cy="2231390"/>
                    </a:xfrm>
                    <a:prstGeom prst="rect">
                      <a:avLst/>
                    </a:prstGeom>
                    <a:noFill/>
                    <a:ln w="6350">
                      <a:solidFill>
                        <a:srgbClr val="000000"/>
                      </a:solidFill>
                      <a:miter lim="800000"/>
                      <a:headEnd/>
                      <a:tailEnd/>
                    </a:ln>
                    <a:effectLst/>
                  </pic:spPr>
                </pic:pic>
              </a:graphicData>
            </a:graphic>
          </wp:inline>
        </w:drawing>
      </w:r>
    </w:p>
    <w:p w14:paraId="3CC450F2" w14:textId="77777777" w:rsidR="005156E9" w:rsidRPr="00D90E4F" w:rsidRDefault="005156E9" w:rsidP="005156E9">
      <w:r w:rsidRPr="00D90E4F">
        <w:t xml:space="preserve">This command shows the fastest way to view and find a list of recently opened files. </w:t>
      </w:r>
    </w:p>
    <w:p w14:paraId="526226A3" w14:textId="77777777" w:rsidR="005156E9" w:rsidRPr="00D90E4F" w:rsidRDefault="005156E9" w:rsidP="005156E9">
      <w:pPr>
        <w:pStyle w:val="Rubrik2"/>
      </w:pPr>
      <w:bookmarkStart w:id="48" w:name="_Toc335636847"/>
      <w:bookmarkStart w:id="49" w:name="_Toc129002596"/>
      <w:bookmarkStart w:id="50" w:name="_Toc229474699"/>
      <w:r w:rsidRPr="00D90E4F">
        <w:t>Sav</w:t>
      </w:r>
      <w:bookmarkStart w:id="51" w:name="save"/>
      <w:bookmarkEnd w:id="51"/>
      <w:r w:rsidRPr="00D90E4F">
        <w:t>e</w:t>
      </w:r>
      <w:bookmarkEnd w:id="48"/>
      <w:bookmarkEnd w:id="49"/>
      <w:bookmarkEnd w:id="50"/>
    </w:p>
    <w:p w14:paraId="1A711A14" w14:textId="32449B31" w:rsidR="005156E9" w:rsidRPr="00D90E4F" w:rsidRDefault="00E538B8" w:rsidP="008071BC">
      <w:pPr>
        <w:pStyle w:val="Bild"/>
      </w:pPr>
      <w:r w:rsidRPr="00E538B8">
        <w:rPr>
          <w:noProof/>
        </w:rPr>
        <w:drawing>
          <wp:inline distT="0" distB="0" distL="0" distR="0" wp14:anchorId="0D02643F" wp14:editId="33428AE8">
            <wp:extent cx="1630800" cy="1713600"/>
            <wp:effectExtent l="0" t="0" r="7620" b="1270"/>
            <wp:docPr id="1615525171" name="Bildobjekt 1" descr="En bild som visar text, skärmbild, nummer,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25171" name="Bildobjekt 1" descr="En bild som visar text, skärmbild, nummer, Teckensnitt&#10;&#10;Automatiskt genererad beskrivning"/>
                    <pic:cNvPicPr/>
                  </pic:nvPicPr>
                  <pic:blipFill>
                    <a:blip r:embed="rId21"/>
                    <a:stretch>
                      <a:fillRect/>
                    </a:stretch>
                  </pic:blipFill>
                  <pic:spPr>
                    <a:xfrm>
                      <a:off x="0" y="0"/>
                      <a:ext cx="1630800" cy="1713600"/>
                    </a:xfrm>
                    <a:prstGeom prst="rect">
                      <a:avLst/>
                    </a:prstGeom>
                  </pic:spPr>
                </pic:pic>
              </a:graphicData>
            </a:graphic>
          </wp:inline>
        </w:drawing>
      </w:r>
    </w:p>
    <w:p w14:paraId="6D09218A" w14:textId="77777777" w:rsidR="005156E9" w:rsidRPr="00D90E4F" w:rsidRDefault="005156E9" w:rsidP="005156E9">
      <w:r w:rsidRPr="00D90E4F">
        <w:t>This command saves the active drawing into an IGEMS DIG file.</w:t>
      </w:r>
    </w:p>
    <w:p w14:paraId="12589277" w14:textId="77777777" w:rsidR="005156E9" w:rsidRPr="00D90E4F" w:rsidRDefault="005156E9" w:rsidP="005156E9">
      <w:pPr>
        <w:pStyle w:val="Rubrik2"/>
      </w:pPr>
      <w:bookmarkStart w:id="52" w:name="_Toc335636848"/>
      <w:bookmarkStart w:id="53" w:name="_Toc129002597"/>
      <w:bookmarkStart w:id="54" w:name="_Toc229474700"/>
      <w:r w:rsidRPr="00D90E4F">
        <w:t>Sav</w:t>
      </w:r>
      <w:bookmarkStart w:id="55" w:name="saveas"/>
      <w:bookmarkEnd w:id="55"/>
      <w:r w:rsidRPr="00D90E4F">
        <w:t>e as</w:t>
      </w:r>
      <w:bookmarkEnd w:id="52"/>
      <w:bookmarkEnd w:id="53"/>
      <w:bookmarkEnd w:id="54"/>
    </w:p>
    <w:p w14:paraId="6AF78CB6" w14:textId="00409EE8" w:rsidR="005156E9" w:rsidRPr="00D90E4F" w:rsidRDefault="00E538B8" w:rsidP="000C667D">
      <w:pPr>
        <w:pStyle w:val="Bild"/>
      </w:pPr>
      <w:r w:rsidRPr="00E538B8">
        <w:rPr>
          <w:noProof/>
        </w:rPr>
        <w:drawing>
          <wp:inline distT="0" distB="0" distL="0" distR="0" wp14:anchorId="4A1CD06B" wp14:editId="11A1BAF9">
            <wp:extent cx="2901600" cy="1584000"/>
            <wp:effectExtent l="0" t="0" r="0" b="0"/>
            <wp:docPr id="559936451" name="Bildobjekt 1" descr="En bild som visar text, skärmbild, programvara,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36451" name="Bildobjekt 1" descr="En bild som visar text, skärmbild, programvara, nummer&#10;&#10;Automatiskt genererad beskrivning"/>
                    <pic:cNvPicPr/>
                  </pic:nvPicPr>
                  <pic:blipFill>
                    <a:blip r:embed="rId22"/>
                    <a:stretch>
                      <a:fillRect/>
                    </a:stretch>
                  </pic:blipFill>
                  <pic:spPr>
                    <a:xfrm>
                      <a:off x="0" y="0"/>
                      <a:ext cx="2901600" cy="1584000"/>
                    </a:xfrm>
                    <a:prstGeom prst="rect">
                      <a:avLst/>
                    </a:prstGeom>
                  </pic:spPr>
                </pic:pic>
              </a:graphicData>
            </a:graphic>
          </wp:inline>
        </w:drawing>
      </w:r>
    </w:p>
    <w:p w14:paraId="219046E3" w14:textId="77777777" w:rsidR="005156E9" w:rsidRPr="00D90E4F" w:rsidRDefault="005156E9" w:rsidP="005156E9">
      <w:r w:rsidRPr="00D90E4F">
        <w:t>This command saves the active drawing under another name.</w:t>
      </w:r>
    </w:p>
    <w:p w14:paraId="36FC30A8" w14:textId="77777777" w:rsidR="005156E9" w:rsidRPr="00D90E4F" w:rsidRDefault="005156E9" w:rsidP="005156E9">
      <w:pPr>
        <w:pStyle w:val="Rubrik2"/>
      </w:pPr>
      <w:bookmarkStart w:id="56" w:name="_Save_as_template"/>
      <w:bookmarkStart w:id="57" w:name="_Ref330456490"/>
      <w:bookmarkStart w:id="58" w:name="_Toc335636849"/>
      <w:bookmarkStart w:id="59" w:name="_Toc129002598"/>
      <w:bookmarkStart w:id="60" w:name="_Toc229474701"/>
      <w:bookmarkEnd w:id="56"/>
      <w:r w:rsidRPr="00D90E4F">
        <w:lastRenderedPageBreak/>
        <w:t>Save as tem</w:t>
      </w:r>
      <w:bookmarkStart w:id="61" w:name="savetemplate"/>
      <w:bookmarkEnd w:id="61"/>
      <w:r w:rsidRPr="00D90E4F">
        <w:t>plate</w:t>
      </w:r>
      <w:bookmarkEnd w:id="57"/>
      <w:bookmarkEnd w:id="58"/>
      <w:bookmarkEnd w:id="59"/>
      <w:bookmarkEnd w:id="60"/>
    </w:p>
    <w:p w14:paraId="03E36DBC" w14:textId="47B9A22F" w:rsidR="005156E9" w:rsidRPr="00D90E4F" w:rsidRDefault="00E538B8" w:rsidP="008071BC">
      <w:pPr>
        <w:pStyle w:val="Bild"/>
      </w:pPr>
      <w:r w:rsidRPr="008071BC">
        <w:rPr>
          <w:noProof/>
        </w:rPr>
        <w:drawing>
          <wp:inline distT="0" distB="0" distL="0" distR="0" wp14:anchorId="378FCE46" wp14:editId="03C7EEA8">
            <wp:extent cx="2833200" cy="1386000"/>
            <wp:effectExtent l="0" t="0" r="5715" b="5080"/>
            <wp:docPr id="404384878"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84878" name="Bildobjekt 1" descr="En bild som visar text, skärmbild, Teckensnitt, nummer&#10;&#10;Automatiskt genererad beskrivning"/>
                    <pic:cNvPicPr/>
                  </pic:nvPicPr>
                  <pic:blipFill>
                    <a:blip r:embed="rId23"/>
                    <a:stretch>
                      <a:fillRect/>
                    </a:stretch>
                  </pic:blipFill>
                  <pic:spPr>
                    <a:xfrm>
                      <a:off x="0" y="0"/>
                      <a:ext cx="2833200" cy="1386000"/>
                    </a:xfrm>
                    <a:prstGeom prst="rect">
                      <a:avLst/>
                    </a:prstGeom>
                  </pic:spPr>
                </pic:pic>
              </a:graphicData>
            </a:graphic>
          </wp:inline>
        </w:drawing>
      </w:r>
    </w:p>
    <w:p w14:paraId="50020E4D" w14:textId="20A95916" w:rsidR="005156E9" w:rsidRPr="00D90E4F" w:rsidRDefault="005156E9" w:rsidP="005156E9">
      <w:r w:rsidRPr="00D90E4F">
        <w:t xml:space="preserve">A template is a normal IGEMS drawing that can be used to start IGEMS in different predefined modes. A </w:t>
      </w:r>
      <w:r w:rsidR="00E538B8" w:rsidRPr="00D90E4F">
        <w:t>template ‘</w:t>
      </w:r>
      <w:r w:rsidRPr="00D90E4F">
        <w:t>s settings can be modified to create layers, limit values, modify colors or draw objects desired as the drawing’s default. Select "Save as template" to have IGEMS ask for a name of the template</w:t>
      </w:r>
      <w:r w:rsidR="000C667D">
        <w:t>.</w:t>
      </w:r>
    </w:p>
    <w:p w14:paraId="79EB8D37" w14:textId="71B88735" w:rsidR="005156E9" w:rsidRPr="00D90E4F" w:rsidRDefault="00E538B8" w:rsidP="008071BC">
      <w:pPr>
        <w:pStyle w:val="Bild"/>
      </w:pPr>
      <w:r>
        <w:rPr>
          <w:noProof/>
        </w:rPr>
        <w:drawing>
          <wp:inline distT="0" distB="0" distL="0" distR="0" wp14:anchorId="4F27EDEB" wp14:editId="2F4E92FE">
            <wp:extent cx="1828800" cy="1051200"/>
            <wp:effectExtent l="0" t="0" r="0" b="0"/>
            <wp:docPr id="1387073878"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73878" name="Bildobjekt 1" descr="En bild som visar text, skärmbild, Teckensnitt, nummer&#10;&#10;Automatiskt genererad beskrivning"/>
                    <pic:cNvPicPr/>
                  </pic:nvPicPr>
                  <pic:blipFill>
                    <a:blip r:embed="rId24"/>
                    <a:stretch>
                      <a:fillRect/>
                    </a:stretch>
                  </pic:blipFill>
                  <pic:spPr>
                    <a:xfrm>
                      <a:off x="0" y="0"/>
                      <a:ext cx="1828800" cy="1051200"/>
                    </a:xfrm>
                    <a:prstGeom prst="rect">
                      <a:avLst/>
                    </a:prstGeom>
                  </pic:spPr>
                </pic:pic>
              </a:graphicData>
            </a:graphic>
          </wp:inline>
        </w:drawing>
      </w:r>
    </w:p>
    <w:p w14:paraId="6C12E2F1" w14:textId="135A6E1D" w:rsidR="005156E9" w:rsidRPr="00D90E4F" w:rsidRDefault="005156E9" w:rsidP="005156E9">
      <w:r w:rsidRPr="00D90E4F">
        <w:t xml:space="preserve">All template drawing is saved in a Shared folder that can be used by other users. See also </w:t>
      </w:r>
      <w:hyperlink w:anchor="_Templates" w:history="1">
        <w:r w:rsidRPr="00E538B8">
          <w:rPr>
            <w:rStyle w:val="Hyperlnk"/>
          </w:rPr>
          <w:t>Templates</w:t>
        </w:r>
      </w:hyperlink>
      <w:r w:rsidRPr="00D90E4F">
        <w:t>.</w:t>
      </w:r>
    </w:p>
    <w:p w14:paraId="27AB837C" w14:textId="77777777" w:rsidR="005156E9" w:rsidRPr="00D90E4F" w:rsidRDefault="005156E9" w:rsidP="005156E9">
      <w:pPr>
        <w:pStyle w:val="Rubrik2"/>
      </w:pPr>
      <w:bookmarkStart w:id="62" w:name="_Toc335636851"/>
      <w:bookmarkStart w:id="63" w:name="_Toc129002600"/>
      <w:bookmarkStart w:id="64" w:name="_Toc229474702"/>
      <w:r w:rsidRPr="00D90E4F">
        <w:t>Exp</w:t>
      </w:r>
      <w:bookmarkStart w:id="65" w:name="export"/>
      <w:bookmarkEnd w:id="65"/>
      <w:r w:rsidRPr="00D90E4F">
        <w:t>ort</w:t>
      </w:r>
      <w:bookmarkEnd w:id="62"/>
      <w:bookmarkEnd w:id="63"/>
      <w:bookmarkEnd w:id="64"/>
    </w:p>
    <w:p w14:paraId="79DFF9D2" w14:textId="6888C817" w:rsidR="005156E9" w:rsidRPr="00D90E4F" w:rsidRDefault="00E538B8" w:rsidP="008071BC">
      <w:pPr>
        <w:pStyle w:val="Bild"/>
      </w:pPr>
      <w:r w:rsidRPr="00E538B8">
        <w:rPr>
          <w:noProof/>
        </w:rPr>
        <w:drawing>
          <wp:inline distT="0" distB="0" distL="0" distR="0" wp14:anchorId="6270FB63" wp14:editId="47FD9BCE">
            <wp:extent cx="2862000" cy="1411200"/>
            <wp:effectExtent l="0" t="0" r="0" b="0"/>
            <wp:docPr id="1016963428"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63428" name="Bildobjekt 1" descr="En bild som visar text, skärmbild, Teckensnitt, nummer&#10;&#10;Automatiskt genererad beskrivning"/>
                    <pic:cNvPicPr/>
                  </pic:nvPicPr>
                  <pic:blipFill>
                    <a:blip r:embed="rId25"/>
                    <a:stretch>
                      <a:fillRect/>
                    </a:stretch>
                  </pic:blipFill>
                  <pic:spPr>
                    <a:xfrm>
                      <a:off x="0" y="0"/>
                      <a:ext cx="2862000" cy="1411200"/>
                    </a:xfrm>
                    <a:prstGeom prst="rect">
                      <a:avLst/>
                    </a:prstGeom>
                  </pic:spPr>
                </pic:pic>
              </a:graphicData>
            </a:graphic>
          </wp:inline>
        </w:drawing>
      </w:r>
    </w:p>
    <w:p w14:paraId="65DF66F7" w14:textId="7DFDED1D" w:rsidR="005156E9" w:rsidRPr="00D90E4F" w:rsidRDefault="005156E9" w:rsidP="005156E9">
      <w:r w:rsidRPr="00D90E4F">
        <w:t xml:space="preserve">This command exports </w:t>
      </w:r>
      <w:hyperlink w:anchor="_Select_objects" w:history="1">
        <w:r w:rsidRPr="00D90E4F">
          <w:rPr>
            <w:rStyle w:val="Hyperlnk"/>
          </w:rPr>
          <w:t>selected objects</w:t>
        </w:r>
      </w:hyperlink>
      <w:r w:rsidRPr="00D90E4F">
        <w:t xml:space="preserve"> or the whole drawing to another format, such as a DIG, </w:t>
      </w:r>
      <w:r w:rsidR="00E538B8">
        <w:t>DXF, SVG and SVGZ</w:t>
      </w:r>
      <w:r w:rsidRPr="00D90E4F">
        <w:t>.</w:t>
      </w:r>
    </w:p>
    <w:p w14:paraId="467E0E69" w14:textId="265B8D03" w:rsidR="005156E9" w:rsidRPr="00D90E4F" w:rsidRDefault="00E538B8" w:rsidP="008071BC">
      <w:pPr>
        <w:pStyle w:val="Bild"/>
      </w:pPr>
      <w:r w:rsidRPr="00E538B8">
        <w:rPr>
          <w:noProof/>
        </w:rPr>
        <w:drawing>
          <wp:inline distT="0" distB="0" distL="0" distR="0" wp14:anchorId="213D71ED" wp14:editId="34E98DA1">
            <wp:extent cx="2505600" cy="442800"/>
            <wp:effectExtent l="0" t="0" r="0" b="0"/>
            <wp:docPr id="1902521535"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21535" name="Bildobjekt 1" descr="En bild som visar text, skärmbild, Teckensnitt, linje&#10;&#10;Automatiskt genererad beskrivning"/>
                    <pic:cNvPicPr/>
                  </pic:nvPicPr>
                  <pic:blipFill>
                    <a:blip r:embed="rId26"/>
                    <a:stretch>
                      <a:fillRect/>
                    </a:stretch>
                  </pic:blipFill>
                  <pic:spPr>
                    <a:xfrm>
                      <a:off x="0" y="0"/>
                      <a:ext cx="2505600" cy="442800"/>
                    </a:xfrm>
                    <a:prstGeom prst="rect">
                      <a:avLst/>
                    </a:prstGeom>
                  </pic:spPr>
                </pic:pic>
              </a:graphicData>
            </a:graphic>
          </wp:inline>
        </w:drawing>
      </w:r>
    </w:p>
    <w:p w14:paraId="3FC0BF39" w14:textId="27728B74" w:rsidR="00F144D0" w:rsidRDefault="00F144D0" w:rsidP="00F144D0">
      <w:pPr>
        <w:pStyle w:val="Rubrik2"/>
      </w:pPr>
      <w:bookmarkStart w:id="66" w:name="_Toc229474703"/>
      <w:r>
        <w:t>Support</w:t>
      </w:r>
      <w:bookmarkEnd w:id="66"/>
    </w:p>
    <w:p w14:paraId="70FB3A41" w14:textId="202D9C66" w:rsidR="00F144D0" w:rsidRDefault="00F144D0" w:rsidP="008071BC">
      <w:pPr>
        <w:pStyle w:val="Bild"/>
      </w:pPr>
      <w:r w:rsidRPr="00F144D0">
        <w:rPr>
          <w:noProof/>
        </w:rPr>
        <w:drawing>
          <wp:inline distT="0" distB="0" distL="0" distR="0" wp14:anchorId="10D5C528" wp14:editId="395ED658">
            <wp:extent cx="2858400" cy="1440000"/>
            <wp:effectExtent l="0" t="0" r="0" b="8255"/>
            <wp:docPr id="195964318" name="Bildobjekt 1" descr="En bild som visar text, skärmbild, programvara,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4318" name="Bildobjekt 1" descr="En bild som visar text, skärmbild, programvara, nummer&#10;&#10;Automatiskt genererad beskrivning"/>
                    <pic:cNvPicPr/>
                  </pic:nvPicPr>
                  <pic:blipFill>
                    <a:blip r:embed="rId27"/>
                    <a:stretch>
                      <a:fillRect/>
                    </a:stretch>
                  </pic:blipFill>
                  <pic:spPr>
                    <a:xfrm>
                      <a:off x="0" y="0"/>
                      <a:ext cx="2858400" cy="1440000"/>
                    </a:xfrm>
                    <a:prstGeom prst="rect">
                      <a:avLst/>
                    </a:prstGeom>
                  </pic:spPr>
                </pic:pic>
              </a:graphicData>
            </a:graphic>
          </wp:inline>
        </w:drawing>
      </w:r>
    </w:p>
    <w:p w14:paraId="3FD0098A" w14:textId="64A6B4B4" w:rsidR="00F144D0" w:rsidRPr="00F144D0" w:rsidRDefault="00F144D0" w:rsidP="00F144D0">
      <w:r>
        <w:t>A support file will save the drawing and all other relevant files such as postprocessor, material and machine configuration) in a compressed (all inclusive) file. This file type is used when you want to ask a question or reporting problems to IGEMS support.</w:t>
      </w:r>
    </w:p>
    <w:p w14:paraId="0F71A3AB" w14:textId="77777777" w:rsidR="005156E9" w:rsidRPr="00D90E4F" w:rsidRDefault="005156E9" w:rsidP="005156E9">
      <w:pPr>
        <w:pStyle w:val="Rubrik2"/>
      </w:pPr>
      <w:bookmarkStart w:id="67" w:name="_Toc335636852"/>
      <w:bookmarkStart w:id="68" w:name="_Toc129002601"/>
      <w:bookmarkStart w:id="69" w:name="_Toc229474704"/>
      <w:r w:rsidRPr="00D90E4F">
        <w:lastRenderedPageBreak/>
        <w:t>Clos</w:t>
      </w:r>
      <w:bookmarkStart w:id="70" w:name="close"/>
      <w:bookmarkEnd w:id="70"/>
      <w:r w:rsidRPr="00D90E4F">
        <w:t>e</w:t>
      </w:r>
      <w:bookmarkEnd w:id="67"/>
      <w:bookmarkEnd w:id="68"/>
      <w:bookmarkEnd w:id="69"/>
    </w:p>
    <w:p w14:paraId="15A093E4" w14:textId="127DB7BC" w:rsidR="005156E9" w:rsidRPr="00D90E4F" w:rsidRDefault="00F144D0" w:rsidP="008071BC">
      <w:pPr>
        <w:pStyle w:val="Bild"/>
      </w:pPr>
      <w:r w:rsidRPr="00F144D0">
        <w:rPr>
          <w:noProof/>
        </w:rPr>
        <w:drawing>
          <wp:inline distT="0" distB="0" distL="0" distR="0" wp14:anchorId="7BFE505B" wp14:editId="0E5265FC">
            <wp:extent cx="2559600" cy="853200"/>
            <wp:effectExtent l="0" t="0" r="0" b="4445"/>
            <wp:docPr id="927358499"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58499" name="Bildobjekt 1" descr="En bild som visar text, skärmbild, Teckensnitt, linje&#10;&#10;Automatiskt genererad beskrivning"/>
                    <pic:cNvPicPr/>
                  </pic:nvPicPr>
                  <pic:blipFill>
                    <a:blip r:embed="rId28"/>
                    <a:stretch>
                      <a:fillRect/>
                    </a:stretch>
                  </pic:blipFill>
                  <pic:spPr>
                    <a:xfrm>
                      <a:off x="0" y="0"/>
                      <a:ext cx="2559600" cy="853200"/>
                    </a:xfrm>
                    <a:prstGeom prst="rect">
                      <a:avLst/>
                    </a:prstGeom>
                  </pic:spPr>
                </pic:pic>
              </a:graphicData>
            </a:graphic>
          </wp:inline>
        </w:drawing>
      </w:r>
    </w:p>
    <w:p w14:paraId="26769E72" w14:textId="77777777" w:rsidR="005156E9" w:rsidRPr="00D90E4F" w:rsidRDefault="005156E9" w:rsidP="005156E9">
      <w:r w:rsidRPr="00D90E4F">
        <w:t>"Close" will close the active drawing. A prompt will ask to leave the file unsaved or saved before closing if the file was modified since the last "Save".</w:t>
      </w:r>
    </w:p>
    <w:p w14:paraId="2FA951BC" w14:textId="77777777" w:rsidR="005156E9" w:rsidRPr="00D90E4F" w:rsidRDefault="005156E9" w:rsidP="005156E9">
      <w:pPr>
        <w:pStyle w:val="Rubrik2"/>
      </w:pPr>
      <w:bookmarkStart w:id="71" w:name="_Toc335636853"/>
      <w:bookmarkStart w:id="72" w:name="_Toc129002602"/>
      <w:bookmarkStart w:id="73" w:name="_Toc229474705"/>
      <w:r w:rsidRPr="00D90E4F">
        <w:t>Close a</w:t>
      </w:r>
      <w:bookmarkStart w:id="74" w:name="closeall"/>
      <w:bookmarkEnd w:id="74"/>
      <w:r w:rsidRPr="00D90E4F">
        <w:t>ll</w:t>
      </w:r>
      <w:bookmarkEnd w:id="71"/>
      <w:bookmarkEnd w:id="72"/>
      <w:bookmarkEnd w:id="73"/>
    </w:p>
    <w:p w14:paraId="0DB1565E" w14:textId="3DC70F99" w:rsidR="005156E9" w:rsidRPr="00D90E4F" w:rsidRDefault="00F144D0" w:rsidP="008071BC">
      <w:pPr>
        <w:pStyle w:val="Bild"/>
      </w:pPr>
      <w:r w:rsidRPr="00F144D0">
        <w:rPr>
          <w:noProof/>
        </w:rPr>
        <w:drawing>
          <wp:inline distT="0" distB="0" distL="0" distR="0" wp14:anchorId="18AE4810" wp14:editId="48DCF818">
            <wp:extent cx="2538000" cy="907200"/>
            <wp:effectExtent l="0" t="0" r="0" b="7620"/>
            <wp:docPr id="1288835278"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35278" name="Bildobjekt 1" descr="En bild som visar text, skärmbild, Teckensnitt, linje&#10;&#10;Automatiskt genererad beskrivning"/>
                    <pic:cNvPicPr/>
                  </pic:nvPicPr>
                  <pic:blipFill>
                    <a:blip r:embed="rId29"/>
                    <a:stretch>
                      <a:fillRect/>
                    </a:stretch>
                  </pic:blipFill>
                  <pic:spPr>
                    <a:xfrm>
                      <a:off x="0" y="0"/>
                      <a:ext cx="2538000" cy="907200"/>
                    </a:xfrm>
                    <a:prstGeom prst="rect">
                      <a:avLst/>
                    </a:prstGeom>
                  </pic:spPr>
                </pic:pic>
              </a:graphicData>
            </a:graphic>
          </wp:inline>
        </w:drawing>
      </w:r>
    </w:p>
    <w:p w14:paraId="44A6F457" w14:textId="77777777" w:rsidR="005156E9" w:rsidRPr="00D90E4F" w:rsidRDefault="005156E9" w:rsidP="005156E9">
      <w:r w:rsidRPr="00D90E4F">
        <w:t>This command will close all open files. A prompt will ask to leave the file unsaved or saved before closing if the file was modified since the last "Save".</w:t>
      </w:r>
    </w:p>
    <w:p w14:paraId="53F8856C" w14:textId="77777777" w:rsidR="005156E9" w:rsidRPr="00D90E4F" w:rsidRDefault="005156E9" w:rsidP="005156E9">
      <w:pPr>
        <w:pStyle w:val="Rubrik2"/>
      </w:pPr>
      <w:bookmarkStart w:id="75" w:name="_Ref331504145"/>
      <w:bookmarkStart w:id="76" w:name="_Toc335636854"/>
      <w:bookmarkStart w:id="77" w:name="_Toc129002603"/>
      <w:bookmarkStart w:id="78" w:name="_Toc229474706"/>
      <w:r w:rsidRPr="00D90E4F">
        <w:t>Pl</w:t>
      </w:r>
      <w:bookmarkStart w:id="79" w:name="plot"/>
      <w:bookmarkEnd w:id="79"/>
      <w:r w:rsidRPr="00D90E4F">
        <w:t>ot</w:t>
      </w:r>
      <w:bookmarkEnd w:id="75"/>
      <w:bookmarkEnd w:id="76"/>
      <w:bookmarkEnd w:id="77"/>
      <w:bookmarkEnd w:id="78"/>
    </w:p>
    <w:p w14:paraId="00235595" w14:textId="381D99CC" w:rsidR="005156E9" w:rsidRPr="00D90E4F" w:rsidRDefault="00F144D0" w:rsidP="008071BC">
      <w:pPr>
        <w:pStyle w:val="Bild"/>
      </w:pPr>
      <w:r w:rsidRPr="00F144D0">
        <w:rPr>
          <w:noProof/>
        </w:rPr>
        <w:drawing>
          <wp:inline distT="0" distB="0" distL="0" distR="0" wp14:anchorId="62A1EB38" wp14:editId="7B7EAEFA">
            <wp:extent cx="2779200" cy="1256400"/>
            <wp:effectExtent l="0" t="0" r="2540" b="1270"/>
            <wp:docPr id="1352507213" name="Bildobjekt 1" descr="En bild som visar text, skärmbild, Teckensnitt,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07213" name="Bildobjekt 1" descr="En bild som visar text, skärmbild, Teckensnitt, diagram&#10;&#10;Automatiskt genererad beskrivning"/>
                    <pic:cNvPicPr/>
                  </pic:nvPicPr>
                  <pic:blipFill>
                    <a:blip r:embed="rId30"/>
                    <a:stretch>
                      <a:fillRect/>
                    </a:stretch>
                  </pic:blipFill>
                  <pic:spPr>
                    <a:xfrm>
                      <a:off x="0" y="0"/>
                      <a:ext cx="2779200" cy="1256400"/>
                    </a:xfrm>
                    <a:prstGeom prst="rect">
                      <a:avLst/>
                    </a:prstGeom>
                  </pic:spPr>
                </pic:pic>
              </a:graphicData>
            </a:graphic>
          </wp:inline>
        </w:drawing>
      </w:r>
    </w:p>
    <w:p w14:paraId="45C27B5A" w14:textId="77777777" w:rsidR="005156E9" w:rsidRPr="00D90E4F" w:rsidRDefault="005156E9" w:rsidP="005156E9">
      <w:r w:rsidRPr="00D90E4F">
        <w:t>The "Plot" command is used to print out drawings from IGEMS to a PDF file to use to print out to any type of printer/plotter.</w:t>
      </w:r>
    </w:p>
    <w:p w14:paraId="51031831" w14:textId="7F2735F9" w:rsidR="005156E9" w:rsidRPr="00D90E4F" w:rsidRDefault="00F144D0" w:rsidP="008071BC">
      <w:pPr>
        <w:pStyle w:val="Bild"/>
      </w:pPr>
      <w:r>
        <w:rPr>
          <w:noProof/>
        </w:rPr>
        <w:drawing>
          <wp:inline distT="0" distB="0" distL="0" distR="0" wp14:anchorId="1E4EA00C" wp14:editId="68FCF8D2">
            <wp:extent cx="2113200" cy="1861200"/>
            <wp:effectExtent l="0" t="0" r="1905" b="5715"/>
            <wp:docPr id="468097551" name="Bildobjekt 1" descr="En bild som visar text, skärmbild, nummer, multimedi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97551" name="Bildobjekt 1" descr="En bild som visar text, skärmbild, nummer, multimedia&#10;&#10;Automatiskt genererad beskrivning"/>
                    <pic:cNvPicPr/>
                  </pic:nvPicPr>
                  <pic:blipFill>
                    <a:blip r:embed="rId31"/>
                    <a:stretch>
                      <a:fillRect/>
                    </a:stretch>
                  </pic:blipFill>
                  <pic:spPr>
                    <a:xfrm>
                      <a:off x="0" y="0"/>
                      <a:ext cx="2113200" cy="1861200"/>
                    </a:xfrm>
                    <a:prstGeom prst="rect">
                      <a:avLst/>
                    </a:prstGeom>
                  </pic:spPr>
                </pic:pic>
              </a:graphicData>
            </a:graphic>
          </wp:inline>
        </w:drawing>
      </w:r>
    </w:p>
    <w:p w14:paraId="3CFE0937" w14:textId="77777777" w:rsidR="005156E9" w:rsidRPr="00D90E4F" w:rsidRDefault="005156E9" w:rsidP="005156E9">
      <w:r w:rsidRPr="00D90E4F">
        <w:t xml:space="preserve">Plotting in IGEMS creates a PDF file as an intermediate step before sending it to the printer/plotter. </w:t>
      </w:r>
    </w:p>
    <w:p w14:paraId="78B461E9" w14:textId="77777777" w:rsidR="005156E9" w:rsidRPr="00D90E4F" w:rsidRDefault="005156E9" w:rsidP="005156E9">
      <w:pPr>
        <w:pStyle w:val="Rubrik5"/>
      </w:pPr>
      <w:r w:rsidRPr="00D90E4F">
        <w:t>Paper size</w:t>
      </w:r>
    </w:p>
    <w:p w14:paraId="3B1D2D2B" w14:textId="77777777" w:rsidR="005156E9" w:rsidRPr="00D90E4F" w:rsidRDefault="005156E9" w:rsidP="005156E9">
      <w:r w:rsidRPr="00D90E4F">
        <w:t>Select the paper size used for the plotting.</w:t>
      </w:r>
    </w:p>
    <w:p w14:paraId="695A9878" w14:textId="77777777" w:rsidR="005156E9" w:rsidRPr="00D90E4F" w:rsidRDefault="005156E9" w:rsidP="005156E9">
      <w:pPr>
        <w:pStyle w:val="Rubrik5"/>
      </w:pPr>
      <w:r w:rsidRPr="00D90E4F">
        <w:t>Method</w:t>
      </w:r>
    </w:p>
    <w:p w14:paraId="5398293B" w14:textId="77777777" w:rsidR="005156E9" w:rsidRPr="00D90E4F" w:rsidRDefault="005156E9" w:rsidP="005156E9">
      <w:r w:rsidRPr="00D90E4F">
        <w:t>This describes the method that will be used in the plotting area.</w:t>
      </w:r>
    </w:p>
    <w:p w14:paraId="0F729D05" w14:textId="77777777" w:rsidR="005156E9" w:rsidRPr="00D90E4F" w:rsidRDefault="005156E9" w:rsidP="00EA11A3">
      <w:pPr>
        <w:numPr>
          <w:ilvl w:val="0"/>
          <w:numId w:val="6"/>
        </w:numPr>
      </w:pPr>
      <w:r w:rsidRPr="00D90E4F">
        <w:t>Paper size: Select the proper paper size to use for the plotting.</w:t>
      </w:r>
    </w:p>
    <w:p w14:paraId="3AFE8176" w14:textId="77777777" w:rsidR="005156E9" w:rsidRPr="00D90E4F" w:rsidRDefault="005156E9" w:rsidP="00EA11A3">
      <w:pPr>
        <w:numPr>
          <w:ilvl w:val="0"/>
          <w:numId w:val="6"/>
        </w:numPr>
      </w:pPr>
      <w:r w:rsidRPr="00D90E4F">
        <w:t xml:space="preserve">Method: Set the proper area to plot. </w:t>
      </w:r>
    </w:p>
    <w:p w14:paraId="50B971FE" w14:textId="77777777" w:rsidR="005156E9" w:rsidRPr="00D90E4F" w:rsidRDefault="005156E9" w:rsidP="00EA11A3">
      <w:pPr>
        <w:numPr>
          <w:ilvl w:val="0"/>
          <w:numId w:val="6"/>
        </w:numPr>
      </w:pPr>
      <w:r w:rsidRPr="00D90E4F">
        <w:t>Plot Style: Customize the plotting result with line weights and color settings.</w:t>
      </w:r>
    </w:p>
    <w:p w14:paraId="75570D37" w14:textId="77777777" w:rsidR="005156E9" w:rsidRPr="00D90E4F" w:rsidRDefault="005156E9" w:rsidP="004A2DA2">
      <w:pPr>
        <w:pStyle w:val="Rubrik4"/>
      </w:pPr>
      <w:bookmarkStart w:id="80" w:name="_Style"/>
      <w:bookmarkEnd w:id="80"/>
      <w:r w:rsidRPr="004A2DA2">
        <w:t>Style</w:t>
      </w:r>
    </w:p>
    <w:p w14:paraId="27A2DF0F" w14:textId="0E7BD9D6" w:rsidR="005156E9" w:rsidRPr="00D90E4F" w:rsidRDefault="00F144D0" w:rsidP="008071BC">
      <w:pPr>
        <w:pStyle w:val="Bild"/>
      </w:pPr>
      <w:r w:rsidRPr="00F144D0">
        <w:rPr>
          <w:noProof/>
        </w:rPr>
        <w:drawing>
          <wp:inline distT="0" distB="0" distL="0" distR="0" wp14:anchorId="40608FE1" wp14:editId="02A492F7">
            <wp:extent cx="2019600" cy="327600"/>
            <wp:effectExtent l="0" t="0" r="0" b="0"/>
            <wp:docPr id="200523372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33720" name=""/>
                    <pic:cNvPicPr/>
                  </pic:nvPicPr>
                  <pic:blipFill>
                    <a:blip r:embed="rId32"/>
                    <a:stretch>
                      <a:fillRect/>
                    </a:stretch>
                  </pic:blipFill>
                  <pic:spPr>
                    <a:xfrm>
                      <a:off x="0" y="0"/>
                      <a:ext cx="2019600" cy="327600"/>
                    </a:xfrm>
                    <a:prstGeom prst="rect">
                      <a:avLst/>
                    </a:prstGeom>
                  </pic:spPr>
                </pic:pic>
              </a:graphicData>
            </a:graphic>
          </wp:inline>
        </w:drawing>
      </w:r>
    </w:p>
    <w:p w14:paraId="67C902DA" w14:textId="4675E4C0" w:rsidR="005156E9" w:rsidRPr="00D90E4F" w:rsidRDefault="005156E9" w:rsidP="005156E9">
      <w:r w:rsidRPr="00D90E4F">
        <w:lastRenderedPageBreak/>
        <w:t xml:space="preserve">Select the style to use from the </w:t>
      </w:r>
      <w:r w:rsidR="00F144D0" w:rsidRPr="00D90E4F">
        <w:t>drop-down</w:t>
      </w:r>
      <w:r w:rsidRPr="00D90E4F">
        <w:t xml:space="preserve"> list.</w:t>
      </w:r>
    </w:p>
    <w:p w14:paraId="257F501F" w14:textId="77777777" w:rsidR="005156E9" w:rsidRPr="00D90E4F" w:rsidRDefault="005156E9" w:rsidP="005156E9">
      <w:r w:rsidRPr="00D90E4F">
        <w:t>Create new or delete existing styles by using the "plus" and "minus" buttons.</w:t>
      </w:r>
    </w:p>
    <w:p w14:paraId="20317075" w14:textId="77777777" w:rsidR="005156E9" w:rsidRPr="00D90E4F" w:rsidRDefault="005156E9" w:rsidP="005156E9">
      <w:r w:rsidRPr="00D90E4F">
        <w:t>Change parameters in the selected style by the "…" button.</w:t>
      </w:r>
    </w:p>
    <w:p w14:paraId="23B3FF03" w14:textId="77777777" w:rsidR="005156E9" w:rsidRPr="00D90E4F" w:rsidRDefault="005156E9" w:rsidP="005156E9"/>
    <w:p w14:paraId="4B4AED02" w14:textId="77777777" w:rsidR="005156E9" w:rsidRPr="00D90E4F" w:rsidRDefault="005156E9" w:rsidP="005156E9">
      <w:pPr>
        <w:pStyle w:val="DoNow"/>
      </w:pPr>
      <w:r w:rsidRPr="00D90E4F">
        <w:t>Press the "plus" button and create a style called "TEST".</w:t>
      </w:r>
    </w:p>
    <w:p w14:paraId="1473342E" w14:textId="6DB26797" w:rsidR="005156E9" w:rsidRPr="00D90E4F" w:rsidRDefault="00F144D0" w:rsidP="008071BC">
      <w:pPr>
        <w:pStyle w:val="Bild"/>
      </w:pPr>
      <w:r>
        <w:rPr>
          <w:noProof/>
        </w:rPr>
        <w:drawing>
          <wp:inline distT="0" distB="0" distL="0" distR="0" wp14:anchorId="703D0A68" wp14:editId="46B1FC06">
            <wp:extent cx="1828800" cy="1051200"/>
            <wp:effectExtent l="0" t="0" r="0" b="0"/>
            <wp:docPr id="205276716" name="Bildobjekt 1" descr="En bild som visar text, skärmbild, nummer,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6716" name="Bildobjekt 1" descr="En bild som visar text, skärmbild, nummer, Teckensnitt&#10;&#10;Automatiskt genererad beskrivning"/>
                    <pic:cNvPicPr/>
                  </pic:nvPicPr>
                  <pic:blipFill>
                    <a:blip r:embed="rId33"/>
                    <a:stretch>
                      <a:fillRect/>
                    </a:stretch>
                  </pic:blipFill>
                  <pic:spPr>
                    <a:xfrm>
                      <a:off x="0" y="0"/>
                      <a:ext cx="1828800" cy="1051200"/>
                    </a:xfrm>
                    <a:prstGeom prst="rect">
                      <a:avLst/>
                    </a:prstGeom>
                  </pic:spPr>
                </pic:pic>
              </a:graphicData>
            </a:graphic>
          </wp:inline>
        </w:drawing>
      </w:r>
    </w:p>
    <w:p w14:paraId="429FA357" w14:textId="77777777" w:rsidR="005156E9" w:rsidRPr="00D90E4F" w:rsidRDefault="005156E9" w:rsidP="005156E9">
      <w:pPr>
        <w:pStyle w:val="DoNow"/>
      </w:pPr>
      <w:r w:rsidRPr="00D90E4F">
        <w:t>Press the "Edit" button</w:t>
      </w:r>
    </w:p>
    <w:p w14:paraId="014A229E" w14:textId="6722D340" w:rsidR="005156E9" w:rsidRPr="00D90E4F" w:rsidRDefault="00F144D0" w:rsidP="008071BC">
      <w:pPr>
        <w:pStyle w:val="Bild"/>
      </w:pPr>
      <w:r>
        <w:rPr>
          <w:noProof/>
        </w:rPr>
        <w:drawing>
          <wp:inline distT="0" distB="0" distL="0" distR="0" wp14:anchorId="3E0F24FA" wp14:editId="003208D0">
            <wp:extent cx="3672000" cy="4168800"/>
            <wp:effectExtent l="0" t="0" r="5080" b="3175"/>
            <wp:docPr id="1369319069" name="Bildobjekt 1" descr="En bild som visar text, skärmbild, nummer,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19069" name="Bildobjekt 1" descr="En bild som visar text, skärmbild, nummer, programvara&#10;&#10;Automatiskt genererad beskrivning"/>
                    <pic:cNvPicPr/>
                  </pic:nvPicPr>
                  <pic:blipFill>
                    <a:blip r:embed="rId34"/>
                    <a:stretch>
                      <a:fillRect/>
                    </a:stretch>
                  </pic:blipFill>
                  <pic:spPr>
                    <a:xfrm>
                      <a:off x="0" y="0"/>
                      <a:ext cx="3672000" cy="4168800"/>
                    </a:xfrm>
                    <a:prstGeom prst="rect">
                      <a:avLst/>
                    </a:prstGeom>
                  </pic:spPr>
                </pic:pic>
              </a:graphicData>
            </a:graphic>
          </wp:inline>
        </w:drawing>
      </w:r>
    </w:p>
    <w:p w14:paraId="77929076" w14:textId="1B4F25C5" w:rsidR="005156E9" w:rsidRPr="00D90E4F" w:rsidRDefault="005156E9" w:rsidP="005156E9">
      <w:r w:rsidRPr="00D90E4F">
        <w:t xml:space="preserve">From this dialog box, </w:t>
      </w:r>
      <w:r w:rsidR="00F144D0">
        <w:t xml:space="preserve">you can map </w:t>
      </w:r>
      <w:r w:rsidRPr="00D90E4F">
        <w:t>the colors on the screen to different colors on the paper. Use the line weight to apply different thickness to different colors. The color mode controls how the different colors should be plotted on the paper.</w:t>
      </w:r>
    </w:p>
    <w:p w14:paraId="4CBD016E" w14:textId="77777777" w:rsidR="005156E9" w:rsidRPr="00D90E4F" w:rsidRDefault="005156E9" w:rsidP="005156E9">
      <w:pPr>
        <w:pStyle w:val="Rubrik2"/>
      </w:pPr>
      <w:bookmarkStart w:id="81" w:name="_Limits"/>
      <w:bookmarkStart w:id="82" w:name="_Toc335636855"/>
      <w:bookmarkStart w:id="83" w:name="_Toc129002604"/>
      <w:bookmarkStart w:id="84" w:name="_Toc229474707"/>
      <w:bookmarkEnd w:id="81"/>
      <w:r w:rsidRPr="00D90E4F">
        <w:t>Lim</w:t>
      </w:r>
      <w:bookmarkStart w:id="85" w:name="Limits"/>
      <w:bookmarkEnd w:id="85"/>
      <w:r w:rsidRPr="00D90E4F">
        <w:t>its</w:t>
      </w:r>
      <w:bookmarkEnd w:id="82"/>
      <w:bookmarkEnd w:id="83"/>
      <w:bookmarkEnd w:id="84"/>
    </w:p>
    <w:p w14:paraId="09ECB341" w14:textId="30A3C920" w:rsidR="005156E9" w:rsidRPr="00D90E4F" w:rsidRDefault="00F144D0" w:rsidP="008071BC">
      <w:pPr>
        <w:pStyle w:val="Bild"/>
      </w:pPr>
      <w:r w:rsidRPr="00F144D0">
        <w:rPr>
          <w:noProof/>
        </w:rPr>
        <w:drawing>
          <wp:inline distT="0" distB="0" distL="0" distR="0" wp14:anchorId="1667A752" wp14:editId="5E926B0F">
            <wp:extent cx="2696400" cy="1044000"/>
            <wp:effectExtent l="0" t="0" r="8890" b="3810"/>
            <wp:docPr id="780363167" name="Bildobjekt 1" descr="En bild som visar text, skärmbild, programvara, Datoriko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63167" name="Bildobjekt 1" descr="En bild som visar text, skärmbild, programvara, Datorikon&#10;&#10;Automatiskt genererad beskrivning"/>
                    <pic:cNvPicPr/>
                  </pic:nvPicPr>
                  <pic:blipFill>
                    <a:blip r:embed="rId35"/>
                    <a:stretch>
                      <a:fillRect/>
                    </a:stretch>
                  </pic:blipFill>
                  <pic:spPr>
                    <a:xfrm>
                      <a:off x="0" y="0"/>
                      <a:ext cx="2696400" cy="1044000"/>
                    </a:xfrm>
                    <a:prstGeom prst="rect">
                      <a:avLst/>
                    </a:prstGeom>
                  </pic:spPr>
                </pic:pic>
              </a:graphicData>
            </a:graphic>
          </wp:inline>
        </w:drawing>
      </w:r>
    </w:p>
    <w:p w14:paraId="5E47C42C" w14:textId="77777777" w:rsidR="005156E9" w:rsidRDefault="005156E9" w:rsidP="005156E9">
      <w:r w:rsidRPr="00D90E4F">
        <w:t>"Limits" predefines a rectangular plotting area by selecting 2 points diagonally on the drawing area. The limits area is saved in the drawing and is visible when the grid is activated.</w:t>
      </w:r>
    </w:p>
    <w:p w14:paraId="4C5706FF" w14:textId="77777777" w:rsidR="00F144D0" w:rsidRPr="00D90E4F" w:rsidRDefault="00F144D0" w:rsidP="00F144D0">
      <w:pPr>
        <w:pStyle w:val="Rubrik2"/>
      </w:pPr>
      <w:bookmarkStart w:id="86" w:name="_Toc335636850"/>
      <w:bookmarkStart w:id="87" w:name="_Toc129002599"/>
      <w:bookmarkStart w:id="88" w:name="_Toc229474708"/>
      <w:r w:rsidRPr="00D90E4F">
        <w:lastRenderedPageBreak/>
        <w:t>Dump ima</w:t>
      </w:r>
      <w:bookmarkStart w:id="89" w:name="dumpimage"/>
      <w:bookmarkEnd w:id="89"/>
      <w:r w:rsidRPr="00D90E4F">
        <w:t>ge</w:t>
      </w:r>
      <w:bookmarkEnd w:id="86"/>
      <w:bookmarkEnd w:id="87"/>
      <w:bookmarkEnd w:id="88"/>
    </w:p>
    <w:p w14:paraId="41B44D29" w14:textId="5557693D" w:rsidR="00F144D0" w:rsidRPr="00D90E4F" w:rsidRDefault="006F1E82" w:rsidP="008071BC">
      <w:pPr>
        <w:pStyle w:val="Bild"/>
      </w:pPr>
      <w:r w:rsidRPr="006F1E82">
        <w:rPr>
          <w:noProof/>
        </w:rPr>
        <w:drawing>
          <wp:inline distT="0" distB="0" distL="0" distR="0" wp14:anchorId="156D3A01" wp14:editId="4D49352C">
            <wp:extent cx="2757600" cy="1188000"/>
            <wp:effectExtent l="0" t="0" r="5080" b="0"/>
            <wp:docPr id="1567801043" name="Bildobjekt 1" descr="En bild som visar text, skärmbild, Teckensnitt,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01043" name="Bildobjekt 1" descr="En bild som visar text, skärmbild, Teckensnitt, programvara&#10;&#10;Automatiskt genererad beskrivning"/>
                    <pic:cNvPicPr/>
                  </pic:nvPicPr>
                  <pic:blipFill>
                    <a:blip r:embed="rId36"/>
                    <a:stretch>
                      <a:fillRect/>
                    </a:stretch>
                  </pic:blipFill>
                  <pic:spPr>
                    <a:xfrm>
                      <a:off x="0" y="0"/>
                      <a:ext cx="2757600" cy="1188000"/>
                    </a:xfrm>
                    <a:prstGeom prst="rect">
                      <a:avLst/>
                    </a:prstGeom>
                  </pic:spPr>
                </pic:pic>
              </a:graphicData>
            </a:graphic>
          </wp:inline>
        </w:drawing>
      </w:r>
    </w:p>
    <w:p w14:paraId="6B68BF3B" w14:textId="77777777" w:rsidR="00F144D0" w:rsidRPr="00D90E4F" w:rsidRDefault="00F144D0" w:rsidP="00F144D0">
      <w:r w:rsidRPr="00D90E4F">
        <w:t>This command creates a bitmap image out of the geometry. Select the geometry to be included and enter width and height of the image before saving the file. The values are defined in pixels.</w:t>
      </w:r>
    </w:p>
    <w:p w14:paraId="2C7D2BBA" w14:textId="6C53AE7F" w:rsidR="00F144D0" w:rsidRPr="00D90E4F" w:rsidRDefault="006F1E82" w:rsidP="008071BC">
      <w:pPr>
        <w:pStyle w:val="Bild"/>
      </w:pPr>
      <w:r>
        <w:rPr>
          <w:noProof/>
        </w:rPr>
        <w:drawing>
          <wp:inline distT="0" distB="0" distL="0" distR="0" wp14:anchorId="615A3772" wp14:editId="523EF0B1">
            <wp:extent cx="2250000" cy="1753200"/>
            <wp:effectExtent l="0" t="0" r="0" b="0"/>
            <wp:docPr id="1041554712" name="Bildobjekt 1" descr="En bild som visar text, skärmbild, nummer,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54712" name="Bildobjekt 1" descr="En bild som visar text, skärmbild, nummer, Teckensnitt&#10;&#10;Automatiskt genererad beskrivning"/>
                    <pic:cNvPicPr/>
                  </pic:nvPicPr>
                  <pic:blipFill>
                    <a:blip r:embed="rId37"/>
                    <a:stretch>
                      <a:fillRect/>
                    </a:stretch>
                  </pic:blipFill>
                  <pic:spPr>
                    <a:xfrm>
                      <a:off x="0" y="0"/>
                      <a:ext cx="2250000" cy="1753200"/>
                    </a:xfrm>
                    <a:prstGeom prst="rect">
                      <a:avLst/>
                    </a:prstGeom>
                  </pic:spPr>
                </pic:pic>
              </a:graphicData>
            </a:graphic>
          </wp:inline>
        </w:drawing>
      </w:r>
    </w:p>
    <w:p w14:paraId="449A7960" w14:textId="45BF737B" w:rsidR="00F144D0" w:rsidRPr="00D90E4F" w:rsidRDefault="00F144D0" w:rsidP="005156E9">
      <w:r w:rsidRPr="00D90E4F">
        <w:t>Supported file formats are PNG, JPG, BMP and EMF files.</w:t>
      </w:r>
    </w:p>
    <w:p w14:paraId="023DC2D3" w14:textId="77777777" w:rsidR="005156E9" w:rsidRPr="00D90E4F" w:rsidRDefault="005156E9" w:rsidP="005156E9">
      <w:pPr>
        <w:pStyle w:val="Rubrik2"/>
      </w:pPr>
      <w:bookmarkStart w:id="90" w:name="_Toc335636856"/>
      <w:bookmarkStart w:id="91" w:name="_Toc129002605"/>
      <w:bookmarkStart w:id="92" w:name="_Toc229474709"/>
      <w:r w:rsidRPr="00D90E4F">
        <w:t>Preferen</w:t>
      </w:r>
      <w:bookmarkStart w:id="93" w:name="preferences"/>
      <w:bookmarkEnd w:id="93"/>
      <w:r w:rsidRPr="00D90E4F">
        <w:t>ces</w:t>
      </w:r>
      <w:bookmarkEnd w:id="90"/>
      <w:bookmarkEnd w:id="91"/>
      <w:bookmarkEnd w:id="92"/>
    </w:p>
    <w:p w14:paraId="1667CF47" w14:textId="5EDA9207" w:rsidR="005156E9" w:rsidRPr="00D90E4F" w:rsidRDefault="006F1E82" w:rsidP="008071BC">
      <w:pPr>
        <w:pStyle w:val="Bild"/>
      </w:pPr>
      <w:r w:rsidRPr="006F1E82">
        <w:rPr>
          <w:noProof/>
        </w:rPr>
        <w:drawing>
          <wp:inline distT="0" distB="0" distL="0" distR="0" wp14:anchorId="022104FE" wp14:editId="4BA33836">
            <wp:extent cx="2826000" cy="2300400"/>
            <wp:effectExtent l="0" t="0" r="0" b="5080"/>
            <wp:docPr id="1490582233" name="Bildobjekt 1" descr="En bild som visar text, skärmbild, programvara, Datoriko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82233" name="Bildobjekt 1" descr="En bild som visar text, skärmbild, programvara, Datorikon&#10;&#10;Automatiskt genererad beskrivning"/>
                    <pic:cNvPicPr/>
                  </pic:nvPicPr>
                  <pic:blipFill>
                    <a:blip r:embed="rId38"/>
                    <a:stretch>
                      <a:fillRect/>
                    </a:stretch>
                  </pic:blipFill>
                  <pic:spPr>
                    <a:xfrm>
                      <a:off x="0" y="0"/>
                      <a:ext cx="2826000" cy="2300400"/>
                    </a:xfrm>
                    <a:prstGeom prst="rect">
                      <a:avLst/>
                    </a:prstGeom>
                  </pic:spPr>
                </pic:pic>
              </a:graphicData>
            </a:graphic>
          </wp:inline>
        </w:drawing>
      </w:r>
    </w:p>
    <w:p w14:paraId="1834A633" w14:textId="77777777" w:rsidR="005156E9" w:rsidRPr="00D90E4F" w:rsidRDefault="005156E9" w:rsidP="005156E9">
      <w:r w:rsidRPr="00D90E4F">
        <w:t>The "Preferences" command includes functions to customize the drawing environment for language, units and dimensioning.</w:t>
      </w:r>
    </w:p>
    <w:p w14:paraId="36D8A10F" w14:textId="77777777" w:rsidR="005156E9" w:rsidRPr="00D90E4F" w:rsidRDefault="005156E9" w:rsidP="005156E9">
      <w:pPr>
        <w:pStyle w:val="Rubrik3"/>
      </w:pPr>
      <w:bookmarkStart w:id="94" w:name="_Toc129002606"/>
      <w:r w:rsidRPr="00D90E4F">
        <w:lastRenderedPageBreak/>
        <w:t>Display</w:t>
      </w:r>
      <w:bookmarkEnd w:id="94"/>
    </w:p>
    <w:p w14:paraId="2FA78E92" w14:textId="0E5A92F2" w:rsidR="005156E9" w:rsidRPr="00D90E4F" w:rsidRDefault="00AD4F08" w:rsidP="008071BC">
      <w:pPr>
        <w:pStyle w:val="Bild"/>
      </w:pPr>
      <w:r>
        <w:rPr>
          <w:noProof/>
        </w:rPr>
        <w:drawing>
          <wp:inline distT="0" distB="0" distL="0" distR="0" wp14:anchorId="63A53DA7" wp14:editId="3B18B636">
            <wp:extent cx="3009600" cy="4284000"/>
            <wp:effectExtent l="0" t="0" r="635" b="2540"/>
            <wp:docPr id="1684433056" name="Bildobjekt 1" descr="En bild som visar text, skärmbild, skärm,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33056" name="Bildobjekt 1" descr="En bild som visar text, skärmbild, skärm, programvara&#10;&#10;Automatiskt genererad beskrivning"/>
                    <pic:cNvPicPr/>
                  </pic:nvPicPr>
                  <pic:blipFill>
                    <a:blip r:embed="rId39"/>
                    <a:stretch>
                      <a:fillRect/>
                    </a:stretch>
                  </pic:blipFill>
                  <pic:spPr>
                    <a:xfrm>
                      <a:off x="0" y="0"/>
                      <a:ext cx="3009600" cy="4284000"/>
                    </a:xfrm>
                    <a:prstGeom prst="rect">
                      <a:avLst/>
                    </a:prstGeom>
                  </pic:spPr>
                </pic:pic>
              </a:graphicData>
            </a:graphic>
          </wp:inline>
        </w:drawing>
      </w:r>
    </w:p>
    <w:p w14:paraId="2F3F943D" w14:textId="77777777" w:rsidR="005156E9" w:rsidRDefault="005156E9" w:rsidP="005156E9">
      <w:pPr>
        <w:pStyle w:val="Rubrik5"/>
      </w:pPr>
      <w:r w:rsidRPr="00D90E4F">
        <w:t>Background</w:t>
      </w:r>
    </w:p>
    <w:p w14:paraId="20866698" w14:textId="1596DF0F" w:rsidR="006F1E82" w:rsidRPr="006F1E82" w:rsidRDefault="006F1E82" w:rsidP="008071BC">
      <w:pPr>
        <w:pStyle w:val="Bild"/>
      </w:pPr>
      <w:r w:rsidRPr="006F1E82">
        <w:rPr>
          <w:noProof/>
        </w:rPr>
        <w:drawing>
          <wp:inline distT="0" distB="0" distL="0" distR="0" wp14:anchorId="57F7EC68" wp14:editId="3389EEEB">
            <wp:extent cx="1940400" cy="792000"/>
            <wp:effectExtent l="0" t="0" r="3175" b="8255"/>
            <wp:docPr id="1872071962" name="Bildobjekt 1" descr="En bild som visar text, Teckensnitt, linje,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71962" name="Bildobjekt 1" descr="En bild som visar text, Teckensnitt, linje, nummer&#10;&#10;Automatiskt genererad beskrivning"/>
                    <pic:cNvPicPr/>
                  </pic:nvPicPr>
                  <pic:blipFill>
                    <a:blip r:embed="rId40"/>
                    <a:stretch>
                      <a:fillRect/>
                    </a:stretch>
                  </pic:blipFill>
                  <pic:spPr>
                    <a:xfrm>
                      <a:off x="0" y="0"/>
                      <a:ext cx="1940400" cy="792000"/>
                    </a:xfrm>
                    <a:prstGeom prst="rect">
                      <a:avLst/>
                    </a:prstGeom>
                  </pic:spPr>
                </pic:pic>
              </a:graphicData>
            </a:graphic>
          </wp:inline>
        </w:drawing>
      </w:r>
    </w:p>
    <w:p w14:paraId="3526B629" w14:textId="77777777" w:rsidR="005156E9" w:rsidRDefault="005156E9" w:rsidP="005156E9">
      <w:r w:rsidRPr="00D90E4F">
        <w:t>This setting allows users to</w:t>
      </w:r>
      <w:ins w:id="95" w:author="jnelson" w:date="2012-09-17T11:26:00Z">
        <w:r w:rsidRPr="00D90E4F">
          <w:t xml:space="preserve"> </w:t>
        </w:r>
      </w:ins>
      <w:r w:rsidRPr="00D90E4F">
        <w:t>customize the preferred background color(s). Checking the gradient checkbox enables different colors to be shown in the top and bottom of the screen.</w:t>
      </w:r>
    </w:p>
    <w:p w14:paraId="146D7165" w14:textId="131FDF1A" w:rsidR="006F1E82" w:rsidRPr="00D90E4F" w:rsidRDefault="006F1E82" w:rsidP="005156E9">
      <w:r>
        <w:t>You can also select one of the default color combinations Default Dark or Default Light</w:t>
      </w:r>
    </w:p>
    <w:p w14:paraId="549756E0" w14:textId="30E304D6" w:rsidR="00AD4F08" w:rsidRDefault="00AD4F08" w:rsidP="005156E9">
      <w:pPr>
        <w:pStyle w:val="Rubrik5"/>
      </w:pPr>
      <w:bookmarkStart w:id="96" w:name="_Sheets"/>
      <w:bookmarkEnd w:id="96"/>
      <w:r>
        <w:t>Sheets</w:t>
      </w:r>
    </w:p>
    <w:p w14:paraId="45D6F3FB" w14:textId="6D776A76" w:rsidR="00AD4F08" w:rsidRDefault="00AD4F08" w:rsidP="00AD4F08">
      <w:pPr>
        <w:pStyle w:val="Bild"/>
      </w:pPr>
      <w:r w:rsidRPr="00AD4F08">
        <w:rPr>
          <w:noProof/>
        </w:rPr>
        <w:drawing>
          <wp:inline distT="0" distB="0" distL="0" distR="0" wp14:anchorId="193C2948" wp14:editId="23C799CB">
            <wp:extent cx="1339200" cy="471600"/>
            <wp:effectExtent l="0" t="0" r="0" b="5080"/>
            <wp:docPr id="28230061" name="Bildobjekt 1" descr="En bild som visar text, Teckensnitt, skärmbild,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0061" name="Bildobjekt 1" descr="En bild som visar text, Teckensnitt, skärmbild, linje&#10;&#10;Automatiskt genererad beskrivning"/>
                    <pic:cNvPicPr/>
                  </pic:nvPicPr>
                  <pic:blipFill>
                    <a:blip r:embed="rId41"/>
                    <a:stretch>
                      <a:fillRect/>
                    </a:stretch>
                  </pic:blipFill>
                  <pic:spPr>
                    <a:xfrm>
                      <a:off x="0" y="0"/>
                      <a:ext cx="1339200" cy="471600"/>
                    </a:xfrm>
                    <a:prstGeom prst="rect">
                      <a:avLst/>
                    </a:prstGeom>
                  </pic:spPr>
                </pic:pic>
              </a:graphicData>
            </a:graphic>
          </wp:inline>
        </w:drawing>
      </w:r>
    </w:p>
    <w:p w14:paraId="41273D34" w14:textId="3A5CD74D" w:rsidR="00AD4F08" w:rsidRDefault="00AD4F08" w:rsidP="00AD4F08">
      <w:r>
        <w:t>In the "</w:t>
      </w:r>
      <w:hyperlink w:anchor="_Display_options" w:history="1">
        <w:r w:rsidRPr="00AD4F08">
          <w:rPr>
            <w:rStyle w:val="Hyperlnk"/>
          </w:rPr>
          <w:t>Display options</w:t>
        </w:r>
      </w:hyperlink>
      <w:r>
        <w:t xml:space="preserve">" you can control if sheets should be colored or not. Here in </w:t>
      </w:r>
      <w:r w:rsidR="005075C2">
        <w:t>preference,</w:t>
      </w:r>
      <w:r>
        <w:t xml:space="preserve"> you can control what color should be used.</w:t>
      </w:r>
    </w:p>
    <w:p w14:paraId="6E8D35CD" w14:textId="7E649438" w:rsidR="00AD4F08" w:rsidRPr="00AD4F08" w:rsidRDefault="00AD4F08" w:rsidP="00AD4F08">
      <w:r>
        <w:t>By clicking on the button "Default sheet color" the color will be set to a predefined color.</w:t>
      </w:r>
    </w:p>
    <w:p w14:paraId="2927201B" w14:textId="7A817CA2" w:rsidR="005156E9" w:rsidRDefault="005156E9" w:rsidP="005156E9">
      <w:pPr>
        <w:pStyle w:val="Rubrik5"/>
      </w:pPr>
      <w:r w:rsidRPr="00D90E4F">
        <w:t>Grips</w:t>
      </w:r>
    </w:p>
    <w:p w14:paraId="63C7AD2F" w14:textId="4E5A6E5D" w:rsidR="006F1E82" w:rsidRPr="006F1E82" w:rsidRDefault="006F1E82" w:rsidP="008071BC">
      <w:pPr>
        <w:pStyle w:val="Bild"/>
      </w:pPr>
      <w:r w:rsidRPr="006F1E82">
        <w:rPr>
          <w:noProof/>
        </w:rPr>
        <w:drawing>
          <wp:inline distT="0" distB="0" distL="0" distR="0" wp14:anchorId="7E48C564" wp14:editId="761A7D71">
            <wp:extent cx="1278000" cy="921600"/>
            <wp:effectExtent l="0" t="0" r="0" b="0"/>
            <wp:docPr id="810684348" name="Bildobjekt 1" descr="En bild som visar text, Teckensnitt, linje,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84348" name="Bildobjekt 1" descr="En bild som visar text, Teckensnitt, linje, diagram&#10;&#10;Automatiskt genererad beskrivning"/>
                    <pic:cNvPicPr/>
                  </pic:nvPicPr>
                  <pic:blipFill>
                    <a:blip r:embed="rId42"/>
                    <a:stretch>
                      <a:fillRect/>
                    </a:stretch>
                  </pic:blipFill>
                  <pic:spPr>
                    <a:xfrm>
                      <a:off x="0" y="0"/>
                      <a:ext cx="1278000" cy="921600"/>
                    </a:xfrm>
                    <a:prstGeom prst="rect">
                      <a:avLst/>
                    </a:prstGeom>
                  </pic:spPr>
                </pic:pic>
              </a:graphicData>
            </a:graphic>
          </wp:inline>
        </w:drawing>
      </w:r>
    </w:p>
    <w:p w14:paraId="45C1C465" w14:textId="596AD6F2" w:rsidR="005156E9" w:rsidRDefault="005156E9" w:rsidP="005156E9">
      <w:r w:rsidRPr="00D90E4F">
        <w:t xml:space="preserve">When no command is </w:t>
      </w:r>
      <w:r w:rsidR="001D30BF" w:rsidRPr="00D90E4F">
        <w:t>active,</w:t>
      </w:r>
      <w:r w:rsidRPr="00D90E4F">
        <w:t xml:space="preserve"> and an object is selected IGEMS will show the grip points on the objects. This setting customizes the size and the color of the </w:t>
      </w:r>
      <w:hyperlink w:anchor="_Grips" w:history="1">
        <w:r w:rsidRPr="007F1FDC">
          <w:rPr>
            <w:rStyle w:val="Hyperlnk"/>
          </w:rPr>
          <w:t>grips.</w:t>
        </w:r>
      </w:hyperlink>
    </w:p>
    <w:p w14:paraId="359843CA" w14:textId="77777777" w:rsidR="005156E9" w:rsidRPr="00D90E4F" w:rsidRDefault="005156E9" w:rsidP="005156E9">
      <w:pPr>
        <w:pStyle w:val="Rubrik5"/>
      </w:pPr>
      <w:r w:rsidRPr="00D90E4F">
        <w:lastRenderedPageBreak/>
        <w:t>Cursor</w:t>
      </w:r>
    </w:p>
    <w:p w14:paraId="2D6D61D8" w14:textId="37B97820" w:rsidR="005156E9" w:rsidRPr="00D90E4F" w:rsidRDefault="006F1E82" w:rsidP="008071BC">
      <w:pPr>
        <w:pStyle w:val="Bild"/>
      </w:pPr>
      <w:r w:rsidRPr="006F1E82">
        <w:rPr>
          <w:noProof/>
        </w:rPr>
        <w:drawing>
          <wp:inline distT="0" distB="0" distL="0" distR="0" wp14:anchorId="614237B1" wp14:editId="66237A12">
            <wp:extent cx="1368000" cy="558000"/>
            <wp:effectExtent l="0" t="0" r="3810" b="0"/>
            <wp:docPr id="136634469" name="Bildobjekt 1" descr="En bild som visar text, Teckensnitt, skärmbild,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4469" name="Bildobjekt 1" descr="En bild som visar text, Teckensnitt, skärmbild, linje&#10;&#10;Automatiskt genererad beskrivning"/>
                    <pic:cNvPicPr/>
                  </pic:nvPicPr>
                  <pic:blipFill>
                    <a:blip r:embed="rId43"/>
                    <a:stretch>
                      <a:fillRect/>
                    </a:stretch>
                  </pic:blipFill>
                  <pic:spPr>
                    <a:xfrm>
                      <a:off x="0" y="0"/>
                      <a:ext cx="1368000" cy="558000"/>
                    </a:xfrm>
                    <a:prstGeom prst="rect">
                      <a:avLst/>
                    </a:prstGeom>
                  </pic:spPr>
                </pic:pic>
              </a:graphicData>
            </a:graphic>
          </wp:inline>
        </w:drawing>
      </w:r>
    </w:p>
    <w:p w14:paraId="77C4F25D" w14:textId="77777777" w:rsidR="005156E9" w:rsidRPr="00D90E4F" w:rsidRDefault="005156E9" w:rsidP="005156E9">
      <w:r w:rsidRPr="00D90E4F">
        <w:t>This controls the size of the crosshair and the size of the selection box (Pickbox). The Pickbox is used when selecting objects and by the "Object snap".</w:t>
      </w:r>
    </w:p>
    <w:p w14:paraId="5992DB8F" w14:textId="77777777" w:rsidR="005156E9" w:rsidRPr="00D90E4F" w:rsidRDefault="005156E9" w:rsidP="005156E9">
      <w:pPr>
        <w:pStyle w:val="Rubrik5"/>
      </w:pPr>
      <w:bookmarkStart w:id="97" w:name="_Grid"/>
      <w:bookmarkEnd w:id="97"/>
      <w:r w:rsidRPr="00D90E4F">
        <w:t>Grid</w:t>
      </w:r>
    </w:p>
    <w:p w14:paraId="71FDEDDD" w14:textId="70407A6B" w:rsidR="005156E9" w:rsidRPr="00D90E4F" w:rsidRDefault="006F1E82" w:rsidP="008071BC">
      <w:pPr>
        <w:pStyle w:val="Bild"/>
      </w:pPr>
      <w:r w:rsidRPr="006F1E82">
        <w:rPr>
          <w:noProof/>
        </w:rPr>
        <w:drawing>
          <wp:inline distT="0" distB="0" distL="0" distR="0" wp14:anchorId="74A54245" wp14:editId="3F1684BD">
            <wp:extent cx="1310400" cy="1684800"/>
            <wp:effectExtent l="0" t="0" r="4445" b="0"/>
            <wp:docPr id="54911801"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1801" name="Bildobjekt 1" descr="En bild som visar text, skärmbild, Teckensnitt, nummer&#10;&#10;Automatiskt genererad beskrivning"/>
                    <pic:cNvPicPr/>
                  </pic:nvPicPr>
                  <pic:blipFill>
                    <a:blip r:embed="rId44"/>
                    <a:stretch>
                      <a:fillRect/>
                    </a:stretch>
                  </pic:blipFill>
                  <pic:spPr>
                    <a:xfrm>
                      <a:off x="0" y="0"/>
                      <a:ext cx="1310400" cy="1684800"/>
                    </a:xfrm>
                    <a:prstGeom prst="rect">
                      <a:avLst/>
                    </a:prstGeom>
                  </pic:spPr>
                </pic:pic>
              </a:graphicData>
            </a:graphic>
          </wp:inline>
        </w:drawing>
      </w:r>
    </w:p>
    <w:p w14:paraId="1D22B9F4" w14:textId="09AFF8EE" w:rsidR="005156E9" w:rsidRDefault="005156E9" w:rsidP="005156E9">
      <w:r w:rsidRPr="00D90E4F">
        <w:t xml:space="preserve">These settings control how the grid is shown (by points or lines), the color and the distance between the grids. The grid area is the same as the </w:t>
      </w:r>
      <w:hyperlink w:anchor="_Limits" w:history="1">
        <w:r w:rsidRPr="004B61FB">
          <w:rPr>
            <w:rStyle w:val="Hyperlnk"/>
          </w:rPr>
          <w:t>limits</w:t>
        </w:r>
      </w:hyperlink>
      <w:r w:rsidRPr="00D90E4F">
        <w:t xml:space="preserve"> area.</w:t>
      </w:r>
    </w:p>
    <w:p w14:paraId="2E4DBE41" w14:textId="478D3CA4" w:rsidR="004B61FB" w:rsidRDefault="004B61FB" w:rsidP="00C14435">
      <w:pPr>
        <w:pStyle w:val="Rubrik4"/>
      </w:pPr>
      <w:r>
        <w:t>Part text properties</w:t>
      </w:r>
    </w:p>
    <w:p w14:paraId="667D0DD2" w14:textId="4D3AF2F8" w:rsidR="004B61FB" w:rsidRDefault="004B61FB" w:rsidP="005075C2">
      <w:pPr>
        <w:pStyle w:val="Bild"/>
      </w:pPr>
      <w:r w:rsidRPr="004B61FB">
        <w:rPr>
          <w:noProof/>
        </w:rPr>
        <w:drawing>
          <wp:inline distT="0" distB="0" distL="0" distR="0" wp14:anchorId="6987E8E9" wp14:editId="2E39AA22">
            <wp:extent cx="1346400" cy="540000"/>
            <wp:effectExtent l="0" t="0" r="6350" b="0"/>
            <wp:docPr id="441970732" name="Bildobjekt 1" descr="En bild som visar text, Teckensnitt, skärmbild,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70732" name="Bildobjekt 1" descr="En bild som visar text, Teckensnitt, skärmbild, linje&#10;&#10;Automatiskt genererad beskrivning"/>
                    <pic:cNvPicPr/>
                  </pic:nvPicPr>
                  <pic:blipFill>
                    <a:blip r:embed="rId45"/>
                    <a:stretch>
                      <a:fillRect/>
                    </a:stretch>
                  </pic:blipFill>
                  <pic:spPr>
                    <a:xfrm>
                      <a:off x="0" y="0"/>
                      <a:ext cx="1346400" cy="540000"/>
                    </a:xfrm>
                    <a:prstGeom prst="rect">
                      <a:avLst/>
                    </a:prstGeom>
                  </pic:spPr>
                </pic:pic>
              </a:graphicData>
            </a:graphic>
          </wp:inline>
        </w:drawing>
      </w:r>
    </w:p>
    <w:p w14:paraId="7C200D0E" w14:textId="0EBD458E" w:rsidR="004B61FB" w:rsidRDefault="004B61FB" w:rsidP="005156E9">
      <w:r>
        <w:t>This is the font and color for the Part text command.</w:t>
      </w:r>
    </w:p>
    <w:p w14:paraId="2B609512" w14:textId="07FDCC69" w:rsidR="00C14435" w:rsidRDefault="00C14435" w:rsidP="00C14435">
      <w:pPr>
        <w:pStyle w:val="Rubrik4"/>
      </w:pPr>
      <w:r w:rsidRPr="00C14435">
        <w:t>Various settings</w:t>
      </w:r>
    </w:p>
    <w:p w14:paraId="7E48C564" w14:textId="38EE61F7" w:rsidR="00C14435" w:rsidRDefault="005075C2" w:rsidP="005075C2">
      <w:pPr>
        <w:pStyle w:val="Bild"/>
      </w:pPr>
      <w:r>
        <w:rPr>
          <w:noProof/>
        </w:rPr>
        <w:drawing>
          <wp:inline distT="0" distB="0" distL="0" distR="0" wp14:anchorId="2C311F37" wp14:editId="0EB92C4D">
            <wp:extent cx="2642400" cy="860400"/>
            <wp:effectExtent l="0" t="0" r="5715" b="0"/>
            <wp:docPr id="448668061" name="Bildobjekt 1" descr="En bild som visar text, Teckensnitt, linje,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68061" name="Bildobjekt 1" descr="En bild som visar text, Teckensnitt, linje, nummer&#10;&#10;Automatiskt genererad beskrivning"/>
                    <pic:cNvPicPr/>
                  </pic:nvPicPr>
                  <pic:blipFill>
                    <a:blip r:embed="rId46"/>
                    <a:stretch>
                      <a:fillRect/>
                    </a:stretch>
                  </pic:blipFill>
                  <pic:spPr>
                    <a:xfrm>
                      <a:off x="0" y="0"/>
                      <a:ext cx="2642400" cy="860400"/>
                    </a:xfrm>
                    <a:prstGeom prst="rect">
                      <a:avLst/>
                    </a:prstGeom>
                  </pic:spPr>
                </pic:pic>
              </a:graphicData>
            </a:graphic>
          </wp:inline>
        </w:drawing>
      </w:r>
    </w:p>
    <w:p w14:paraId="117E26B8" w14:textId="46282A3D" w:rsidR="00C14435" w:rsidRDefault="00C14435" w:rsidP="00C14435">
      <w:pPr>
        <w:pStyle w:val="Rubrik5"/>
      </w:pPr>
      <w:r>
        <w:t>Anti grain graphics</w:t>
      </w:r>
    </w:p>
    <w:p w14:paraId="438FA54A" w14:textId="76833149" w:rsidR="00DB1C47" w:rsidRPr="00DB1C47" w:rsidRDefault="00DB1C47" w:rsidP="00DB1C47">
      <w:r>
        <w:t>Anti grain graphics will generate the objects in a smoother way. Some people like this other not. Anti grain graphics will use more computer power.</w:t>
      </w:r>
    </w:p>
    <w:p w14:paraId="0AFAAE94" w14:textId="43E311A4" w:rsidR="00C14435" w:rsidRDefault="00DB1C47" w:rsidP="005156E9">
      <w:pPr>
        <w:rPr>
          <w:rFonts w:ascii="Arial" w:hAnsi="Arial" w:cs="Arial"/>
          <w:color w:val="202122"/>
          <w:sz w:val="21"/>
          <w:szCs w:val="21"/>
          <w:shd w:val="clear" w:color="auto" w:fill="FFFFFF"/>
        </w:rPr>
      </w:pPr>
      <w:r>
        <w:rPr>
          <w:noProof/>
        </w:rPr>
        <w:drawing>
          <wp:inline distT="0" distB="0" distL="0" distR="0" wp14:anchorId="79288F2D" wp14:editId="6DC9B911">
            <wp:extent cx="3704400" cy="428400"/>
            <wp:effectExtent l="0" t="0" r="0" b="0"/>
            <wp:docPr id="1121383767" name="Bildobjekt 1" descr="En bild som visar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83767" name="Bildobjekt 1" descr="En bild som visar linje&#10;&#10;Automatiskt genererad beskrivning"/>
                    <pic:cNvPicPr/>
                  </pic:nvPicPr>
                  <pic:blipFill>
                    <a:blip r:embed="rId47"/>
                    <a:stretch>
                      <a:fillRect/>
                    </a:stretch>
                  </pic:blipFill>
                  <pic:spPr>
                    <a:xfrm>
                      <a:off x="0" y="0"/>
                      <a:ext cx="3704400" cy="428400"/>
                    </a:xfrm>
                    <a:prstGeom prst="rect">
                      <a:avLst/>
                    </a:prstGeom>
                  </pic:spPr>
                </pic:pic>
              </a:graphicData>
            </a:graphic>
          </wp:inline>
        </w:drawing>
      </w:r>
    </w:p>
    <w:p w14:paraId="339B37BD" w14:textId="1B819210" w:rsidR="00DB1C47" w:rsidRDefault="00DB1C47" w:rsidP="00E40E6B">
      <w:pPr>
        <w:pStyle w:val="Rubrik5"/>
      </w:pPr>
      <w:r>
        <w:rPr>
          <w:rFonts w:ascii="Arial" w:hAnsi="Arial" w:cs="Arial"/>
          <w:color w:val="202122"/>
          <w:sz w:val="21"/>
          <w:szCs w:val="21"/>
          <w:shd w:val="clear" w:color="auto" w:fill="FFFFFF"/>
        </w:rPr>
        <w:t xml:space="preserve">Use </w:t>
      </w:r>
      <w:r w:rsidRPr="00E40E6B">
        <w:t>OpenGL</w:t>
      </w:r>
    </w:p>
    <w:p w14:paraId="2A332C4C" w14:textId="6F8A8E04" w:rsidR="00E40E6B" w:rsidRDefault="00E40E6B" w:rsidP="00E40E6B">
      <w:r>
        <w:t>The system requirement is OpenGL 2.0, but there is also possible to use an inbuild software driver. This should be used only if there is problem with the OpenGL driver.</w:t>
      </w:r>
    </w:p>
    <w:p w14:paraId="01F0CAD3" w14:textId="40D566A7" w:rsidR="002D5309" w:rsidRDefault="002D5309" w:rsidP="002D5309">
      <w:pPr>
        <w:pStyle w:val="Rubrik5"/>
      </w:pPr>
      <w:bookmarkStart w:id="98" w:name="_Toc129002607"/>
      <w:r>
        <w:t>Transparent part</w:t>
      </w:r>
    </w:p>
    <w:p w14:paraId="5FDC6139" w14:textId="79D00CB9" w:rsidR="002D5309" w:rsidRDefault="002D5309" w:rsidP="002D5309">
      <w:r>
        <w:t>This will make parts transparent. I have no idea why we have done this.</w:t>
      </w:r>
    </w:p>
    <w:p w14:paraId="335217E9" w14:textId="78D79702" w:rsidR="002D5309" w:rsidRDefault="002D5309" w:rsidP="002D5309">
      <w:pPr>
        <w:pStyle w:val="Rubrik5"/>
      </w:pPr>
      <w:r>
        <w:t>Show NC-File on cutorder</w:t>
      </w:r>
    </w:p>
    <w:p w14:paraId="685217EF" w14:textId="4E6F23FF" w:rsidR="002D5309" w:rsidRDefault="00220061" w:rsidP="002D5309">
      <w:r>
        <w:t>This will show the name of actual CNC-file at the cutorder after you have postprocessed the job.</w:t>
      </w:r>
    </w:p>
    <w:p w14:paraId="7425B30E" w14:textId="67BC4149" w:rsidR="00EE6B77" w:rsidRDefault="00EE6B77" w:rsidP="00EE6B77">
      <w:pPr>
        <w:pStyle w:val="Rubrik5"/>
      </w:pPr>
      <w:r>
        <w:t>Filled reports</w:t>
      </w:r>
    </w:p>
    <w:p w14:paraId="5EDBB60F" w14:textId="02867775" w:rsidR="00EE6B77" w:rsidRPr="00EE6B77" w:rsidRDefault="00EE6B77" w:rsidP="00EE6B77">
      <w:r>
        <w:t>If parts should be color filled in reports.</w:t>
      </w:r>
    </w:p>
    <w:p w14:paraId="13BB0860" w14:textId="2FAB389A" w:rsidR="00EE6B77" w:rsidRDefault="00EE6B77" w:rsidP="00EE6B77">
      <w:pPr>
        <w:pStyle w:val="Rubrik5"/>
      </w:pPr>
      <w:r>
        <w:t>New report system</w:t>
      </w:r>
    </w:p>
    <w:p w14:paraId="3A47933D" w14:textId="6CF6175F" w:rsidR="00EE6B77" w:rsidRDefault="00EE6B77" w:rsidP="00EE6B77">
      <w:r>
        <w:t>If the new report system launched in 2018.3 should be used.</w:t>
      </w:r>
    </w:p>
    <w:p w14:paraId="4761728C" w14:textId="0DAE00B5" w:rsidR="00EE6B77" w:rsidRDefault="00EE6B77" w:rsidP="004A2DA2">
      <w:pPr>
        <w:pStyle w:val="Rubrik5"/>
      </w:pPr>
      <w:r>
        <w:lastRenderedPageBreak/>
        <w:t>Run report</w:t>
      </w:r>
      <w:r w:rsidR="004A2DA2">
        <w:t xml:space="preserve"> script</w:t>
      </w:r>
    </w:p>
    <w:p w14:paraId="7DED79EA" w14:textId="7DA0D8BF" w:rsidR="004A2DA2" w:rsidRDefault="004A2DA2" w:rsidP="004A2DA2">
      <w:r>
        <w:t>This toggle should be activated. If you are developing customized script and it's an error in the script, then it is not possible to generate the report. If you uncheck this option then the report will be generated without the script.</w:t>
      </w:r>
    </w:p>
    <w:p w14:paraId="35A61DC7" w14:textId="2DE775F9" w:rsidR="004A2DA2" w:rsidRDefault="004A2DA2" w:rsidP="004A2DA2">
      <w:pPr>
        <w:pStyle w:val="Rubrik5"/>
      </w:pPr>
      <w:r>
        <w:t>Report plot style</w:t>
      </w:r>
    </w:p>
    <w:p w14:paraId="2520137B" w14:textId="3653CF8D" w:rsidR="004A2DA2" w:rsidRPr="004A2DA2" w:rsidRDefault="004A2DA2" w:rsidP="004A2DA2">
      <w:r>
        <w:t xml:space="preserve">Default you should use the &lt;report&gt; plot style. You can generate new plot style from the </w:t>
      </w:r>
      <w:hyperlink w:anchor="_Style" w:history="1">
        <w:r w:rsidRPr="004A2DA2">
          <w:rPr>
            <w:rStyle w:val="Hyperlnk"/>
          </w:rPr>
          <w:t>Plot</w:t>
        </w:r>
      </w:hyperlink>
      <w:r>
        <w:t xml:space="preserve"> command</w:t>
      </w:r>
    </w:p>
    <w:p w14:paraId="58447BBD" w14:textId="40E6F9D9" w:rsidR="005156E9" w:rsidRPr="00D90E4F" w:rsidRDefault="005156E9" w:rsidP="004A2DA2">
      <w:pPr>
        <w:pStyle w:val="Rubrik3"/>
      </w:pPr>
      <w:bookmarkStart w:id="99" w:name="_Ortho_and_snap"/>
      <w:bookmarkEnd w:id="99"/>
      <w:r w:rsidRPr="00D90E4F">
        <w:t>Ortho and snap</w:t>
      </w:r>
      <w:bookmarkEnd w:id="98"/>
    </w:p>
    <w:p w14:paraId="564BE10B" w14:textId="12FB03B0" w:rsidR="005156E9" w:rsidRPr="00D90E4F" w:rsidRDefault="004A2DA2" w:rsidP="008071BC">
      <w:pPr>
        <w:pStyle w:val="Bild"/>
      </w:pPr>
      <w:r>
        <w:rPr>
          <w:noProof/>
        </w:rPr>
        <w:drawing>
          <wp:inline distT="0" distB="0" distL="0" distR="0" wp14:anchorId="42C93A99" wp14:editId="0B94FC27">
            <wp:extent cx="3009600" cy="3520800"/>
            <wp:effectExtent l="0" t="0" r="635" b="3810"/>
            <wp:docPr id="1573789016" name="Bildobjekt 1" descr="En bild som visar text, skärmbild, programvara, skär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89016" name="Bildobjekt 1" descr="En bild som visar text, skärmbild, programvara, skärm&#10;&#10;Automatiskt genererad beskrivning"/>
                    <pic:cNvPicPr/>
                  </pic:nvPicPr>
                  <pic:blipFill>
                    <a:blip r:embed="rId48"/>
                    <a:stretch>
                      <a:fillRect/>
                    </a:stretch>
                  </pic:blipFill>
                  <pic:spPr>
                    <a:xfrm>
                      <a:off x="0" y="0"/>
                      <a:ext cx="3009600" cy="3520800"/>
                    </a:xfrm>
                    <a:prstGeom prst="rect">
                      <a:avLst/>
                    </a:prstGeom>
                  </pic:spPr>
                </pic:pic>
              </a:graphicData>
            </a:graphic>
          </wp:inline>
        </w:drawing>
      </w:r>
    </w:p>
    <w:p w14:paraId="3D4C0049" w14:textId="1B35E489" w:rsidR="005156E9" w:rsidRPr="00D90E4F" w:rsidRDefault="005156E9" w:rsidP="005156E9">
      <w:r w:rsidRPr="00D90E4F">
        <w:t>These settings control the "Ortho" and the "Auto snap".</w:t>
      </w:r>
    </w:p>
    <w:p w14:paraId="27B3B41B" w14:textId="77777777" w:rsidR="005156E9" w:rsidRPr="00D90E4F" w:rsidRDefault="005156E9" w:rsidP="005156E9">
      <w:pPr>
        <w:pStyle w:val="Rubrik3"/>
      </w:pPr>
      <w:bookmarkStart w:id="100" w:name="_Toc129002608"/>
      <w:r w:rsidRPr="00D90E4F">
        <w:lastRenderedPageBreak/>
        <w:t>General</w:t>
      </w:r>
      <w:bookmarkEnd w:id="100"/>
    </w:p>
    <w:p w14:paraId="34114381" w14:textId="78EC749B" w:rsidR="005156E9" w:rsidRPr="00D90E4F" w:rsidRDefault="00CE0F49" w:rsidP="005156E9">
      <w:pPr>
        <w:keepNext/>
      </w:pPr>
      <w:r>
        <w:rPr>
          <w:noProof/>
        </w:rPr>
        <w:drawing>
          <wp:inline distT="0" distB="0" distL="0" distR="0" wp14:anchorId="22424783" wp14:editId="4A2F8C34">
            <wp:extent cx="3009600" cy="4284000"/>
            <wp:effectExtent l="0" t="0" r="635" b="2540"/>
            <wp:docPr id="1564719201" name="Bildobjekt 1" descr="En bild som visar text, elektronik, skärmbild,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19201" name="Bildobjekt 1" descr="En bild som visar text, elektronik, skärmbild, programvara&#10;&#10;Automatiskt genererad beskrivning"/>
                    <pic:cNvPicPr/>
                  </pic:nvPicPr>
                  <pic:blipFill>
                    <a:blip r:embed="rId49"/>
                    <a:stretch>
                      <a:fillRect/>
                    </a:stretch>
                  </pic:blipFill>
                  <pic:spPr>
                    <a:xfrm>
                      <a:off x="0" y="0"/>
                      <a:ext cx="3009600" cy="4284000"/>
                    </a:xfrm>
                    <a:prstGeom prst="rect">
                      <a:avLst/>
                    </a:prstGeom>
                  </pic:spPr>
                </pic:pic>
              </a:graphicData>
            </a:graphic>
          </wp:inline>
        </w:drawing>
      </w:r>
    </w:p>
    <w:p w14:paraId="47859D5B" w14:textId="77777777" w:rsidR="005156E9" w:rsidRPr="00D90E4F" w:rsidRDefault="005156E9" w:rsidP="005156E9">
      <w:pPr>
        <w:pStyle w:val="Rubrik5"/>
      </w:pPr>
      <w:r w:rsidRPr="00D90E4F">
        <w:t>Undo steps</w:t>
      </w:r>
    </w:p>
    <w:p w14:paraId="6BF28CCA" w14:textId="77777777" w:rsidR="005156E9" w:rsidRPr="00D90E4F" w:rsidRDefault="005156E9" w:rsidP="005156E9">
      <w:r w:rsidRPr="00D90E4F">
        <w:t>This is the number of Undo/Redo steps that will be possible to make. Default number is 20. Increasing the value may slow down the system on large drawings.</w:t>
      </w:r>
    </w:p>
    <w:p w14:paraId="53100E54" w14:textId="77777777" w:rsidR="005156E9" w:rsidRPr="00D90E4F" w:rsidRDefault="005156E9" w:rsidP="005156E9">
      <w:pPr>
        <w:pStyle w:val="Rubrik5"/>
      </w:pPr>
      <w:r w:rsidRPr="00D90E4F">
        <w:t>Auto Save</w:t>
      </w:r>
    </w:p>
    <w:p w14:paraId="2A028A8D" w14:textId="78A6405D" w:rsidR="005156E9" w:rsidRPr="00D90E4F" w:rsidRDefault="005156E9" w:rsidP="005156E9">
      <w:r w:rsidRPr="00D90E4F">
        <w:t xml:space="preserve">When working in an unstable environment it can be helpful for IGEMS to automatically save the drawing in a timed interval. If the value is 0 then the function is disabled. </w:t>
      </w:r>
      <w:r w:rsidR="004A2DA2">
        <w:t xml:space="preserve">You can open </w:t>
      </w:r>
      <w:r w:rsidRPr="00D90E4F">
        <w:t xml:space="preserve">an auto saved drawing from the </w:t>
      </w:r>
      <w:hyperlink w:anchor="_Recover" w:history="1">
        <w:r w:rsidRPr="004A2DA2">
          <w:rPr>
            <w:rStyle w:val="Hyperlnk"/>
          </w:rPr>
          <w:t>Recover</w:t>
        </w:r>
      </w:hyperlink>
      <w:r w:rsidRPr="00D90E4F">
        <w:t xml:space="preserve"> command.</w:t>
      </w:r>
    </w:p>
    <w:p w14:paraId="3E8A1B7D" w14:textId="77777777" w:rsidR="005156E9" w:rsidRPr="00D90E4F" w:rsidRDefault="005156E9" w:rsidP="005156E9">
      <w:pPr>
        <w:pStyle w:val="Rubrik5"/>
      </w:pPr>
      <w:r w:rsidRPr="00D90E4F">
        <w:t>Language</w:t>
      </w:r>
    </w:p>
    <w:p w14:paraId="534D6333" w14:textId="74E952AF" w:rsidR="005156E9" w:rsidRPr="00D90E4F" w:rsidRDefault="004A2DA2" w:rsidP="008071BC">
      <w:pPr>
        <w:pStyle w:val="Bild"/>
      </w:pPr>
      <w:r w:rsidRPr="004A2DA2">
        <w:rPr>
          <w:noProof/>
        </w:rPr>
        <w:drawing>
          <wp:inline distT="0" distB="0" distL="0" distR="0" wp14:anchorId="3615FC0F" wp14:editId="22101D7A">
            <wp:extent cx="1274400" cy="2523600"/>
            <wp:effectExtent l="0" t="0" r="2540" b="0"/>
            <wp:docPr id="652400078" name="Bildobjekt 1" descr="En bild som visar text, skärmbild, programvara, Datoriko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00078" name="Bildobjekt 1" descr="En bild som visar text, skärmbild, programvara, Datorikon&#10;&#10;Automatiskt genererad beskrivning"/>
                    <pic:cNvPicPr/>
                  </pic:nvPicPr>
                  <pic:blipFill>
                    <a:blip r:embed="rId50"/>
                    <a:stretch>
                      <a:fillRect/>
                    </a:stretch>
                  </pic:blipFill>
                  <pic:spPr>
                    <a:xfrm>
                      <a:off x="0" y="0"/>
                      <a:ext cx="1274400" cy="2523600"/>
                    </a:xfrm>
                    <a:prstGeom prst="rect">
                      <a:avLst/>
                    </a:prstGeom>
                  </pic:spPr>
                </pic:pic>
              </a:graphicData>
            </a:graphic>
          </wp:inline>
        </w:drawing>
      </w:r>
    </w:p>
    <w:p w14:paraId="6481B8A7" w14:textId="77777777" w:rsidR="005156E9" w:rsidRPr="00D90E4F" w:rsidRDefault="005156E9" w:rsidP="005156E9">
      <w:r w:rsidRPr="00D90E4F">
        <w:t>The language will automatically be set to the same language of the operating system but can also be changed here. If that language is currently not yet supported IGEMS will default to English.</w:t>
      </w:r>
    </w:p>
    <w:p w14:paraId="5F95CE03" w14:textId="3E8FEC59" w:rsidR="005156E9" w:rsidRDefault="00FC38AD" w:rsidP="005156E9">
      <w:pPr>
        <w:pStyle w:val="Rubrik5"/>
      </w:pPr>
      <w:r>
        <w:lastRenderedPageBreak/>
        <w:t>Unitless drawings</w:t>
      </w:r>
    </w:p>
    <w:p w14:paraId="6AF152FC" w14:textId="22BAF4BD" w:rsidR="00FC38AD" w:rsidRDefault="00FC38AD" w:rsidP="005075C2">
      <w:pPr>
        <w:pStyle w:val="Bild"/>
      </w:pPr>
      <w:r w:rsidRPr="00FC38AD">
        <w:rPr>
          <w:noProof/>
        </w:rPr>
        <w:drawing>
          <wp:inline distT="0" distB="0" distL="0" distR="0" wp14:anchorId="794BA99C" wp14:editId="749495B6">
            <wp:extent cx="1278000" cy="799200"/>
            <wp:effectExtent l="0" t="0" r="0" b="1270"/>
            <wp:docPr id="1512169320" name="Bildobjekt 1" descr="En bild som visar text, Teckensnitt, linje, Electric blu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69320" name="Bildobjekt 1" descr="En bild som visar text, Teckensnitt, linje, Electric blue&#10;&#10;Automatiskt genererad beskrivning"/>
                    <pic:cNvPicPr/>
                  </pic:nvPicPr>
                  <pic:blipFill>
                    <a:blip r:embed="rId51"/>
                    <a:stretch>
                      <a:fillRect/>
                    </a:stretch>
                  </pic:blipFill>
                  <pic:spPr>
                    <a:xfrm>
                      <a:off x="0" y="0"/>
                      <a:ext cx="1278000" cy="799200"/>
                    </a:xfrm>
                    <a:prstGeom prst="rect">
                      <a:avLst/>
                    </a:prstGeom>
                  </pic:spPr>
                </pic:pic>
              </a:graphicData>
            </a:graphic>
          </wp:inline>
        </w:drawing>
      </w:r>
    </w:p>
    <w:p w14:paraId="110D1FC9" w14:textId="26B9228B" w:rsidR="005156E9" w:rsidRPr="00D90E4F" w:rsidRDefault="005156E9" w:rsidP="005156E9">
      <w:r w:rsidRPr="00D90E4F">
        <w:t xml:space="preserve">Some files (WMF, DXF and DWG) have no information about units. This setting controls which format these files should be converted to. If the setting is </w:t>
      </w:r>
      <w:r w:rsidR="00FC38AD">
        <w:t xml:space="preserve">"Same as units" then </w:t>
      </w:r>
      <w:r w:rsidRPr="00D90E4F">
        <w:t xml:space="preserve">it will be converted to the </w:t>
      </w:r>
      <w:r w:rsidR="00FC38AD">
        <w:t>actual setting of IGEMS.</w:t>
      </w:r>
    </w:p>
    <w:p w14:paraId="3F891B91" w14:textId="77777777" w:rsidR="005156E9" w:rsidRPr="00D90E4F" w:rsidRDefault="005156E9" w:rsidP="005156E9">
      <w:pPr>
        <w:pStyle w:val="Rubrik5"/>
      </w:pPr>
      <w:bookmarkStart w:id="101" w:name="_Shared_folder"/>
      <w:bookmarkEnd w:id="101"/>
      <w:r w:rsidRPr="00D90E4F">
        <w:t>Shared folder</w:t>
      </w:r>
    </w:p>
    <w:p w14:paraId="09F35056" w14:textId="57D2E29C" w:rsidR="005156E9" w:rsidRPr="00D90E4F" w:rsidRDefault="00CE0F49" w:rsidP="005075C2">
      <w:pPr>
        <w:pStyle w:val="Bild"/>
      </w:pPr>
      <w:r w:rsidRPr="00CE0F49">
        <w:rPr>
          <w:noProof/>
        </w:rPr>
        <w:drawing>
          <wp:inline distT="0" distB="0" distL="0" distR="0" wp14:anchorId="504C5183" wp14:editId="2F916741">
            <wp:extent cx="2952000" cy="349200"/>
            <wp:effectExtent l="0" t="0" r="1270" b="0"/>
            <wp:docPr id="213639863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98634" name=""/>
                    <pic:cNvPicPr/>
                  </pic:nvPicPr>
                  <pic:blipFill>
                    <a:blip r:embed="rId52"/>
                    <a:stretch>
                      <a:fillRect/>
                    </a:stretch>
                  </pic:blipFill>
                  <pic:spPr>
                    <a:xfrm>
                      <a:off x="0" y="0"/>
                      <a:ext cx="2952000" cy="349200"/>
                    </a:xfrm>
                    <a:prstGeom prst="rect">
                      <a:avLst/>
                    </a:prstGeom>
                  </pic:spPr>
                </pic:pic>
              </a:graphicData>
            </a:graphic>
          </wp:inline>
        </w:drawing>
      </w:r>
    </w:p>
    <w:p w14:paraId="63783F81" w14:textId="77777777" w:rsidR="005156E9" w:rsidRPr="00D90E4F" w:rsidRDefault="005156E9" w:rsidP="005156E9">
      <w:r w:rsidRPr="00D90E4F">
        <w:t>The shared folder includes all settings that can be shared with other users in the same network (machine settings, material settings, post processor settings, etc.).</w:t>
      </w:r>
    </w:p>
    <w:p w14:paraId="17291946" w14:textId="53563E1A" w:rsidR="005156E9" w:rsidRPr="00D90E4F" w:rsidRDefault="005156E9" w:rsidP="005156E9">
      <w:r w:rsidRPr="00D90E4F">
        <w:t xml:space="preserve">To change the location of the shared </w:t>
      </w:r>
      <w:r w:rsidR="00FC38AD" w:rsidRPr="00D90E4F">
        <w:t>folder,</w:t>
      </w:r>
      <w:r w:rsidRPr="00D90E4F">
        <w:t xml:space="preserve"> press the "…" button and select the folder to use.</w:t>
      </w:r>
    </w:p>
    <w:p w14:paraId="1EBB4B01" w14:textId="0D2B0307" w:rsidR="005156E9" w:rsidRDefault="005156E9" w:rsidP="005156E9">
      <w:r w:rsidRPr="00D90E4F">
        <w:rPr>
          <w:b/>
        </w:rPr>
        <w:t xml:space="preserve">Note! </w:t>
      </w:r>
      <w:r w:rsidRPr="00D90E4F">
        <w:t xml:space="preserve">If an empty folder is </w:t>
      </w:r>
      <w:r w:rsidR="00FC38AD" w:rsidRPr="00D90E4F">
        <w:t>selected,</w:t>
      </w:r>
      <w:r w:rsidRPr="00D90E4F">
        <w:t xml:space="preserve"> then all information in the current folder will be copied to the new folder. If a non-empty folder is selected, nothing will be copied.</w:t>
      </w:r>
    </w:p>
    <w:p w14:paraId="48E49BE3" w14:textId="66F6A39A" w:rsidR="00BB3946" w:rsidRDefault="00CE0F49" w:rsidP="005075C2">
      <w:pPr>
        <w:pStyle w:val="Bild"/>
      </w:pPr>
      <w:r w:rsidRPr="00CE0F49">
        <w:rPr>
          <w:noProof/>
        </w:rPr>
        <w:drawing>
          <wp:inline distT="0" distB="0" distL="0" distR="0" wp14:anchorId="1EEF3A5E" wp14:editId="26B9228B">
            <wp:extent cx="2826000" cy="1371600"/>
            <wp:effectExtent l="0" t="0" r="0" b="0"/>
            <wp:docPr id="1004739472"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39472" name="Bildobjekt 1" descr="En bild som visar text, skärmbild, Teckensnitt, nummer&#10;&#10;Automatiskt genererad beskrivning"/>
                    <pic:cNvPicPr/>
                  </pic:nvPicPr>
                  <pic:blipFill>
                    <a:blip r:embed="rId53"/>
                    <a:stretch>
                      <a:fillRect/>
                    </a:stretch>
                  </pic:blipFill>
                  <pic:spPr>
                    <a:xfrm>
                      <a:off x="0" y="0"/>
                      <a:ext cx="2826000" cy="1371600"/>
                    </a:xfrm>
                    <a:prstGeom prst="rect">
                      <a:avLst/>
                    </a:prstGeom>
                  </pic:spPr>
                </pic:pic>
              </a:graphicData>
            </a:graphic>
          </wp:inline>
        </w:drawing>
      </w:r>
    </w:p>
    <w:p w14:paraId="1701DF39" w14:textId="4EEEB367" w:rsidR="00FC38AD" w:rsidRDefault="00BB3946" w:rsidP="00BB3946">
      <w:pPr>
        <w:pStyle w:val="Rubrik5"/>
      </w:pPr>
      <w:r>
        <w:t>Use catching of shared folder</w:t>
      </w:r>
    </w:p>
    <w:p w14:paraId="4F578552" w14:textId="605FB4F2" w:rsidR="00BB3946" w:rsidRDefault="00BB3946" w:rsidP="00BB3946">
      <w:r>
        <w:t>If the shared folder is located on a server and IGEMS feels slow because of this then you can activate this checkbox. IGEMS will then store the files in memory and just reload files if they have been changed on the network. This will speed up IGEMS.</w:t>
      </w:r>
    </w:p>
    <w:p w14:paraId="12391E29" w14:textId="77777777" w:rsidR="005156E9" w:rsidRPr="00D90E4F" w:rsidRDefault="005156E9" w:rsidP="005156E9">
      <w:pPr>
        <w:pStyle w:val="Rubrik5"/>
      </w:pPr>
      <w:r w:rsidRPr="00D90E4F">
        <w:t>Transparent images</w:t>
      </w:r>
    </w:p>
    <w:p w14:paraId="3446D899" w14:textId="77777777" w:rsidR="005156E9" w:rsidRPr="00D90E4F" w:rsidRDefault="005156E9" w:rsidP="005156E9">
      <w:r w:rsidRPr="00D90E4F">
        <w:t>When "Copy" and "Paste" are used to copy geometry in IGEMS, an image is created that can be inserted into other documents. This setting defines whether the background of this image should be transparent or not.</w:t>
      </w:r>
    </w:p>
    <w:p w14:paraId="1CF026EC" w14:textId="77777777" w:rsidR="005156E9" w:rsidRPr="00D90E4F" w:rsidRDefault="005156E9" w:rsidP="005156E9">
      <w:pPr>
        <w:pStyle w:val="Rubrik5"/>
      </w:pPr>
      <w:r w:rsidRPr="00D90E4F">
        <w:t>Expert user</w:t>
      </w:r>
    </w:p>
    <w:p w14:paraId="4411EE32" w14:textId="7D440A7F" w:rsidR="005156E9" w:rsidRPr="00D90E4F" w:rsidRDefault="00BB3946" w:rsidP="005156E9">
      <w:r>
        <w:t xml:space="preserve">If this setting is activated, then the user can </w:t>
      </w:r>
      <w:r w:rsidR="005156E9" w:rsidRPr="00D90E4F">
        <w:t xml:space="preserve">change machine </w:t>
      </w:r>
      <w:r>
        <w:t>and</w:t>
      </w:r>
      <w:r w:rsidR="005156E9" w:rsidRPr="00D90E4F">
        <w:t xml:space="preserve"> material settings</w:t>
      </w:r>
      <w:r>
        <w:t xml:space="preserve">. If not then following message </w:t>
      </w:r>
      <w:r w:rsidR="005156E9" w:rsidRPr="00D90E4F">
        <w:t>will be shown</w:t>
      </w:r>
      <w:r>
        <w:t xml:space="preserve"> when user try to change this settings.</w:t>
      </w:r>
    </w:p>
    <w:p w14:paraId="3B48FC6B" w14:textId="77777777" w:rsidR="00BB3946" w:rsidRDefault="00BB3946" w:rsidP="005075C2">
      <w:pPr>
        <w:pStyle w:val="Bild"/>
      </w:pPr>
      <w:r>
        <w:rPr>
          <w:noProof/>
        </w:rPr>
        <w:drawing>
          <wp:inline distT="0" distB="0" distL="0" distR="0" wp14:anchorId="5197B2BA" wp14:editId="3A5BFF49">
            <wp:extent cx="907200" cy="1015200"/>
            <wp:effectExtent l="0" t="0" r="7620" b="0"/>
            <wp:docPr id="466334462" name="Bildobjekt 1" descr="En bild som visar text, skärmbild, Teckensnitt,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34462" name="Bildobjekt 1" descr="En bild som visar text, skärmbild, Teckensnitt, design&#10;&#10;Automatiskt genererad beskrivning"/>
                    <pic:cNvPicPr/>
                  </pic:nvPicPr>
                  <pic:blipFill>
                    <a:blip r:embed="rId54"/>
                    <a:stretch>
                      <a:fillRect/>
                    </a:stretch>
                  </pic:blipFill>
                  <pic:spPr>
                    <a:xfrm>
                      <a:off x="0" y="0"/>
                      <a:ext cx="907200" cy="1015200"/>
                    </a:xfrm>
                    <a:prstGeom prst="rect">
                      <a:avLst/>
                    </a:prstGeom>
                  </pic:spPr>
                </pic:pic>
              </a:graphicData>
            </a:graphic>
          </wp:inline>
        </w:drawing>
      </w:r>
    </w:p>
    <w:p w14:paraId="1059DA85" w14:textId="7FB97596" w:rsidR="00BB3946" w:rsidRDefault="00BB3946" w:rsidP="00BB3946">
      <w:pPr>
        <w:pStyle w:val="Rubrik5"/>
      </w:pPr>
      <w:r>
        <w:t>Use file locking</w:t>
      </w:r>
    </w:p>
    <w:p w14:paraId="109AF8AA" w14:textId="03B79B6E" w:rsidR="00BB3946" w:rsidRDefault="00BB3946" w:rsidP="00BB3946">
      <w:r>
        <w:t xml:space="preserve">IGEMS are using Windows standard file locking system. If file locking is activated and you open a </w:t>
      </w:r>
      <w:r w:rsidR="001F4A87">
        <w:t>file, then this file will be locked. I</w:t>
      </w:r>
      <w:r>
        <w:t>t's not possible for another user to open this file as long as it is open by you.</w:t>
      </w:r>
    </w:p>
    <w:p w14:paraId="52BA558B" w14:textId="07793864" w:rsidR="001F4A87" w:rsidRDefault="001F4A87" w:rsidP="001F4A87">
      <w:pPr>
        <w:pStyle w:val="Rubrik5"/>
      </w:pPr>
      <w:r>
        <w:t>Reverse zoom</w:t>
      </w:r>
    </w:p>
    <w:p w14:paraId="79FBB939" w14:textId="4FCDBF8F" w:rsidR="001F4A87" w:rsidRDefault="001F4A87" w:rsidP="00BB3946">
      <w:r>
        <w:t>IGEMS require a wheel mouse for zooming in and out. By checking this option, you reverse the direction of the mouse.</w:t>
      </w:r>
    </w:p>
    <w:p w14:paraId="06907488" w14:textId="44F88F56" w:rsidR="001F4A87" w:rsidRDefault="001F4A87" w:rsidP="001F4A87">
      <w:pPr>
        <w:pStyle w:val="Rubrik5"/>
      </w:pPr>
      <w:r w:rsidRPr="001F4A87">
        <w:t>Save compressed files</w:t>
      </w:r>
    </w:p>
    <w:p w14:paraId="55D72D0B" w14:textId="65681445" w:rsidR="00A00ED3" w:rsidRDefault="00A00ED3" w:rsidP="00A00ED3">
      <w:r>
        <w:t xml:space="preserve">IGEMS </w:t>
      </w:r>
      <w:r w:rsidR="00094ECF">
        <w:t xml:space="preserve">drawing </w:t>
      </w:r>
      <w:r>
        <w:t xml:space="preserve">files has extension </w:t>
      </w:r>
      <w:r w:rsidR="00094ECF">
        <w:t xml:space="preserve">the </w:t>
      </w:r>
      <w:r>
        <w:t xml:space="preserve">".DIG". If this </w:t>
      </w:r>
      <w:r w:rsidR="00094ECF">
        <w:t xml:space="preserve">option is </w:t>
      </w:r>
      <w:r w:rsidR="00B65447">
        <w:t>activated,</w:t>
      </w:r>
      <w:r>
        <w:t xml:space="preserve"> then IGEMS will save </w:t>
      </w:r>
      <w:r w:rsidR="00B65447">
        <w:t xml:space="preserve">information </w:t>
      </w:r>
      <w:r>
        <w:t>as compressed file</w:t>
      </w:r>
      <w:r w:rsidR="00B65447">
        <w:t>s</w:t>
      </w:r>
      <w:r>
        <w:t>.</w:t>
      </w:r>
      <w:r w:rsidR="00094ECF">
        <w:t xml:space="preserve"> We recommend that this option always should be activated.</w:t>
      </w:r>
    </w:p>
    <w:p w14:paraId="1BD12250" w14:textId="720C62F3" w:rsidR="00B65447" w:rsidRDefault="00B65447" w:rsidP="00B65447">
      <w:pPr>
        <w:pStyle w:val="Rubrik5"/>
      </w:pPr>
      <w:r>
        <w:lastRenderedPageBreak/>
        <w:t>Force file preview</w:t>
      </w:r>
    </w:p>
    <w:p w14:paraId="1DB13EC5" w14:textId="4A457457" w:rsidR="00842571" w:rsidRDefault="00842571" w:rsidP="00A00ED3">
      <w:r>
        <w:t xml:space="preserve">If it's deactivated IGEMS will only show previews of DIG-files in the Open dialog. </w:t>
      </w:r>
      <w:r w:rsidR="00B65447">
        <w:t xml:space="preserve">When </w:t>
      </w:r>
      <w:r>
        <w:t xml:space="preserve">its </w:t>
      </w:r>
      <w:r w:rsidR="00B65447">
        <w:t>activated IGEMS will show preview of all supported files</w:t>
      </w:r>
      <w:r>
        <w:t>.</w:t>
      </w:r>
    </w:p>
    <w:p w14:paraId="1A960089" w14:textId="105499EB" w:rsidR="00842571" w:rsidRDefault="00842571" w:rsidP="00842571">
      <w:r>
        <w:t>The reason why we have this toggle is that IGEMS can feels slow because all files must be open internally to generate the pictures. If you think its lazy uncheck this option.</w:t>
      </w:r>
    </w:p>
    <w:p w14:paraId="0EE99A8C" w14:textId="6E5C4672" w:rsidR="00842571" w:rsidRDefault="00842571" w:rsidP="00842571">
      <w:pPr>
        <w:pStyle w:val="Rubrik5"/>
      </w:pPr>
      <w:r>
        <w:t>Floating license timeout</w:t>
      </w:r>
    </w:p>
    <w:p w14:paraId="53A330FE" w14:textId="21F984D5" w:rsidR="00842571" w:rsidRDefault="00842571" w:rsidP="005075C2">
      <w:pPr>
        <w:pStyle w:val="Bild"/>
      </w:pPr>
      <w:r w:rsidRPr="00842571">
        <w:rPr>
          <w:noProof/>
        </w:rPr>
        <w:drawing>
          <wp:inline distT="0" distB="0" distL="0" distR="0" wp14:anchorId="7C699A58" wp14:editId="7A53204B">
            <wp:extent cx="1771897" cy="485843"/>
            <wp:effectExtent l="0" t="0" r="0" b="9525"/>
            <wp:docPr id="1409119717" name="Bildobjekt 1" descr="En bild som visar text, Teckensnitt, skärmbild, vi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19717" name="Bildobjekt 1" descr="En bild som visar text, Teckensnitt, skärmbild, vit&#10;&#10;Automatiskt genererad beskrivning"/>
                    <pic:cNvPicPr/>
                  </pic:nvPicPr>
                  <pic:blipFill>
                    <a:blip r:embed="rId55"/>
                    <a:stretch>
                      <a:fillRect/>
                    </a:stretch>
                  </pic:blipFill>
                  <pic:spPr>
                    <a:xfrm>
                      <a:off x="0" y="0"/>
                      <a:ext cx="1771897" cy="485843"/>
                    </a:xfrm>
                    <a:prstGeom prst="rect">
                      <a:avLst/>
                    </a:prstGeom>
                  </pic:spPr>
                </pic:pic>
              </a:graphicData>
            </a:graphic>
          </wp:inline>
        </w:drawing>
      </w:r>
    </w:p>
    <w:p w14:paraId="653033B9" w14:textId="626E0AA4" w:rsidR="00842571" w:rsidRDefault="00842571" w:rsidP="00842571">
      <w:r>
        <w:t xml:space="preserve">If you have a floating </w:t>
      </w:r>
      <w:r w:rsidR="00CE0F49">
        <w:t>license,</w:t>
      </w:r>
      <w:r>
        <w:t xml:space="preserve"> then IGEMS will often be in contact with the server. If the network is very slow you may need to increase this value.</w:t>
      </w:r>
    </w:p>
    <w:p w14:paraId="1F2D5BFF" w14:textId="63E256DA" w:rsidR="00CE0F49" w:rsidRDefault="00CE0F49" w:rsidP="00CE0F49">
      <w:pPr>
        <w:pStyle w:val="Rubrik5"/>
      </w:pPr>
      <w:r>
        <w:t>Support IGEMS CNC</w:t>
      </w:r>
    </w:p>
    <w:p w14:paraId="00DDEC26" w14:textId="176CCC10" w:rsidR="00CE0F49" w:rsidRDefault="00CE0F49" w:rsidP="005075C2">
      <w:pPr>
        <w:pStyle w:val="Bild"/>
      </w:pPr>
      <w:r w:rsidRPr="00CE0F49">
        <w:rPr>
          <w:noProof/>
        </w:rPr>
        <w:drawing>
          <wp:inline distT="0" distB="0" distL="0" distR="0" wp14:anchorId="43DD41CD" wp14:editId="4AB77F8B">
            <wp:extent cx="2930400" cy="403200"/>
            <wp:effectExtent l="0" t="0" r="3810" b="0"/>
            <wp:docPr id="117475335"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5335" name="Bildobjekt 1" descr="En bild som visar text, skärmbild, Teckensnitt, linje&#10;&#10;Automatiskt genererad beskrivning"/>
                    <pic:cNvPicPr/>
                  </pic:nvPicPr>
                  <pic:blipFill>
                    <a:blip r:embed="rId56"/>
                    <a:stretch>
                      <a:fillRect/>
                    </a:stretch>
                  </pic:blipFill>
                  <pic:spPr>
                    <a:xfrm>
                      <a:off x="0" y="0"/>
                      <a:ext cx="2930400" cy="403200"/>
                    </a:xfrm>
                    <a:prstGeom prst="rect">
                      <a:avLst/>
                    </a:prstGeom>
                  </pic:spPr>
                </pic:pic>
              </a:graphicData>
            </a:graphic>
          </wp:inline>
        </w:drawing>
      </w:r>
    </w:p>
    <w:p w14:paraId="5EFA5BA2" w14:textId="1DF229EB" w:rsidR="00CE0F49" w:rsidRDefault="00CE0F49" w:rsidP="00842571">
      <w:r>
        <w:t xml:space="preserve">If you have IGEMS CNC installed at the same </w:t>
      </w:r>
      <w:r w:rsidR="00935F2D">
        <w:t>computer,</w:t>
      </w:r>
      <w:r>
        <w:t xml:space="preserve"> and want a more seamless connection then you can activate this option and select the location of the IGEMS cnc executable file.</w:t>
      </w:r>
    </w:p>
    <w:p w14:paraId="499150DC" w14:textId="52686F01" w:rsidR="00CE0F49" w:rsidRDefault="00CE0F49" w:rsidP="00CE0F49">
      <w:pPr>
        <w:pStyle w:val="Rubrik3"/>
      </w:pPr>
      <w:r>
        <w:t>Proxy settings</w:t>
      </w:r>
    </w:p>
    <w:p w14:paraId="60DBE356" w14:textId="4577D0EC" w:rsidR="00CE0F49" w:rsidRDefault="00CE0F49" w:rsidP="008071BC">
      <w:pPr>
        <w:pStyle w:val="Bild"/>
      </w:pPr>
      <w:r>
        <w:rPr>
          <w:noProof/>
        </w:rPr>
        <w:drawing>
          <wp:inline distT="0" distB="0" distL="0" distR="0" wp14:anchorId="2096CC25" wp14:editId="08A0EE16">
            <wp:extent cx="3009600" cy="2401200"/>
            <wp:effectExtent l="0" t="0" r="635" b="0"/>
            <wp:docPr id="353374552" name="Bildobjekt 1" descr="En bild som visar text, elektronik, skärmbild, skär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74552" name="Bildobjekt 1" descr="En bild som visar text, elektronik, skärmbild, skärm&#10;&#10;Automatiskt genererad beskrivning"/>
                    <pic:cNvPicPr/>
                  </pic:nvPicPr>
                  <pic:blipFill>
                    <a:blip r:embed="rId57"/>
                    <a:stretch>
                      <a:fillRect/>
                    </a:stretch>
                  </pic:blipFill>
                  <pic:spPr>
                    <a:xfrm>
                      <a:off x="0" y="0"/>
                      <a:ext cx="3009600" cy="2401200"/>
                    </a:xfrm>
                    <a:prstGeom prst="rect">
                      <a:avLst/>
                    </a:prstGeom>
                  </pic:spPr>
                </pic:pic>
              </a:graphicData>
            </a:graphic>
          </wp:inline>
        </w:drawing>
      </w:r>
    </w:p>
    <w:p w14:paraId="1AD1D1BF" w14:textId="5203BB98" w:rsidR="00CE0F49" w:rsidRDefault="00CE0F49" w:rsidP="00842571">
      <w:r>
        <w:t>Sorry, someone that knows more about this has to put the text here.</w:t>
      </w:r>
    </w:p>
    <w:p w14:paraId="72EF2BC6" w14:textId="6059ABC8" w:rsidR="006015CF" w:rsidRDefault="006015CF" w:rsidP="006015CF">
      <w:pPr>
        <w:pStyle w:val="Rubrik2"/>
      </w:pPr>
      <w:bookmarkStart w:id="102" w:name="_Toc229474710"/>
      <w:r>
        <w:t>Password</w:t>
      </w:r>
      <w:bookmarkEnd w:id="102"/>
    </w:p>
    <w:p w14:paraId="24FA6882" w14:textId="17FDF865" w:rsidR="00CE0F49" w:rsidRDefault="006015CF" w:rsidP="008071BC">
      <w:pPr>
        <w:pStyle w:val="Bild"/>
      </w:pPr>
      <w:r w:rsidRPr="006015CF">
        <w:rPr>
          <w:noProof/>
        </w:rPr>
        <w:drawing>
          <wp:inline distT="0" distB="0" distL="0" distR="0" wp14:anchorId="052EF72A" wp14:editId="2FECAF08">
            <wp:extent cx="2757600" cy="846000"/>
            <wp:effectExtent l="0" t="0" r="5080" b="0"/>
            <wp:docPr id="862886950"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86950" name="Bildobjekt 1" descr="En bild som visar text, skärmbild, Teckensnitt, linje&#10;&#10;Automatiskt genererad beskrivning"/>
                    <pic:cNvPicPr/>
                  </pic:nvPicPr>
                  <pic:blipFill>
                    <a:blip r:embed="rId58"/>
                    <a:stretch>
                      <a:fillRect/>
                    </a:stretch>
                  </pic:blipFill>
                  <pic:spPr>
                    <a:xfrm>
                      <a:off x="0" y="0"/>
                      <a:ext cx="2757600" cy="846000"/>
                    </a:xfrm>
                    <a:prstGeom prst="rect">
                      <a:avLst/>
                    </a:prstGeom>
                  </pic:spPr>
                </pic:pic>
              </a:graphicData>
            </a:graphic>
          </wp:inline>
        </w:drawing>
      </w:r>
    </w:p>
    <w:p w14:paraId="1D3F8686" w14:textId="649708FD" w:rsidR="006015CF" w:rsidRDefault="00DB7EB8" w:rsidP="005156E9">
      <w:r>
        <w:t xml:space="preserve">If you have a USB-license then </w:t>
      </w:r>
      <w:r w:rsidR="006015CF">
        <w:t>following dialog will be shown.</w:t>
      </w:r>
    </w:p>
    <w:p w14:paraId="01406014" w14:textId="0C7774BE" w:rsidR="006015CF" w:rsidRDefault="00DB7EB8" w:rsidP="008071BC">
      <w:pPr>
        <w:pStyle w:val="Bild"/>
      </w:pPr>
      <w:r>
        <w:rPr>
          <w:noProof/>
        </w:rPr>
        <w:lastRenderedPageBreak/>
        <w:drawing>
          <wp:inline distT="0" distB="0" distL="0" distR="0" wp14:anchorId="5DC64CAD" wp14:editId="0C9C7AD7">
            <wp:extent cx="3430800" cy="2606400"/>
            <wp:effectExtent l="0" t="0" r="0" b="3810"/>
            <wp:docPr id="592398008" name="Bildobjekt 1" descr="En bild som visar text, skärmbild, skärm,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98008" name="Bildobjekt 1" descr="En bild som visar text, skärmbild, skärm, programvara&#10;&#10;Automatiskt genererad beskrivning"/>
                    <pic:cNvPicPr/>
                  </pic:nvPicPr>
                  <pic:blipFill>
                    <a:blip r:embed="rId59"/>
                    <a:stretch>
                      <a:fillRect/>
                    </a:stretch>
                  </pic:blipFill>
                  <pic:spPr>
                    <a:xfrm>
                      <a:off x="0" y="0"/>
                      <a:ext cx="3430800" cy="2606400"/>
                    </a:xfrm>
                    <a:prstGeom prst="rect">
                      <a:avLst/>
                    </a:prstGeom>
                  </pic:spPr>
                </pic:pic>
              </a:graphicData>
            </a:graphic>
          </wp:inline>
        </w:drawing>
      </w:r>
    </w:p>
    <w:p w14:paraId="7E227895" w14:textId="080F6BF4" w:rsidR="00DB7EB8" w:rsidRDefault="00DB7EB8" w:rsidP="005156E9">
      <w:r>
        <w:t>Plug the USB-dongle into an USB port. The number of the USB-Dongle should now be visible on the on the list. You should also have received a PWD file that have information about what modules that should be activated.</w:t>
      </w:r>
    </w:p>
    <w:p w14:paraId="4B0176F5" w14:textId="7130D454" w:rsidR="00DB7EB8" w:rsidRDefault="00DB7EB8" w:rsidP="00DB7EB8">
      <w:pPr>
        <w:pStyle w:val="Rubrik2"/>
      </w:pPr>
      <w:bookmarkStart w:id="103" w:name="_Toc229474711"/>
      <w:r>
        <w:t>Translate</w:t>
      </w:r>
      <w:bookmarkEnd w:id="103"/>
    </w:p>
    <w:p w14:paraId="3C53CF2D" w14:textId="7DF22779" w:rsidR="00DB7EB8" w:rsidRDefault="00DB7EB8" w:rsidP="008071BC">
      <w:pPr>
        <w:pStyle w:val="Bild"/>
      </w:pPr>
      <w:r w:rsidRPr="00DB7EB8">
        <w:rPr>
          <w:noProof/>
        </w:rPr>
        <w:drawing>
          <wp:inline distT="0" distB="0" distL="0" distR="0" wp14:anchorId="4DE13974" wp14:editId="096410A1">
            <wp:extent cx="2869200" cy="1220400"/>
            <wp:effectExtent l="0" t="0" r="7620" b="0"/>
            <wp:docPr id="2127776350" name="Bildobjekt 1" descr="En bild som visar text, skärmbild, programvara,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76350" name="Bildobjekt 1" descr="En bild som visar text, skärmbild, programvara, Teckensnitt&#10;&#10;Automatiskt genererad beskrivning"/>
                    <pic:cNvPicPr/>
                  </pic:nvPicPr>
                  <pic:blipFill>
                    <a:blip r:embed="rId60"/>
                    <a:stretch>
                      <a:fillRect/>
                    </a:stretch>
                  </pic:blipFill>
                  <pic:spPr>
                    <a:xfrm>
                      <a:off x="0" y="0"/>
                      <a:ext cx="2869200" cy="1220400"/>
                    </a:xfrm>
                    <a:prstGeom prst="rect">
                      <a:avLst/>
                    </a:prstGeom>
                  </pic:spPr>
                </pic:pic>
              </a:graphicData>
            </a:graphic>
          </wp:inline>
        </w:drawing>
      </w:r>
    </w:p>
    <w:p w14:paraId="687EE3EC" w14:textId="40171C3E" w:rsidR="006015CF" w:rsidRDefault="00DB7EB8" w:rsidP="005156E9">
      <w:r>
        <w:t>IGEMS can be translated to many languages. T</w:t>
      </w:r>
      <w:r w:rsidRPr="00DB7EB8">
        <w:t>he translation is often done by</w:t>
      </w:r>
      <w:r>
        <w:t xml:space="preserve"> resellers or end users. To be authorized to make translations you must receive a password from IGEMS. The password is different for different languages.</w:t>
      </w:r>
      <w:r w:rsidR="00B258DC">
        <w:t xml:space="preserve"> </w:t>
      </w:r>
      <w:r w:rsidR="00B258DC" w:rsidRPr="00B258DC">
        <w:rPr>
          <w:b/>
          <w:bCs/>
        </w:rPr>
        <w:t>Please contact IGEMS if you want to help us translate the software.</w:t>
      </w:r>
    </w:p>
    <w:p w14:paraId="3C2189D3" w14:textId="77335248" w:rsidR="00DB7EB8" w:rsidRDefault="00B258DC" w:rsidP="005075C2">
      <w:pPr>
        <w:pStyle w:val="Bild"/>
      </w:pPr>
      <w:r>
        <w:rPr>
          <w:noProof/>
        </w:rPr>
        <w:drawing>
          <wp:inline distT="0" distB="0" distL="0" distR="0" wp14:anchorId="06E895C9" wp14:editId="4B76CF81">
            <wp:extent cx="5695200" cy="2908800"/>
            <wp:effectExtent l="0" t="0" r="1270" b="6350"/>
            <wp:docPr id="925208293" name="Bildobjekt 1" descr="En bild som visar text, skärmbild, programvara, Datoriko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08293" name="Bildobjekt 1" descr="En bild som visar text, skärmbild, programvara, Datorikon&#10;&#10;Automatiskt genererad beskrivning"/>
                    <pic:cNvPicPr/>
                  </pic:nvPicPr>
                  <pic:blipFill>
                    <a:blip r:embed="rId61"/>
                    <a:stretch>
                      <a:fillRect/>
                    </a:stretch>
                  </pic:blipFill>
                  <pic:spPr>
                    <a:xfrm>
                      <a:off x="0" y="0"/>
                      <a:ext cx="5695200" cy="2908800"/>
                    </a:xfrm>
                    <a:prstGeom prst="rect">
                      <a:avLst/>
                    </a:prstGeom>
                  </pic:spPr>
                </pic:pic>
              </a:graphicData>
            </a:graphic>
          </wp:inline>
        </w:drawing>
      </w:r>
    </w:p>
    <w:p w14:paraId="3DE99B7E" w14:textId="074036BF" w:rsidR="00B258DC" w:rsidRDefault="00B258DC" w:rsidP="00B258DC">
      <w:pPr>
        <w:pStyle w:val="Rubrik2"/>
      </w:pPr>
      <w:bookmarkStart w:id="104" w:name="_Shortkeys"/>
      <w:bookmarkStart w:id="105" w:name="_Toc229474712"/>
      <w:bookmarkEnd w:id="104"/>
      <w:r>
        <w:t>Shortkeys</w:t>
      </w:r>
      <w:bookmarkEnd w:id="105"/>
    </w:p>
    <w:p w14:paraId="715277AC" w14:textId="1516E913" w:rsidR="00B258DC" w:rsidRPr="00B258DC" w:rsidRDefault="00B258DC" w:rsidP="00B258DC">
      <w:r>
        <w:t>IGEMS can use shortkeys to start different commands and options. We have some users that have asked for the possibility to make their own sets of keys.</w:t>
      </w:r>
    </w:p>
    <w:p w14:paraId="1DB28A21" w14:textId="5969A829" w:rsidR="00B258DC" w:rsidRDefault="00B258DC" w:rsidP="008071BC">
      <w:pPr>
        <w:pStyle w:val="Bild"/>
      </w:pPr>
      <w:r w:rsidRPr="00B258DC">
        <w:rPr>
          <w:noProof/>
        </w:rPr>
        <w:lastRenderedPageBreak/>
        <w:drawing>
          <wp:inline distT="0" distB="0" distL="0" distR="0" wp14:anchorId="45651AAA" wp14:editId="195D1B9F">
            <wp:extent cx="2775600" cy="1479600"/>
            <wp:effectExtent l="0" t="0" r="5715" b="6350"/>
            <wp:docPr id="632049549" name="Bildobjekt 1" descr="En bild som visar text, skärmbild, programvara, Datoriko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49549" name="Bildobjekt 1" descr="En bild som visar text, skärmbild, programvara, Datorikon&#10;&#10;Automatiskt genererad beskrivning"/>
                    <pic:cNvPicPr/>
                  </pic:nvPicPr>
                  <pic:blipFill>
                    <a:blip r:embed="rId62"/>
                    <a:stretch>
                      <a:fillRect/>
                    </a:stretch>
                  </pic:blipFill>
                  <pic:spPr>
                    <a:xfrm>
                      <a:off x="0" y="0"/>
                      <a:ext cx="2775600" cy="1479600"/>
                    </a:xfrm>
                    <a:prstGeom prst="rect">
                      <a:avLst/>
                    </a:prstGeom>
                  </pic:spPr>
                </pic:pic>
              </a:graphicData>
            </a:graphic>
          </wp:inline>
        </w:drawing>
      </w:r>
    </w:p>
    <w:p w14:paraId="035ED0F7" w14:textId="0AF0F45B" w:rsidR="00B258DC" w:rsidRDefault="00B258DC" w:rsidP="00B258DC">
      <w:r>
        <w:t>If you start the command, then you will see following dialog.</w:t>
      </w:r>
    </w:p>
    <w:p w14:paraId="083E4A5E" w14:textId="7C35E3C6" w:rsidR="00306D10" w:rsidRDefault="00306D10" w:rsidP="00B258DC">
      <w:r>
        <w:t>By clicking on the title, the list can be sorted in increasing or decreasing order.</w:t>
      </w:r>
    </w:p>
    <w:p w14:paraId="6B6D9D8C" w14:textId="3DAE268C" w:rsidR="00B258DC" w:rsidRDefault="00306D10" w:rsidP="008071BC">
      <w:pPr>
        <w:pStyle w:val="Bild"/>
      </w:pPr>
      <w:r>
        <w:rPr>
          <w:noProof/>
        </w:rPr>
        <w:drawing>
          <wp:inline distT="0" distB="0" distL="0" distR="0" wp14:anchorId="5D099429" wp14:editId="5DF53818">
            <wp:extent cx="5378400" cy="3682800"/>
            <wp:effectExtent l="0" t="0" r="0" b="0"/>
            <wp:docPr id="1324468694" name="Bildobjekt 1" descr="En bild som visar text, skärmbild, programvara,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68694" name="Bildobjekt 1" descr="En bild som visar text, skärmbild, programvara, nummer&#10;&#10;Automatiskt genererad beskrivning"/>
                    <pic:cNvPicPr/>
                  </pic:nvPicPr>
                  <pic:blipFill>
                    <a:blip r:embed="rId63"/>
                    <a:stretch>
                      <a:fillRect/>
                    </a:stretch>
                  </pic:blipFill>
                  <pic:spPr>
                    <a:xfrm>
                      <a:off x="0" y="0"/>
                      <a:ext cx="5378400" cy="3682800"/>
                    </a:xfrm>
                    <a:prstGeom prst="rect">
                      <a:avLst/>
                    </a:prstGeom>
                  </pic:spPr>
                </pic:pic>
              </a:graphicData>
            </a:graphic>
          </wp:inline>
        </w:drawing>
      </w:r>
    </w:p>
    <w:p w14:paraId="072B743A" w14:textId="04E4AAE3" w:rsidR="00B258DC" w:rsidRDefault="00B258DC" w:rsidP="00B258DC">
      <w:r>
        <w:t>If you double-click on a command. In this case Extend. You will see following dialog.</w:t>
      </w:r>
    </w:p>
    <w:p w14:paraId="1D62DBC4" w14:textId="3F2C384A" w:rsidR="00B258DC" w:rsidRDefault="00B258DC" w:rsidP="005075C2">
      <w:pPr>
        <w:pStyle w:val="Bild"/>
      </w:pPr>
      <w:r>
        <w:rPr>
          <w:noProof/>
        </w:rPr>
        <w:drawing>
          <wp:inline distT="0" distB="0" distL="0" distR="0" wp14:anchorId="1E783624" wp14:editId="1E245CF0">
            <wp:extent cx="2804400" cy="914400"/>
            <wp:effectExtent l="0" t="0" r="0" b="0"/>
            <wp:docPr id="1042859948" name="Bildobjekt 1" descr="En bild som visar text, skärmbild, Teckensnitt,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59948" name="Bildobjekt 1" descr="En bild som visar text, skärmbild, Teckensnitt, Rektangel&#10;&#10;Automatiskt genererad beskrivning"/>
                    <pic:cNvPicPr/>
                  </pic:nvPicPr>
                  <pic:blipFill>
                    <a:blip r:embed="rId64"/>
                    <a:stretch>
                      <a:fillRect/>
                    </a:stretch>
                  </pic:blipFill>
                  <pic:spPr>
                    <a:xfrm>
                      <a:off x="0" y="0"/>
                      <a:ext cx="2804400" cy="914400"/>
                    </a:xfrm>
                    <a:prstGeom prst="rect">
                      <a:avLst/>
                    </a:prstGeom>
                  </pic:spPr>
                </pic:pic>
              </a:graphicData>
            </a:graphic>
          </wp:inline>
        </w:drawing>
      </w:r>
    </w:p>
    <w:p w14:paraId="76528719" w14:textId="392679EF" w:rsidR="00B258DC" w:rsidRDefault="00B258DC" w:rsidP="00B258DC">
      <w:r>
        <w:t>Click ALT+E to assign the short key to the selected command.</w:t>
      </w:r>
    </w:p>
    <w:p w14:paraId="35FCAF58" w14:textId="4D435241" w:rsidR="00B258DC" w:rsidRDefault="00B258DC" w:rsidP="005075C2">
      <w:pPr>
        <w:pStyle w:val="Bild"/>
      </w:pPr>
      <w:r w:rsidRPr="00B258DC">
        <w:rPr>
          <w:noProof/>
        </w:rPr>
        <w:drawing>
          <wp:inline distT="0" distB="0" distL="0" distR="0" wp14:anchorId="2AB7772F" wp14:editId="7BBDEE35">
            <wp:extent cx="5508000" cy="252000"/>
            <wp:effectExtent l="0" t="0" r="0" b="0"/>
            <wp:docPr id="18860688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6880" name=""/>
                    <pic:cNvPicPr/>
                  </pic:nvPicPr>
                  <pic:blipFill>
                    <a:blip r:embed="rId65"/>
                    <a:stretch>
                      <a:fillRect/>
                    </a:stretch>
                  </pic:blipFill>
                  <pic:spPr>
                    <a:xfrm>
                      <a:off x="0" y="0"/>
                      <a:ext cx="5508000" cy="252000"/>
                    </a:xfrm>
                    <a:prstGeom prst="rect">
                      <a:avLst/>
                    </a:prstGeom>
                  </pic:spPr>
                </pic:pic>
              </a:graphicData>
            </a:graphic>
          </wp:inline>
        </w:drawing>
      </w:r>
    </w:p>
    <w:p w14:paraId="68847283" w14:textId="77777777" w:rsidR="008071BC" w:rsidRDefault="00B258DC" w:rsidP="008071BC">
      <w:r>
        <w:t>Use the + and – buttons to add or remove Shortkeys.</w:t>
      </w:r>
      <w:bookmarkStart w:id="106" w:name="_Drawing_units"/>
      <w:bookmarkStart w:id="107" w:name="_Toc335636858"/>
      <w:bookmarkStart w:id="108" w:name="_Toc129002610"/>
      <w:bookmarkEnd w:id="106"/>
    </w:p>
    <w:p w14:paraId="0B45EBA5" w14:textId="28866D94" w:rsidR="00306D10" w:rsidRDefault="00306D10" w:rsidP="00306D10">
      <w:pPr>
        <w:pStyle w:val="Rubrik4"/>
      </w:pPr>
      <w:r>
        <w:t>Part double click setting</w:t>
      </w:r>
    </w:p>
    <w:p w14:paraId="2165FC70" w14:textId="303758B4" w:rsidR="00306D10" w:rsidRDefault="00306D10" w:rsidP="00306D10">
      <w:pPr>
        <w:pStyle w:val="Bild"/>
      </w:pPr>
      <w:r w:rsidRPr="00306D10">
        <w:rPr>
          <w:noProof/>
        </w:rPr>
        <w:drawing>
          <wp:inline distT="0" distB="0" distL="0" distR="0" wp14:anchorId="5652C888" wp14:editId="5C997C56">
            <wp:extent cx="3805200" cy="1065600"/>
            <wp:effectExtent l="0" t="0" r="5080" b="1270"/>
            <wp:docPr id="603997014"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97014" name="Bildobjekt 1" descr="En bild som visar text, skärmbild, Teckensnitt, linje&#10;&#10;Automatiskt genererad beskrivning"/>
                    <pic:cNvPicPr/>
                  </pic:nvPicPr>
                  <pic:blipFill>
                    <a:blip r:embed="rId66"/>
                    <a:stretch>
                      <a:fillRect/>
                    </a:stretch>
                  </pic:blipFill>
                  <pic:spPr>
                    <a:xfrm>
                      <a:off x="0" y="0"/>
                      <a:ext cx="3805200" cy="1065600"/>
                    </a:xfrm>
                    <a:prstGeom prst="rect">
                      <a:avLst/>
                    </a:prstGeom>
                  </pic:spPr>
                </pic:pic>
              </a:graphicData>
            </a:graphic>
          </wp:inline>
        </w:drawing>
      </w:r>
    </w:p>
    <w:p w14:paraId="143E2E15" w14:textId="75FFD45B" w:rsidR="00306D10" w:rsidRDefault="00306D10" w:rsidP="00306D10">
      <w:r>
        <w:t xml:space="preserve">In this frame </w:t>
      </w:r>
      <w:r w:rsidRPr="00306D10">
        <w:t xml:space="preserve">you can decide what </w:t>
      </w:r>
      <w:r>
        <w:t xml:space="preserve">should </w:t>
      </w:r>
      <w:r w:rsidRPr="00306D10">
        <w:t>happens when you click on a part</w:t>
      </w:r>
      <w:r>
        <w:t xml:space="preserve">. You </w:t>
      </w:r>
      <w:r w:rsidR="00522CC9">
        <w:t>can chose f</w:t>
      </w:r>
      <w:r>
        <w:t>ollowing</w:t>
      </w:r>
      <w:r w:rsidR="00522CC9">
        <w:t>:</w:t>
      </w:r>
    </w:p>
    <w:p w14:paraId="2D2B8C7E" w14:textId="76B27A0B" w:rsidR="00306D10" w:rsidRPr="00306D10" w:rsidRDefault="00522CC9" w:rsidP="00306D10">
      <w:r>
        <w:t>Open in 3D-5X, Bevel, Part properties or Edit part.</w:t>
      </w:r>
    </w:p>
    <w:p w14:paraId="017E239E" w14:textId="3E76A428" w:rsidR="005156E9" w:rsidRPr="00D90E4F" w:rsidRDefault="005156E9" w:rsidP="008071BC">
      <w:pPr>
        <w:pStyle w:val="Rubrik3"/>
      </w:pPr>
      <w:r w:rsidRPr="00D90E4F">
        <w:lastRenderedPageBreak/>
        <w:t>Drawin</w:t>
      </w:r>
      <w:bookmarkStart w:id="109" w:name="drawingunits"/>
      <w:bookmarkEnd w:id="109"/>
      <w:r w:rsidRPr="00D90E4F">
        <w:t>g units</w:t>
      </w:r>
      <w:bookmarkEnd w:id="107"/>
      <w:bookmarkEnd w:id="108"/>
    </w:p>
    <w:p w14:paraId="5F2916F9" w14:textId="2D908F52" w:rsidR="005156E9" w:rsidRPr="00D90E4F" w:rsidRDefault="00B258DC" w:rsidP="005075C2">
      <w:pPr>
        <w:pStyle w:val="Bild"/>
      </w:pPr>
      <w:r w:rsidRPr="00B258DC">
        <w:rPr>
          <w:noProof/>
        </w:rPr>
        <w:drawing>
          <wp:inline distT="0" distB="0" distL="0" distR="0" wp14:anchorId="1DD6F7AF" wp14:editId="0606EC5D">
            <wp:extent cx="2750400" cy="1890000"/>
            <wp:effectExtent l="0" t="0" r="0" b="0"/>
            <wp:docPr id="113053549" name="Bildobjekt 1" descr="En bild som visar text, skärmbild, programvara,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3549" name="Bildobjekt 1" descr="En bild som visar text, skärmbild, programvara, Teckensnitt&#10;&#10;Automatiskt genererad beskrivning"/>
                    <pic:cNvPicPr/>
                  </pic:nvPicPr>
                  <pic:blipFill>
                    <a:blip r:embed="rId67"/>
                    <a:stretch>
                      <a:fillRect/>
                    </a:stretch>
                  </pic:blipFill>
                  <pic:spPr>
                    <a:xfrm>
                      <a:off x="0" y="0"/>
                      <a:ext cx="2750400" cy="1890000"/>
                    </a:xfrm>
                    <a:prstGeom prst="rect">
                      <a:avLst/>
                    </a:prstGeom>
                  </pic:spPr>
                </pic:pic>
              </a:graphicData>
            </a:graphic>
          </wp:inline>
        </w:drawing>
      </w:r>
    </w:p>
    <w:p w14:paraId="688BC086" w14:textId="77777777" w:rsidR="005156E9" w:rsidRPr="00D90E4F" w:rsidRDefault="005156E9" w:rsidP="005156E9">
      <w:r w:rsidRPr="00D90E4F">
        <w:t>The drawing units are saved in the drawing. IGEMS will open a file in the same units used when the drawing was saved.</w:t>
      </w:r>
    </w:p>
    <w:p w14:paraId="5465BCC1" w14:textId="627997E7" w:rsidR="005156E9" w:rsidRPr="00D90E4F" w:rsidRDefault="001D764F" w:rsidP="005075C2">
      <w:pPr>
        <w:pStyle w:val="Bild"/>
      </w:pPr>
      <w:r>
        <w:rPr>
          <w:noProof/>
        </w:rPr>
        <w:drawing>
          <wp:inline distT="0" distB="0" distL="0" distR="0" wp14:anchorId="6DC5529B" wp14:editId="33E68E5C">
            <wp:extent cx="2455200" cy="1990800"/>
            <wp:effectExtent l="0" t="0" r="2540" b="0"/>
            <wp:docPr id="311659465" name="Bildobjekt 1" descr="En bild som visar text, skärmbild, skärm,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59465" name="Bildobjekt 1" descr="En bild som visar text, skärmbild, skärm, nummer&#10;&#10;Automatiskt genererad beskrivning"/>
                    <pic:cNvPicPr/>
                  </pic:nvPicPr>
                  <pic:blipFill>
                    <a:blip r:embed="rId68"/>
                    <a:stretch>
                      <a:fillRect/>
                    </a:stretch>
                  </pic:blipFill>
                  <pic:spPr>
                    <a:xfrm>
                      <a:off x="0" y="0"/>
                      <a:ext cx="2455200" cy="1990800"/>
                    </a:xfrm>
                    <a:prstGeom prst="rect">
                      <a:avLst/>
                    </a:prstGeom>
                  </pic:spPr>
                </pic:pic>
              </a:graphicData>
            </a:graphic>
          </wp:inline>
        </w:drawing>
      </w:r>
    </w:p>
    <w:p w14:paraId="52005B86" w14:textId="295AE463" w:rsidR="005156E9" w:rsidRPr="00D90E4F" w:rsidRDefault="005156E9" w:rsidP="005156E9">
      <w:r w:rsidRPr="00D90E4F">
        <w:t>IGEMS stores all numerical values as high precision (0.0000). These settings only affect what is displayed to the user on screen. Use this dialog box to specify special units for dimensions and other outputs.</w:t>
      </w:r>
      <w:r w:rsidR="001D764F">
        <w:t xml:space="preserve"> You can also change the drawing units from the </w:t>
      </w:r>
      <w:hyperlink w:anchor="_Drawing_units_1" w:history="1">
        <w:r w:rsidR="001D764F" w:rsidRPr="001D764F">
          <w:rPr>
            <w:rStyle w:val="Hyperlnk"/>
          </w:rPr>
          <w:t>Quick options</w:t>
        </w:r>
      </w:hyperlink>
    </w:p>
    <w:p w14:paraId="72C412B8" w14:textId="77777777" w:rsidR="005156E9" w:rsidRPr="00D90E4F" w:rsidRDefault="005156E9" w:rsidP="005156E9">
      <w:pPr>
        <w:pStyle w:val="Rubrik5"/>
      </w:pPr>
      <w:r w:rsidRPr="00D90E4F">
        <w:t>Length units</w:t>
      </w:r>
    </w:p>
    <w:p w14:paraId="670F2463" w14:textId="77777777" w:rsidR="005156E9" w:rsidRPr="00D90E4F" w:rsidRDefault="005156E9" w:rsidP="005156E9">
      <w:r w:rsidRPr="00D90E4F">
        <w:t>Select if the units should be in Millimeter or Inches and set how many decimals to show.</w:t>
      </w:r>
    </w:p>
    <w:p w14:paraId="4AF3DA6F" w14:textId="77777777" w:rsidR="005156E9" w:rsidRPr="00D90E4F" w:rsidRDefault="005156E9" w:rsidP="005156E9">
      <w:pPr>
        <w:pStyle w:val="Rubrik5"/>
      </w:pPr>
      <w:r w:rsidRPr="00D90E4F">
        <w:t>Angle</w:t>
      </w:r>
    </w:p>
    <w:p w14:paraId="080FA075" w14:textId="77777777" w:rsidR="005156E9" w:rsidRPr="00D90E4F" w:rsidRDefault="005156E9" w:rsidP="005156E9">
      <w:r w:rsidRPr="00D90E4F">
        <w:t>Select if the angles should be in Degrees or Radians and set how many decimals to show.</w:t>
      </w:r>
    </w:p>
    <w:p w14:paraId="5A8B4A98" w14:textId="77777777" w:rsidR="005156E9" w:rsidRPr="00D90E4F" w:rsidRDefault="005156E9" w:rsidP="005156E9">
      <w:pPr>
        <w:pStyle w:val="Rubrik2"/>
      </w:pPr>
      <w:bookmarkStart w:id="110" w:name="_Point_style"/>
      <w:bookmarkStart w:id="111" w:name="_Ref330631326"/>
      <w:bookmarkStart w:id="112" w:name="_Ref330631347"/>
      <w:bookmarkStart w:id="113" w:name="_Toc335636859"/>
      <w:bookmarkStart w:id="114" w:name="_Toc129002611"/>
      <w:bookmarkStart w:id="115" w:name="_Toc229474713"/>
      <w:bookmarkEnd w:id="110"/>
      <w:r w:rsidRPr="00D90E4F">
        <w:t>Poi</w:t>
      </w:r>
      <w:bookmarkStart w:id="116" w:name="pointstyle"/>
      <w:bookmarkEnd w:id="116"/>
      <w:r w:rsidRPr="00D90E4F">
        <w:t>nt style</w:t>
      </w:r>
      <w:bookmarkEnd w:id="111"/>
      <w:bookmarkEnd w:id="112"/>
      <w:bookmarkEnd w:id="113"/>
      <w:bookmarkEnd w:id="114"/>
      <w:bookmarkEnd w:id="115"/>
    </w:p>
    <w:p w14:paraId="2CB99BDC" w14:textId="3FF36241" w:rsidR="005156E9" w:rsidRPr="00D90E4F" w:rsidRDefault="001D764F" w:rsidP="005075C2">
      <w:pPr>
        <w:pStyle w:val="Bild"/>
      </w:pPr>
      <w:r w:rsidRPr="001D764F">
        <w:rPr>
          <w:noProof/>
        </w:rPr>
        <w:drawing>
          <wp:inline distT="0" distB="0" distL="0" distR="0" wp14:anchorId="770D37BE" wp14:editId="4CDA19EC">
            <wp:extent cx="2739600" cy="1990800"/>
            <wp:effectExtent l="0" t="0" r="3810" b="0"/>
            <wp:docPr id="1098093814" name="Bildobjekt 1" descr="En bild som visar text, skärmbild, skärm,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93814" name="Bildobjekt 1" descr="En bild som visar text, skärmbild, skärm, programvara&#10;&#10;Automatiskt genererad beskrivning"/>
                    <pic:cNvPicPr/>
                  </pic:nvPicPr>
                  <pic:blipFill>
                    <a:blip r:embed="rId69"/>
                    <a:stretch>
                      <a:fillRect/>
                    </a:stretch>
                  </pic:blipFill>
                  <pic:spPr>
                    <a:xfrm>
                      <a:off x="0" y="0"/>
                      <a:ext cx="2739600" cy="1990800"/>
                    </a:xfrm>
                    <a:prstGeom prst="rect">
                      <a:avLst/>
                    </a:prstGeom>
                  </pic:spPr>
                </pic:pic>
              </a:graphicData>
            </a:graphic>
          </wp:inline>
        </w:drawing>
      </w:r>
    </w:p>
    <w:p w14:paraId="117A7077" w14:textId="77777777" w:rsidR="005156E9" w:rsidRPr="00D90E4F" w:rsidRDefault="005156E9" w:rsidP="005156E9">
      <w:r w:rsidRPr="00D90E4F">
        <w:t>"Point style" controls how points will appear on the screen.</w:t>
      </w:r>
    </w:p>
    <w:p w14:paraId="2AD9CE15" w14:textId="50DF17AB" w:rsidR="005156E9" w:rsidRPr="00D90E4F" w:rsidRDefault="001D764F" w:rsidP="005075C2">
      <w:pPr>
        <w:pStyle w:val="Bild"/>
      </w:pPr>
      <w:r>
        <w:rPr>
          <w:noProof/>
        </w:rPr>
        <w:lastRenderedPageBreak/>
        <w:drawing>
          <wp:inline distT="0" distB="0" distL="0" distR="0" wp14:anchorId="199BDEDA" wp14:editId="600B55D1">
            <wp:extent cx="2012400" cy="2559600"/>
            <wp:effectExtent l="0" t="0" r="6985" b="0"/>
            <wp:docPr id="1854940077" name="Bildobjekt 1" descr="En bild som visar skärmbild, text, skärm, kvadra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40077" name="Bildobjekt 1" descr="En bild som visar skärmbild, text, skärm, kvadrat&#10;&#10;Automatiskt genererad beskrivning"/>
                    <pic:cNvPicPr/>
                  </pic:nvPicPr>
                  <pic:blipFill>
                    <a:blip r:embed="rId70"/>
                    <a:stretch>
                      <a:fillRect/>
                    </a:stretch>
                  </pic:blipFill>
                  <pic:spPr>
                    <a:xfrm>
                      <a:off x="0" y="0"/>
                      <a:ext cx="2012400" cy="2559600"/>
                    </a:xfrm>
                    <a:prstGeom prst="rect">
                      <a:avLst/>
                    </a:prstGeom>
                  </pic:spPr>
                </pic:pic>
              </a:graphicData>
            </a:graphic>
          </wp:inline>
        </w:drawing>
      </w:r>
    </w:p>
    <w:p w14:paraId="730C77D5" w14:textId="74E63B5A" w:rsidR="005156E9" w:rsidRDefault="005156E9" w:rsidP="005156E9">
      <w:r w:rsidRPr="00D90E4F">
        <w:t>Select the type of point and the size; a larger value means a larger point.</w:t>
      </w:r>
      <w:r w:rsidR="001D764F">
        <w:t xml:space="preserve"> The visual size (in pixel) will be the same</w:t>
      </w:r>
      <w:r w:rsidR="00935F2D">
        <w:t xml:space="preserve"> no matter of zoom factor.</w:t>
      </w:r>
    </w:p>
    <w:p w14:paraId="384D1421" w14:textId="559089A7" w:rsidR="00935F2D" w:rsidRDefault="00935F2D" w:rsidP="00935F2D">
      <w:pPr>
        <w:pStyle w:val="Rubrik2"/>
      </w:pPr>
      <w:bookmarkStart w:id="117" w:name="_Toc229474714"/>
      <w:r>
        <w:t>Subscription</w:t>
      </w:r>
      <w:bookmarkEnd w:id="117"/>
    </w:p>
    <w:p w14:paraId="63333931" w14:textId="405BD490" w:rsidR="00935F2D" w:rsidRDefault="00935F2D" w:rsidP="005075C2">
      <w:pPr>
        <w:pStyle w:val="Bild"/>
      </w:pPr>
      <w:r w:rsidRPr="00935F2D">
        <w:rPr>
          <w:noProof/>
        </w:rPr>
        <w:drawing>
          <wp:inline distT="0" distB="0" distL="0" distR="0" wp14:anchorId="1DF66365" wp14:editId="05FAAC81">
            <wp:extent cx="1479600" cy="838800"/>
            <wp:effectExtent l="0" t="0" r="6350" b="0"/>
            <wp:docPr id="1689246783" name="Bildobjekt 1" descr="En bild som visar text, Teckensnitt,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46783" name="Bildobjekt 1" descr="En bild som visar text, Teckensnitt, skärmbild&#10;&#10;Automatiskt genererad beskrivning"/>
                    <pic:cNvPicPr/>
                  </pic:nvPicPr>
                  <pic:blipFill>
                    <a:blip r:embed="rId71"/>
                    <a:stretch>
                      <a:fillRect/>
                    </a:stretch>
                  </pic:blipFill>
                  <pic:spPr>
                    <a:xfrm>
                      <a:off x="0" y="0"/>
                      <a:ext cx="1479600" cy="838800"/>
                    </a:xfrm>
                    <a:prstGeom prst="rect">
                      <a:avLst/>
                    </a:prstGeom>
                  </pic:spPr>
                </pic:pic>
              </a:graphicData>
            </a:graphic>
          </wp:inline>
        </w:drawing>
      </w:r>
    </w:p>
    <w:p w14:paraId="0416C2F1" w14:textId="78363F85" w:rsidR="00935F2D" w:rsidRDefault="00935F2D" w:rsidP="00935F2D">
      <w:r>
        <w:t>I think Joakim already has written some good text on this. We will add that.</w:t>
      </w:r>
    </w:p>
    <w:p w14:paraId="4EF164F6" w14:textId="77777777" w:rsidR="005156E9" w:rsidRPr="00D90E4F" w:rsidRDefault="005156E9" w:rsidP="005156E9">
      <w:pPr>
        <w:pStyle w:val="Rubrik2"/>
      </w:pPr>
      <w:bookmarkStart w:id="118" w:name="_Toc335636861"/>
      <w:bookmarkStart w:id="119" w:name="_Toc129002613"/>
      <w:bookmarkStart w:id="120" w:name="_Toc229474715"/>
      <w:r w:rsidRPr="00D90E4F">
        <w:t>Ab</w:t>
      </w:r>
      <w:bookmarkStart w:id="121" w:name="about"/>
      <w:bookmarkEnd w:id="121"/>
      <w:r w:rsidRPr="00D90E4F">
        <w:t>out</w:t>
      </w:r>
      <w:bookmarkEnd w:id="118"/>
      <w:bookmarkEnd w:id="119"/>
      <w:bookmarkEnd w:id="120"/>
    </w:p>
    <w:p w14:paraId="1DBB2223" w14:textId="639ACF3E" w:rsidR="005156E9" w:rsidRPr="00D90E4F" w:rsidRDefault="00935F2D" w:rsidP="005075C2">
      <w:pPr>
        <w:pStyle w:val="Bild"/>
      </w:pPr>
      <w:r w:rsidRPr="00935F2D">
        <w:rPr>
          <w:noProof/>
        </w:rPr>
        <w:drawing>
          <wp:inline distT="0" distB="0" distL="0" distR="0" wp14:anchorId="450D5929" wp14:editId="3385FE75">
            <wp:extent cx="1515600" cy="867600"/>
            <wp:effectExtent l="0" t="0" r="8890" b="8890"/>
            <wp:docPr id="613912724" name="Bildobjekt 1" descr="En bild som visar text, Operativsystem, programvara, Datoriko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12724" name="Bildobjekt 1" descr="En bild som visar text, Operativsystem, programvara, Datorikon&#10;&#10;Automatiskt genererad beskrivning"/>
                    <pic:cNvPicPr/>
                  </pic:nvPicPr>
                  <pic:blipFill>
                    <a:blip r:embed="rId72"/>
                    <a:stretch>
                      <a:fillRect/>
                    </a:stretch>
                  </pic:blipFill>
                  <pic:spPr>
                    <a:xfrm>
                      <a:off x="0" y="0"/>
                      <a:ext cx="1515600" cy="867600"/>
                    </a:xfrm>
                    <a:prstGeom prst="rect">
                      <a:avLst/>
                    </a:prstGeom>
                  </pic:spPr>
                </pic:pic>
              </a:graphicData>
            </a:graphic>
          </wp:inline>
        </w:drawing>
      </w:r>
    </w:p>
    <w:p w14:paraId="7AAC0D07" w14:textId="77777777" w:rsidR="005156E9" w:rsidRPr="00D90E4F" w:rsidRDefault="005156E9" w:rsidP="005156E9">
      <w:r w:rsidRPr="00D90E4F">
        <w:t>This command displays the following information.</w:t>
      </w:r>
    </w:p>
    <w:p w14:paraId="357CB9AF" w14:textId="0488F9A7" w:rsidR="005156E9" w:rsidRPr="00D90E4F" w:rsidRDefault="00935F2D" w:rsidP="005075C2">
      <w:pPr>
        <w:pStyle w:val="Bild"/>
      </w:pPr>
      <w:r>
        <w:rPr>
          <w:noProof/>
        </w:rPr>
        <w:lastRenderedPageBreak/>
        <w:drawing>
          <wp:inline distT="0" distB="0" distL="0" distR="0" wp14:anchorId="15DE1F69" wp14:editId="0A26CC1A">
            <wp:extent cx="2311200" cy="3438000"/>
            <wp:effectExtent l="0" t="0" r="0" b="0"/>
            <wp:docPr id="2011736626" name="Bildobjekt 1" descr="En bild som visar skärmbild, tex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36626" name="Bildobjekt 1" descr="En bild som visar skärmbild, text&#10;&#10;Automatiskt genererad beskrivning"/>
                    <pic:cNvPicPr/>
                  </pic:nvPicPr>
                  <pic:blipFill>
                    <a:blip r:embed="rId73"/>
                    <a:stretch>
                      <a:fillRect/>
                    </a:stretch>
                  </pic:blipFill>
                  <pic:spPr>
                    <a:xfrm>
                      <a:off x="0" y="0"/>
                      <a:ext cx="2311200" cy="3438000"/>
                    </a:xfrm>
                    <a:prstGeom prst="rect">
                      <a:avLst/>
                    </a:prstGeom>
                  </pic:spPr>
                </pic:pic>
              </a:graphicData>
            </a:graphic>
          </wp:inline>
        </w:drawing>
      </w:r>
    </w:p>
    <w:p w14:paraId="5D07FA2F" w14:textId="77777777" w:rsidR="005156E9" w:rsidRPr="00D90E4F" w:rsidRDefault="005156E9" w:rsidP="005156E9">
      <w:pPr>
        <w:pStyle w:val="Rubrik4"/>
      </w:pPr>
      <w:r w:rsidRPr="00D90E4F">
        <w:t>Version</w:t>
      </w:r>
    </w:p>
    <w:p w14:paraId="29485EF4" w14:textId="666B357F" w:rsidR="00935F2D" w:rsidRDefault="005156E9" w:rsidP="005156E9">
      <w:r w:rsidRPr="00D90E4F">
        <w:t xml:space="preserve">This is the actual version that </w:t>
      </w:r>
      <w:r w:rsidR="00935F2D">
        <w:t xml:space="preserve">are </w:t>
      </w:r>
      <w:r w:rsidRPr="00D90E4F">
        <w:t xml:space="preserve">installed. </w:t>
      </w:r>
      <w:r w:rsidR="00935F2D">
        <w:t xml:space="preserve">If you click on the </w:t>
      </w:r>
      <w:r w:rsidR="003C0848">
        <w:t>version,</w:t>
      </w:r>
      <w:r w:rsidR="00935F2D">
        <w:t xml:space="preserve"> you will open the Change log.</w:t>
      </w:r>
    </w:p>
    <w:p w14:paraId="77990A07" w14:textId="2AE1F269" w:rsidR="00935F2D" w:rsidRDefault="00935F2D" w:rsidP="00935F2D">
      <w:pPr>
        <w:pStyle w:val="Rubrik4"/>
      </w:pPr>
      <w:r>
        <w:t>Message log</w:t>
      </w:r>
    </w:p>
    <w:p w14:paraId="5C435FCD" w14:textId="7638E454" w:rsidR="00935F2D" w:rsidRDefault="00935F2D" w:rsidP="005156E9">
      <w:r>
        <w:t xml:space="preserve">IGEMS will send information on improvements and other interesting information. If you click on this you will </w:t>
      </w:r>
      <w:r w:rsidR="005075C2">
        <w:t>see</w:t>
      </w:r>
      <w:r>
        <w:t xml:space="preserve"> a log on previous messages we have sent.</w:t>
      </w:r>
    </w:p>
    <w:p w14:paraId="00ED38A7" w14:textId="0ECA77AD" w:rsidR="00935F2D" w:rsidRDefault="00935F2D" w:rsidP="005075C2">
      <w:pPr>
        <w:pStyle w:val="Bild"/>
      </w:pPr>
      <w:r>
        <w:rPr>
          <w:noProof/>
        </w:rPr>
        <w:drawing>
          <wp:inline distT="0" distB="0" distL="0" distR="0" wp14:anchorId="085DEC1C" wp14:editId="16D270B2">
            <wp:extent cx="5565600" cy="1900800"/>
            <wp:effectExtent l="0" t="0" r="0" b="4445"/>
            <wp:docPr id="456829653" name="Bildobjekt 1" descr="En bild som visar text, skärmbild, programvara, Operativsyste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29653" name="Bildobjekt 1" descr="En bild som visar text, skärmbild, programvara, Operativsystem&#10;&#10;Automatiskt genererad beskrivning"/>
                    <pic:cNvPicPr/>
                  </pic:nvPicPr>
                  <pic:blipFill>
                    <a:blip r:embed="rId74"/>
                    <a:stretch>
                      <a:fillRect/>
                    </a:stretch>
                  </pic:blipFill>
                  <pic:spPr>
                    <a:xfrm>
                      <a:off x="0" y="0"/>
                      <a:ext cx="5565600" cy="1900800"/>
                    </a:xfrm>
                    <a:prstGeom prst="rect">
                      <a:avLst/>
                    </a:prstGeom>
                  </pic:spPr>
                </pic:pic>
              </a:graphicData>
            </a:graphic>
          </wp:inline>
        </w:drawing>
      </w:r>
    </w:p>
    <w:p w14:paraId="3848BF45" w14:textId="3866932D" w:rsidR="00935F2D" w:rsidRDefault="00935F2D" w:rsidP="005156E9">
      <w:r>
        <w:t>Most of these messages are videos that describe new cool features.</w:t>
      </w:r>
    </w:p>
    <w:p w14:paraId="5DE60FDE" w14:textId="59BE92AA" w:rsidR="00935F2D" w:rsidRDefault="006333B8" w:rsidP="006333B8">
      <w:pPr>
        <w:pStyle w:val="Rubrik4"/>
      </w:pPr>
      <w:r>
        <w:t>License agreement</w:t>
      </w:r>
    </w:p>
    <w:p w14:paraId="3BB2FF0A" w14:textId="0D8CCA1E" w:rsidR="006333B8" w:rsidRDefault="006333B8" w:rsidP="006333B8">
      <w:r>
        <w:t>When you install IGEMS you have accepted the license agreement. When you click on this button you will see a copy of the license agreement.</w:t>
      </w:r>
    </w:p>
    <w:p w14:paraId="6ED5D38A" w14:textId="36BF42AF" w:rsidR="006333B8" w:rsidRPr="006333B8" w:rsidRDefault="006333B8" w:rsidP="006333B8">
      <w:pPr>
        <w:pStyle w:val="Rubrik2"/>
      </w:pPr>
      <w:bookmarkStart w:id="122" w:name="_Toc229474716"/>
      <w:r>
        <w:t>Changelog</w:t>
      </w:r>
      <w:bookmarkEnd w:id="122"/>
    </w:p>
    <w:p w14:paraId="40934271" w14:textId="7C847A7C" w:rsidR="00935F2D" w:rsidRPr="00D90E4F" w:rsidRDefault="006333B8" w:rsidP="005075C2">
      <w:pPr>
        <w:pStyle w:val="Bild"/>
      </w:pPr>
      <w:r w:rsidRPr="006333B8">
        <w:rPr>
          <w:noProof/>
        </w:rPr>
        <w:drawing>
          <wp:inline distT="0" distB="0" distL="0" distR="0" wp14:anchorId="015BF018" wp14:editId="06E91A5B">
            <wp:extent cx="1598400" cy="874800"/>
            <wp:effectExtent l="0" t="0" r="1905" b="1905"/>
            <wp:docPr id="640710121" name="Bildobjekt 1" descr="En bild som visar text, Teckensnitt, nummer, Varumärk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10121" name="Bildobjekt 1" descr="En bild som visar text, Teckensnitt, nummer, Varumärke&#10;&#10;Automatiskt genererad beskrivning"/>
                    <pic:cNvPicPr/>
                  </pic:nvPicPr>
                  <pic:blipFill>
                    <a:blip r:embed="rId75"/>
                    <a:stretch>
                      <a:fillRect/>
                    </a:stretch>
                  </pic:blipFill>
                  <pic:spPr>
                    <a:xfrm>
                      <a:off x="0" y="0"/>
                      <a:ext cx="1598400" cy="874800"/>
                    </a:xfrm>
                    <a:prstGeom prst="rect">
                      <a:avLst/>
                    </a:prstGeom>
                  </pic:spPr>
                </pic:pic>
              </a:graphicData>
            </a:graphic>
          </wp:inline>
        </w:drawing>
      </w:r>
    </w:p>
    <w:p w14:paraId="44B422F5" w14:textId="6C9CB918" w:rsidR="006333B8" w:rsidRDefault="006333B8" w:rsidP="006333B8">
      <w:bookmarkStart w:id="123" w:name="_Toc335636862"/>
      <w:bookmarkStart w:id="124" w:name="_Toc129002614"/>
      <w:r>
        <w:t>We have a great cooperation with our waterjet machine builders and also with many users. We get a lot of input and we are updating IGEMS CAD/CAM as often we can. Some quarters we release 8 to 15 new versions. By clicking on this command, you will see a log of all changes we do.</w:t>
      </w:r>
    </w:p>
    <w:p w14:paraId="29E64DB1" w14:textId="52F228A5" w:rsidR="006333B8" w:rsidRDefault="006333B8" w:rsidP="005075C2">
      <w:pPr>
        <w:pStyle w:val="Bild"/>
      </w:pPr>
      <w:r>
        <w:rPr>
          <w:noProof/>
        </w:rPr>
        <w:lastRenderedPageBreak/>
        <w:drawing>
          <wp:inline distT="0" distB="0" distL="0" distR="0" wp14:anchorId="2F0E32A3" wp14:editId="25F346B1">
            <wp:extent cx="6120000" cy="3834000"/>
            <wp:effectExtent l="0" t="0" r="0" b="0"/>
            <wp:docPr id="441254651" name="Bildobjekt 1" descr="En bild som visar text, skärmbild, programvara, Datoriko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54651" name="Bildobjekt 1" descr="En bild som visar text, skärmbild, programvara, Datorikon&#10;&#10;Automatiskt genererad beskrivning"/>
                    <pic:cNvPicPr/>
                  </pic:nvPicPr>
                  <pic:blipFill>
                    <a:blip r:embed="rId76"/>
                    <a:stretch>
                      <a:fillRect/>
                    </a:stretch>
                  </pic:blipFill>
                  <pic:spPr>
                    <a:xfrm>
                      <a:off x="0" y="0"/>
                      <a:ext cx="6120000" cy="3834000"/>
                    </a:xfrm>
                    <a:prstGeom prst="rect">
                      <a:avLst/>
                    </a:prstGeom>
                  </pic:spPr>
                </pic:pic>
              </a:graphicData>
            </a:graphic>
          </wp:inline>
        </w:drawing>
      </w:r>
    </w:p>
    <w:p w14:paraId="3A7B4572" w14:textId="5A1F41A9" w:rsidR="00942C39" w:rsidRDefault="00942C39" w:rsidP="00942C39">
      <w:pPr>
        <w:pStyle w:val="Rubrik2"/>
      </w:pPr>
      <w:bookmarkStart w:id="125" w:name="_Toc229474717"/>
      <w:r>
        <w:t>Check for updates</w:t>
      </w:r>
      <w:bookmarkEnd w:id="125"/>
    </w:p>
    <w:p w14:paraId="7323757F" w14:textId="768AAFEF" w:rsidR="00942C39" w:rsidRDefault="00942C39" w:rsidP="005075C2">
      <w:pPr>
        <w:pStyle w:val="Bild"/>
      </w:pPr>
      <w:r w:rsidRPr="00942C39">
        <w:rPr>
          <w:noProof/>
        </w:rPr>
        <w:drawing>
          <wp:inline distT="0" distB="0" distL="0" distR="0" wp14:anchorId="418C4DA0" wp14:editId="475CD681">
            <wp:extent cx="1501200" cy="907200"/>
            <wp:effectExtent l="0" t="0" r="3810" b="7620"/>
            <wp:docPr id="1187145454" name="Bildobjekt 1" descr="En bild som visar text, Teckensnitt, nummer,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45454" name="Bildobjekt 1" descr="En bild som visar text, Teckensnitt, nummer, skärmbild&#10;&#10;Automatiskt genererad beskrivning"/>
                    <pic:cNvPicPr/>
                  </pic:nvPicPr>
                  <pic:blipFill>
                    <a:blip r:embed="rId77"/>
                    <a:stretch>
                      <a:fillRect/>
                    </a:stretch>
                  </pic:blipFill>
                  <pic:spPr>
                    <a:xfrm>
                      <a:off x="0" y="0"/>
                      <a:ext cx="1501200" cy="907200"/>
                    </a:xfrm>
                    <a:prstGeom prst="rect">
                      <a:avLst/>
                    </a:prstGeom>
                  </pic:spPr>
                </pic:pic>
              </a:graphicData>
            </a:graphic>
          </wp:inline>
        </w:drawing>
      </w:r>
    </w:p>
    <w:p w14:paraId="26ACDBD6" w14:textId="4424DBB5" w:rsidR="00942C39" w:rsidRDefault="00942C39" w:rsidP="00942C39">
      <w:r>
        <w:t>This command will check if there is a newer version available.</w:t>
      </w:r>
    </w:p>
    <w:p w14:paraId="358B4980" w14:textId="63D4022A" w:rsidR="00942C39" w:rsidRPr="00942C39" w:rsidRDefault="00942C39" w:rsidP="005075C2">
      <w:pPr>
        <w:pStyle w:val="Bild"/>
      </w:pPr>
      <w:r>
        <w:rPr>
          <w:noProof/>
        </w:rPr>
        <w:drawing>
          <wp:inline distT="0" distB="0" distL="0" distR="0" wp14:anchorId="5763F1E7" wp14:editId="2D0872B0">
            <wp:extent cx="2682000" cy="1958400"/>
            <wp:effectExtent l="0" t="0" r="4445" b="3810"/>
            <wp:docPr id="1769128417" name="Bildobjekt 1" descr="En bild som visar text, skärmbild, skärm,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28417" name="Bildobjekt 1" descr="En bild som visar text, skärmbild, skärm, nummer&#10;&#10;Automatiskt genererad beskrivning"/>
                    <pic:cNvPicPr/>
                  </pic:nvPicPr>
                  <pic:blipFill>
                    <a:blip r:embed="rId78"/>
                    <a:stretch>
                      <a:fillRect/>
                    </a:stretch>
                  </pic:blipFill>
                  <pic:spPr>
                    <a:xfrm>
                      <a:off x="0" y="0"/>
                      <a:ext cx="2682000" cy="1958400"/>
                    </a:xfrm>
                    <a:prstGeom prst="rect">
                      <a:avLst/>
                    </a:prstGeom>
                  </pic:spPr>
                </pic:pic>
              </a:graphicData>
            </a:graphic>
          </wp:inline>
        </w:drawing>
      </w:r>
    </w:p>
    <w:p w14:paraId="5EA834D7" w14:textId="0CFAD268" w:rsidR="005156E9" w:rsidRPr="00D90E4F" w:rsidRDefault="005156E9" w:rsidP="005156E9">
      <w:pPr>
        <w:pStyle w:val="Rubrik2"/>
      </w:pPr>
      <w:bookmarkStart w:id="126" w:name="_Toc229474718"/>
      <w:r w:rsidRPr="00D90E4F">
        <w:t>Exi</w:t>
      </w:r>
      <w:bookmarkStart w:id="127" w:name="exit"/>
      <w:bookmarkEnd w:id="127"/>
      <w:r w:rsidRPr="00D90E4F">
        <w:t>t</w:t>
      </w:r>
      <w:bookmarkEnd w:id="123"/>
      <w:bookmarkEnd w:id="124"/>
      <w:bookmarkEnd w:id="126"/>
    </w:p>
    <w:p w14:paraId="760016E9" w14:textId="3EC56EE3" w:rsidR="005156E9" w:rsidRPr="00D90E4F" w:rsidRDefault="006333B8" w:rsidP="005075C2">
      <w:pPr>
        <w:pStyle w:val="Bild"/>
      </w:pPr>
      <w:r w:rsidRPr="006333B8">
        <w:rPr>
          <w:noProof/>
        </w:rPr>
        <w:drawing>
          <wp:inline distT="0" distB="0" distL="0" distR="0" wp14:anchorId="373BE191" wp14:editId="76B51F04">
            <wp:extent cx="1501200" cy="532800"/>
            <wp:effectExtent l="0" t="0" r="3810" b="635"/>
            <wp:docPr id="1539097007"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97007" name="Bildobjekt 1" descr="En bild som visar text, skärmbild, Teckensnitt, nummer&#10;&#10;Automatiskt genererad beskrivning"/>
                    <pic:cNvPicPr/>
                  </pic:nvPicPr>
                  <pic:blipFill>
                    <a:blip r:embed="rId79"/>
                    <a:stretch>
                      <a:fillRect/>
                    </a:stretch>
                  </pic:blipFill>
                  <pic:spPr>
                    <a:xfrm>
                      <a:off x="0" y="0"/>
                      <a:ext cx="1501200" cy="532800"/>
                    </a:xfrm>
                    <a:prstGeom prst="rect">
                      <a:avLst/>
                    </a:prstGeom>
                  </pic:spPr>
                </pic:pic>
              </a:graphicData>
            </a:graphic>
          </wp:inline>
        </w:drawing>
      </w:r>
    </w:p>
    <w:p w14:paraId="6A2FB0C7" w14:textId="36F451ED" w:rsidR="005156E9" w:rsidRDefault="005156E9" w:rsidP="005156E9">
      <w:r w:rsidRPr="00D90E4F">
        <w:t>Use this command to close IGEMS and all open drawings.</w:t>
      </w:r>
    </w:p>
    <w:p w14:paraId="4410546D" w14:textId="77777777" w:rsidR="00554AFC" w:rsidRPr="00D90E4F" w:rsidRDefault="006B242D" w:rsidP="00554AFC">
      <w:pPr>
        <w:pStyle w:val="Rubrik2"/>
      </w:pPr>
      <w:bookmarkStart w:id="128" w:name="_Toc335636828"/>
      <w:bookmarkStart w:id="129" w:name="_Toc129002615"/>
      <w:bookmarkStart w:id="130" w:name="_Toc229474719"/>
      <w:r w:rsidRPr="00D90E4F">
        <w:t>Command</w:t>
      </w:r>
      <w:r w:rsidR="00FF2140" w:rsidRPr="00D90E4F">
        <w:t xml:space="preserve"> menu</w:t>
      </w:r>
      <w:bookmarkEnd w:id="128"/>
      <w:bookmarkEnd w:id="129"/>
      <w:bookmarkEnd w:id="130"/>
    </w:p>
    <w:p w14:paraId="457B1D31" w14:textId="77777777" w:rsidR="0046350F" w:rsidRDefault="00941094" w:rsidP="006B242D">
      <w:r w:rsidRPr="00D90E4F">
        <w:t>IGEMS</w:t>
      </w:r>
      <w:r w:rsidR="00816332" w:rsidRPr="00D90E4F">
        <w:t xml:space="preserve"> will display the menus horizon</w:t>
      </w:r>
      <w:r w:rsidRPr="00D90E4F">
        <w:t>tally on the top of screen</w:t>
      </w:r>
      <w:r w:rsidR="00B06EF5" w:rsidRPr="00D90E4F">
        <w:t xml:space="preserve"> after installing</w:t>
      </w:r>
      <w:r w:rsidRPr="00D90E4F">
        <w:t xml:space="preserve">. </w:t>
      </w:r>
    </w:p>
    <w:p w14:paraId="72962B76" w14:textId="47AF9C7B" w:rsidR="0046350F" w:rsidRDefault="0088045A" w:rsidP="005075C2">
      <w:pPr>
        <w:pStyle w:val="Bild"/>
      </w:pPr>
      <w:r w:rsidRPr="0088045A">
        <w:rPr>
          <w:noProof/>
        </w:rPr>
        <w:lastRenderedPageBreak/>
        <w:drawing>
          <wp:inline distT="0" distB="0" distL="0" distR="0" wp14:anchorId="3712E2D7" wp14:editId="7EA94F03">
            <wp:extent cx="6120765" cy="865505"/>
            <wp:effectExtent l="0" t="0" r="0" b="0"/>
            <wp:docPr id="1867258028"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58028" name="Bildobjekt 1" descr="En bild som visar text, skärmbild, Teckensnitt, linje&#10;&#10;Automatiskt genererad beskrivning"/>
                    <pic:cNvPicPr/>
                  </pic:nvPicPr>
                  <pic:blipFill>
                    <a:blip r:embed="rId80"/>
                    <a:stretch>
                      <a:fillRect/>
                    </a:stretch>
                  </pic:blipFill>
                  <pic:spPr>
                    <a:xfrm>
                      <a:off x="0" y="0"/>
                      <a:ext cx="6120765" cy="865505"/>
                    </a:xfrm>
                    <a:prstGeom prst="rect">
                      <a:avLst/>
                    </a:prstGeom>
                  </pic:spPr>
                </pic:pic>
              </a:graphicData>
            </a:graphic>
          </wp:inline>
        </w:drawing>
      </w:r>
    </w:p>
    <w:p w14:paraId="6B4365AD" w14:textId="573328E5" w:rsidR="006B242D" w:rsidRPr="00D90E4F" w:rsidRDefault="006B242D" w:rsidP="003735C0">
      <w:r w:rsidRPr="00D90E4F">
        <w:t xml:space="preserve">IGEMS is modular </w:t>
      </w:r>
      <w:r w:rsidR="003C0848">
        <w:t>system,</w:t>
      </w:r>
      <w:r w:rsidR="0046350F">
        <w:t xml:space="preserve"> </w:t>
      </w:r>
      <w:r w:rsidRPr="00D90E4F">
        <w:t>it will only show commands that are installed and that could be used. Your menu could therefore look different</w:t>
      </w:r>
      <w:r w:rsidR="0046350F">
        <w:t xml:space="preserve"> from the picture above</w:t>
      </w:r>
      <w:r w:rsidRPr="00D90E4F">
        <w:t>.</w:t>
      </w:r>
    </w:p>
    <w:p w14:paraId="13A09450" w14:textId="77777777" w:rsidR="00414E93" w:rsidRPr="00D90E4F" w:rsidRDefault="00557910" w:rsidP="00414E93">
      <w:pPr>
        <w:pStyle w:val="Rubrik2"/>
      </w:pPr>
      <w:bookmarkStart w:id="131" w:name="_Toc335636829"/>
      <w:bookmarkStart w:id="132" w:name="_Toc129002616"/>
      <w:bookmarkStart w:id="133" w:name="_Toc229474720"/>
      <w:r w:rsidRPr="00D90E4F">
        <w:t>Quick access toolbar</w:t>
      </w:r>
      <w:bookmarkEnd w:id="131"/>
      <w:bookmarkEnd w:id="132"/>
      <w:bookmarkEnd w:id="133"/>
    </w:p>
    <w:p w14:paraId="12667B49" w14:textId="3D59EFCE" w:rsidR="009F355A" w:rsidRDefault="009F355A" w:rsidP="009F355A">
      <w:r w:rsidRPr="00D90E4F">
        <w:t xml:space="preserve">Frequently used commands can be grouped into the </w:t>
      </w:r>
      <w:r w:rsidR="005074C1" w:rsidRPr="00D90E4F">
        <w:t>"</w:t>
      </w:r>
      <w:r w:rsidRPr="00D90E4F">
        <w:t>Quick access toolbar</w:t>
      </w:r>
      <w:r w:rsidR="005074C1" w:rsidRPr="00D90E4F">
        <w:t>"</w:t>
      </w:r>
      <w:r w:rsidRPr="00D90E4F">
        <w:t xml:space="preserve"> to save time with fewer mouse clicks.</w:t>
      </w:r>
    </w:p>
    <w:p w14:paraId="3E517486" w14:textId="685FC961" w:rsidR="0046350F" w:rsidRPr="00D90E4F" w:rsidRDefault="0046350F" w:rsidP="005075C2">
      <w:pPr>
        <w:pStyle w:val="Bild"/>
      </w:pPr>
      <w:r w:rsidRPr="0046350F">
        <w:rPr>
          <w:noProof/>
        </w:rPr>
        <w:drawing>
          <wp:inline distT="0" distB="0" distL="0" distR="0" wp14:anchorId="3DBD6C33" wp14:editId="18C2B303">
            <wp:extent cx="3783600" cy="1324800"/>
            <wp:effectExtent l="0" t="0" r="7620" b="8890"/>
            <wp:docPr id="115" name="Bildobjekt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783600" cy="1324800"/>
                    </a:xfrm>
                    <a:prstGeom prst="rect">
                      <a:avLst/>
                    </a:prstGeom>
                  </pic:spPr>
                </pic:pic>
              </a:graphicData>
            </a:graphic>
          </wp:inline>
        </w:drawing>
      </w:r>
    </w:p>
    <w:p w14:paraId="01D91443" w14:textId="40E341B8" w:rsidR="005075C2" w:rsidRDefault="00FE7493" w:rsidP="005075C2">
      <w:r w:rsidRPr="00D90E4F">
        <w:t xml:space="preserve">To add a </w:t>
      </w:r>
      <w:r w:rsidR="00D31BFB" w:rsidRPr="00D90E4F">
        <w:t>command,</w:t>
      </w:r>
      <w:r w:rsidR="0046350F">
        <w:t xml:space="preserve"> click on the command by </w:t>
      </w:r>
      <w:r w:rsidRPr="00D90E4F">
        <w:t xml:space="preserve">right mouse </w:t>
      </w:r>
      <w:r w:rsidR="00D31BFB">
        <w:t xml:space="preserve">button and </w:t>
      </w:r>
      <w:r w:rsidRPr="00D90E4F">
        <w:t>select "Add to Quick Access tools".</w:t>
      </w:r>
      <w:r w:rsidR="005075C2">
        <w:t xml:space="preserve"> </w:t>
      </w:r>
      <w:r w:rsidR="00D31BFB">
        <w:t xml:space="preserve">All commands will appear on the right side of </w:t>
      </w:r>
      <w:r w:rsidR="004E2AB4">
        <w:t>the APPS tab.</w:t>
      </w:r>
      <w:r w:rsidR="00D31BFB">
        <w:t xml:space="preserve"> </w:t>
      </w:r>
      <w:r w:rsidR="004E2AB4" w:rsidRPr="00D90E4F">
        <w:t>To remove the command from the Quick access toolbar, simply move the mouse pointer over the command and right mouse click to delete.</w:t>
      </w:r>
    </w:p>
    <w:p w14:paraId="79A8BC08" w14:textId="25387479" w:rsidR="00703F5C" w:rsidRPr="00D90E4F" w:rsidRDefault="00D31BFB" w:rsidP="005075C2">
      <w:pPr>
        <w:pStyle w:val="Bild"/>
      </w:pPr>
      <w:r w:rsidRPr="00D31BFB">
        <w:rPr>
          <w:noProof/>
        </w:rPr>
        <w:drawing>
          <wp:inline distT="0" distB="0" distL="0" distR="0" wp14:anchorId="2B86E6BA" wp14:editId="07299AF0">
            <wp:extent cx="3693600" cy="1220400"/>
            <wp:effectExtent l="0" t="0" r="2540" b="0"/>
            <wp:docPr id="48374" name="Bildobjekt 48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693600" cy="1220400"/>
                    </a:xfrm>
                    <a:prstGeom prst="rect">
                      <a:avLst/>
                    </a:prstGeom>
                  </pic:spPr>
                </pic:pic>
              </a:graphicData>
            </a:graphic>
          </wp:inline>
        </w:drawing>
      </w:r>
    </w:p>
    <w:p w14:paraId="11FCC07C" w14:textId="2BF270A9" w:rsidR="009F355A" w:rsidRDefault="004E2AB4" w:rsidP="004E2AB4">
      <w:pPr>
        <w:pStyle w:val="Rubrik2"/>
        <w:rPr>
          <w:noProof/>
        </w:rPr>
      </w:pPr>
      <w:bookmarkStart w:id="134" w:name="_Toc129002617"/>
      <w:bookmarkStart w:id="135" w:name="_Toc229474721"/>
      <w:r>
        <w:rPr>
          <w:noProof/>
        </w:rPr>
        <w:t>Add to custom toolbar</w:t>
      </w:r>
      <w:bookmarkEnd w:id="134"/>
      <w:bookmarkEnd w:id="135"/>
    </w:p>
    <w:p w14:paraId="3F29DA9E" w14:textId="3FA967E8" w:rsidR="004E2AB4" w:rsidRDefault="004E2AB4" w:rsidP="009F355A">
      <w:pPr>
        <w:keepNext/>
      </w:pPr>
      <w:r>
        <w:t>Another method is to add commands to a custom toolbar. Use the right mouse button and click on the command.</w:t>
      </w:r>
    </w:p>
    <w:p w14:paraId="456BF190" w14:textId="1FA12FE8" w:rsidR="004E2AB4" w:rsidRPr="00D90E4F" w:rsidRDefault="004E2AB4" w:rsidP="005075C2">
      <w:pPr>
        <w:pStyle w:val="Bild"/>
      </w:pPr>
      <w:r w:rsidRPr="004E2AB4">
        <w:rPr>
          <w:noProof/>
        </w:rPr>
        <w:drawing>
          <wp:inline distT="0" distB="0" distL="0" distR="0" wp14:anchorId="05B7A31D" wp14:editId="29B6687B">
            <wp:extent cx="3931200" cy="1317600"/>
            <wp:effectExtent l="0" t="0" r="0" b="0"/>
            <wp:docPr id="48375" name="Bildobjekt 48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931200" cy="1317600"/>
                    </a:xfrm>
                    <a:prstGeom prst="rect">
                      <a:avLst/>
                    </a:prstGeom>
                  </pic:spPr>
                </pic:pic>
              </a:graphicData>
            </a:graphic>
          </wp:inline>
        </w:drawing>
      </w:r>
    </w:p>
    <w:p w14:paraId="0F167EBE" w14:textId="0AB9BF6E" w:rsidR="0013247F" w:rsidRDefault="0013247F" w:rsidP="0013247F">
      <w:r>
        <w:t xml:space="preserve">All commands selected in this way will be placed on a separate </w:t>
      </w:r>
      <w:r w:rsidR="00506C79">
        <w:t>CUSTOM tab</w:t>
      </w:r>
    </w:p>
    <w:p w14:paraId="7AA83C03" w14:textId="77777777" w:rsidR="00506C79" w:rsidRDefault="00506C79" w:rsidP="005075C2">
      <w:pPr>
        <w:pStyle w:val="Bild"/>
      </w:pPr>
      <w:r w:rsidRPr="00506C79">
        <w:rPr>
          <w:noProof/>
        </w:rPr>
        <w:drawing>
          <wp:inline distT="0" distB="0" distL="0" distR="0" wp14:anchorId="58E6ED6D" wp14:editId="789D78E2">
            <wp:extent cx="4341600" cy="1180800"/>
            <wp:effectExtent l="0" t="0" r="1905" b="635"/>
            <wp:docPr id="48376" name="Bildobjekt 48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341600" cy="1180800"/>
                    </a:xfrm>
                    <a:prstGeom prst="rect">
                      <a:avLst/>
                    </a:prstGeom>
                  </pic:spPr>
                </pic:pic>
              </a:graphicData>
            </a:graphic>
          </wp:inline>
        </w:drawing>
      </w:r>
    </w:p>
    <w:p w14:paraId="05FB626C" w14:textId="3492E893" w:rsidR="00506C79" w:rsidRDefault="00506C79" w:rsidP="0013247F">
      <w:r>
        <w:t xml:space="preserve">If you want to </w:t>
      </w:r>
      <w:r w:rsidR="008600FD">
        <w:t>remove</w:t>
      </w:r>
      <w:r>
        <w:t xml:space="preserve"> a command from the custom tab then click on the command using right mouse button</w:t>
      </w:r>
      <w:r w:rsidR="008600FD">
        <w:t xml:space="preserve"> and select the option Delete</w:t>
      </w:r>
      <w:r>
        <w:t xml:space="preserve">. </w:t>
      </w:r>
      <w:r w:rsidR="008600FD">
        <w:t>If you want to modify the order between commands then select the option Edit.</w:t>
      </w:r>
    </w:p>
    <w:p w14:paraId="334E2807" w14:textId="77777777" w:rsidR="008600FD" w:rsidRDefault="008600FD" w:rsidP="005075C2">
      <w:pPr>
        <w:pStyle w:val="Bild"/>
      </w:pPr>
      <w:r w:rsidRPr="008600FD">
        <w:rPr>
          <w:noProof/>
        </w:rPr>
        <w:lastRenderedPageBreak/>
        <w:drawing>
          <wp:inline distT="0" distB="0" distL="0" distR="0" wp14:anchorId="29766D6E" wp14:editId="4232BBCA">
            <wp:extent cx="2181600" cy="1036800"/>
            <wp:effectExtent l="0" t="0" r="0" b="0"/>
            <wp:docPr id="48378" name="Bildobjekt 48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181600" cy="1036800"/>
                    </a:xfrm>
                    <a:prstGeom prst="rect">
                      <a:avLst/>
                    </a:prstGeom>
                  </pic:spPr>
                </pic:pic>
              </a:graphicData>
            </a:graphic>
          </wp:inline>
        </w:drawing>
      </w:r>
    </w:p>
    <w:p w14:paraId="4ECA7DBF" w14:textId="45DE08D9" w:rsidR="008600FD" w:rsidRPr="008600FD" w:rsidRDefault="008600FD" w:rsidP="008600FD">
      <w:r>
        <w:t>Use the mouse to change the order between the commands.</w:t>
      </w:r>
    </w:p>
    <w:p w14:paraId="13B70A7A" w14:textId="416E6831" w:rsidR="004E701A" w:rsidRPr="00D90E4F" w:rsidRDefault="004E701A" w:rsidP="004E701A">
      <w:pPr>
        <w:pStyle w:val="Rubrik2"/>
      </w:pPr>
      <w:bookmarkStart w:id="136" w:name="_Toc155164842"/>
      <w:bookmarkStart w:id="137" w:name="_Toc159143731"/>
      <w:bookmarkStart w:id="138" w:name="_Toc335636830"/>
      <w:bookmarkStart w:id="139" w:name="_Toc129002618"/>
      <w:bookmarkStart w:id="140" w:name="_Toc229474722"/>
      <w:r w:rsidRPr="00D90E4F">
        <w:t>Short</w:t>
      </w:r>
      <w:bookmarkEnd w:id="136"/>
      <w:bookmarkEnd w:id="137"/>
      <w:bookmarkEnd w:id="138"/>
      <w:bookmarkEnd w:id="139"/>
      <w:r w:rsidR="0088045A">
        <w:t>keys</w:t>
      </w:r>
      <w:bookmarkEnd w:id="140"/>
    </w:p>
    <w:p w14:paraId="701994CD" w14:textId="5D9EE9C8" w:rsidR="004E701A" w:rsidRDefault="009B1A12" w:rsidP="004E701A">
      <w:r w:rsidRPr="00D90E4F">
        <w:t xml:space="preserve">Hold </w:t>
      </w:r>
      <w:r w:rsidR="004E701A" w:rsidRPr="00D90E4F">
        <w:t>the mouse pointer over a command</w:t>
      </w:r>
      <w:r w:rsidRPr="00D90E4F">
        <w:t xml:space="preserve"> to</w:t>
      </w:r>
      <w:r w:rsidR="004E701A" w:rsidRPr="00D90E4F">
        <w:t xml:space="preserve"> see the short</w:t>
      </w:r>
      <w:r w:rsidR="0088045A">
        <w:t>key</w:t>
      </w:r>
      <w:r w:rsidR="004E701A" w:rsidRPr="00D90E4F">
        <w:t xml:space="preserve"> for this command. </w:t>
      </w:r>
      <w:r w:rsidR="00FE7493" w:rsidRPr="00D90E4F">
        <w:t>Short</w:t>
      </w:r>
      <w:r w:rsidR="0088045A">
        <w:t>keys</w:t>
      </w:r>
      <w:r w:rsidR="00FE7493" w:rsidRPr="00D90E4F">
        <w:t xml:space="preserve"> are available for </w:t>
      </w:r>
      <w:r w:rsidR="0088045A" w:rsidRPr="00D90E4F">
        <w:t>most used</w:t>
      </w:r>
      <w:r w:rsidR="00FE7493" w:rsidRPr="00D90E4F">
        <w:t xml:space="preserve"> commands.</w:t>
      </w:r>
      <w:r w:rsidR="0059030E">
        <w:t xml:space="preserve"> For </w:t>
      </w:r>
      <w:r w:rsidR="0088045A">
        <w:t>example,</w:t>
      </w:r>
      <w:r w:rsidR="0059030E">
        <w:t xml:space="preserve"> by pressing key "N" you will start the Rectangle command.</w:t>
      </w:r>
    </w:p>
    <w:p w14:paraId="3F5370FC" w14:textId="3A649B5E" w:rsidR="0088045A" w:rsidRPr="00D90E4F" w:rsidRDefault="0088045A" w:rsidP="004E701A">
      <w:r>
        <w:t>You can program your own set of shortkeys</w:t>
      </w:r>
      <w:hyperlink w:anchor="_Shortkeys" w:history="1">
        <w:r w:rsidRPr="0088045A">
          <w:rPr>
            <w:rStyle w:val="Hyperlnk"/>
          </w:rPr>
          <w:t xml:space="preserve"> here</w:t>
        </w:r>
      </w:hyperlink>
      <w:r>
        <w:t>.</w:t>
      </w:r>
    </w:p>
    <w:p w14:paraId="206E7C4D" w14:textId="06F65565" w:rsidR="004E701A" w:rsidRPr="00D90E4F" w:rsidRDefault="001C52CA" w:rsidP="005075C2">
      <w:pPr>
        <w:pStyle w:val="Bild"/>
      </w:pPr>
      <w:r w:rsidRPr="001C52CA">
        <w:rPr>
          <w:noProof/>
        </w:rPr>
        <w:drawing>
          <wp:inline distT="0" distB="0" distL="0" distR="0" wp14:anchorId="3336AF13" wp14:editId="53E74C42">
            <wp:extent cx="2600688" cy="1171739"/>
            <wp:effectExtent l="0" t="0" r="0" b="9525"/>
            <wp:docPr id="48379" name="Bildobjekt 48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600688" cy="1171739"/>
                    </a:xfrm>
                    <a:prstGeom prst="rect">
                      <a:avLst/>
                    </a:prstGeom>
                  </pic:spPr>
                </pic:pic>
              </a:graphicData>
            </a:graphic>
          </wp:inline>
        </w:drawing>
      </w:r>
    </w:p>
    <w:p w14:paraId="1D58D7FF" w14:textId="77777777" w:rsidR="004E701A" w:rsidRPr="00D90E4F" w:rsidRDefault="004E701A" w:rsidP="004E701A">
      <w:r w:rsidRPr="00D90E4F">
        <w:t xml:space="preserve">To repeat a previously used command, simply press </w:t>
      </w:r>
      <w:r w:rsidR="0012232B" w:rsidRPr="00D90E4F">
        <w:t xml:space="preserve">the </w:t>
      </w:r>
      <w:r w:rsidR="00A265A4" w:rsidRPr="00D90E4F">
        <w:t>s</w:t>
      </w:r>
      <w:r w:rsidRPr="00D90E4F">
        <w:t>pacebar or Enter key.</w:t>
      </w:r>
    </w:p>
    <w:p w14:paraId="746315BE" w14:textId="77777777" w:rsidR="004405E5" w:rsidRPr="00D90E4F" w:rsidRDefault="004405E5" w:rsidP="004405E5">
      <w:pPr>
        <w:pStyle w:val="Rubrik2"/>
      </w:pPr>
      <w:bookmarkStart w:id="141" w:name="_Toc155164841"/>
      <w:bookmarkStart w:id="142" w:name="_Toc159143730"/>
      <w:bookmarkStart w:id="143" w:name="_Toc335636831"/>
      <w:bookmarkStart w:id="144" w:name="_Toc129002619"/>
      <w:bookmarkStart w:id="145" w:name="_Toc229474723"/>
      <w:bookmarkEnd w:id="16"/>
      <w:bookmarkEnd w:id="17"/>
      <w:r w:rsidRPr="00D90E4F">
        <w:t>Command line</w:t>
      </w:r>
      <w:bookmarkEnd w:id="141"/>
      <w:bookmarkEnd w:id="142"/>
      <w:r w:rsidR="004D2BB2" w:rsidRPr="00D90E4F">
        <w:t xml:space="preserve"> area</w:t>
      </w:r>
      <w:bookmarkEnd w:id="143"/>
      <w:bookmarkEnd w:id="144"/>
      <w:bookmarkEnd w:id="145"/>
    </w:p>
    <w:p w14:paraId="18461E80" w14:textId="50FB3F44" w:rsidR="004A47E5" w:rsidRDefault="004A47E5" w:rsidP="004405E5">
      <w:r w:rsidRPr="00D90E4F">
        <w:t xml:space="preserve">On the bottom left side </w:t>
      </w:r>
      <w:r w:rsidR="00A265A4" w:rsidRPr="00D90E4F">
        <w:t>will be</w:t>
      </w:r>
      <w:r w:rsidRPr="00D90E4F">
        <w:t xml:space="preserve"> the name of the actual command</w:t>
      </w:r>
      <w:r w:rsidR="00235EF9">
        <w:t xml:space="preserve"> (in this case Circle)</w:t>
      </w:r>
    </w:p>
    <w:p w14:paraId="51B6FEA0" w14:textId="543E5F5D" w:rsidR="00235EF9" w:rsidRDefault="00235EF9" w:rsidP="004405E5">
      <w:r>
        <w:t xml:space="preserve">Above the command </w:t>
      </w:r>
      <w:r w:rsidR="0059030E">
        <w:t xml:space="preserve">name shows </w:t>
      </w:r>
      <w:r>
        <w:t xml:space="preserve">different options. You can ether click on the option or type the </w:t>
      </w:r>
      <w:r w:rsidR="0061083E">
        <w:t>actual s</w:t>
      </w:r>
      <w:r>
        <w:t>hortcut character.</w:t>
      </w:r>
    </w:p>
    <w:p w14:paraId="47649F4F" w14:textId="77777777" w:rsidR="00235EF9" w:rsidRDefault="00235EF9" w:rsidP="000C667D">
      <w:pPr>
        <w:pStyle w:val="Bild"/>
      </w:pPr>
      <w:r w:rsidRPr="00235EF9">
        <w:rPr>
          <w:noProof/>
        </w:rPr>
        <w:drawing>
          <wp:inline distT="0" distB="0" distL="0" distR="0" wp14:anchorId="71415B30" wp14:editId="6D867AB5">
            <wp:extent cx="3578400" cy="478800"/>
            <wp:effectExtent l="0" t="0" r="3175" b="0"/>
            <wp:docPr id="48381" name="Bildobjekt 48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578400" cy="478800"/>
                    </a:xfrm>
                    <a:prstGeom prst="rect">
                      <a:avLst/>
                    </a:prstGeom>
                  </pic:spPr>
                </pic:pic>
              </a:graphicData>
            </a:graphic>
          </wp:inline>
        </w:drawing>
      </w:r>
    </w:p>
    <w:p w14:paraId="313BE8CC" w14:textId="1CBB2B92" w:rsidR="00235EF9" w:rsidRDefault="00D923A0" w:rsidP="004405E5">
      <w:r w:rsidRPr="00D90E4F">
        <w:t xml:space="preserve">On the bottom right side </w:t>
      </w:r>
      <w:r w:rsidR="00A265A4" w:rsidRPr="00D90E4F">
        <w:t xml:space="preserve">will be </w:t>
      </w:r>
      <w:r w:rsidRPr="00D90E4F">
        <w:t xml:space="preserve">actual coordinates </w:t>
      </w:r>
      <w:r w:rsidR="0059030E">
        <w:t>that the cursor is pointing at.</w:t>
      </w:r>
    </w:p>
    <w:p w14:paraId="375BA08C" w14:textId="5FC7F3AE" w:rsidR="00235EF9" w:rsidRDefault="0059030E" w:rsidP="004405E5">
      <w:r>
        <w:t>There is also information about the width of the actual screen. In this case the screen shows 578 mm.</w:t>
      </w:r>
    </w:p>
    <w:p w14:paraId="3159FBAE" w14:textId="551A13E5" w:rsidR="00EB14E9" w:rsidRDefault="00EB14E9" w:rsidP="00EB14E9">
      <w:pPr>
        <w:pStyle w:val="Rubrik3"/>
      </w:pPr>
      <w:bookmarkStart w:id="146" w:name="_Quick_option_menu"/>
      <w:bookmarkEnd w:id="146"/>
      <w:r>
        <w:t>Quick option</w:t>
      </w:r>
      <w:r w:rsidR="001D764F">
        <w:t>s</w:t>
      </w:r>
    </w:p>
    <w:p w14:paraId="1B13587C" w14:textId="77777777" w:rsidR="0059030E" w:rsidRDefault="00235EF9" w:rsidP="000C667D">
      <w:pPr>
        <w:pStyle w:val="Bild"/>
      </w:pPr>
      <w:r w:rsidRPr="00235EF9">
        <w:rPr>
          <w:noProof/>
        </w:rPr>
        <w:drawing>
          <wp:inline distT="0" distB="0" distL="0" distR="0" wp14:anchorId="21DA9504" wp14:editId="16728B05">
            <wp:extent cx="4464000" cy="594000"/>
            <wp:effectExtent l="0" t="0" r="0" b="0"/>
            <wp:docPr id="48382" name="Bildobjekt 48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464000" cy="594000"/>
                    </a:xfrm>
                    <a:prstGeom prst="rect">
                      <a:avLst/>
                    </a:prstGeom>
                  </pic:spPr>
                </pic:pic>
              </a:graphicData>
            </a:graphic>
          </wp:inline>
        </w:drawing>
      </w:r>
    </w:p>
    <w:p w14:paraId="06D7DA36" w14:textId="1473A917" w:rsidR="001D764F" w:rsidRDefault="001D764F" w:rsidP="001D764F">
      <w:pPr>
        <w:pStyle w:val="Rubrik4"/>
      </w:pPr>
      <w:bookmarkStart w:id="147" w:name="_Drawing_units_1"/>
      <w:bookmarkEnd w:id="147"/>
      <w:r>
        <w:t>Drawing units</w:t>
      </w:r>
    </w:p>
    <w:p w14:paraId="733D0ADA" w14:textId="1979AA79" w:rsidR="001D764F" w:rsidRDefault="00942C39" w:rsidP="000C667D">
      <w:pPr>
        <w:pStyle w:val="Bild"/>
      </w:pPr>
      <w:r w:rsidRPr="00942C39">
        <w:rPr>
          <w:noProof/>
        </w:rPr>
        <w:drawing>
          <wp:inline distT="0" distB="0" distL="0" distR="0" wp14:anchorId="6B8DAA50" wp14:editId="2FA08003">
            <wp:extent cx="2174400" cy="540000"/>
            <wp:effectExtent l="0" t="0" r="0" b="0"/>
            <wp:docPr id="2117257658" name="Bildobjekt 1" descr="En bild som visar skärmbild, Teckensnitt,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57658" name="Bildobjekt 1" descr="En bild som visar skärmbild, Teckensnitt, design&#10;&#10;Automatiskt genererad beskrivning"/>
                    <pic:cNvPicPr/>
                  </pic:nvPicPr>
                  <pic:blipFill>
                    <a:blip r:embed="rId89"/>
                    <a:stretch>
                      <a:fillRect/>
                    </a:stretch>
                  </pic:blipFill>
                  <pic:spPr>
                    <a:xfrm>
                      <a:off x="0" y="0"/>
                      <a:ext cx="2174400" cy="540000"/>
                    </a:xfrm>
                    <a:prstGeom prst="rect">
                      <a:avLst/>
                    </a:prstGeom>
                  </pic:spPr>
                </pic:pic>
              </a:graphicData>
            </a:graphic>
          </wp:inline>
        </w:drawing>
      </w:r>
    </w:p>
    <w:p w14:paraId="4276DF9C" w14:textId="38411D51" w:rsidR="001D764F" w:rsidRDefault="001D764F" w:rsidP="00716C9A">
      <w:r>
        <w:t xml:space="preserve">Use this to change </w:t>
      </w:r>
      <w:hyperlink w:anchor="_Drawing_units" w:history="1">
        <w:r w:rsidRPr="001D764F">
          <w:rPr>
            <w:rStyle w:val="Hyperlnk"/>
          </w:rPr>
          <w:t>Drawing units</w:t>
        </w:r>
      </w:hyperlink>
    </w:p>
    <w:p w14:paraId="593E887F" w14:textId="21712959" w:rsidR="001D764F" w:rsidRDefault="0088045A" w:rsidP="0088045A">
      <w:pPr>
        <w:pStyle w:val="Rubrik5"/>
      </w:pPr>
      <w:r>
        <w:t>Help</w:t>
      </w:r>
    </w:p>
    <w:p w14:paraId="106D588B" w14:textId="424508A3" w:rsidR="001D764F" w:rsidRDefault="00942C39" w:rsidP="000C667D">
      <w:pPr>
        <w:pStyle w:val="Bild"/>
      </w:pPr>
      <w:r w:rsidRPr="00942C39">
        <w:rPr>
          <w:noProof/>
        </w:rPr>
        <w:drawing>
          <wp:inline distT="0" distB="0" distL="0" distR="0" wp14:anchorId="6D693DBD" wp14:editId="5AE00B4E">
            <wp:extent cx="2149200" cy="579600"/>
            <wp:effectExtent l="0" t="0" r="3810" b="0"/>
            <wp:docPr id="905366801" name="Bildobjekt 1" descr="En bild som visar skärmbild,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66801" name="Bildobjekt 1" descr="En bild som visar skärmbild, design&#10;&#10;Automatiskt genererad beskrivning"/>
                    <pic:cNvPicPr/>
                  </pic:nvPicPr>
                  <pic:blipFill>
                    <a:blip r:embed="rId90"/>
                    <a:stretch>
                      <a:fillRect/>
                    </a:stretch>
                  </pic:blipFill>
                  <pic:spPr>
                    <a:xfrm>
                      <a:off x="0" y="0"/>
                      <a:ext cx="2149200" cy="579600"/>
                    </a:xfrm>
                    <a:prstGeom prst="rect">
                      <a:avLst/>
                    </a:prstGeom>
                  </pic:spPr>
                </pic:pic>
              </a:graphicData>
            </a:graphic>
          </wp:inline>
        </w:drawing>
      </w:r>
    </w:p>
    <w:p w14:paraId="166A3F4C" w14:textId="615EC8A5" w:rsidR="0088045A" w:rsidRDefault="0088045A" w:rsidP="00716C9A">
      <w:r>
        <w:t>This will open IGEMS_R2024/DOC/IGEMS.docx. If possible, it will show information about active command.</w:t>
      </w:r>
    </w:p>
    <w:p w14:paraId="7CB992CC" w14:textId="376167E2" w:rsidR="0088045A" w:rsidRDefault="0088045A" w:rsidP="00716C9A">
      <w:r>
        <w:t xml:space="preserve">Note! If you want to have documentation on </w:t>
      </w:r>
      <w:r w:rsidR="00F16707">
        <w:t>paper,</w:t>
      </w:r>
      <w:r>
        <w:t xml:space="preserve"> you can print this documentation as a reference manual.</w:t>
      </w:r>
    </w:p>
    <w:p w14:paraId="0EC04E90" w14:textId="18D835D9" w:rsidR="00F16707" w:rsidRDefault="00F16707" w:rsidP="00F16707">
      <w:pPr>
        <w:pStyle w:val="Rubrik5"/>
      </w:pPr>
      <w:r>
        <w:lastRenderedPageBreak/>
        <w:t>Color</w:t>
      </w:r>
    </w:p>
    <w:p w14:paraId="2DD7036E" w14:textId="1724B883" w:rsidR="0088045A" w:rsidRDefault="00942C39" w:rsidP="000C667D">
      <w:pPr>
        <w:pStyle w:val="Bild"/>
      </w:pPr>
      <w:r w:rsidRPr="00942C39">
        <w:rPr>
          <w:noProof/>
        </w:rPr>
        <w:drawing>
          <wp:inline distT="0" distB="0" distL="0" distR="0" wp14:anchorId="0EA7CA48" wp14:editId="0AED3AB4">
            <wp:extent cx="2052000" cy="511200"/>
            <wp:effectExtent l="0" t="0" r="5715" b="3175"/>
            <wp:docPr id="1948385451" name="Bildobjekt 1" descr="En bild som visar skärmbild, Teckensnitt,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85451" name="Bildobjekt 1" descr="En bild som visar skärmbild, Teckensnitt, design&#10;&#10;Automatiskt genererad beskrivning"/>
                    <pic:cNvPicPr/>
                  </pic:nvPicPr>
                  <pic:blipFill>
                    <a:blip r:embed="rId91"/>
                    <a:stretch>
                      <a:fillRect/>
                    </a:stretch>
                  </pic:blipFill>
                  <pic:spPr>
                    <a:xfrm>
                      <a:off x="0" y="0"/>
                      <a:ext cx="2052000" cy="511200"/>
                    </a:xfrm>
                    <a:prstGeom prst="rect">
                      <a:avLst/>
                    </a:prstGeom>
                  </pic:spPr>
                </pic:pic>
              </a:graphicData>
            </a:graphic>
          </wp:inline>
        </w:drawing>
      </w:r>
    </w:p>
    <w:p w14:paraId="279AAD65" w14:textId="77777777" w:rsidR="00F16707" w:rsidRDefault="00F16707" w:rsidP="00716C9A">
      <w:r>
        <w:t>When you click on this button following dialog will be shown.</w:t>
      </w:r>
    </w:p>
    <w:p w14:paraId="6FF3DC0C" w14:textId="610DCE03" w:rsidR="00F16707" w:rsidRDefault="00F16707" w:rsidP="005075C2">
      <w:pPr>
        <w:pStyle w:val="Bild"/>
      </w:pPr>
      <w:r>
        <w:rPr>
          <w:noProof/>
        </w:rPr>
        <w:drawing>
          <wp:inline distT="0" distB="0" distL="0" distR="0" wp14:anchorId="69A52C84" wp14:editId="4E3B52E2">
            <wp:extent cx="3124800" cy="3628800"/>
            <wp:effectExtent l="0" t="0" r="0" b="0"/>
            <wp:docPr id="1372685280" name="Bildobjekt 1" descr="En bild som visar skärmbild, skärm, text, Färggran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85280" name="Bildobjekt 1" descr="En bild som visar skärmbild, skärm, text, Färggrann&#10;&#10;Automatiskt genererad beskrivning"/>
                    <pic:cNvPicPr/>
                  </pic:nvPicPr>
                  <pic:blipFill>
                    <a:blip r:embed="rId92"/>
                    <a:stretch>
                      <a:fillRect/>
                    </a:stretch>
                  </pic:blipFill>
                  <pic:spPr>
                    <a:xfrm>
                      <a:off x="0" y="0"/>
                      <a:ext cx="3124800" cy="3628800"/>
                    </a:xfrm>
                    <a:prstGeom prst="rect">
                      <a:avLst/>
                    </a:prstGeom>
                  </pic:spPr>
                </pic:pic>
              </a:graphicData>
            </a:graphic>
          </wp:inline>
        </w:drawing>
      </w:r>
    </w:p>
    <w:p w14:paraId="783F99EA" w14:textId="62E99AC9" w:rsidR="00F16707" w:rsidRDefault="00F16707" w:rsidP="00716C9A">
      <w:r>
        <w:t>There are two different ways of using this.</w:t>
      </w:r>
    </w:p>
    <w:p w14:paraId="6160769D" w14:textId="3C251978" w:rsidR="00F16707" w:rsidRDefault="00F16707" w:rsidP="00EA11A3">
      <w:pPr>
        <w:pStyle w:val="Liststycke"/>
        <w:numPr>
          <w:ilvl w:val="0"/>
          <w:numId w:val="38"/>
        </w:numPr>
      </w:pPr>
      <w:r>
        <w:t>If you have selected some objects on the screen, you will change the color on selected objects.</w:t>
      </w:r>
    </w:p>
    <w:p w14:paraId="2E6F87EA" w14:textId="1D050BB7" w:rsidR="00F16707" w:rsidRDefault="00F16707" w:rsidP="00EA11A3">
      <w:pPr>
        <w:pStyle w:val="Liststycke"/>
        <w:numPr>
          <w:ilvl w:val="0"/>
          <w:numId w:val="38"/>
        </w:numPr>
      </w:pPr>
      <w:r>
        <w:t>If no objects are selected, then all new objects will have the new color.</w:t>
      </w:r>
    </w:p>
    <w:p w14:paraId="52831323" w14:textId="4D049DE5" w:rsidR="00322DC9" w:rsidRDefault="00322DC9" w:rsidP="00322DC9">
      <w:pPr>
        <w:pStyle w:val="Frga"/>
      </w:pPr>
      <w:r>
        <w:t>What is the "By block" color?</w:t>
      </w:r>
    </w:p>
    <w:p w14:paraId="18335A67" w14:textId="0137E515" w:rsidR="00322DC9" w:rsidRPr="00322DC9" w:rsidRDefault="00322DC9" w:rsidP="00322DC9">
      <w:pPr>
        <w:pStyle w:val="Answer"/>
      </w:pPr>
      <w:r>
        <w:t>If the objects are in By block color. Then inserts of the block will have actual color.</w:t>
      </w:r>
    </w:p>
    <w:p w14:paraId="643D16B0" w14:textId="75929E86" w:rsidR="00F16707" w:rsidRDefault="00B23E69" w:rsidP="00B23E69">
      <w:pPr>
        <w:pStyle w:val="Frga"/>
      </w:pPr>
      <w:r>
        <w:t>What is the "By layer" color</w:t>
      </w:r>
      <w:r w:rsidR="00322DC9">
        <w:t>?</w:t>
      </w:r>
    </w:p>
    <w:p w14:paraId="07AD8DFE" w14:textId="060E753D" w:rsidR="00F16707" w:rsidRDefault="00B23E69" w:rsidP="00716C9A">
      <w:r>
        <w:t xml:space="preserve">In the Layer command you can attach a color to each layer. You can read more about layer </w:t>
      </w:r>
      <w:hyperlink w:anchor="_Layer" w:history="1">
        <w:r w:rsidRPr="00B23E69">
          <w:rPr>
            <w:rStyle w:val="Hyperlnk"/>
          </w:rPr>
          <w:t>here.</w:t>
        </w:r>
      </w:hyperlink>
    </w:p>
    <w:p w14:paraId="4509A90E" w14:textId="5C135FC2" w:rsidR="00F16707" w:rsidRDefault="00322DC9" w:rsidP="00322DC9">
      <w:pPr>
        <w:pStyle w:val="Rubrik5"/>
      </w:pPr>
      <w:bookmarkStart w:id="148" w:name="_Ortho"/>
      <w:bookmarkEnd w:id="148"/>
      <w:r>
        <w:t>Ortho</w:t>
      </w:r>
    </w:p>
    <w:p w14:paraId="35BFE862" w14:textId="42A96B91" w:rsidR="00322DC9" w:rsidRDefault="00083AD0" w:rsidP="00AD4F08">
      <w:pPr>
        <w:pStyle w:val="Bild"/>
      </w:pPr>
      <w:r w:rsidRPr="00083AD0">
        <w:rPr>
          <w:noProof/>
        </w:rPr>
        <w:drawing>
          <wp:inline distT="0" distB="0" distL="0" distR="0" wp14:anchorId="789063ED" wp14:editId="5FF1CF78">
            <wp:extent cx="2260800" cy="504000"/>
            <wp:effectExtent l="0" t="0" r="6350" b="0"/>
            <wp:docPr id="1426162862" name="Bildobjekt 1" descr="En bild som visar skärmbild, text, Teckensnitt,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62862" name="Bildobjekt 1" descr="En bild som visar skärmbild, text, Teckensnitt, design&#10;&#10;Automatiskt genererad beskrivning"/>
                    <pic:cNvPicPr/>
                  </pic:nvPicPr>
                  <pic:blipFill>
                    <a:blip r:embed="rId93"/>
                    <a:stretch>
                      <a:fillRect/>
                    </a:stretch>
                  </pic:blipFill>
                  <pic:spPr>
                    <a:xfrm>
                      <a:off x="0" y="0"/>
                      <a:ext cx="2260800" cy="504000"/>
                    </a:xfrm>
                    <a:prstGeom prst="rect">
                      <a:avLst/>
                    </a:prstGeom>
                  </pic:spPr>
                </pic:pic>
              </a:graphicData>
            </a:graphic>
          </wp:inline>
        </w:drawing>
      </w:r>
    </w:p>
    <w:p w14:paraId="6B781AC7" w14:textId="6671B123" w:rsidR="00322DC9" w:rsidRDefault="00322DC9" w:rsidP="00322DC9">
      <w:r>
        <w:t xml:space="preserve">This button that also can be toggled by the F8 Shortkey. When it's activated, you can only point in specified directions. If you click on the button with right mouse button, you will come to </w:t>
      </w:r>
      <w:hyperlink w:anchor="_Ortho_and_snap" w:history="1">
        <w:r w:rsidRPr="00322DC9">
          <w:rPr>
            <w:rStyle w:val="Hyperlnk"/>
          </w:rPr>
          <w:t>Ortho and Snap settings.</w:t>
        </w:r>
      </w:hyperlink>
    </w:p>
    <w:p w14:paraId="4910C11F" w14:textId="0337836B" w:rsidR="00322DC9" w:rsidRDefault="00322DC9" w:rsidP="00322DC9">
      <w:pPr>
        <w:pStyle w:val="Rubrik5"/>
      </w:pPr>
      <w:bookmarkStart w:id="149" w:name="_Object_snap"/>
      <w:bookmarkEnd w:id="149"/>
      <w:r>
        <w:t>Object snap</w:t>
      </w:r>
    </w:p>
    <w:p w14:paraId="5EC90025" w14:textId="1288BE6D" w:rsidR="00322DC9" w:rsidRDefault="00083AD0" w:rsidP="00AD4F08">
      <w:pPr>
        <w:pStyle w:val="Bild"/>
      </w:pPr>
      <w:r w:rsidRPr="00083AD0">
        <w:rPr>
          <w:noProof/>
        </w:rPr>
        <w:drawing>
          <wp:inline distT="0" distB="0" distL="0" distR="0" wp14:anchorId="22FE1E23" wp14:editId="4BA6693F">
            <wp:extent cx="2142000" cy="478800"/>
            <wp:effectExtent l="0" t="0" r="0" b="0"/>
            <wp:docPr id="1201837710" name="Bildobjekt 1" descr="En bild som visar text, skärmbild, Teckensnitt,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37710" name="Bildobjekt 1" descr="En bild som visar text, skärmbild, Teckensnitt, design&#10;&#10;Automatiskt genererad beskrivning"/>
                    <pic:cNvPicPr/>
                  </pic:nvPicPr>
                  <pic:blipFill>
                    <a:blip r:embed="rId94"/>
                    <a:stretch>
                      <a:fillRect/>
                    </a:stretch>
                  </pic:blipFill>
                  <pic:spPr>
                    <a:xfrm>
                      <a:off x="0" y="0"/>
                      <a:ext cx="2142000" cy="478800"/>
                    </a:xfrm>
                    <a:prstGeom prst="rect">
                      <a:avLst/>
                    </a:prstGeom>
                  </pic:spPr>
                </pic:pic>
              </a:graphicData>
            </a:graphic>
          </wp:inline>
        </w:drawing>
      </w:r>
    </w:p>
    <w:p w14:paraId="348414E7" w14:textId="12CA957F" w:rsidR="00322DC9" w:rsidRDefault="00322DC9" w:rsidP="00322DC9">
      <w:r>
        <w:t xml:space="preserve">This button can also be toggled by the F9 Shortkey. When it's activated the running object snap will be activated. You can set up what snap modes that should be activated by clicking on the button with the right mouse button. It will take you to </w:t>
      </w:r>
      <w:hyperlink w:anchor="_Ortho_and_snap" w:history="1">
        <w:r w:rsidRPr="00322DC9">
          <w:rPr>
            <w:rStyle w:val="Hyperlnk"/>
          </w:rPr>
          <w:t>Ortho and Snap settings</w:t>
        </w:r>
      </w:hyperlink>
    </w:p>
    <w:p w14:paraId="1AD3B925" w14:textId="1A4FA4C0" w:rsidR="00322DC9" w:rsidRDefault="00322DC9" w:rsidP="00AD4F08">
      <w:pPr>
        <w:pStyle w:val="Rubrik4"/>
      </w:pPr>
      <w:bookmarkStart w:id="150" w:name="_Display_options"/>
      <w:bookmarkEnd w:id="150"/>
      <w:r>
        <w:lastRenderedPageBreak/>
        <w:t>Display options</w:t>
      </w:r>
    </w:p>
    <w:p w14:paraId="0A7A44A8" w14:textId="4174C7C8" w:rsidR="00322DC9" w:rsidRDefault="00AD4F08" w:rsidP="00AD4F08">
      <w:pPr>
        <w:pStyle w:val="Bild"/>
      </w:pPr>
      <w:r>
        <w:rPr>
          <w:noProof/>
        </w:rPr>
        <w:drawing>
          <wp:inline distT="0" distB="0" distL="0" distR="0" wp14:anchorId="38212D3B" wp14:editId="5671E8D5">
            <wp:extent cx="1692000" cy="1522800"/>
            <wp:effectExtent l="0" t="0" r="3810" b="1270"/>
            <wp:docPr id="205429217" name="Bildobjekt 1" descr="En bild som visar text, skärmbild, Teckensnitt, skär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9217" name="Bildobjekt 1" descr="En bild som visar text, skärmbild, Teckensnitt, skärm&#10;&#10;Automatiskt genererad beskrivning"/>
                    <pic:cNvPicPr/>
                  </pic:nvPicPr>
                  <pic:blipFill>
                    <a:blip r:embed="rId95"/>
                    <a:stretch>
                      <a:fillRect/>
                    </a:stretch>
                  </pic:blipFill>
                  <pic:spPr>
                    <a:xfrm>
                      <a:off x="0" y="0"/>
                      <a:ext cx="1692000" cy="1522800"/>
                    </a:xfrm>
                    <a:prstGeom prst="rect">
                      <a:avLst/>
                    </a:prstGeom>
                  </pic:spPr>
                </pic:pic>
              </a:graphicData>
            </a:graphic>
          </wp:inline>
        </w:drawing>
      </w:r>
    </w:p>
    <w:p w14:paraId="13AEF712" w14:textId="4C4722E2" w:rsidR="00322DC9" w:rsidRDefault="00941053" w:rsidP="00AD4F08">
      <w:pPr>
        <w:pStyle w:val="Rubrik5"/>
      </w:pPr>
      <w:r>
        <w:t>Colored part</w:t>
      </w:r>
    </w:p>
    <w:p w14:paraId="3162B975" w14:textId="1811C038" w:rsidR="00941053" w:rsidRDefault="00941053" w:rsidP="00322DC9">
      <w:r>
        <w:t>If it's activated, then all parts will be colored. As default all identical parts will have the same color.</w:t>
      </w:r>
    </w:p>
    <w:p w14:paraId="2A68FE4A" w14:textId="031F9952" w:rsidR="00941053" w:rsidRDefault="00941053" w:rsidP="00AD4F08">
      <w:pPr>
        <w:pStyle w:val="Rubrik5"/>
      </w:pPr>
      <w:r>
        <w:t>Colored parts / Customer</w:t>
      </w:r>
    </w:p>
    <w:p w14:paraId="464CB9C4" w14:textId="4EA35124" w:rsidR="00941053" w:rsidRDefault="00941053" w:rsidP="00941053">
      <w:r>
        <w:t>This is more like a command. All parts that belong to the same customer will have the same color.</w:t>
      </w:r>
    </w:p>
    <w:p w14:paraId="4EF2645B" w14:textId="1022C83F" w:rsidR="00AD4F08" w:rsidRDefault="00AD4F08" w:rsidP="00AD4F08">
      <w:pPr>
        <w:pStyle w:val="Rubrik5"/>
      </w:pPr>
      <w:r>
        <w:t>Colored sheets</w:t>
      </w:r>
    </w:p>
    <w:p w14:paraId="25C3A594" w14:textId="082EC127" w:rsidR="00AD4F08" w:rsidRDefault="009055E0" w:rsidP="00AD4F08">
      <w:pPr>
        <w:pStyle w:val="Bild"/>
      </w:pPr>
      <w:r w:rsidRPr="009055E0">
        <w:rPr>
          <w:noProof/>
        </w:rPr>
        <w:drawing>
          <wp:inline distT="0" distB="0" distL="0" distR="0" wp14:anchorId="04B4AB1F" wp14:editId="690EC289">
            <wp:extent cx="1663200" cy="1152000"/>
            <wp:effectExtent l="0" t="0" r="0" b="0"/>
            <wp:docPr id="1403028672" name="Bildobjekt 1" descr="En bild som visar text, Teckensnitt, nummer,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28672" name="Bildobjekt 1" descr="En bild som visar text, Teckensnitt, nummer, linje&#10;&#10;Automatiskt genererad beskrivning"/>
                    <pic:cNvPicPr/>
                  </pic:nvPicPr>
                  <pic:blipFill>
                    <a:blip r:embed="rId96"/>
                    <a:stretch>
                      <a:fillRect/>
                    </a:stretch>
                  </pic:blipFill>
                  <pic:spPr>
                    <a:xfrm>
                      <a:off x="0" y="0"/>
                      <a:ext cx="1663200" cy="1152000"/>
                    </a:xfrm>
                    <a:prstGeom prst="rect">
                      <a:avLst/>
                    </a:prstGeom>
                  </pic:spPr>
                </pic:pic>
              </a:graphicData>
            </a:graphic>
          </wp:inline>
        </w:drawing>
      </w:r>
    </w:p>
    <w:p w14:paraId="2330360B" w14:textId="2868FA1B" w:rsidR="00AD4F08" w:rsidRPr="00AD4F08" w:rsidRDefault="00AD4F08" w:rsidP="00AD4F08">
      <w:r>
        <w:t xml:space="preserve">The color can be changed in </w:t>
      </w:r>
      <w:hyperlink w:anchor="_Sheets" w:history="1">
        <w:r w:rsidRPr="00AD4F08">
          <w:rPr>
            <w:rStyle w:val="Hyperlnk"/>
          </w:rPr>
          <w:t>Sheet settings</w:t>
        </w:r>
      </w:hyperlink>
      <w:r>
        <w:t xml:space="preserve"> in the preference command.</w:t>
      </w:r>
    </w:p>
    <w:p w14:paraId="7DB12604" w14:textId="0CB8860A" w:rsidR="00941053" w:rsidRDefault="00CA1E04" w:rsidP="00CA1E04">
      <w:pPr>
        <w:pStyle w:val="Rubrik6"/>
      </w:pPr>
      <w:r>
        <w:t>Machine template</w:t>
      </w:r>
    </w:p>
    <w:p w14:paraId="43E66C3E" w14:textId="6C9335D7" w:rsidR="00CA1E04" w:rsidRPr="00CA1E04" w:rsidRDefault="009055E0" w:rsidP="00AD4F08">
      <w:pPr>
        <w:pStyle w:val="Bild"/>
      </w:pPr>
      <w:r w:rsidRPr="009055E0">
        <w:rPr>
          <w:noProof/>
        </w:rPr>
        <w:drawing>
          <wp:inline distT="0" distB="0" distL="0" distR="0" wp14:anchorId="66855FD5" wp14:editId="5963003F">
            <wp:extent cx="1670400" cy="1105200"/>
            <wp:effectExtent l="0" t="0" r="6350" b="0"/>
            <wp:docPr id="1594205049" name="Bildobjekt 1" descr="En bild som visar text, skärmbild,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05049" name="Bildobjekt 1" descr="En bild som visar text, skärmbild, Teckensnitt&#10;&#10;Automatiskt genererad beskrivning"/>
                    <pic:cNvPicPr/>
                  </pic:nvPicPr>
                  <pic:blipFill>
                    <a:blip r:embed="rId97"/>
                    <a:stretch>
                      <a:fillRect/>
                    </a:stretch>
                  </pic:blipFill>
                  <pic:spPr>
                    <a:xfrm>
                      <a:off x="0" y="0"/>
                      <a:ext cx="1670400" cy="1105200"/>
                    </a:xfrm>
                    <a:prstGeom prst="rect">
                      <a:avLst/>
                    </a:prstGeom>
                  </pic:spPr>
                </pic:pic>
              </a:graphicData>
            </a:graphic>
          </wp:inline>
        </w:drawing>
      </w:r>
    </w:p>
    <w:p w14:paraId="4DF89C77" w14:textId="2E8DEECC" w:rsidR="00CA1E04" w:rsidRPr="00CA1E04" w:rsidRDefault="00CA1E04" w:rsidP="00CA1E04">
      <w:r>
        <w:t xml:space="preserve">It is possible to make a background drawing that can show the machine. By this toggle you can turn this background On and Off. You can read more about machine template </w:t>
      </w:r>
      <w:hyperlink w:anchor="_Machine_layout_template" w:history="1">
        <w:r w:rsidRPr="00CA1E04">
          <w:rPr>
            <w:rStyle w:val="Hyperlnk"/>
          </w:rPr>
          <w:t>here.</w:t>
        </w:r>
      </w:hyperlink>
    </w:p>
    <w:p w14:paraId="0908D4F9" w14:textId="4F4EC298" w:rsidR="00941053" w:rsidRDefault="00CA1E04" w:rsidP="00941053">
      <w:pPr>
        <w:pStyle w:val="Rubrik6"/>
      </w:pPr>
      <w:r>
        <w:t>Grid</w:t>
      </w:r>
    </w:p>
    <w:p w14:paraId="4C0FF6CC" w14:textId="0BA0D80C" w:rsidR="00CA1E04" w:rsidRPr="00CA1E04" w:rsidRDefault="009055E0" w:rsidP="005075C2">
      <w:pPr>
        <w:pStyle w:val="Bild"/>
      </w:pPr>
      <w:r w:rsidRPr="009055E0">
        <w:rPr>
          <w:noProof/>
        </w:rPr>
        <w:drawing>
          <wp:inline distT="0" distB="0" distL="0" distR="0" wp14:anchorId="348CEFF8" wp14:editId="72D57962">
            <wp:extent cx="1623600" cy="1152000"/>
            <wp:effectExtent l="0" t="0" r="0" b="0"/>
            <wp:docPr id="2092623852" name="Bildobjekt 1" descr="En bild som visar text, Teckensnitt, nummer,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23852" name="Bildobjekt 1" descr="En bild som visar text, Teckensnitt, nummer, skärmbild&#10;&#10;Automatiskt genererad beskrivning"/>
                    <pic:cNvPicPr/>
                  </pic:nvPicPr>
                  <pic:blipFill>
                    <a:blip r:embed="rId98"/>
                    <a:stretch>
                      <a:fillRect/>
                    </a:stretch>
                  </pic:blipFill>
                  <pic:spPr>
                    <a:xfrm>
                      <a:off x="0" y="0"/>
                      <a:ext cx="1623600" cy="1152000"/>
                    </a:xfrm>
                    <a:prstGeom prst="rect">
                      <a:avLst/>
                    </a:prstGeom>
                  </pic:spPr>
                </pic:pic>
              </a:graphicData>
            </a:graphic>
          </wp:inline>
        </w:drawing>
      </w:r>
    </w:p>
    <w:p w14:paraId="742D0214" w14:textId="510AFAF6" w:rsidR="00D923A0" w:rsidRDefault="00CA1E04" w:rsidP="00716C9A">
      <w:r>
        <w:t xml:space="preserve">You can turn on and off the </w:t>
      </w:r>
      <w:hyperlink w:anchor="_Grid" w:history="1">
        <w:r w:rsidRPr="00CA1E04">
          <w:rPr>
            <w:rStyle w:val="Hyperlnk"/>
          </w:rPr>
          <w:t>grid</w:t>
        </w:r>
      </w:hyperlink>
      <w:r>
        <w:t xml:space="preserve"> by this option.</w:t>
      </w:r>
    </w:p>
    <w:p w14:paraId="3581177E" w14:textId="08EABBE3" w:rsidR="00CA1E04" w:rsidRDefault="00CA1E04" w:rsidP="00CA1E04">
      <w:pPr>
        <w:pStyle w:val="Rubrik6"/>
      </w:pPr>
      <w:r>
        <w:t>Console</w:t>
      </w:r>
    </w:p>
    <w:p w14:paraId="1883D868" w14:textId="1B55E1EE" w:rsidR="00CA1E04" w:rsidRDefault="009055E0" w:rsidP="005075C2">
      <w:pPr>
        <w:pStyle w:val="Bild"/>
      </w:pPr>
      <w:r w:rsidRPr="009055E0">
        <w:rPr>
          <w:noProof/>
        </w:rPr>
        <w:drawing>
          <wp:inline distT="0" distB="0" distL="0" distR="0" wp14:anchorId="48C9153E" wp14:editId="3B113109">
            <wp:extent cx="1656000" cy="1152000"/>
            <wp:effectExtent l="0" t="0" r="1905" b="0"/>
            <wp:docPr id="1322444893"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44893" name="Bildobjekt 1" descr="En bild som visar text, skärmbild, Teckensnitt, nummer&#10;&#10;Automatiskt genererad beskrivning"/>
                    <pic:cNvPicPr/>
                  </pic:nvPicPr>
                  <pic:blipFill>
                    <a:blip r:embed="rId99"/>
                    <a:stretch>
                      <a:fillRect/>
                    </a:stretch>
                  </pic:blipFill>
                  <pic:spPr>
                    <a:xfrm>
                      <a:off x="0" y="0"/>
                      <a:ext cx="1656000" cy="1152000"/>
                    </a:xfrm>
                    <a:prstGeom prst="rect">
                      <a:avLst/>
                    </a:prstGeom>
                  </pic:spPr>
                </pic:pic>
              </a:graphicData>
            </a:graphic>
          </wp:inline>
        </w:drawing>
      </w:r>
    </w:p>
    <w:p w14:paraId="200D1DB3" w14:textId="44D45EFD" w:rsidR="00CA1E04" w:rsidRDefault="00CA1E04" w:rsidP="00716C9A">
      <w:r>
        <w:t xml:space="preserve">With this option you can toggle the console On/Off. </w:t>
      </w:r>
    </w:p>
    <w:p w14:paraId="7A9B9449" w14:textId="0BD5EB67" w:rsidR="00241ECB" w:rsidRDefault="00241ECB" w:rsidP="00241ECB">
      <w:pPr>
        <w:pStyle w:val="Rubrik2"/>
      </w:pPr>
      <w:bookmarkStart w:id="151" w:name="_Toc229474724"/>
      <w:r>
        <w:lastRenderedPageBreak/>
        <w:t>Multiple drawings</w:t>
      </w:r>
      <w:bookmarkEnd w:id="151"/>
    </w:p>
    <w:p w14:paraId="0234E2F9" w14:textId="021ADBA4" w:rsidR="00241ECB" w:rsidRDefault="00241ECB" w:rsidP="00651CD9">
      <w:pPr>
        <w:pStyle w:val="Bild"/>
      </w:pPr>
      <w:r w:rsidRPr="00241ECB">
        <w:rPr>
          <w:noProof/>
        </w:rPr>
        <w:drawing>
          <wp:inline distT="0" distB="0" distL="0" distR="0" wp14:anchorId="5B68CB90" wp14:editId="5B29EF49">
            <wp:extent cx="4276800" cy="633600"/>
            <wp:effectExtent l="0" t="0" r="0" b="0"/>
            <wp:docPr id="1019269767" name="Bildobjekt 1" descr="En bild som visar text, skärmbild, linje,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69767" name="Bildobjekt 1" descr="En bild som visar text, skärmbild, linje, Teckensnitt&#10;&#10;Automatiskt genererad beskrivning"/>
                    <pic:cNvPicPr/>
                  </pic:nvPicPr>
                  <pic:blipFill>
                    <a:blip r:embed="rId100"/>
                    <a:stretch>
                      <a:fillRect/>
                    </a:stretch>
                  </pic:blipFill>
                  <pic:spPr>
                    <a:xfrm>
                      <a:off x="0" y="0"/>
                      <a:ext cx="4276800" cy="633600"/>
                    </a:xfrm>
                    <a:prstGeom prst="rect">
                      <a:avLst/>
                    </a:prstGeom>
                  </pic:spPr>
                </pic:pic>
              </a:graphicData>
            </a:graphic>
          </wp:inline>
        </w:drawing>
      </w:r>
    </w:p>
    <w:p w14:paraId="2ED36F87" w14:textId="499FB851" w:rsidR="00241ECB" w:rsidRPr="00241ECB" w:rsidRDefault="00241ECB" w:rsidP="00241ECB">
      <w:r>
        <w:t xml:space="preserve">On the upper right corner of the screen you can se all open drawings. You can jump to a drawing just by clicking on the tab. You can also close and open new drawings by clicking on X or </w:t>
      </w:r>
      <w:r w:rsidRPr="00241ECB">
        <w:rPr>
          <w:sz w:val="28"/>
          <w:szCs w:val="28"/>
        </w:rPr>
        <w:t>+</w:t>
      </w:r>
      <w:r>
        <w:t>.</w:t>
      </w:r>
    </w:p>
    <w:p w14:paraId="652C49EC" w14:textId="77777777" w:rsidR="00DC23DF" w:rsidRPr="00D90E4F" w:rsidRDefault="00DC23DF" w:rsidP="00DC23DF">
      <w:pPr>
        <w:pStyle w:val="Rubrik2"/>
      </w:pPr>
      <w:bookmarkStart w:id="152" w:name="_Toc335636834"/>
      <w:bookmarkStart w:id="153" w:name="_Toc129002627"/>
      <w:bookmarkStart w:id="154" w:name="_Toc155164843"/>
      <w:bookmarkStart w:id="155" w:name="_Toc159143732"/>
      <w:bookmarkStart w:id="156" w:name="_Toc229474725"/>
      <w:r w:rsidRPr="00D90E4F">
        <w:t>Zoom and Pan</w:t>
      </w:r>
      <w:bookmarkEnd w:id="152"/>
      <w:bookmarkEnd w:id="153"/>
      <w:bookmarkEnd w:id="156"/>
    </w:p>
    <w:p w14:paraId="6F1CBC6C" w14:textId="77777777" w:rsidR="00DC23DF" w:rsidRPr="00D90E4F" w:rsidRDefault="0012232B" w:rsidP="00DC23DF">
      <w:r w:rsidRPr="00D90E4F">
        <w:t>A</w:t>
      </w:r>
      <w:r w:rsidR="00DC23DF" w:rsidRPr="00D90E4F">
        <w:t xml:space="preserve"> mouse</w:t>
      </w:r>
      <w:r w:rsidRPr="00D90E4F">
        <w:t xml:space="preserve"> with scroll wheel is needed</w:t>
      </w:r>
      <w:r w:rsidR="00DC23DF" w:rsidRPr="00D90E4F">
        <w:t xml:space="preserve"> to work properly with IGEMS.</w:t>
      </w:r>
    </w:p>
    <w:p w14:paraId="3C756555" w14:textId="77777777" w:rsidR="00DC23DF" w:rsidRPr="00D90E4F" w:rsidRDefault="00DC23DF" w:rsidP="00EA11A3">
      <w:pPr>
        <w:numPr>
          <w:ilvl w:val="0"/>
          <w:numId w:val="5"/>
        </w:numPr>
      </w:pPr>
      <w:r w:rsidRPr="00D90E4F">
        <w:t xml:space="preserve">Zoom: </w:t>
      </w:r>
      <w:r w:rsidR="0012232B" w:rsidRPr="00D90E4F">
        <w:t>Z</w:t>
      </w:r>
      <w:r w:rsidRPr="00D90E4F">
        <w:t>oom in and out by scrolling the mouse wheel.</w:t>
      </w:r>
    </w:p>
    <w:p w14:paraId="7EBD4F82" w14:textId="77777777" w:rsidR="00DC23DF" w:rsidRPr="00D90E4F" w:rsidRDefault="00DC23DF" w:rsidP="00EA11A3">
      <w:pPr>
        <w:numPr>
          <w:ilvl w:val="0"/>
          <w:numId w:val="5"/>
        </w:numPr>
      </w:pPr>
      <w:r w:rsidRPr="00D90E4F">
        <w:t>Pan: Press and hold the mouse wheel down to pan.</w:t>
      </w:r>
    </w:p>
    <w:p w14:paraId="3FA02211" w14:textId="77777777" w:rsidR="00DC23DF" w:rsidRPr="00D90E4F" w:rsidRDefault="00DC23DF" w:rsidP="00EA11A3">
      <w:pPr>
        <w:numPr>
          <w:ilvl w:val="0"/>
          <w:numId w:val="5"/>
        </w:numPr>
      </w:pPr>
      <w:r w:rsidRPr="00D90E4F">
        <w:t xml:space="preserve">Zoom extents: </w:t>
      </w:r>
      <w:r w:rsidR="0012232B" w:rsidRPr="00D90E4F">
        <w:t>D</w:t>
      </w:r>
      <w:r w:rsidRPr="00D90E4F">
        <w:t xml:space="preserve">ouble click </w:t>
      </w:r>
      <w:r w:rsidR="0012232B" w:rsidRPr="00D90E4F">
        <w:t>the scroll</w:t>
      </w:r>
      <w:r w:rsidRPr="00D90E4F">
        <w:t xml:space="preserve"> wheel </w:t>
      </w:r>
      <w:r w:rsidR="0012232B" w:rsidRPr="00D90E4F">
        <w:t xml:space="preserve">and </w:t>
      </w:r>
      <w:r w:rsidRPr="00D90E4F">
        <w:t>the drawing</w:t>
      </w:r>
      <w:r w:rsidR="009B1A12" w:rsidRPr="00D90E4F">
        <w:t xml:space="preserve"> will zoom to</w:t>
      </w:r>
      <w:r w:rsidRPr="00D90E4F">
        <w:t xml:space="preserve"> full screen.</w:t>
      </w:r>
    </w:p>
    <w:p w14:paraId="7D47B91E" w14:textId="77777777" w:rsidR="00DC23DF" w:rsidRPr="00D90E4F" w:rsidRDefault="00DC23DF" w:rsidP="00DC23DF">
      <w:r w:rsidRPr="00D90E4F">
        <w:t xml:space="preserve">If the </w:t>
      </w:r>
      <w:r w:rsidR="0012232B" w:rsidRPr="00D90E4F">
        <w:t>scroll</w:t>
      </w:r>
      <w:r w:rsidRPr="00D90E4F">
        <w:t xml:space="preserve"> wheel is not working in this way then check the mouse settings in the control panel. The mouse wheel button should be configured as "Mid" button.</w:t>
      </w:r>
    </w:p>
    <w:p w14:paraId="619B3639" w14:textId="6EE9C83E" w:rsidR="007321B2" w:rsidRPr="00D90E4F" w:rsidRDefault="00CA1E04" w:rsidP="00651CD9">
      <w:pPr>
        <w:pStyle w:val="Bild"/>
      </w:pPr>
      <w:r w:rsidRPr="00CA1E04">
        <w:rPr>
          <w:noProof/>
        </w:rPr>
        <w:drawing>
          <wp:inline distT="0" distB="0" distL="0" distR="0" wp14:anchorId="64D5F646" wp14:editId="06C1DD84">
            <wp:extent cx="4330800" cy="428400"/>
            <wp:effectExtent l="0" t="0" r="0" b="0"/>
            <wp:docPr id="227127679"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27679" name="Bildobjekt 1" descr="En bild som visar text, skärmbild, Teckensnitt, linje&#10;&#10;Automatiskt genererad beskrivning"/>
                    <pic:cNvPicPr/>
                  </pic:nvPicPr>
                  <pic:blipFill>
                    <a:blip r:embed="rId101"/>
                    <a:stretch>
                      <a:fillRect/>
                    </a:stretch>
                  </pic:blipFill>
                  <pic:spPr>
                    <a:xfrm>
                      <a:off x="0" y="0"/>
                      <a:ext cx="4330800" cy="428400"/>
                    </a:xfrm>
                    <a:prstGeom prst="rect">
                      <a:avLst/>
                    </a:prstGeom>
                  </pic:spPr>
                </pic:pic>
              </a:graphicData>
            </a:graphic>
          </wp:inline>
        </w:drawing>
      </w:r>
    </w:p>
    <w:p w14:paraId="1A7C08C5" w14:textId="77777777" w:rsidR="007321B2" w:rsidRPr="00D90E4F" w:rsidRDefault="007321B2" w:rsidP="007321B2">
      <w:r w:rsidRPr="00D90E4F">
        <w:t>The value between &lt; &gt; indicate</w:t>
      </w:r>
      <w:r w:rsidR="009B1A12" w:rsidRPr="00D90E4F">
        <w:t>s</w:t>
      </w:r>
      <w:r w:rsidRPr="00D90E4F">
        <w:t xml:space="preserve"> the width of the screen.</w:t>
      </w:r>
    </w:p>
    <w:p w14:paraId="23691BCD" w14:textId="77777777" w:rsidR="00CF70A0" w:rsidRPr="00D90E4F" w:rsidRDefault="00673B84" w:rsidP="00CF70A0">
      <w:pPr>
        <w:pStyle w:val="Rubrik2"/>
      </w:pPr>
      <w:bookmarkStart w:id="157" w:name="_Coordinate_input"/>
      <w:bookmarkStart w:id="158" w:name="_Toc335636835"/>
      <w:bookmarkStart w:id="159" w:name="_Toc129002628"/>
      <w:bookmarkStart w:id="160" w:name="_Toc229474726"/>
      <w:bookmarkEnd w:id="157"/>
      <w:r w:rsidRPr="00D90E4F">
        <w:t>Coordinate input</w:t>
      </w:r>
      <w:bookmarkEnd w:id="154"/>
      <w:bookmarkEnd w:id="155"/>
      <w:bookmarkEnd w:id="158"/>
      <w:bookmarkEnd w:id="159"/>
      <w:bookmarkEnd w:id="160"/>
    </w:p>
    <w:p w14:paraId="125C3DB9" w14:textId="464A8FAF" w:rsidR="00CF70A0" w:rsidRPr="00D90E4F" w:rsidRDefault="00CF70A0" w:rsidP="00CF70A0">
      <w:r w:rsidRPr="00D90E4F">
        <w:t xml:space="preserve">The coordinate system in IGEMS </w:t>
      </w:r>
      <w:r w:rsidR="00EF554F" w:rsidRPr="00D90E4F">
        <w:t>supports</w:t>
      </w:r>
      <w:r w:rsidRPr="00D90E4F">
        <w:t xml:space="preserve"> the Cartesian coordinate system.</w:t>
      </w:r>
    </w:p>
    <w:p w14:paraId="77B8A929" w14:textId="77777777" w:rsidR="006E5B7B" w:rsidRPr="00D90E4F" w:rsidRDefault="009378B9" w:rsidP="006E5B7B">
      <w:pPr>
        <w:keepNext/>
      </w:pPr>
      <w:r w:rsidRPr="00D90E4F">
        <w:rPr>
          <w:noProof/>
        </w:rPr>
        <w:drawing>
          <wp:inline distT="0" distB="0" distL="0" distR="0" wp14:anchorId="11ADF83F" wp14:editId="5A193758">
            <wp:extent cx="2186940" cy="1974850"/>
            <wp:effectExtent l="19050" t="0" r="3810" b="0"/>
            <wp:docPr id="12" name="Bild 12" descr="EN-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N-295"/>
                    <pic:cNvPicPr>
                      <a:picLocks noChangeAspect="1" noChangeArrowheads="1"/>
                    </pic:cNvPicPr>
                  </pic:nvPicPr>
                  <pic:blipFill>
                    <a:blip r:embed="rId102" cstate="print"/>
                    <a:srcRect/>
                    <a:stretch>
                      <a:fillRect/>
                    </a:stretch>
                  </pic:blipFill>
                  <pic:spPr bwMode="auto">
                    <a:xfrm>
                      <a:off x="0" y="0"/>
                      <a:ext cx="2186940" cy="1974850"/>
                    </a:xfrm>
                    <a:prstGeom prst="rect">
                      <a:avLst/>
                    </a:prstGeom>
                    <a:noFill/>
                    <a:ln w="9525">
                      <a:noFill/>
                      <a:miter lim="800000"/>
                      <a:headEnd/>
                      <a:tailEnd/>
                    </a:ln>
                  </pic:spPr>
                </pic:pic>
              </a:graphicData>
            </a:graphic>
          </wp:inline>
        </w:drawing>
      </w:r>
    </w:p>
    <w:p w14:paraId="3458D200" w14:textId="77777777" w:rsidR="00CF70A0" w:rsidRPr="00D90E4F" w:rsidRDefault="001730C9" w:rsidP="00CF70A0">
      <w:r w:rsidRPr="00D90E4F">
        <w:t>When</w:t>
      </w:r>
      <w:r w:rsidR="001627CE" w:rsidRPr="00D90E4F">
        <w:t xml:space="preserve"> IGEMS expects</w:t>
      </w:r>
      <w:r w:rsidR="00CF70A0" w:rsidRPr="00D90E4F">
        <w:t xml:space="preserve"> </w:t>
      </w:r>
      <w:r w:rsidRPr="00D90E4F">
        <w:t>a numeric value</w:t>
      </w:r>
      <w:r w:rsidR="00CF70A0" w:rsidRPr="00D90E4F">
        <w:t xml:space="preserve"> input and </w:t>
      </w:r>
      <w:r w:rsidRPr="00D90E4F">
        <w:t>any digit</w:t>
      </w:r>
      <w:r w:rsidR="00CC3910" w:rsidRPr="00D90E4F">
        <w:t xml:space="preserve"> </w:t>
      </w:r>
      <w:r w:rsidR="0012232B" w:rsidRPr="00D90E4F">
        <w:t>is typed</w:t>
      </w:r>
      <w:r w:rsidRPr="00D90E4F">
        <w:t>,</w:t>
      </w:r>
      <w:r w:rsidR="00CC3910" w:rsidRPr="00D90E4F">
        <w:t xml:space="preserve"> </w:t>
      </w:r>
      <w:r w:rsidR="00415B4A" w:rsidRPr="00D90E4F">
        <w:t>it will show</w:t>
      </w:r>
      <w:r w:rsidR="00CF70A0" w:rsidRPr="00D90E4F">
        <w:t xml:space="preserve"> </w:t>
      </w:r>
      <w:r w:rsidR="009F4D60" w:rsidRPr="00D90E4F">
        <w:t xml:space="preserve">the </w:t>
      </w:r>
      <w:r w:rsidR="00CF70A0" w:rsidRPr="00D90E4F">
        <w:t>followi</w:t>
      </w:r>
      <w:r w:rsidR="00415B4A" w:rsidRPr="00D90E4F">
        <w:t>ng dialog box</w:t>
      </w:r>
      <w:r w:rsidR="00D24A5A" w:rsidRPr="00D90E4F">
        <w:t xml:space="preserve"> for input of values</w:t>
      </w:r>
      <w:r w:rsidR="00415B4A" w:rsidRPr="00D90E4F">
        <w:t>.</w:t>
      </w:r>
    </w:p>
    <w:p w14:paraId="2F87924B" w14:textId="5B513320" w:rsidR="00CF70A0" w:rsidRPr="00836648" w:rsidRDefault="00836648" w:rsidP="00651CD9">
      <w:pPr>
        <w:pStyle w:val="Bild"/>
      </w:pPr>
      <w:r>
        <w:rPr>
          <w:noProof/>
        </w:rPr>
        <w:lastRenderedPageBreak/>
        <w:drawing>
          <wp:inline distT="0" distB="0" distL="0" distR="0" wp14:anchorId="1B03039A" wp14:editId="5865BEEE">
            <wp:extent cx="2026800" cy="3092400"/>
            <wp:effectExtent l="0" t="0" r="0" b="0"/>
            <wp:docPr id="1060765145" name="Bildobjekt 1" descr="En bild som visar skärmbild, text,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65145" name="Bildobjekt 1" descr="En bild som visar skärmbild, text, programvara&#10;&#10;Automatiskt genererad beskrivning"/>
                    <pic:cNvPicPr/>
                  </pic:nvPicPr>
                  <pic:blipFill>
                    <a:blip r:embed="rId103"/>
                    <a:stretch>
                      <a:fillRect/>
                    </a:stretch>
                  </pic:blipFill>
                  <pic:spPr>
                    <a:xfrm>
                      <a:off x="0" y="0"/>
                      <a:ext cx="2026800" cy="3092400"/>
                    </a:xfrm>
                    <a:prstGeom prst="rect">
                      <a:avLst/>
                    </a:prstGeom>
                  </pic:spPr>
                </pic:pic>
              </a:graphicData>
            </a:graphic>
          </wp:inline>
        </w:drawing>
      </w:r>
    </w:p>
    <w:p w14:paraId="7F041864" w14:textId="77777777" w:rsidR="00CF70A0" w:rsidRPr="00D90E4F" w:rsidRDefault="00CF70A0" w:rsidP="00C5529E">
      <w:pPr>
        <w:pStyle w:val="Rubrik4"/>
      </w:pPr>
      <w:r w:rsidRPr="00D90E4F">
        <w:t>Absolute coordinates</w:t>
      </w:r>
    </w:p>
    <w:p w14:paraId="5B28A9AA" w14:textId="77777777" w:rsidR="00CF70A0" w:rsidRDefault="00CF70A0" w:rsidP="00CF70A0">
      <w:r w:rsidRPr="00D90E4F">
        <w:t>Always refer to IGEMS fixed zero point. It i</w:t>
      </w:r>
      <w:r w:rsidR="00A42EA1" w:rsidRPr="00D90E4F">
        <w:t>s typed X,</w:t>
      </w:r>
      <w:r w:rsidR="000F02E9" w:rsidRPr="00D90E4F">
        <w:t xml:space="preserve"> </w:t>
      </w:r>
      <w:r w:rsidR="00A42EA1" w:rsidRPr="00D90E4F">
        <w:t>Y as in</w:t>
      </w:r>
      <w:r w:rsidR="0012232B" w:rsidRPr="00D90E4F">
        <w:t xml:space="preserve"> the</w:t>
      </w:r>
      <w:r w:rsidRPr="00D90E4F">
        <w:t xml:space="preserve"> following example:</w:t>
      </w:r>
      <w:r w:rsidR="00C16B3B" w:rsidRPr="00D90E4F">
        <w:t xml:space="preserve"> </w:t>
      </w:r>
      <w:r w:rsidRPr="00D90E4F">
        <w:t>110.5, 220.18</w:t>
      </w:r>
    </w:p>
    <w:p w14:paraId="0B87CAB6" w14:textId="0FB61C64" w:rsidR="00836648" w:rsidRPr="00836648" w:rsidRDefault="00836648" w:rsidP="00836648">
      <w:r w:rsidRPr="00836648">
        <w:t xml:space="preserve">The decimal point is used to </w:t>
      </w:r>
      <w:r w:rsidRPr="00836648">
        <w:rPr>
          <w:shd w:val="clear" w:color="auto" w:fill="FFFFFF"/>
        </w:rPr>
        <w:t>separate the integer part from the fractional part of a number</w:t>
      </w:r>
      <w:r>
        <w:rPr>
          <w:shd w:val="clear" w:color="auto" w:fill="FFFFFF"/>
        </w:rPr>
        <w:t>. The decimal comma is used to separate two different values (X and Y)</w:t>
      </w:r>
    </w:p>
    <w:p w14:paraId="59AE7940" w14:textId="77777777" w:rsidR="00CF70A0" w:rsidRPr="00D90E4F" w:rsidRDefault="00CF70A0" w:rsidP="00C5529E">
      <w:pPr>
        <w:pStyle w:val="Rubrik4"/>
      </w:pPr>
      <w:r w:rsidRPr="00D90E4F">
        <w:t>Relative coordinates</w:t>
      </w:r>
    </w:p>
    <w:p w14:paraId="156E68A4" w14:textId="0E73B3C7" w:rsidR="000511BE" w:rsidRDefault="00CF70A0" w:rsidP="00CF70A0">
      <w:r w:rsidRPr="00D90E4F">
        <w:t>This refers</w:t>
      </w:r>
      <w:r w:rsidR="00D948B3" w:rsidRPr="00D90E4F">
        <w:t xml:space="preserve"> to the last used point</w:t>
      </w:r>
      <w:r w:rsidR="009F4D60" w:rsidRPr="00D90E4F">
        <w:t xml:space="preserve"> as </w:t>
      </w:r>
      <w:r w:rsidRPr="00D90E4F">
        <w:t xml:space="preserve">a </w:t>
      </w:r>
      <w:r w:rsidR="00D948B3" w:rsidRPr="00D90E4F">
        <w:t>distance</w:t>
      </w:r>
      <w:r w:rsidR="009F4D60" w:rsidRPr="00D90E4F">
        <w:t xml:space="preserve"> rather</w:t>
      </w:r>
      <w:r w:rsidR="00D948B3" w:rsidRPr="00D90E4F">
        <w:t xml:space="preserve"> </w:t>
      </w:r>
      <w:r w:rsidR="00836648" w:rsidRPr="00D90E4F">
        <w:t>than</w:t>
      </w:r>
      <w:r w:rsidR="00D948B3" w:rsidRPr="00D90E4F">
        <w:t xml:space="preserve"> a coordinate. </w:t>
      </w:r>
      <w:r w:rsidR="0012232B" w:rsidRPr="00D90E4F">
        <w:t>T</w:t>
      </w:r>
      <w:r w:rsidR="000511BE" w:rsidRPr="00D90E4F">
        <w:t xml:space="preserve">o use relative </w:t>
      </w:r>
      <w:r w:rsidR="00836648" w:rsidRPr="00D90E4F">
        <w:t>coordinates,</w:t>
      </w:r>
      <w:r w:rsidR="000511BE" w:rsidRPr="00D90E4F">
        <w:t xml:space="preserve"> check the </w:t>
      </w:r>
      <w:r w:rsidR="00C47395" w:rsidRPr="00D90E4F">
        <w:t>"</w:t>
      </w:r>
      <w:r w:rsidR="000511BE" w:rsidRPr="00D90E4F">
        <w:t>Relative</w:t>
      </w:r>
      <w:r w:rsidR="00C47395" w:rsidRPr="00D90E4F">
        <w:t>"</w:t>
      </w:r>
      <w:r w:rsidR="000511BE" w:rsidRPr="00D90E4F">
        <w:t xml:space="preserve"> checkbox.</w:t>
      </w:r>
    </w:p>
    <w:p w14:paraId="4F37F1D6" w14:textId="57DE96FD" w:rsidR="00836648" w:rsidRPr="00D90E4F" w:rsidRDefault="00836648" w:rsidP="00651CD9">
      <w:pPr>
        <w:pStyle w:val="Bild"/>
      </w:pPr>
      <w:r w:rsidRPr="00836648">
        <w:rPr>
          <w:noProof/>
        </w:rPr>
        <w:drawing>
          <wp:inline distT="0" distB="0" distL="0" distR="0" wp14:anchorId="11534AF8" wp14:editId="0908CB13">
            <wp:extent cx="1954800" cy="320400"/>
            <wp:effectExtent l="0" t="0" r="0" b="3810"/>
            <wp:docPr id="96127769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77696" name=""/>
                    <pic:cNvPicPr/>
                  </pic:nvPicPr>
                  <pic:blipFill>
                    <a:blip r:embed="rId104"/>
                    <a:stretch>
                      <a:fillRect/>
                    </a:stretch>
                  </pic:blipFill>
                  <pic:spPr>
                    <a:xfrm>
                      <a:off x="0" y="0"/>
                      <a:ext cx="1954800" cy="320400"/>
                    </a:xfrm>
                    <a:prstGeom prst="rect">
                      <a:avLst/>
                    </a:prstGeom>
                  </pic:spPr>
                </pic:pic>
              </a:graphicData>
            </a:graphic>
          </wp:inline>
        </w:drawing>
      </w:r>
    </w:p>
    <w:p w14:paraId="2A2ED8F2" w14:textId="77777777" w:rsidR="00CF70A0" w:rsidRPr="00D90E4F" w:rsidRDefault="00CF70A0" w:rsidP="00C5529E">
      <w:pPr>
        <w:pStyle w:val="Rubrik4"/>
      </w:pPr>
      <w:r w:rsidRPr="00D90E4F">
        <w:t>Absolute polar coordinate</w:t>
      </w:r>
    </w:p>
    <w:p w14:paraId="6245832B" w14:textId="77777777" w:rsidR="00CF70A0" w:rsidRPr="00D90E4F" w:rsidRDefault="00CF70A0" w:rsidP="00CF70A0">
      <w:r w:rsidRPr="00D90E4F">
        <w:t>Always refer to IGEMS fixed zero po</w:t>
      </w:r>
      <w:r w:rsidR="00E6511D" w:rsidRPr="00D90E4F">
        <w:t>int.</w:t>
      </w:r>
    </w:p>
    <w:p w14:paraId="09CF0987" w14:textId="75F4D4B7" w:rsidR="000511BE" w:rsidRPr="00D90E4F" w:rsidRDefault="00836648" w:rsidP="00651CD9">
      <w:pPr>
        <w:pStyle w:val="Bild"/>
      </w:pPr>
      <w:r w:rsidRPr="00836648">
        <w:rPr>
          <w:noProof/>
        </w:rPr>
        <w:drawing>
          <wp:inline distT="0" distB="0" distL="0" distR="0" wp14:anchorId="78276324" wp14:editId="0344FD23">
            <wp:extent cx="1926000" cy="687600"/>
            <wp:effectExtent l="0" t="0" r="0" b="0"/>
            <wp:docPr id="2090054787"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54787" name="Bildobjekt 1" descr="En bild som visar text, skärmbild, Teckensnitt, linje&#10;&#10;Automatiskt genererad beskrivning"/>
                    <pic:cNvPicPr/>
                  </pic:nvPicPr>
                  <pic:blipFill>
                    <a:blip r:embed="rId105"/>
                    <a:stretch>
                      <a:fillRect/>
                    </a:stretch>
                  </pic:blipFill>
                  <pic:spPr>
                    <a:xfrm>
                      <a:off x="0" y="0"/>
                      <a:ext cx="1926000" cy="687600"/>
                    </a:xfrm>
                    <a:prstGeom prst="rect">
                      <a:avLst/>
                    </a:prstGeom>
                  </pic:spPr>
                </pic:pic>
              </a:graphicData>
            </a:graphic>
          </wp:inline>
        </w:drawing>
      </w:r>
    </w:p>
    <w:p w14:paraId="1F3394C1" w14:textId="77777777" w:rsidR="00CF70A0" w:rsidRPr="00D90E4F" w:rsidRDefault="00CF70A0" w:rsidP="00C5529E">
      <w:pPr>
        <w:pStyle w:val="Rubrik4"/>
      </w:pPr>
      <w:r w:rsidRPr="00D90E4F">
        <w:t>Relative polar coordinate</w:t>
      </w:r>
    </w:p>
    <w:p w14:paraId="18DE83E3" w14:textId="77777777" w:rsidR="000511BE" w:rsidRPr="00D90E4F" w:rsidRDefault="00CF70A0" w:rsidP="00CF70A0">
      <w:r w:rsidRPr="00D90E4F">
        <w:t>Always re</w:t>
      </w:r>
      <w:r w:rsidR="001A6E3A" w:rsidRPr="00D90E4F">
        <w:t>fer to the last used point.</w:t>
      </w:r>
    </w:p>
    <w:p w14:paraId="752C804E" w14:textId="741BF568" w:rsidR="000511BE" w:rsidRPr="00D90E4F" w:rsidRDefault="00836648" w:rsidP="00651CD9">
      <w:pPr>
        <w:pStyle w:val="Bild"/>
      </w:pPr>
      <w:r w:rsidRPr="00836648">
        <w:rPr>
          <w:noProof/>
        </w:rPr>
        <w:drawing>
          <wp:inline distT="0" distB="0" distL="0" distR="0" wp14:anchorId="5BD05725" wp14:editId="3B08136C">
            <wp:extent cx="1940400" cy="694800"/>
            <wp:effectExtent l="0" t="0" r="3175" b="0"/>
            <wp:docPr id="1284868349"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68349" name="Bildobjekt 1" descr="En bild som visar text, skärmbild, Teckensnitt, linje&#10;&#10;Automatiskt genererad beskrivning"/>
                    <pic:cNvPicPr/>
                  </pic:nvPicPr>
                  <pic:blipFill>
                    <a:blip r:embed="rId106"/>
                    <a:stretch>
                      <a:fillRect/>
                    </a:stretch>
                  </pic:blipFill>
                  <pic:spPr>
                    <a:xfrm>
                      <a:off x="0" y="0"/>
                      <a:ext cx="1940400" cy="694800"/>
                    </a:xfrm>
                    <a:prstGeom prst="rect">
                      <a:avLst/>
                    </a:prstGeom>
                  </pic:spPr>
                </pic:pic>
              </a:graphicData>
            </a:graphic>
          </wp:inline>
        </w:drawing>
      </w:r>
    </w:p>
    <w:p w14:paraId="47432CF1" w14:textId="77777777" w:rsidR="00CF70A0" w:rsidRDefault="00CF70A0" w:rsidP="00C5529E">
      <w:pPr>
        <w:pStyle w:val="Rubrik4"/>
      </w:pPr>
      <w:bookmarkStart w:id="161" w:name="_Direction_coordinate"/>
      <w:bookmarkEnd w:id="161"/>
      <w:r w:rsidRPr="00D90E4F">
        <w:lastRenderedPageBreak/>
        <w:t>Direction coordinate</w:t>
      </w:r>
    </w:p>
    <w:p w14:paraId="31829B56" w14:textId="0BC84BF4" w:rsidR="00836648" w:rsidRPr="00836648" w:rsidRDefault="00836648" w:rsidP="00651CD9">
      <w:pPr>
        <w:pStyle w:val="Bild"/>
      </w:pPr>
      <w:r w:rsidRPr="00836648">
        <w:rPr>
          <w:noProof/>
        </w:rPr>
        <w:drawing>
          <wp:inline distT="0" distB="0" distL="0" distR="0" wp14:anchorId="1E1682AB" wp14:editId="40AA92ED">
            <wp:extent cx="2912400" cy="3301200"/>
            <wp:effectExtent l="0" t="0" r="2540" b="0"/>
            <wp:docPr id="1891927897" name="Bildobjekt 1" descr="En bild som visar text, skärmbild, skärm,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27897" name="Bildobjekt 1" descr="En bild som visar text, skärmbild, skärm, programvara&#10;&#10;Automatiskt genererad beskrivning"/>
                    <pic:cNvPicPr/>
                  </pic:nvPicPr>
                  <pic:blipFill>
                    <a:blip r:embed="rId107"/>
                    <a:stretch>
                      <a:fillRect/>
                    </a:stretch>
                  </pic:blipFill>
                  <pic:spPr>
                    <a:xfrm>
                      <a:off x="0" y="0"/>
                      <a:ext cx="2912400" cy="3301200"/>
                    </a:xfrm>
                    <a:prstGeom prst="rect">
                      <a:avLst/>
                    </a:prstGeom>
                  </pic:spPr>
                </pic:pic>
              </a:graphicData>
            </a:graphic>
          </wp:inline>
        </w:drawing>
      </w:r>
    </w:p>
    <w:p w14:paraId="771FF616" w14:textId="20E01805" w:rsidR="00CF70A0" w:rsidRPr="00D90E4F" w:rsidRDefault="00CF70A0" w:rsidP="00CF70A0">
      <w:r w:rsidRPr="00D90E4F">
        <w:t xml:space="preserve">This is the fastest way </w:t>
      </w:r>
      <w:r w:rsidR="009F4D60" w:rsidRPr="00D90E4F">
        <w:t xml:space="preserve">to </w:t>
      </w:r>
      <w:r w:rsidRPr="00D90E4F">
        <w:t>enter coordinates</w:t>
      </w:r>
      <w:r w:rsidR="00836648">
        <w:t>. You just move the crosshair in the wanted direction and then type how long the distance should be.</w:t>
      </w:r>
      <w:r w:rsidRPr="00D90E4F">
        <w:t xml:space="preserve"> This method</w:t>
      </w:r>
      <w:r w:rsidR="00836648">
        <w:t xml:space="preserve"> </w:t>
      </w:r>
      <w:r w:rsidRPr="00D90E4F">
        <w:t>often used to</w:t>
      </w:r>
      <w:r w:rsidR="000511BE" w:rsidRPr="00D90E4F">
        <w:t xml:space="preserve">gether with </w:t>
      </w:r>
      <w:hyperlink w:anchor="_Ortho" w:history="1">
        <w:r w:rsidR="000511BE" w:rsidRPr="00836648">
          <w:rPr>
            <w:rStyle w:val="Hyperlnk"/>
          </w:rPr>
          <w:t>Ortho mode</w:t>
        </w:r>
      </w:hyperlink>
      <w:r w:rsidR="000511BE" w:rsidRPr="00D90E4F">
        <w:t>.</w:t>
      </w:r>
    </w:p>
    <w:p w14:paraId="20309059" w14:textId="77777777" w:rsidR="00673B84" w:rsidRPr="00D90E4F" w:rsidRDefault="00673B84" w:rsidP="00CF70A0">
      <w:pPr>
        <w:pStyle w:val="Rubrik2"/>
      </w:pPr>
      <w:bookmarkStart w:id="162" w:name="_Toc155164845"/>
      <w:bookmarkStart w:id="163" w:name="_Toc159143734"/>
      <w:bookmarkStart w:id="164" w:name="_Toc335636836"/>
      <w:bookmarkStart w:id="165" w:name="_Toc129002629"/>
      <w:bookmarkStart w:id="166" w:name="_Toc229474727"/>
      <w:r w:rsidRPr="00D90E4F">
        <w:t>Distance input</w:t>
      </w:r>
      <w:bookmarkEnd w:id="162"/>
      <w:bookmarkEnd w:id="163"/>
      <w:bookmarkEnd w:id="164"/>
      <w:bookmarkEnd w:id="165"/>
      <w:bookmarkEnd w:id="166"/>
    </w:p>
    <w:p w14:paraId="021E5E9B" w14:textId="77777777" w:rsidR="000D10C7" w:rsidRPr="00D90E4F" w:rsidRDefault="00FE7493" w:rsidP="00673B84">
      <w:r w:rsidRPr="00D90E4F">
        <w:t xml:space="preserve">Several commands in IGEMS ask for a numerical value that refers to a distance, for example the </w:t>
      </w:r>
      <w:r w:rsidR="00C47395" w:rsidRPr="00D90E4F">
        <w:t>"</w:t>
      </w:r>
      <w:r w:rsidRPr="00D90E4F">
        <w:t>Offset</w:t>
      </w:r>
      <w:r w:rsidR="00C47395" w:rsidRPr="00D90E4F">
        <w:t>"</w:t>
      </w:r>
      <w:r w:rsidRPr="00D90E4F">
        <w:t xml:space="preserve"> command.</w:t>
      </w:r>
    </w:p>
    <w:p w14:paraId="62202398" w14:textId="6810E10C" w:rsidR="000D10C7" w:rsidRPr="00D90E4F" w:rsidRDefault="00836648" w:rsidP="00651CD9">
      <w:pPr>
        <w:pStyle w:val="Bild"/>
      </w:pPr>
      <w:r w:rsidRPr="00836648">
        <w:rPr>
          <w:noProof/>
        </w:rPr>
        <w:drawing>
          <wp:inline distT="0" distB="0" distL="0" distR="0" wp14:anchorId="6A9666CB" wp14:editId="6FDB9B59">
            <wp:extent cx="2404800" cy="403200"/>
            <wp:effectExtent l="0" t="0" r="0" b="0"/>
            <wp:docPr id="1766507471" name="Bildobjekt 1" descr="En bild som visar text, Teckensnitt, skärmbild,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07471" name="Bildobjekt 1" descr="En bild som visar text, Teckensnitt, skärmbild, linje&#10;&#10;Automatiskt genererad beskrivning"/>
                    <pic:cNvPicPr/>
                  </pic:nvPicPr>
                  <pic:blipFill>
                    <a:blip r:embed="rId108"/>
                    <a:stretch>
                      <a:fillRect/>
                    </a:stretch>
                  </pic:blipFill>
                  <pic:spPr>
                    <a:xfrm>
                      <a:off x="0" y="0"/>
                      <a:ext cx="2404800" cy="403200"/>
                    </a:xfrm>
                    <a:prstGeom prst="rect">
                      <a:avLst/>
                    </a:prstGeom>
                  </pic:spPr>
                </pic:pic>
              </a:graphicData>
            </a:graphic>
          </wp:inline>
        </w:drawing>
      </w:r>
    </w:p>
    <w:p w14:paraId="239FD8A0" w14:textId="77777777" w:rsidR="00673B84" w:rsidRPr="00D90E4F" w:rsidRDefault="00EF1A54" w:rsidP="00673B84">
      <w:r w:rsidRPr="00D90E4F">
        <w:t>These</w:t>
      </w:r>
      <w:r w:rsidR="000D10C7" w:rsidRPr="00D90E4F">
        <w:t xml:space="preserve"> options</w:t>
      </w:r>
      <w:r w:rsidR="00E54B9A" w:rsidRPr="00D90E4F">
        <w:t xml:space="preserve"> </w:t>
      </w:r>
      <w:r w:rsidRPr="00D90E4F">
        <w:t xml:space="preserve">are available </w:t>
      </w:r>
      <w:r w:rsidR="00E54B9A" w:rsidRPr="00D90E4F">
        <w:t>when a command asks for a distance</w:t>
      </w:r>
      <w:r w:rsidRPr="00D90E4F">
        <w:t>:</w:t>
      </w:r>
    </w:p>
    <w:p w14:paraId="4646399B" w14:textId="77777777" w:rsidR="000D10C7" w:rsidRPr="00D90E4F" w:rsidRDefault="000D10C7" w:rsidP="00673B84">
      <w:r w:rsidRPr="00D90E4F">
        <w:t xml:space="preserve">Press </w:t>
      </w:r>
      <w:r w:rsidR="0061617E" w:rsidRPr="00D90E4F">
        <w:t>the spacebar</w:t>
      </w:r>
      <w:r w:rsidRPr="00D90E4F">
        <w:t xml:space="preserve"> or Enter to accept the value inside &lt;&gt;</w:t>
      </w:r>
    </w:p>
    <w:p w14:paraId="0F1CD417" w14:textId="77777777" w:rsidR="00EF1A54" w:rsidRPr="00D90E4F" w:rsidRDefault="0061617E" w:rsidP="00673B84">
      <w:r w:rsidRPr="00D90E4F">
        <w:t>E</w:t>
      </w:r>
      <w:r w:rsidR="000D10C7" w:rsidRPr="00D90E4F">
        <w:t>nter another value</w:t>
      </w:r>
      <w:r w:rsidR="00AF2292" w:rsidRPr="00D90E4F">
        <w:t xml:space="preserve"> </w:t>
      </w:r>
      <w:r w:rsidR="00E54B9A" w:rsidRPr="00D90E4F">
        <w:t>by using the numerical keyboard</w:t>
      </w:r>
      <w:r w:rsidR="000D10C7" w:rsidRPr="00D90E4F">
        <w:t>.</w:t>
      </w:r>
      <w:r w:rsidRPr="00D90E4F">
        <w:t xml:space="preserve"> </w:t>
      </w:r>
    </w:p>
    <w:p w14:paraId="60013598" w14:textId="77777777" w:rsidR="000D10C7" w:rsidRPr="00D90E4F" w:rsidRDefault="0061617E" w:rsidP="00673B84">
      <w:r w:rsidRPr="00D90E4F">
        <w:t>P</w:t>
      </w:r>
      <w:r w:rsidR="00E54B9A" w:rsidRPr="00D90E4F">
        <w:t xml:space="preserve">ick two </w:t>
      </w:r>
      <w:r w:rsidR="000D10C7" w:rsidRPr="00D90E4F">
        <w:t>point</w:t>
      </w:r>
      <w:r w:rsidR="00E54B9A" w:rsidRPr="00D90E4F">
        <w:t>s</w:t>
      </w:r>
      <w:r w:rsidR="000D10C7" w:rsidRPr="00D90E4F">
        <w:t xml:space="preserve"> and the distance between the points will be the input.</w:t>
      </w:r>
    </w:p>
    <w:p w14:paraId="2971EDC0" w14:textId="77777777" w:rsidR="00CF70A0" w:rsidRPr="00D90E4F" w:rsidRDefault="000D10C7" w:rsidP="000D10C7">
      <w:pPr>
        <w:pStyle w:val="Rubrik2"/>
      </w:pPr>
      <w:bookmarkStart w:id="167" w:name="_Object_snap_1"/>
      <w:bookmarkStart w:id="168" w:name="_Ref330553439"/>
      <w:bookmarkStart w:id="169" w:name="_Toc335636837"/>
      <w:bookmarkStart w:id="170" w:name="_Toc129002630"/>
      <w:bookmarkStart w:id="171" w:name="_Toc229474728"/>
      <w:bookmarkEnd w:id="167"/>
      <w:r w:rsidRPr="00D90E4F">
        <w:t>Object snap</w:t>
      </w:r>
      <w:bookmarkEnd w:id="168"/>
      <w:bookmarkEnd w:id="169"/>
      <w:bookmarkEnd w:id="170"/>
      <w:bookmarkEnd w:id="171"/>
    </w:p>
    <w:p w14:paraId="12BA96F3" w14:textId="68E12D8A" w:rsidR="000D10C7" w:rsidRPr="00D90E4F" w:rsidRDefault="0061617E" w:rsidP="00B342A5">
      <w:r w:rsidRPr="00D90E4F">
        <w:t>Use</w:t>
      </w:r>
      <w:r w:rsidR="000D10C7" w:rsidRPr="00D90E4F">
        <w:t xml:space="preserve"> </w:t>
      </w:r>
      <w:r w:rsidR="00C47395" w:rsidRPr="00D90E4F">
        <w:t>"</w:t>
      </w:r>
      <w:r w:rsidRPr="00D90E4F">
        <w:t>O</w:t>
      </w:r>
      <w:r w:rsidR="000D10C7" w:rsidRPr="00D90E4F">
        <w:t>bject snap</w:t>
      </w:r>
      <w:r w:rsidR="00C47395" w:rsidRPr="00D90E4F">
        <w:t>"</w:t>
      </w:r>
      <w:r w:rsidR="000D10C7" w:rsidRPr="00D90E4F">
        <w:t xml:space="preserve"> </w:t>
      </w:r>
      <w:r w:rsidRPr="00D90E4F">
        <w:t>to</w:t>
      </w:r>
      <w:r w:rsidR="0009013A" w:rsidRPr="00D90E4F">
        <w:t xml:space="preserve"> </w:t>
      </w:r>
      <w:r w:rsidR="00E54B9A" w:rsidRPr="00D90E4F">
        <w:t xml:space="preserve">snap </w:t>
      </w:r>
      <w:r w:rsidR="0009013A" w:rsidRPr="00D90E4F">
        <w:t xml:space="preserve">exactly </w:t>
      </w:r>
      <w:r w:rsidR="00B342A5" w:rsidRPr="00D90E4F">
        <w:t xml:space="preserve">to different geometrical points on existing objects. The </w:t>
      </w:r>
      <w:r w:rsidR="00C47395" w:rsidRPr="00D90E4F">
        <w:t>"</w:t>
      </w:r>
      <w:r w:rsidR="00B342A5" w:rsidRPr="00D90E4F">
        <w:t>object snap</w:t>
      </w:r>
      <w:r w:rsidR="00C47395" w:rsidRPr="00D90E4F">
        <w:t>"</w:t>
      </w:r>
      <w:r w:rsidR="00B342A5" w:rsidRPr="00D90E4F">
        <w:t xml:space="preserve"> can be used inside other command</w:t>
      </w:r>
      <w:r w:rsidR="009F4D60" w:rsidRPr="00D90E4F">
        <w:t>s</w:t>
      </w:r>
      <w:r w:rsidR="00B342A5" w:rsidRPr="00D90E4F">
        <w:t xml:space="preserve"> when a point is required. The </w:t>
      </w:r>
      <w:r w:rsidR="00C47395" w:rsidRPr="00D90E4F">
        <w:t>"</w:t>
      </w:r>
      <w:r w:rsidR="00B342A5" w:rsidRPr="00D90E4F">
        <w:t>object snap</w:t>
      </w:r>
      <w:r w:rsidR="00C47395" w:rsidRPr="00D90E4F">
        <w:t>"</w:t>
      </w:r>
      <w:r w:rsidR="00B342A5" w:rsidRPr="00D90E4F">
        <w:t xml:space="preserve"> can be selected from a menu opened with the right mouse button</w:t>
      </w:r>
      <w:r w:rsidR="00E54B9A" w:rsidRPr="00D90E4F">
        <w:t>, when IGEMS ask</w:t>
      </w:r>
      <w:r w:rsidR="009F4D60" w:rsidRPr="00D90E4F">
        <w:t>s</w:t>
      </w:r>
      <w:r w:rsidR="00E54B9A" w:rsidRPr="00D90E4F">
        <w:t xml:space="preserve"> for a point</w:t>
      </w:r>
      <w:r w:rsidR="00B342A5" w:rsidRPr="00D90E4F">
        <w:t>.</w:t>
      </w:r>
      <w:r w:rsidR="00E93D8E">
        <w:t xml:space="preserve"> If will show the suggested point by a colored marker. In the case below the object snap "Quadrant".</w:t>
      </w:r>
    </w:p>
    <w:p w14:paraId="03A52383" w14:textId="5B624203" w:rsidR="009F4D60" w:rsidRPr="00D90E4F" w:rsidRDefault="00E93D8E" w:rsidP="00651CD9">
      <w:pPr>
        <w:pStyle w:val="Bild"/>
      </w:pPr>
      <w:r w:rsidRPr="00E93D8E">
        <w:rPr>
          <w:noProof/>
        </w:rPr>
        <w:lastRenderedPageBreak/>
        <w:drawing>
          <wp:inline distT="0" distB="0" distL="0" distR="0" wp14:anchorId="638B45F4" wp14:editId="6AB6BAC4">
            <wp:extent cx="2826000" cy="3718800"/>
            <wp:effectExtent l="0" t="0" r="0" b="0"/>
            <wp:docPr id="1150164336" name="Bildobjekt 1" descr="En bild som visar text, skärmbild, diagram, cirk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64336" name="Bildobjekt 1" descr="En bild som visar text, skärmbild, diagram, cirkel&#10;&#10;Automatiskt genererad beskrivning"/>
                    <pic:cNvPicPr/>
                  </pic:nvPicPr>
                  <pic:blipFill>
                    <a:blip r:embed="rId109"/>
                    <a:stretch>
                      <a:fillRect/>
                    </a:stretch>
                  </pic:blipFill>
                  <pic:spPr>
                    <a:xfrm>
                      <a:off x="0" y="0"/>
                      <a:ext cx="2826000" cy="3718800"/>
                    </a:xfrm>
                    <a:prstGeom prst="rect">
                      <a:avLst/>
                    </a:prstGeom>
                  </pic:spPr>
                </pic:pic>
              </a:graphicData>
            </a:graphic>
          </wp:inline>
        </w:drawing>
      </w:r>
    </w:p>
    <w:p w14:paraId="7150064B" w14:textId="77777777" w:rsidR="00B2425C" w:rsidRPr="00D90E4F" w:rsidRDefault="00A07E1F" w:rsidP="00B2425C">
      <w:r w:rsidRPr="00D90E4F">
        <w:t xml:space="preserve">Available </w:t>
      </w:r>
      <w:r w:rsidR="00B2425C" w:rsidRPr="00D90E4F">
        <w:t>object snaps: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133"/>
        <w:gridCol w:w="6975"/>
      </w:tblGrid>
      <w:tr w:rsidR="00B2425C" w:rsidRPr="00D90E4F" w14:paraId="6A0EA20D" w14:textId="77777777" w:rsidTr="00475FA1">
        <w:tc>
          <w:tcPr>
            <w:tcW w:w="1418" w:type="dxa"/>
            <w:shd w:val="pct20" w:color="auto" w:fill="auto"/>
          </w:tcPr>
          <w:p w14:paraId="260E63CF" w14:textId="77777777" w:rsidR="00B2425C" w:rsidRPr="00D90E4F" w:rsidRDefault="00B2425C" w:rsidP="00B2425C">
            <w:pPr>
              <w:rPr>
                <w:b/>
              </w:rPr>
            </w:pPr>
            <w:r w:rsidRPr="00D90E4F">
              <w:rPr>
                <w:b/>
              </w:rPr>
              <w:t>Snap</w:t>
            </w:r>
          </w:p>
        </w:tc>
        <w:tc>
          <w:tcPr>
            <w:tcW w:w="1134" w:type="dxa"/>
            <w:shd w:val="pct20" w:color="auto" w:fill="auto"/>
          </w:tcPr>
          <w:p w14:paraId="1117B9B8" w14:textId="7CFEBAFF" w:rsidR="00B2425C" w:rsidRPr="00D90E4F" w:rsidRDefault="00B2425C" w:rsidP="00B2425C">
            <w:pPr>
              <w:rPr>
                <w:b/>
              </w:rPr>
            </w:pPr>
            <w:r w:rsidRPr="00D90E4F">
              <w:rPr>
                <w:b/>
              </w:rPr>
              <w:t>Short</w:t>
            </w:r>
            <w:r w:rsidR="00E93D8E">
              <w:rPr>
                <w:b/>
              </w:rPr>
              <w:t>key</w:t>
            </w:r>
          </w:p>
        </w:tc>
        <w:tc>
          <w:tcPr>
            <w:tcW w:w="7195" w:type="dxa"/>
            <w:shd w:val="pct20" w:color="auto" w:fill="auto"/>
          </w:tcPr>
          <w:p w14:paraId="563C8030" w14:textId="77777777" w:rsidR="00B2425C" w:rsidRPr="00D90E4F" w:rsidRDefault="00B2425C" w:rsidP="00B2425C">
            <w:pPr>
              <w:rPr>
                <w:b/>
              </w:rPr>
            </w:pPr>
            <w:r w:rsidRPr="00D90E4F">
              <w:rPr>
                <w:b/>
              </w:rPr>
              <w:t>Description</w:t>
            </w:r>
          </w:p>
        </w:tc>
      </w:tr>
      <w:tr w:rsidR="00AF402D" w:rsidRPr="00D90E4F" w14:paraId="239D54D7" w14:textId="77777777" w:rsidTr="00475FA1">
        <w:tc>
          <w:tcPr>
            <w:tcW w:w="1418" w:type="dxa"/>
          </w:tcPr>
          <w:p w14:paraId="4E6BCD26" w14:textId="77777777" w:rsidR="00AF402D" w:rsidRPr="00D90E4F" w:rsidRDefault="00AF402D" w:rsidP="00B2425C">
            <w:r w:rsidRPr="00D90E4F">
              <w:t>Endpoint</w:t>
            </w:r>
          </w:p>
        </w:tc>
        <w:tc>
          <w:tcPr>
            <w:tcW w:w="1134" w:type="dxa"/>
          </w:tcPr>
          <w:p w14:paraId="18AA1162" w14:textId="77777777" w:rsidR="00AF402D" w:rsidRPr="00D90E4F" w:rsidRDefault="00AF402D" w:rsidP="00B2425C">
            <w:r w:rsidRPr="00D90E4F">
              <w:t>E</w:t>
            </w:r>
          </w:p>
        </w:tc>
        <w:tc>
          <w:tcPr>
            <w:tcW w:w="7195" w:type="dxa"/>
          </w:tcPr>
          <w:p w14:paraId="4F69A9A1" w14:textId="77777777" w:rsidR="00AF402D" w:rsidRPr="00D90E4F" w:rsidRDefault="00AF402D" w:rsidP="0061617E">
            <w:r w:rsidRPr="00D90E4F">
              <w:t>Snap to endpoint of all draw</w:t>
            </w:r>
            <w:r w:rsidR="0061617E" w:rsidRPr="00D90E4F">
              <w:t>n</w:t>
            </w:r>
            <w:r w:rsidRPr="00D90E4F">
              <w:t xml:space="preserve"> objects.</w:t>
            </w:r>
          </w:p>
        </w:tc>
      </w:tr>
      <w:tr w:rsidR="00AF402D" w:rsidRPr="00D90E4F" w14:paraId="59B4269E" w14:textId="77777777" w:rsidTr="00475FA1">
        <w:tc>
          <w:tcPr>
            <w:tcW w:w="1418" w:type="dxa"/>
          </w:tcPr>
          <w:p w14:paraId="65CC7D4B" w14:textId="77777777" w:rsidR="00AF402D" w:rsidRPr="00D90E4F" w:rsidRDefault="00AF402D" w:rsidP="00B2425C">
            <w:r w:rsidRPr="00D90E4F">
              <w:t>Midpoint</w:t>
            </w:r>
          </w:p>
        </w:tc>
        <w:tc>
          <w:tcPr>
            <w:tcW w:w="1134" w:type="dxa"/>
          </w:tcPr>
          <w:p w14:paraId="70EF8122" w14:textId="77777777" w:rsidR="00AF402D" w:rsidRPr="00D90E4F" w:rsidRDefault="00AF402D" w:rsidP="00B2425C">
            <w:r w:rsidRPr="00D90E4F">
              <w:t>M</w:t>
            </w:r>
          </w:p>
        </w:tc>
        <w:tc>
          <w:tcPr>
            <w:tcW w:w="7195" w:type="dxa"/>
          </w:tcPr>
          <w:p w14:paraId="2F39DBDB" w14:textId="77777777" w:rsidR="00AF402D" w:rsidRPr="00D90E4F" w:rsidRDefault="00AF402D" w:rsidP="0061617E">
            <w:r w:rsidRPr="00D90E4F">
              <w:t xml:space="preserve">Snap to midpoint of all </w:t>
            </w:r>
            <w:r w:rsidR="0061617E" w:rsidRPr="00D90E4F">
              <w:t>drawn</w:t>
            </w:r>
            <w:r w:rsidRPr="00D90E4F">
              <w:t xml:space="preserve"> objects.</w:t>
            </w:r>
          </w:p>
        </w:tc>
      </w:tr>
      <w:tr w:rsidR="00AF402D" w:rsidRPr="00D90E4F" w14:paraId="19DBCC6E" w14:textId="77777777" w:rsidTr="00475FA1">
        <w:tc>
          <w:tcPr>
            <w:tcW w:w="1418" w:type="dxa"/>
          </w:tcPr>
          <w:p w14:paraId="6F3A4EDE" w14:textId="77777777" w:rsidR="00AF402D" w:rsidRPr="00D90E4F" w:rsidRDefault="00AF402D" w:rsidP="00B2425C">
            <w:r w:rsidRPr="00D90E4F">
              <w:t>Center</w:t>
            </w:r>
          </w:p>
        </w:tc>
        <w:tc>
          <w:tcPr>
            <w:tcW w:w="1134" w:type="dxa"/>
          </w:tcPr>
          <w:p w14:paraId="2AF081D4" w14:textId="77777777" w:rsidR="00AF402D" w:rsidRPr="00D90E4F" w:rsidRDefault="00AF402D" w:rsidP="00B2425C">
            <w:r w:rsidRPr="00D90E4F">
              <w:t>C</w:t>
            </w:r>
          </w:p>
        </w:tc>
        <w:tc>
          <w:tcPr>
            <w:tcW w:w="7195" w:type="dxa"/>
          </w:tcPr>
          <w:p w14:paraId="67B15A23" w14:textId="77777777" w:rsidR="00AF402D" w:rsidRPr="00D90E4F" w:rsidRDefault="00AF402D" w:rsidP="00B2425C">
            <w:r w:rsidRPr="00D90E4F">
              <w:t>Snap to center of Circles, Arcs and Ellipses.</w:t>
            </w:r>
          </w:p>
        </w:tc>
      </w:tr>
      <w:tr w:rsidR="00AF402D" w:rsidRPr="00D90E4F" w14:paraId="39B8D6DA" w14:textId="77777777" w:rsidTr="00475FA1">
        <w:tc>
          <w:tcPr>
            <w:tcW w:w="1418" w:type="dxa"/>
          </w:tcPr>
          <w:p w14:paraId="203E5807" w14:textId="77777777" w:rsidR="00AF402D" w:rsidRPr="00D90E4F" w:rsidRDefault="00AF402D" w:rsidP="00B2425C">
            <w:r w:rsidRPr="00D90E4F">
              <w:t>Intersection</w:t>
            </w:r>
          </w:p>
        </w:tc>
        <w:tc>
          <w:tcPr>
            <w:tcW w:w="1134" w:type="dxa"/>
          </w:tcPr>
          <w:p w14:paraId="12C3C3A3" w14:textId="77777777" w:rsidR="00AF402D" w:rsidRPr="00D90E4F" w:rsidRDefault="00AF402D" w:rsidP="00B2425C">
            <w:r w:rsidRPr="00D90E4F">
              <w:t>I</w:t>
            </w:r>
          </w:p>
        </w:tc>
        <w:tc>
          <w:tcPr>
            <w:tcW w:w="7195" w:type="dxa"/>
          </w:tcPr>
          <w:p w14:paraId="7B34F570" w14:textId="77777777" w:rsidR="00AF402D" w:rsidRPr="00D90E4F" w:rsidRDefault="00AF402D" w:rsidP="0061617E">
            <w:r w:rsidRPr="00D90E4F">
              <w:t xml:space="preserve">Snap to Intersection between </w:t>
            </w:r>
            <w:r w:rsidR="0061617E" w:rsidRPr="00D90E4F">
              <w:t>drawn</w:t>
            </w:r>
            <w:r w:rsidRPr="00D90E4F">
              <w:t xml:space="preserve"> objects.</w:t>
            </w:r>
          </w:p>
        </w:tc>
      </w:tr>
      <w:tr w:rsidR="00AF402D" w:rsidRPr="00D90E4F" w14:paraId="229D7FAE" w14:textId="77777777" w:rsidTr="00475FA1">
        <w:tc>
          <w:tcPr>
            <w:tcW w:w="1418" w:type="dxa"/>
          </w:tcPr>
          <w:p w14:paraId="03174B21" w14:textId="77777777" w:rsidR="00AF402D" w:rsidRPr="00D90E4F" w:rsidRDefault="00AF402D" w:rsidP="00B2425C">
            <w:r w:rsidRPr="00D90E4F">
              <w:t>Nearest</w:t>
            </w:r>
          </w:p>
        </w:tc>
        <w:tc>
          <w:tcPr>
            <w:tcW w:w="1134" w:type="dxa"/>
          </w:tcPr>
          <w:p w14:paraId="2FA9F3FA" w14:textId="77777777" w:rsidR="00AF402D" w:rsidRPr="00D90E4F" w:rsidRDefault="00AF402D" w:rsidP="00B2425C">
            <w:r w:rsidRPr="00D90E4F">
              <w:t>N</w:t>
            </w:r>
          </w:p>
        </w:tc>
        <w:tc>
          <w:tcPr>
            <w:tcW w:w="7195" w:type="dxa"/>
          </w:tcPr>
          <w:p w14:paraId="26018023" w14:textId="77777777" w:rsidR="00AF402D" w:rsidRPr="00D90E4F" w:rsidRDefault="00AF402D" w:rsidP="0061617E">
            <w:r w:rsidRPr="00D90E4F">
              <w:t>Snap to an object near the</w:t>
            </w:r>
            <w:r w:rsidR="0061617E" w:rsidRPr="00D90E4F">
              <w:t xml:space="preserve"> selected </w:t>
            </w:r>
            <w:r w:rsidRPr="00D90E4F">
              <w:t>point.</w:t>
            </w:r>
          </w:p>
        </w:tc>
      </w:tr>
      <w:tr w:rsidR="00AF402D" w:rsidRPr="00D90E4F" w14:paraId="5B87AE1F" w14:textId="77777777" w:rsidTr="00475FA1">
        <w:tc>
          <w:tcPr>
            <w:tcW w:w="1418" w:type="dxa"/>
          </w:tcPr>
          <w:p w14:paraId="0F37FC33" w14:textId="77777777" w:rsidR="00AF402D" w:rsidRPr="00D90E4F" w:rsidRDefault="00AF402D" w:rsidP="00B2425C">
            <w:r w:rsidRPr="00D90E4F">
              <w:t>Perpend</w:t>
            </w:r>
          </w:p>
        </w:tc>
        <w:tc>
          <w:tcPr>
            <w:tcW w:w="1134" w:type="dxa"/>
          </w:tcPr>
          <w:p w14:paraId="71D2D6AA" w14:textId="77777777" w:rsidR="00AF402D" w:rsidRPr="00D90E4F" w:rsidRDefault="00AF402D" w:rsidP="00B2425C">
            <w:r w:rsidRPr="00D90E4F">
              <w:t>P</w:t>
            </w:r>
          </w:p>
        </w:tc>
        <w:tc>
          <w:tcPr>
            <w:tcW w:w="7195" w:type="dxa"/>
          </w:tcPr>
          <w:p w14:paraId="4082230E" w14:textId="77777777" w:rsidR="00AF402D" w:rsidRPr="00D90E4F" w:rsidRDefault="00AF402D" w:rsidP="00B2425C">
            <w:r w:rsidRPr="00D90E4F">
              <w:t>Snap to a perpendicular point on the picked object from the direction of the previous position.</w:t>
            </w:r>
          </w:p>
        </w:tc>
      </w:tr>
      <w:tr w:rsidR="00AF402D" w:rsidRPr="00D90E4F" w14:paraId="4EC660B8" w14:textId="77777777" w:rsidTr="00475FA1">
        <w:tc>
          <w:tcPr>
            <w:tcW w:w="1418" w:type="dxa"/>
          </w:tcPr>
          <w:p w14:paraId="7F2FB386" w14:textId="77777777" w:rsidR="00AF402D" w:rsidRPr="00D90E4F" w:rsidRDefault="00AF402D" w:rsidP="00B2425C">
            <w:r w:rsidRPr="00D90E4F">
              <w:t>Quadrant</w:t>
            </w:r>
          </w:p>
        </w:tc>
        <w:tc>
          <w:tcPr>
            <w:tcW w:w="1134" w:type="dxa"/>
          </w:tcPr>
          <w:p w14:paraId="64071AD5" w14:textId="77777777" w:rsidR="00AF402D" w:rsidRPr="00D90E4F" w:rsidRDefault="00AF402D" w:rsidP="00B2425C">
            <w:r w:rsidRPr="00D90E4F">
              <w:t>Q</w:t>
            </w:r>
          </w:p>
        </w:tc>
        <w:tc>
          <w:tcPr>
            <w:tcW w:w="7195" w:type="dxa"/>
          </w:tcPr>
          <w:p w14:paraId="7F9D40A8" w14:textId="77777777" w:rsidR="00AF402D" w:rsidRPr="00D90E4F" w:rsidRDefault="00AF402D" w:rsidP="00AF402D">
            <w:r w:rsidRPr="00D90E4F">
              <w:t>Snap to point on 0, 90, 180 or 270 degree</w:t>
            </w:r>
            <w:r w:rsidR="009F4D60" w:rsidRPr="00D90E4F">
              <w:t>s</w:t>
            </w:r>
            <w:r w:rsidRPr="00D90E4F">
              <w:t xml:space="preserve"> from center on Arcs, Circles or Ellipses.</w:t>
            </w:r>
          </w:p>
        </w:tc>
      </w:tr>
      <w:tr w:rsidR="00AF402D" w:rsidRPr="00D90E4F" w14:paraId="58DA220F" w14:textId="77777777" w:rsidTr="00475FA1">
        <w:tc>
          <w:tcPr>
            <w:tcW w:w="1418" w:type="dxa"/>
          </w:tcPr>
          <w:p w14:paraId="2B795E11" w14:textId="77777777" w:rsidR="00AF402D" w:rsidRPr="00D90E4F" w:rsidRDefault="00AF402D" w:rsidP="00B2425C">
            <w:r w:rsidRPr="00D90E4F">
              <w:t>Tangent</w:t>
            </w:r>
          </w:p>
        </w:tc>
        <w:tc>
          <w:tcPr>
            <w:tcW w:w="1134" w:type="dxa"/>
          </w:tcPr>
          <w:p w14:paraId="6A1A893D" w14:textId="77777777" w:rsidR="00AF402D" w:rsidRPr="00D90E4F" w:rsidRDefault="0091430E" w:rsidP="00B2425C">
            <w:r w:rsidRPr="00D90E4F">
              <w:t>T</w:t>
            </w:r>
          </w:p>
        </w:tc>
        <w:tc>
          <w:tcPr>
            <w:tcW w:w="7195" w:type="dxa"/>
          </w:tcPr>
          <w:p w14:paraId="170FEBEA" w14:textId="77777777" w:rsidR="00AF402D" w:rsidRPr="00D90E4F" w:rsidRDefault="00AF402D" w:rsidP="0091430E">
            <w:r w:rsidRPr="00D90E4F">
              <w:t xml:space="preserve">Snap to a Tangential position on </w:t>
            </w:r>
            <w:r w:rsidR="0091430E" w:rsidRPr="00D90E4F">
              <w:t xml:space="preserve">an </w:t>
            </w:r>
            <w:r w:rsidRPr="00D90E4F">
              <w:t xml:space="preserve">Arc, Circle or </w:t>
            </w:r>
            <w:r w:rsidR="0091430E" w:rsidRPr="00D90E4F">
              <w:t>E</w:t>
            </w:r>
            <w:r w:rsidRPr="00D90E4F">
              <w:t>llipse.</w:t>
            </w:r>
          </w:p>
        </w:tc>
      </w:tr>
      <w:tr w:rsidR="00AF402D" w:rsidRPr="00D90E4F" w14:paraId="3E422EEC" w14:textId="77777777" w:rsidTr="00475FA1">
        <w:tc>
          <w:tcPr>
            <w:tcW w:w="1418" w:type="dxa"/>
          </w:tcPr>
          <w:p w14:paraId="4359802D" w14:textId="77777777" w:rsidR="00AF402D" w:rsidRPr="00D90E4F" w:rsidRDefault="00AF402D" w:rsidP="00B2425C">
            <w:r w:rsidRPr="00D90E4F">
              <w:t>Grip</w:t>
            </w:r>
          </w:p>
        </w:tc>
        <w:tc>
          <w:tcPr>
            <w:tcW w:w="1134" w:type="dxa"/>
          </w:tcPr>
          <w:p w14:paraId="5B97194F" w14:textId="77777777" w:rsidR="00AF402D" w:rsidRPr="00D90E4F" w:rsidRDefault="0091430E" w:rsidP="00B2425C">
            <w:r w:rsidRPr="00D90E4F">
              <w:t>G</w:t>
            </w:r>
          </w:p>
        </w:tc>
        <w:tc>
          <w:tcPr>
            <w:tcW w:w="7195" w:type="dxa"/>
          </w:tcPr>
          <w:p w14:paraId="4EB2D92B" w14:textId="77777777" w:rsidR="00AF402D" w:rsidRPr="00D90E4F" w:rsidRDefault="0091430E" w:rsidP="00B2425C">
            <w:r w:rsidRPr="00D90E4F">
              <w:t>Snap to Grip points on object.</w:t>
            </w:r>
          </w:p>
        </w:tc>
      </w:tr>
      <w:tr w:rsidR="00AF402D" w:rsidRPr="00D90E4F" w14:paraId="6862A73F" w14:textId="77777777" w:rsidTr="00475FA1">
        <w:tc>
          <w:tcPr>
            <w:tcW w:w="1418" w:type="dxa"/>
          </w:tcPr>
          <w:p w14:paraId="0C0EE795" w14:textId="77777777" w:rsidR="00AF402D" w:rsidRPr="00D90E4F" w:rsidRDefault="00AF402D" w:rsidP="00B2425C">
            <w:r w:rsidRPr="00D90E4F">
              <w:t>Centroid</w:t>
            </w:r>
          </w:p>
        </w:tc>
        <w:tc>
          <w:tcPr>
            <w:tcW w:w="1134" w:type="dxa"/>
          </w:tcPr>
          <w:p w14:paraId="32D6FC6C" w14:textId="77777777" w:rsidR="00AF402D" w:rsidRPr="00D90E4F" w:rsidRDefault="0091430E" w:rsidP="00B2425C">
            <w:r w:rsidRPr="00D90E4F">
              <w:t>R</w:t>
            </w:r>
          </w:p>
        </w:tc>
        <w:tc>
          <w:tcPr>
            <w:tcW w:w="7195" w:type="dxa"/>
          </w:tcPr>
          <w:p w14:paraId="7C9E8509" w14:textId="77777777" w:rsidR="00AF402D" w:rsidRPr="00D90E4F" w:rsidRDefault="0091430E" w:rsidP="00B2425C">
            <w:r w:rsidRPr="00D90E4F">
              <w:t>Snap to the center of gravity on an object.</w:t>
            </w:r>
          </w:p>
        </w:tc>
      </w:tr>
      <w:tr w:rsidR="00AF402D" w:rsidRPr="00D90E4F" w14:paraId="5213FD9E" w14:textId="77777777" w:rsidTr="00475FA1">
        <w:tc>
          <w:tcPr>
            <w:tcW w:w="1418" w:type="dxa"/>
          </w:tcPr>
          <w:p w14:paraId="2BB71B31" w14:textId="77777777" w:rsidR="00AF402D" w:rsidRPr="00D90E4F" w:rsidRDefault="0091430E" w:rsidP="00B2425C">
            <w:r w:rsidRPr="00D90E4F">
              <w:t>Off</w:t>
            </w:r>
          </w:p>
        </w:tc>
        <w:tc>
          <w:tcPr>
            <w:tcW w:w="1134" w:type="dxa"/>
          </w:tcPr>
          <w:p w14:paraId="2A9AF195" w14:textId="77777777" w:rsidR="00AF402D" w:rsidRPr="00D90E4F" w:rsidRDefault="0091430E" w:rsidP="00B2425C">
            <w:r w:rsidRPr="00D90E4F">
              <w:t>O</w:t>
            </w:r>
          </w:p>
        </w:tc>
        <w:tc>
          <w:tcPr>
            <w:tcW w:w="7195" w:type="dxa"/>
          </w:tcPr>
          <w:p w14:paraId="15329F3F" w14:textId="77777777" w:rsidR="00AF402D" w:rsidRPr="00D90E4F" w:rsidRDefault="0091430E" w:rsidP="0091430E">
            <w:r w:rsidRPr="00D90E4F">
              <w:t>Turn off the Auto snap temporarily for next given point.</w:t>
            </w:r>
          </w:p>
        </w:tc>
      </w:tr>
    </w:tbl>
    <w:p w14:paraId="63F5660C" w14:textId="77777777" w:rsidR="00B342A5" w:rsidRPr="00D90E4F" w:rsidRDefault="00E76E20" w:rsidP="00C5529E">
      <w:pPr>
        <w:pStyle w:val="Rubrik4"/>
      </w:pPr>
      <w:r w:rsidRPr="00D90E4F">
        <w:t>Auto</w:t>
      </w:r>
      <w:r w:rsidR="00B342A5" w:rsidRPr="00D90E4F">
        <w:t xml:space="preserve"> snap</w:t>
      </w:r>
    </w:p>
    <w:p w14:paraId="5E8174A3" w14:textId="1C2CDA94" w:rsidR="00E54B9A" w:rsidRPr="00D90E4F" w:rsidRDefault="00E93D8E" w:rsidP="00B342A5">
      <w:r>
        <w:t xml:space="preserve">It is possible to have the objet snap always activated. </w:t>
      </w:r>
      <w:r w:rsidR="0061617E" w:rsidRPr="00D90E4F">
        <w:t>Use</w:t>
      </w:r>
      <w:r w:rsidR="00E76E20" w:rsidRPr="00D90E4F">
        <w:t xml:space="preserve"> </w:t>
      </w:r>
      <w:hyperlink w:anchor="_Object_snap" w:history="1">
        <w:r w:rsidR="00C47395" w:rsidRPr="00E93D8E">
          <w:rPr>
            <w:rStyle w:val="Hyperlnk"/>
          </w:rPr>
          <w:t>"</w:t>
        </w:r>
        <w:r w:rsidR="00E76E20" w:rsidRPr="00E93D8E">
          <w:rPr>
            <w:rStyle w:val="Hyperlnk"/>
          </w:rPr>
          <w:t xml:space="preserve">Auto </w:t>
        </w:r>
        <w:r w:rsidR="0089777D" w:rsidRPr="00E93D8E">
          <w:rPr>
            <w:rStyle w:val="Hyperlnk"/>
          </w:rPr>
          <w:t>snap</w:t>
        </w:r>
        <w:r w:rsidR="00C47395" w:rsidRPr="00E93D8E">
          <w:rPr>
            <w:rStyle w:val="Hyperlnk"/>
          </w:rPr>
          <w:t>"</w:t>
        </w:r>
      </w:hyperlink>
      <w:r w:rsidR="0089777D" w:rsidRPr="00D90E4F">
        <w:t xml:space="preserve"> </w:t>
      </w:r>
      <w:r w:rsidR="0061617E" w:rsidRPr="00D90E4F">
        <w:t>to</w:t>
      </w:r>
      <w:r w:rsidR="00E54B9A" w:rsidRPr="00D90E4F">
        <w:t xml:space="preserve"> snap to selected geometrical points.</w:t>
      </w:r>
      <w:r>
        <w:t xml:space="preserve"> </w:t>
      </w:r>
      <w:r w:rsidR="00603B2A" w:rsidRPr="00D90E4F">
        <w:t>This is</w:t>
      </w:r>
      <w:r w:rsidR="00E54B9A" w:rsidRPr="00D90E4F">
        <w:t xml:space="preserve"> activated or d</w:t>
      </w:r>
      <w:r w:rsidR="00E66F6D" w:rsidRPr="00D90E4F">
        <w:t xml:space="preserve">eactivated from the </w:t>
      </w:r>
      <w:r w:rsidR="00C47395" w:rsidRPr="00D90E4F">
        <w:t>"</w:t>
      </w:r>
      <w:r w:rsidR="00A946E1" w:rsidRPr="00D90E4F">
        <w:t>S</w:t>
      </w:r>
      <w:r w:rsidR="00E66F6D" w:rsidRPr="00D90E4F">
        <w:t>nap</w:t>
      </w:r>
      <w:r w:rsidR="00C47395" w:rsidRPr="00D90E4F">
        <w:t>"</w:t>
      </w:r>
      <w:r w:rsidR="00E66F6D" w:rsidRPr="00D90E4F">
        <w:t xml:space="preserve"> button or by pressing F9</w:t>
      </w:r>
      <w:r w:rsidR="00603B2A" w:rsidRPr="00D90E4F">
        <w:t>.</w:t>
      </w:r>
    </w:p>
    <w:p w14:paraId="2E7B23B2" w14:textId="77777777" w:rsidR="005B5318" w:rsidRPr="00D90E4F" w:rsidRDefault="005B5318" w:rsidP="00C5529E">
      <w:pPr>
        <w:pStyle w:val="Rubrik4"/>
      </w:pPr>
      <w:r w:rsidRPr="00D90E4F">
        <w:t>Point filter</w:t>
      </w:r>
    </w:p>
    <w:p w14:paraId="45154239" w14:textId="77777777" w:rsidR="005B5318" w:rsidRPr="00D90E4F" w:rsidRDefault="00240AF6" w:rsidP="005B5318">
      <w:r w:rsidRPr="00D90E4F">
        <w:t>Use</w:t>
      </w:r>
      <w:r w:rsidR="005B5318" w:rsidRPr="00D90E4F">
        <w:t xml:space="preserve"> the </w:t>
      </w:r>
      <w:r w:rsidR="00C47395" w:rsidRPr="00D90E4F">
        <w:t>"</w:t>
      </w:r>
      <w:r w:rsidR="00A946E1" w:rsidRPr="00D90E4F">
        <w:t>P</w:t>
      </w:r>
      <w:r w:rsidR="005B5318" w:rsidRPr="00D90E4F">
        <w:t xml:space="preserve">oint </w:t>
      </w:r>
      <w:r w:rsidR="00603B2A" w:rsidRPr="00D90E4F">
        <w:t>f</w:t>
      </w:r>
      <w:r w:rsidR="005B5318" w:rsidRPr="00D90E4F">
        <w:t>ilter</w:t>
      </w:r>
      <w:r w:rsidR="00C47395" w:rsidRPr="00D90E4F">
        <w:t>"</w:t>
      </w:r>
      <w:r w:rsidR="005B5318" w:rsidRPr="00D90E4F">
        <w:t xml:space="preserve"> option </w:t>
      </w:r>
      <w:r w:rsidRPr="00D90E4F">
        <w:t>to</w:t>
      </w:r>
      <w:r w:rsidR="005B5318" w:rsidRPr="00D90E4F">
        <w:t xml:space="preserve"> retrieve individual X and Y coordinates from different points on the drawing to create a new composite point.</w:t>
      </w:r>
    </w:p>
    <w:p w14:paraId="4D7D2345" w14:textId="1B5BB1AA" w:rsidR="00AF2292" w:rsidRPr="00D90E4F" w:rsidRDefault="00E93D8E" w:rsidP="00651CD9">
      <w:pPr>
        <w:pStyle w:val="Bild"/>
      </w:pPr>
      <w:r w:rsidRPr="00E93D8E">
        <w:rPr>
          <w:noProof/>
        </w:rPr>
        <w:drawing>
          <wp:inline distT="0" distB="0" distL="0" distR="0" wp14:anchorId="0A9D63C6" wp14:editId="7C2B0C06">
            <wp:extent cx="1616400" cy="968400"/>
            <wp:effectExtent l="0" t="0" r="3175" b="3175"/>
            <wp:docPr id="1108295282" name="Bildobjekt 1" descr="En bild som visar text, Teckensnitt, Rektangel,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95282" name="Bildobjekt 1" descr="En bild som visar text, Teckensnitt, Rektangel, skärmbild&#10;&#10;Automatiskt genererad beskrivning"/>
                    <pic:cNvPicPr/>
                  </pic:nvPicPr>
                  <pic:blipFill>
                    <a:blip r:embed="rId110"/>
                    <a:stretch>
                      <a:fillRect/>
                    </a:stretch>
                  </pic:blipFill>
                  <pic:spPr>
                    <a:xfrm>
                      <a:off x="0" y="0"/>
                      <a:ext cx="1616400" cy="968400"/>
                    </a:xfrm>
                    <a:prstGeom prst="rect">
                      <a:avLst/>
                    </a:prstGeom>
                  </pic:spPr>
                </pic:pic>
              </a:graphicData>
            </a:graphic>
          </wp:inline>
        </w:drawing>
      </w:r>
    </w:p>
    <w:p w14:paraId="54BEF3E5" w14:textId="77777777" w:rsidR="00AF2292" w:rsidRPr="00D90E4F" w:rsidRDefault="00AF2292" w:rsidP="005B5318">
      <w:r w:rsidRPr="00D90E4F">
        <w:t xml:space="preserve">The </w:t>
      </w:r>
      <w:r w:rsidR="00C47395" w:rsidRPr="00D90E4F">
        <w:t>"</w:t>
      </w:r>
      <w:r w:rsidR="00603B2A" w:rsidRPr="00D90E4F">
        <w:t>Point filter</w:t>
      </w:r>
      <w:r w:rsidR="00C47395" w:rsidRPr="00D90E4F">
        <w:t>"</w:t>
      </w:r>
      <w:r w:rsidR="00603B2A" w:rsidRPr="00D90E4F">
        <w:t xml:space="preserve"> is</w:t>
      </w:r>
      <w:r w:rsidRPr="00D90E4F">
        <w:t xml:space="preserve"> activated </w:t>
      </w:r>
      <w:r w:rsidR="00603B2A" w:rsidRPr="00D90E4F">
        <w:t xml:space="preserve">by right clicking </w:t>
      </w:r>
      <w:r w:rsidR="009F4D60" w:rsidRPr="00D90E4F">
        <w:t xml:space="preserve">in </w:t>
      </w:r>
      <w:r w:rsidR="00804F0A" w:rsidRPr="00D90E4F">
        <w:t xml:space="preserve">the </w:t>
      </w:r>
      <w:r w:rsidR="00726B14" w:rsidRPr="00D90E4F">
        <w:t xml:space="preserve">context menu </w:t>
      </w:r>
      <w:r w:rsidRPr="00D90E4F">
        <w:t xml:space="preserve">or </w:t>
      </w:r>
      <w:r w:rsidR="00804F0A" w:rsidRPr="00D90E4F">
        <w:t xml:space="preserve">by </w:t>
      </w:r>
      <w:r w:rsidRPr="00D90E4F">
        <w:t xml:space="preserve">pressing "X" on the keyboard </w:t>
      </w:r>
      <w:r w:rsidR="00603B2A" w:rsidRPr="00D90E4F">
        <w:t>whe</w:t>
      </w:r>
      <w:r w:rsidRPr="00D90E4F">
        <w:t>n IGEMS ask</w:t>
      </w:r>
      <w:r w:rsidR="009F4D60" w:rsidRPr="00D90E4F">
        <w:t>s</w:t>
      </w:r>
      <w:r w:rsidRPr="00D90E4F">
        <w:t xml:space="preserve"> for a point.</w:t>
      </w:r>
    </w:p>
    <w:p w14:paraId="3C9F6C43" w14:textId="77777777" w:rsidR="005B5318" w:rsidRPr="00D90E4F" w:rsidRDefault="005B5318" w:rsidP="00C5529E">
      <w:pPr>
        <w:pStyle w:val="Rubrik4"/>
      </w:pPr>
      <w:r w:rsidRPr="00D90E4F">
        <w:t>Snap from</w:t>
      </w:r>
    </w:p>
    <w:p w14:paraId="4B091889" w14:textId="77777777" w:rsidR="005B5318" w:rsidRPr="00D90E4F" w:rsidRDefault="005B5318" w:rsidP="005B5318">
      <w:r w:rsidRPr="00D90E4F">
        <w:t xml:space="preserve">The </w:t>
      </w:r>
      <w:r w:rsidR="00C47395" w:rsidRPr="00D90E4F">
        <w:t>"</w:t>
      </w:r>
      <w:r w:rsidRPr="00D90E4F">
        <w:t>Snap from</w:t>
      </w:r>
      <w:r w:rsidR="00C47395" w:rsidRPr="00D90E4F">
        <w:t>"</w:t>
      </w:r>
      <w:r w:rsidRPr="00D90E4F">
        <w:t xml:space="preserve"> option asks for a point that will be used as the last point. This option should be used together with relative coordinates.</w:t>
      </w:r>
    </w:p>
    <w:p w14:paraId="36FF2393" w14:textId="6E688172" w:rsidR="00804F0A" w:rsidRPr="00D90E4F" w:rsidRDefault="00683A41" w:rsidP="00651CD9">
      <w:pPr>
        <w:pStyle w:val="Bild"/>
      </w:pPr>
      <w:r w:rsidRPr="00683A41">
        <w:rPr>
          <w:noProof/>
        </w:rPr>
        <w:lastRenderedPageBreak/>
        <w:drawing>
          <wp:inline distT="0" distB="0" distL="0" distR="0" wp14:anchorId="3A3AD77E" wp14:editId="0532EA5B">
            <wp:extent cx="1627200" cy="936000"/>
            <wp:effectExtent l="0" t="0" r="0" b="0"/>
            <wp:docPr id="1342285765" name="Bildobjekt 1" descr="En bild som visar text, Teckensnitt, Rektangel,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85765" name="Bildobjekt 1" descr="En bild som visar text, Teckensnitt, Rektangel, skärmbild&#10;&#10;Automatiskt genererad beskrivning"/>
                    <pic:cNvPicPr/>
                  </pic:nvPicPr>
                  <pic:blipFill>
                    <a:blip r:embed="rId111"/>
                    <a:stretch>
                      <a:fillRect/>
                    </a:stretch>
                  </pic:blipFill>
                  <pic:spPr>
                    <a:xfrm>
                      <a:off x="0" y="0"/>
                      <a:ext cx="1627200" cy="936000"/>
                    </a:xfrm>
                    <a:prstGeom prst="rect">
                      <a:avLst/>
                    </a:prstGeom>
                  </pic:spPr>
                </pic:pic>
              </a:graphicData>
            </a:graphic>
          </wp:inline>
        </w:drawing>
      </w:r>
    </w:p>
    <w:p w14:paraId="4C00D7D1" w14:textId="77777777" w:rsidR="003F22FC" w:rsidRDefault="00804F0A" w:rsidP="003F22FC">
      <w:r w:rsidRPr="00D90E4F">
        <w:t xml:space="preserve">The </w:t>
      </w:r>
      <w:r w:rsidR="00C47395" w:rsidRPr="00D90E4F">
        <w:t>"</w:t>
      </w:r>
      <w:r w:rsidR="00603B2A" w:rsidRPr="00D90E4F">
        <w:t>Snap from</w:t>
      </w:r>
      <w:r w:rsidR="00C47395" w:rsidRPr="00D90E4F">
        <w:t>"</w:t>
      </w:r>
      <w:r w:rsidR="00603B2A" w:rsidRPr="00D90E4F">
        <w:t xml:space="preserve"> </w:t>
      </w:r>
      <w:r w:rsidRPr="00D90E4F">
        <w:t xml:space="preserve">can be activated </w:t>
      </w:r>
      <w:r w:rsidR="003F6D28" w:rsidRPr="00D90E4F">
        <w:t xml:space="preserve">by right clicking in the menu </w:t>
      </w:r>
      <w:r w:rsidRPr="00D90E4F">
        <w:t xml:space="preserve">or by pressing "S" on the keyboard when IGEMS </w:t>
      </w:r>
      <w:r w:rsidR="00FE7493" w:rsidRPr="00D90E4F">
        <w:t>asks for</w:t>
      </w:r>
      <w:r w:rsidRPr="00D90E4F">
        <w:t xml:space="preserve"> a point.</w:t>
      </w:r>
      <w:bookmarkStart w:id="172" w:name="_Toc155164847"/>
      <w:bookmarkStart w:id="173" w:name="_Toc159143736"/>
    </w:p>
    <w:p w14:paraId="3061E4A2" w14:textId="5EF10FBB" w:rsidR="00683A41" w:rsidRDefault="00683A41" w:rsidP="00683A41">
      <w:pPr>
        <w:pStyle w:val="Rubrik5"/>
      </w:pPr>
      <w:r>
        <w:t>Tracking</w:t>
      </w:r>
    </w:p>
    <w:p w14:paraId="6E3BA354" w14:textId="4699CE33" w:rsidR="00683A41" w:rsidRDefault="00683A41" w:rsidP="00651CD9">
      <w:pPr>
        <w:pStyle w:val="Bild"/>
      </w:pPr>
      <w:r w:rsidRPr="00683A41">
        <w:rPr>
          <w:noProof/>
        </w:rPr>
        <w:drawing>
          <wp:inline distT="0" distB="0" distL="0" distR="0" wp14:anchorId="5CA88385" wp14:editId="2BAFBAF6">
            <wp:extent cx="1627200" cy="1004400"/>
            <wp:effectExtent l="0" t="0" r="0" b="5715"/>
            <wp:docPr id="967205843" name="Bildobjekt 1" descr="En bild som visar text, skärmbild, Teckensnitt, Varumärk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05843" name="Bildobjekt 1" descr="En bild som visar text, skärmbild, Teckensnitt, Varumärke&#10;&#10;Automatiskt genererad beskrivning"/>
                    <pic:cNvPicPr/>
                  </pic:nvPicPr>
                  <pic:blipFill>
                    <a:blip r:embed="rId112"/>
                    <a:stretch>
                      <a:fillRect/>
                    </a:stretch>
                  </pic:blipFill>
                  <pic:spPr>
                    <a:xfrm>
                      <a:off x="0" y="0"/>
                      <a:ext cx="1627200" cy="1004400"/>
                    </a:xfrm>
                    <a:prstGeom prst="rect">
                      <a:avLst/>
                    </a:prstGeom>
                  </pic:spPr>
                </pic:pic>
              </a:graphicData>
            </a:graphic>
          </wp:inline>
        </w:drawing>
      </w:r>
      <w:r>
        <w:t xml:space="preserve"> </w:t>
      </w:r>
      <w:r w:rsidRPr="00683A41">
        <w:rPr>
          <w:noProof/>
        </w:rPr>
        <w:drawing>
          <wp:inline distT="0" distB="0" distL="0" distR="0" wp14:anchorId="15884695" wp14:editId="74D6B54C">
            <wp:extent cx="1821600" cy="1515600"/>
            <wp:effectExtent l="0" t="0" r="7620" b="8890"/>
            <wp:docPr id="1336967818" name="Bildobjekt 1" descr="En bild som visar linje, skärmbild,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67818" name="Bildobjekt 1" descr="En bild som visar linje, skärmbild, design&#10;&#10;Automatiskt genererad beskrivning"/>
                    <pic:cNvPicPr/>
                  </pic:nvPicPr>
                  <pic:blipFill>
                    <a:blip r:embed="rId113"/>
                    <a:stretch>
                      <a:fillRect/>
                    </a:stretch>
                  </pic:blipFill>
                  <pic:spPr>
                    <a:xfrm>
                      <a:off x="0" y="0"/>
                      <a:ext cx="1821600" cy="1515600"/>
                    </a:xfrm>
                    <a:prstGeom prst="rect">
                      <a:avLst/>
                    </a:prstGeom>
                  </pic:spPr>
                </pic:pic>
              </a:graphicData>
            </a:graphic>
          </wp:inline>
        </w:drawing>
      </w:r>
    </w:p>
    <w:p w14:paraId="4A7725A5" w14:textId="08480C91" w:rsidR="00683A41" w:rsidRDefault="00683A41" w:rsidP="00683A41">
      <w:r>
        <w:t xml:space="preserve">This option will make a temporary ortho mode in 90 degree of all objects that </w:t>
      </w:r>
      <w:r w:rsidRPr="00683A41">
        <w:t xml:space="preserve">passes through the </w:t>
      </w:r>
      <w:r>
        <w:t xml:space="preserve">current points. This is used often together with the </w:t>
      </w:r>
      <w:hyperlink w:anchor="_Direction_coordinate" w:history="1">
        <w:r w:rsidRPr="00683A41">
          <w:rPr>
            <w:rStyle w:val="Hyperlnk"/>
          </w:rPr>
          <w:t>direction coordinate</w:t>
        </w:r>
      </w:hyperlink>
      <w:r>
        <w:t>.</w:t>
      </w:r>
    </w:p>
    <w:p w14:paraId="39EE79CA" w14:textId="0CADD5E7" w:rsidR="001D30BF" w:rsidRDefault="001D30BF" w:rsidP="001D30BF">
      <w:pPr>
        <w:pStyle w:val="Rubrik2"/>
      </w:pPr>
      <w:bookmarkStart w:id="174" w:name="_Grips"/>
      <w:bookmarkStart w:id="175" w:name="_Toc229474729"/>
      <w:bookmarkEnd w:id="174"/>
      <w:r>
        <w:t>Grips</w:t>
      </w:r>
      <w:bookmarkEnd w:id="175"/>
    </w:p>
    <w:p w14:paraId="155A2391" w14:textId="3387DD46" w:rsidR="001D30BF" w:rsidRDefault="001D30BF" w:rsidP="001D30BF">
      <w:r>
        <w:t>If you select some geometry without having any command activated, then grips will be visible at strategic positions. The grip is useful when you want to make fast simple modification of the geometry.</w:t>
      </w:r>
    </w:p>
    <w:p w14:paraId="27ECFF1F" w14:textId="48BD7D53" w:rsidR="001D30BF" w:rsidRDefault="001D30BF" w:rsidP="001D30BF">
      <w:pPr>
        <w:pStyle w:val="Bild"/>
      </w:pPr>
      <w:r w:rsidRPr="001D30BF">
        <w:rPr>
          <w:noProof/>
        </w:rPr>
        <w:drawing>
          <wp:inline distT="0" distB="0" distL="0" distR="0" wp14:anchorId="287DC56D" wp14:editId="214B727E">
            <wp:extent cx="2818800" cy="1501200"/>
            <wp:effectExtent l="0" t="0" r="635" b="3810"/>
            <wp:docPr id="204001112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11125" name=""/>
                    <pic:cNvPicPr/>
                  </pic:nvPicPr>
                  <pic:blipFill>
                    <a:blip r:embed="rId114"/>
                    <a:stretch>
                      <a:fillRect/>
                    </a:stretch>
                  </pic:blipFill>
                  <pic:spPr>
                    <a:xfrm>
                      <a:off x="0" y="0"/>
                      <a:ext cx="2818800" cy="1501200"/>
                    </a:xfrm>
                    <a:prstGeom prst="rect">
                      <a:avLst/>
                    </a:prstGeom>
                  </pic:spPr>
                </pic:pic>
              </a:graphicData>
            </a:graphic>
          </wp:inline>
        </w:drawing>
      </w:r>
    </w:p>
    <w:p w14:paraId="62C24204" w14:textId="10168A14" w:rsidR="001D30BF" w:rsidRDefault="001D30BF" w:rsidP="001D30BF">
      <w:r>
        <w:t>If you click on the grip located in the center of the circle, then you can move the circle. If you click on the quadrants, then you can change the radius of the circle.</w:t>
      </w:r>
    </w:p>
    <w:p w14:paraId="2586415C" w14:textId="044464A0" w:rsidR="001D30BF" w:rsidRDefault="001D30BF" w:rsidP="001D30BF">
      <w:r w:rsidRPr="001D30BF">
        <w:rPr>
          <w:noProof/>
        </w:rPr>
        <w:drawing>
          <wp:inline distT="0" distB="0" distL="0" distR="0" wp14:anchorId="4ED4FA1B" wp14:editId="600941BB">
            <wp:extent cx="2646000" cy="1418400"/>
            <wp:effectExtent l="0" t="0" r="2540" b="0"/>
            <wp:docPr id="112194773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47734" name=""/>
                    <pic:cNvPicPr/>
                  </pic:nvPicPr>
                  <pic:blipFill>
                    <a:blip r:embed="rId115"/>
                    <a:stretch>
                      <a:fillRect/>
                    </a:stretch>
                  </pic:blipFill>
                  <pic:spPr>
                    <a:xfrm>
                      <a:off x="0" y="0"/>
                      <a:ext cx="2646000" cy="1418400"/>
                    </a:xfrm>
                    <a:prstGeom prst="rect">
                      <a:avLst/>
                    </a:prstGeom>
                  </pic:spPr>
                </pic:pic>
              </a:graphicData>
            </a:graphic>
          </wp:inline>
        </w:drawing>
      </w:r>
    </w:p>
    <w:p w14:paraId="0A0D190A" w14:textId="49E9BF4B" w:rsidR="001D30BF" w:rsidRDefault="001D30BF" w:rsidP="001D30BF">
      <w:r>
        <w:t>If you click on the corner, you can modify the corner position.</w:t>
      </w:r>
    </w:p>
    <w:p w14:paraId="2E2FF0FF" w14:textId="4BB6949D" w:rsidR="001D30BF" w:rsidRPr="001D30BF" w:rsidRDefault="001D30BF" w:rsidP="001D30BF">
      <w:r>
        <w:t>The grips can also be useful when modify Part text and Inkjet text positions.</w:t>
      </w:r>
    </w:p>
    <w:p w14:paraId="576446C4" w14:textId="77777777" w:rsidR="00DC0DBE" w:rsidRPr="00D90E4F" w:rsidRDefault="00DC0DBE" w:rsidP="003F22FC">
      <w:pPr>
        <w:pStyle w:val="Rubrik2"/>
      </w:pPr>
      <w:bookmarkStart w:id="176" w:name="_Select_objects"/>
      <w:bookmarkStart w:id="177" w:name="_Toc335636838"/>
      <w:bookmarkStart w:id="178" w:name="_Toc129002631"/>
      <w:bookmarkStart w:id="179" w:name="_Toc229474730"/>
      <w:bookmarkEnd w:id="176"/>
      <w:r w:rsidRPr="00D90E4F">
        <w:t>Select object</w:t>
      </w:r>
      <w:r w:rsidR="00486AA9" w:rsidRPr="00D90E4F">
        <w:t>s</w:t>
      </w:r>
      <w:bookmarkEnd w:id="172"/>
      <w:bookmarkEnd w:id="173"/>
      <w:bookmarkEnd w:id="177"/>
      <w:bookmarkEnd w:id="178"/>
      <w:bookmarkEnd w:id="179"/>
    </w:p>
    <w:p w14:paraId="1C0AD0C4" w14:textId="1C5D9155" w:rsidR="00783D4F" w:rsidRDefault="00292767" w:rsidP="00683A41">
      <w:r w:rsidRPr="00D90E4F">
        <w:t>Many commands need</w:t>
      </w:r>
      <w:r w:rsidR="00DC0DBE" w:rsidRPr="00D90E4F">
        <w:t xml:space="preserve"> object</w:t>
      </w:r>
      <w:r w:rsidRPr="00D90E4F">
        <w:t>s</w:t>
      </w:r>
      <w:r w:rsidR="00DC0DBE" w:rsidRPr="00D90E4F">
        <w:t xml:space="preserve"> as input</w:t>
      </w:r>
      <w:r w:rsidR="003F6D28" w:rsidRPr="00D90E4F">
        <w:t>, f</w:t>
      </w:r>
      <w:r w:rsidR="00DC0DBE" w:rsidRPr="00D90E4F">
        <w:t>or exa</w:t>
      </w:r>
      <w:r w:rsidR="006D5F76" w:rsidRPr="00D90E4F">
        <w:t>mple: Erase, Move</w:t>
      </w:r>
      <w:r w:rsidR="003F6D28" w:rsidRPr="00D90E4F">
        <w:t xml:space="preserve"> and</w:t>
      </w:r>
      <w:r w:rsidR="006D5F76" w:rsidRPr="00D90E4F">
        <w:t xml:space="preserve"> Copy</w:t>
      </w:r>
      <w:r w:rsidR="00DC0DBE" w:rsidRPr="00D90E4F">
        <w:t xml:space="preserve">. </w:t>
      </w:r>
    </w:p>
    <w:p w14:paraId="46616875" w14:textId="77777777" w:rsidR="003F22FC" w:rsidRPr="00D90E4F" w:rsidRDefault="00726B14" w:rsidP="00C5529E">
      <w:pPr>
        <w:pStyle w:val="Rubrik4"/>
      </w:pPr>
      <w:r w:rsidRPr="00D90E4F">
        <w:lastRenderedPageBreak/>
        <w:t>Selecting Objects</w:t>
      </w:r>
    </w:p>
    <w:p w14:paraId="21F1318A" w14:textId="77777777" w:rsidR="00B175A5" w:rsidRPr="00D90E4F" w:rsidRDefault="009378B9" w:rsidP="000C667D">
      <w:pPr>
        <w:pStyle w:val="Bild"/>
      </w:pPr>
      <w:r w:rsidRPr="00D90E4F">
        <w:rPr>
          <w:noProof/>
        </w:rPr>
        <w:drawing>
          <wp:inline distT="0" distB="0" distL="0" distR="0" wp14:anchorId="7AA33491" wp14:editId="62249EE0">
            <wp:extent cx="1331595" cy="1068070"/>
            <wp:effectExtent l="19050" t="0" r="1905" b="0"/>
            <wp:docPr id="24" name="Bild 24" descr="Imag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68"/>
                    <pic:cNvPicPr>
                      <a:picLocks noChangeAspect="1" noChangeArrowheads="1"/>
                    </pic:cNvPicPr>
                  </pic:nvPicPr>
                  <pic:blipFill>
                    <a:blip r:embed="rId116" cstate="print"/>
                    <a:srcRect/>
                    <a:stretch>
                      <a:fillRect/>
                    </a:stretch>
                  </pic:blipFill>
                  <pic:spPr bwMode="auto">
                    <a:xfrm>
                      <a:off x="0" y="0"/>
                      <a:ext cx="1331595" cy="1068070"/>
                    </a:xfrm>
                    <a:prstGeom prst="rect">
                      <a:avLst/>
                    </a:prstGeom>
                    <a:noFill/>
                    <a:ln w="9525">
                      <a:noFill/>
                      <a:miter lim="800000"/>
                      <a:headEnd/>
                      <a:tailEnd/>
                    </a:ln>
                  </pic:spPr>
                </pic:pic>
              </a:graphicData>
            </a:graphic>
          </wp:inline>
        </w:drawing>
      </w:r>
    </w:p>
    <w:p w14:paraId="5A5306D9" w14:textId="35AC0320" w:rsidR="00683A41" w:rsidRDefault="00683A41" w:rsidP="003F22FC">
      <w:r>
        <w:t xml:space="preserve">You must use a command that need objects as input. For </w:t>
      </w:r>
      <w:r w:rsidR="00AB5767">
        <w:t>example,</w:t>
      </w:r>
      <w:r>
        <w:t xml:space="preserve"> Erase, Move or Copy.</w:t>
      </w:r>
    </w:p>
    <w:p w14:paraId="12F14E8B" w14:textId="494D7485" w:rsidR="00AB5767" w:rsidRDefault="00AB5767" w:rsidP="003F22FC">
      <w:r>
        <w:t>There is different options:</w:t>
      </w:r>
    </w:p>
    <w:p w14:paraId="45650D3D" w14:textId="77777777" w:rsidR="00AB5767" w:rsidRDefault="003F6D28" w:rsidP="003F22FC">
      <w:r w:rsidRPr="00D90E4F">
        <w:t>Click on</w:t>
      </w:r>
      <w:r w:rsidR="00783D4F" w:rsidRPr="00D90E4F">
        <w:t xml:space="preserve"> an object </w:t>
      </w:r>
      <w:r w:rsidRPr="00D90E4F">
        <w:t>to select it</w:t>
      </w:r>
      <w:r w:rsidR="00783D4F" w:rsidRPr="00D90E4F">
        <w:t>.</w:t>
      </w:r>
    </w:p>
    <w:p w14:paraId="4F89736E" w14:textId="562AACEC" w:rsidR="00AB5767" w:rsidRDefault="00AB5767" w:rsidP="003F22FC">
      <w:r>
        <w:t xml:space="preserve">If you click outside an </w:t>
      </w:r>
      <w:r w:rsidR="00241ECB">
        <w:t>object,</w:t>
      </w:r>
      <w:r>
        <w:t xml:space="preserve"> then a second point is needed.</w:t>
      </w:r>
    </w:p>
    <w:p w14:paraId="18D5802E" w14:textId="54626807" w:rsidR="00241ECB" w:rsidRDefault="00241ECB" w:rsidP="000C667D">
      <w:pPr>
        <w:pStyle w:val="Bild"/>
      </w:pPr>
      <w:r>
        <w:rPr>
          <w:noProof/>
        </w:rPr>
        <w:drawing>
          <wp:inline distT="0" distB="0" distL="0" distR="0" wp14:anchorId="5E3DB37A" wp14:editId="0C2B8590">
            <wp:extent cx="4111200" cy="1850400"/>
            <wp:effectExtent l="0" t="0" r="3810" b="0"/>
            <wp:docPr id="2073682162" name="Bildobjekt 1" descr="En bild som visar linje, skärmbild, diagram, Graf&#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82162" name="Bildobjekt 1" descr="En bild som visar linje, skärmbild, diagram, Graf&#10;&#10;Automatiskt genererad beskrivning"/>
                    <pic:cNvPicPr/>
                  </pic:nvPicPr>
                  <pic:blipFill>
                    <a:blip r:embed="rId117"/>
                    <a:stretch>
                      <a:fillRect/>
                    </a:stretch>
                  </pic:blipFill>
                  <pic:spPr>
                    <a:xfrm>
                      <a:off x="0" y="0"/>
                      <a:ext cx="4111200" cy="1850400"/>
                    </a:xfrm>
                    <a:prstGeom prst="rect">
                      <a:avLst/>
                    </a:prstGeom>
                  </pic:spPr>
                </pic:pic>
              </a:graphicData>
            </a:graphic>
          </wp:inline>
        </w:drawing>
      </w:r>
    </w:p>
    <w:p w14:paraId="1B22C3EC" w14:textId="258E253E" w:rsidR="00AB5767" w:rsidRDefault="00241ECB" w:rsidP="003F22FC">
      <w:r>
        <w:t>If the second point is to the right side, then the objects that are completely inside the rectangle will be selected.</w:t>
      </w:r>
    </w:p>
    <w:p w14:paraId="21694615" w14:textId="3D58FE55" w:rsidR="00241ECB" w:rsidRDefault="00241ECB" w:rsidP="003F22FC">
      <w:r>
        <w:t>If the second point is to the left side, then it's enough that just a little part of the objects are inside the rectangle to be selected.</w:t>
      </w:r>
    </w:p>
    <w:p w14:paraId="32817979" w14:textId="331A55FD" w:rsidR="00783D4F" w:rsidRDefault="00FE7493" w:rsidP="003F22FC">
      <w:r w:rsidRPr="00D90E4F">
        <w:t>To unselect, hold down the SHIFT key while selecting the object.</w:t>
      </w:r>
    </w:p>
    <w:p w14:paraId="61F99353" w14:textId="4DBC089F" w:rsidR="00241ECB" w:rsidRDefault="00241ECB" w:rsidP="00241ECB">
      <w:pPr>
        <w:pStyle w:val="Rubrik4"/>
      </w:pPr>
      <w:r>
        <w:t>Other options</w:t>
      </w:r>
    </w:p>
    <w:p w14:paraId="0208CABD" w14:textId="3BB388CA" w:rsidR="00241ECB" w:rsidRDefault="00241ECB" w:rsidP="00241ECB">
      <w:r>
        <w:t>By using right mouse button, you can activate other options.</w:t>
      </w:r>
    </w:p>
    <w:p w14:paraId="1F397E66" w14:textId="77777777" w:rsidR="00241ECB" w:rsidRDefault="00241ECB" w:rsidP="000C667D">
      <w:pPr>
        <w:pStyle w:val="Bild"/>
      </w:pPr>
      <w:r w:rsidRPr="00683A41">
        <w:rPr>
          <w:noProof/>
        </w:rPr>
        <w:drawing>
          <wp:inline distT="0" distB="0" distL="0" distR="0" wp14:anchorId="14B82341" wp14:editId="772D217E">
            <wp:extent cx="1609200" cy="2790000"/>
            <wp:effectExtent l="0" t="0" r="0" b="0"/>
            <wp:docPr id="1643888553" name="Bildobjekt 1" descr="En bild som visar text,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88553" name="Bildobjekt 1" descr="En bild som visar text, skärmbild&#10;&#10;Automatiskt genererad beskrivning"/>
                    <pic:cNvPicPr/>
                  </pic:nvPicPr>
                  <pic:blipFill>
                    <a:blip r:embed="rId118"/>
                    <a:stretch>
                      <a:fillRect/>
                    </a:stretch>
                  </pic:blipFill>
                  <pic:spPr>
                    <a:xfrm>
                      <a:off x="0" y="0"/>
                      <a:ext cx="1609200" cy="2790000"/>
                    </a:xfrm>
                    <a:prstGeom prst="rect">
                      <a:avLst/>
                    </a:prstGeom>
                  </pic:spPr>
                </pic:pic>
              </a:graphicData>
            </a:graphic>
          </wp:inline>
        </w:drawing>
      </w:r>
    </w:p>
    <w:p w14:paraId="7BB2C839" w14:textId="77777777" w:rsidR="00241ECB" w:rsidRPr="00D90E4F" w:rsidRDefault="00241ECB" w:rsidP="00241ECB">
      <w:r w:rsidRPr="00D90E4F">
        <w:rPr>
          <w:b/>
        </w:rPr>
        <w:t>Note!</w:t>
      </w:r>
      <w:r w:rsidRPr="00D90E4F">
        <w:t xml:space="preserve"> The fastest way to select different options is to use keyboard shortcuts (P, L, Ctrl-A, C, W, F and E).</w:t>
      </w:r>
    </w:p>
    <w:p w14:paraId="2C1DE2C9" w14:textId="77777777" w:rsidR="00783D4F" w:rsidRPr="00D90E4F" w:rsidRDefault="00783D4F" w:rsidP="00C5529E">
      <w:pPr>
        <w:pStyle w:val="Rubrik4"/>
      </w:pPr>
      <w:r w:rsidRPr="00D90E4F">
        <w:t>Previous</w:t>
      </w:r>
      <w:r w:rsidR="00B175A5" w:rsidRPr="00D90E4F">
        <w:t xml:space="preserve"> (P)</w:t>
      </w:r>
    </w:p>
    <w:p w14:paraId="11920BF8" w14:textId="77777777" w:rsidR="00783D4F" w:rsidRPr="00D90E4F" w:rsidRDefault="00B175A5" w:rsidP="003F22FC">
      <w:r w:rsidRPr="00D90E4F">
        <w:t>This option selects</w:t>
      </w:r>
      <w:r w:rsidR="00783D4F" w:rsidRPr="00D90E4F">
        <w:t xml:space="preserve"> the same object </w:t>
      </w:r>
      <w:r w:rsidR="00A07E1F" w:rsidRPr="00D90E4F">
        <w:t xml:space="preserve">from the </w:t>
      </w:r>
      <w:r w:rsidR="00783D4F" w:rsidRPr="00D90E4F">
        <w:t xml:space="preserve">previous time </w:t>
      </w:r>
      <w:r w:rsidR="00C47395" w:rsidRPr="00D90E4F">
        <w:t>"</w:t>
      </w:r>
      <w:r w:rsidR="00603B2A" w:rsidRPr="00D90E4F">
        <w:t>Select object</w:t>
      </w:r>
      <w:r w:rsidR="00C47395" w:rsidRPr="00D90E4F">
        <w:t>"</w:t>
      </w:r>
      <w:r w:rsidR="00603B2A" w:rsidRPr="00D90E4F">
        <w:t xml:space="preserve"> </w:t>
      </w:r>
      <w:r w:rsidR="00783D4F" w:rsidRPr="00D90E4F">
        <w:t>was used.</w:t>
      </w:r>
    </w:p>
    <w:p w14:paraId="2AE1DF7E" w14:textId="77777777" w:rsidR="00B175A5" w:rsidRPr="00D90E4F" w:rsidRDefault="00B175A5" w:rsidP="00C5529E">
      <w:pPr>
        <w:pStyle w:val="Rubrik4"/>
      </w:pPr>
      <w:r w:rsidRPr="00D90E4F">
        <w:t>Last (L)</w:t>
      </w:r>
    </w:p>
    <w:p w14:paraId="3647B9AB" w14:textId="77777777" w:rsidR="00B175A5" w:rsidRPr="00D90E4F" w:rsidRDefault="00B175A5" w:rsidP="00B175A5">
      <w:r w:rsidRPr="00D90E4F">
        <w:t>This option selects the last object that was drawn.</w:t>
      </w:r>
    </w:p>
    <w:p w14:paraId="78AAA73D" w14:textId="77777777" w:rsidR="00B175A5" w:rsidRPr="00D90E4F" w:rsidRDefault="00B175A5" w:rsidP="00C5529E">
      <w:pPr>
        <w:pStyle w:val="Rubrik4"/>
      </w:pPr>
      <w:r w:rsidRPr="00D90E4F">
        <w:lastRenderedPageBreak/>
        <w:t>All (CTRL-A)</w:t>
      </w:r>
    </w:p>
    <w:p w14:paraId="45DED25C" w14:textId="77777777" w:rsidR="00B175A5" w:rsidRPr="00D90E4F" w:rsidRDefault="00106574" w:rsidP="00B175A5">
      <w:r w:rsidRPr="00D90E4F">
        <w:t>T</w:t>
      </w:r>
      <w:r w:rsidR="00B175A5" w:rsidRPr="00D90E4F">
        <w:t>his option select</w:t>
      </w:r>
      <w:r w:rsidRPr="00D90E4F">
        <w:t>s</w:t>
      </w:r>
      <w:r w:rsidR="00B175A5" w:rsidRPr="00D90E4F">
        <w:t xml:space="preserve"> all objects on the drawing.</w:t>
      </w:r>
    </w:p>
    <w:p w14:paraId="1038EF5D" w14:textId="77777777" w:rsidR="00B175A5" w:rsidRPr="00D90E4F" w:rsidRDefault="00E97BFA" w:rsidP="00C5529E">
      <w:pPr>
        <w:pStyle w:val="Rubrik4"/>
      </w:pPr>
      <w:r w:rsidRPr="00D90E4F">
        <w:t>Crossing</w:t>
      </w:r>
    </w:p>
    <w:p w14:paraId="73437163" w14:textId="77777777" w:rsidR="00B175A5" w:rsidRPr="00D90E4F" w:rsidRDefault="009378B9" w:rsidP="000C667D">
      <w:pPr>
        <w:pStyle w:val="Bild"/>
      </w:pPr>
      <w:r w:rsidRPr="00D90E4F">
        <w:rPr>
          <w:noProof/>
        </w:rPr>
        <w:drawing>
          <wp:inline distT="0" distB="0" distL="0" distR="0" wp14:anchorId="31EFEF7C" wp14:editId="5CC34867">
            <wp:extent cx="1338580" cy="1068070"/>
            <wp:effectExtent l="19050" t="0" r="0" b="0"/>
            <wp:docPr id="25" name="Bild 25" descr="Imag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69"/>
                    <pic:cNvPicPr>
                      <a:picLocks noChangeAspect="1" noChangeArrowheads="1"/>
                    </pic:cNvPicPr>
                  </pic:nvPicPr>
                  <pic:blipFill>
                    <a:blip r:embed="rId119" cstate="print"/>
                    <a:srcRect/>
                    <a:stretch>
                      <a:fillRect/>
                    </a:stretch>
                  </pic:blipFill>
                  <pic:spPr bwMode="auto">
                    <a:xfrm>
                      <a:off x="0" y="0"/>
                      <a:ext cx="1338580" cy="1068070"/>
                    </a:xfrm>
                    <a:prstGeom prst="rect">
                      <a:avLst/>
                    </a:prstGeom>
                    <a:noFill/>
                    <a:ln w="9525">
                      <a:noFill/>
                      <a:miter lim="800000"/>
                      <a:headEnd/>
                      <a:tailEnd/>
                    </a:ln>
                  </pic:spPr>
                </pic:pic>
              </a:graphicData>
            </a:graphic>
          </wp:inline>
        </w:drawing>
      </w:r>
    </w:p>
    <w:p w14:paraId="2F37FBAA" w14:textId="6D5C4D90" w:rsidR="00B175A5" w:rsidRPr="00D90E4F" w:rsidRDefault="00D8405F" w:rsidP="00B175A5">
      <w:r w:rsidRPr="00D90E4F">
        <w:t>This option</w:t>
      </w:r>
      <w:r w:rsidR="00B175A5" w:rsidRPr="00D90E4F">
        <w:t xml:space="preserve"> uses two points </w:t>
      </w:r>
      <w:r w:rsidR="00E97BFA" w:rsidRPr="00D90E4F">
        <w:t>to describe a rectangle. The second point must be to the left of the first point. I</w:t>
      </w:r>
      <w:r w:rsidR="00B175A5" w:rsidRPr="00D90E4F">
        <w:t xml:space="preserve">f </w:t>
      </w:r>
      <w:r w:rsidR="00E97BFA" w:rsidRPr="00D90E4F">
        <w:t xml:space="preserve">an object is inside or if the objects are crossing the </w:t>
      </w:r>
      <w:r w:rsidR="00AB5767" w:rsidRPr="00D90E4F">
        <w:t>rectangle,</w:t>
      </w:r>
      <w:r w:rsidR="00E97BFA" w:rsidRPr="00D90E4F">
        <w:t xml:space="preserve"> then the object is selected. </w:t>
      </w:r>
      <w:r w:rsidR="009B465E" w:rsidRPr="00D90E4F">
        <w:t>H</w:t>
      </w:r>
      <w:r w:rsidR="00E97BFA" w:rsidRPr="00D90E4F">
        <w:t xml:space="preserve">old down the SHIFT key </w:t>
      </w:r>
      <w:r w:rsidR="009B465E" w:rsidRPr="00D90E4F">
        <w:t xml:space="preserve">to </w:t>
      </w:r>
      <w:r w:rsidR="00AB5767">
        <w:t>un</w:t>
      </w:r>
      <w:r w:rsidR="009B465E" w:rsidRPr="00D90E4F">
        <w:t xml:space="preserve">-select </w:t>
      </w:r>
      <w:r w:rsidR="00E97BFA" w:rsidRPr="00D90E4F">
        <w:t>the objects.</w:t>
      </w:r>
    </w:p>
    <w:p w14:paraId="11BE65AD" w14:textId="77777777" w:rsidR="00E97BFA" w:rsidRPr="00D90E4F" w:rsidRDefault="00E97BFA" w:rsidP="00C5529E">
      <w:pPr>
        <w:pStyle w:val="Rubrik4"/>
      </w:pPr>
      <w:r w:rsidRPr="00D90E4F">
        <w:t>Crossing polygon</w:t>
      </w:r>
      <w:r w:rsidR="00D8405F" w:rsidRPr="00D90E4F">
        <w:t xml:space="preserve"> (C)</w:t>
      </w:r>
    </w:p>
    <w:p w14:paraId="504F6B2C" w14:textId="77777777" w:rsidR="00D8405F" w:rsidRPr="00D90E4F" w:rsidRDefault="009378B9" w:rsidP="000C667D">
      <w:pPr>
        <w:pStyle w:val="Bild"/>
      </w:pPr>
      <w:r w:rsidRPr="00D90E4F">
        <w:rPr>
          <w:noProof/>
        </w:rPr>
        <w:drawing>
          <wp:inline distT="0" distB="0" distL="0" distR="0" wp14:anchorId="4ABD87E3" wp14:editId="6412DB97">
            <wp:extent cx="1331595" cy="1075055"/>
            <wp:effectExtent l="19050" t="0" r="1905" b="0"/>
            <wp:docPr id="26" name="Bild 26" descr="Imag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70"/>
                    <pic:cNvPicPr>
                      <a:picLocks noChangeAspect="1" noChangeArrowheads="1"/>
                    </pic:cNvPicPr>
                  </pic:nvPicPr>
                  <pic:blipFill>
                    <a:blip r:embed="rId120" cstate="print"/>
                    <a:srcRect/>
                    <a:stretch>
                      <a:fillRect/>
                    </a:stretch>
                  </pic:blipFill>
                  <pic:spPr bwMode="auto">
                    <a:xfrm>
                      <a:off x="0" y="0"/>
                      <a:ext cx="1331595" cy="1075055"/>
                    </a:xfrm>
                    <a:prstGeom prst="rect">
                      <a:avLst/>
                    </a:prstGeom>
                    <a:noFill/>
                    <a:ln w="9525">
                      <a:noFill/>
                      <a:miter lim="800000"/>
                      <a:headEnd/>
                      <a:tailEnd/>
                    </a:ln>
                  </pic:spPr>
                </pic:pic>
              </a:graphicData>
            </a:graphic>
          </wp:inline>
        </w:drawing>
      </w:r>
    </w:p>
    <w:p w14:paraId="5BF76252" w14:textId="77777777" w:rsidR="00E97BFA" w:rsidRPr="00D90E4F" w:rsidRDefault="00D8405F" w:rsidP="00E97BFA">
      <w:r w:rsidRPr="00D90E4F">
        <w:t>This option use</w:t>
      </w:r>
      <w:r w:rsidR="00603B2A" w:rsidRPr="00D90E4F">
        <w:t>s</w:t>
      </w:r>
      <w:r w:rsidRPr="00D90E4F">
        <w:t xml:space="preserve"> optional number of points to describe a polygon. If an object is inside or if an object is crossing the polygon, the object will be selected. This feature does not work with the SHIFT key.</w:t>
      </w:r>
    </w:p>
    <w:p w14:paraId="257056C4" w14:textId="77777777" w:rsidR="00D8405F" w:rsidRPr="00D90E4F" w:rsidRDefault="00D8405F" w:rsidP="00C5529E">
      <w:pPr>
        <w:pStyle w:val="Rubrik4"/>
      </w:pPr>
      <w:r w:rsidRPr="00D90E4F">
        <w:t>Window</w:t>
      </w:r>
    </w:p>
    <w:p w14:paraId="61BD5D91" w14:textId="77777777" w:rsidR="00D8405F" w:rsidRPr="00D90E4F" w:rsidRDefault="009378B9" w:rsidP="000C667D">
      <w:pPr>
        <w:pStyle w:val="Bild"/>
      </w:pPr>
      <w:r w:rsidRPr="00D90E4F">
        <w:rPr>
          <w:noProof/>
        </w:rPr>
        <w:drawing>
          <wp:inline distT="0" distB="0" distL="0" distR="0" wp14:anchorId="427F1EAD" wp14:editId="21C89F20">
            <wp:extent cx="1338580" cy="1068070"/>
            <wp:effectExtent l="19050" t="0" r="0" b="0"/>
            <wp:docPr id="27" name="Bild 27" descr="Imag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71"/>
                    <pic:cNvPicPr>
                      <a:picLocks noChangeAspect="1" noChangeArrowheads="1"/>
                    </pic:cNvPicPr>
                  </pic:nvPicPr>
                  <pic:blipFill>
                    <a:blip r:embed="rId121" cstate="print"/>
                    <a:srcRect/>
                    <a:stretch>
                      <a:fillRect/>
                    </a:stretch>
                  </pic:blipFill>
                  <pic:spPr bwMode="auto">
                    <a:xfrm>
                      <a:off x="0" y="0"/>
                      <a:ext cx="1338580" cy="1068070"/>
                    </a:xfrm>
                    <a:prstGeom prst="rect">
                      <a:avLst/>
                    </a:prstGeom>
                    <a:noFill/>
                    <a:ln w="9525">
                      <a:noFill/>
                      <a:miter lim="800000"/>
                      <a:headEnd/>
                      <a:tailEnd/>
                    </a:ln>
                  </pic:spPr>
                </pic:pic>
              </a:graphicData>
            </a:graphic>
          </wp:inline>
        </w:drawing>
      </w:r>
    </w:p>
    <w:p w14:paraId="072A80B0" w14:textId="77777777" w:rsidR="00D8405F" w:rsidRPr="00D90E4F" w:rsidRDefault="00D8405F" w:rsidP="00D8405F">
      <w:r w:rsidRPr="00D90E4F">
        <w:t xml:space="preserve">This option uses two points to describe a rectangle. The second point must be to the right of the first point. The object must be completely inside the rectangle to be selected. </w:t>
      </w:r>
      <w:r w:rsidR="009B465E" w:rsidRPr="00D90E4F">
        <w:t>H</w:t>
      </w:r>
      <w:r w:rsidRPr="00D90E4F">
        <w:t xml:space="preserve">old down the SHIFT key while using </w:t>
      </w:r>
      <w:r w:rsidR="00C47395" w:rsidRPr="00D90E4F">
        <w:t>"</w:t>
      </w:r>
      <w:r w:rsidR="00603B2A" w:rsidRPr="00D90E4F">
        <w:t>W</w:t>
      </w:r>
      <w:r w:rsidRPr="00D90E4F">
        <w:t>indow</w:t>
      </w:r>
      <w:r w:rsidR="00C47395" w:rsidRPr="00D90E4F">
        <w:t>"</w:t>
      </w:r>
      <w:r w:rsidRPr="00D90E4F">
        <w:t xml:space="preserve"> </w:t>
      </w:r>
      <w:r w:rsidR="009B465E" w:rsidRPr="00D90E4F">
        <w:t>and the</w:t>
      </w:r>
      <w:r w:rsidRPr="00D90E4F">
        <w:t xml:space="preserve"> objects are </w:t>
      </w:r>
      <w:r w:rsidR="009B465E" w:rsidRPr="00D90E4F">
        <w:t>de-</w:t>
      </w:r>
      <w:r w:rsidRPr="00D90E4F">
        <w:t>selected.</w:t>
      </w:r>
    </w:p>
    <w:p w14:paraId="4829E238" w14:textId="77777777" w:rsidR="00D8405F" w:rsidRPr="00D90E4F" w:rsidRDefault="00D8405F" w:rsidP="00C5529E">
      <w:pPr>
        <w:pStyle w:val="Rubrik4"/>
      </w:pPr>
      <w:r w:rsidRPr="00D90E4F">
        <w:t>Window polygon</w:t>
      </w:r>
      <w:r w:rsidR="00A4760C" w:rsidRPr="00D90E4F">
        <w:t xml:space="preserve"> (W)</w:t>
      </w:r>
    </w:p>
    <w:p w14:paraId="09D86201" w14:textId="77777777" w:rsidR="00A4760C" w:rsidRPr="00D90E4F" w:rsidRDefault="009378B9" w:rsidP="000C667D">
      <w:pPr>
        <w:pStyle w:val="Bild"/>
      </w:pPr>
      <w:r w:rsidRPr="00D90E4F">
        <w:rPr>
          <w:noProof/>
        </w:rPr>
        <w:drawing>
          <wp:inline distT="0" distB="0" distL="0" distR="0" wp14:anchorId="288D6505" wp14:editId="536934DA">
            <wp:extent cx="1331595" cy="1382395"/>
            <wp:effectExtent l="19050" t="0" r="1905" b="0"/>
            <wp:docPr id="28" name="Bild 28" descr="Imag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72"/>
                    <pic:cNvPicPr>
                      <a:picLocks noChangeAspect="1" noChangeArrowheads="1"/>
                    </pic:cNvPicPr>
                  </pic:nvPicPr>
                  <pic:blipFill>
                    <a:blip r:embed="rId122" cstate="print"/>
                    <a:srcRect/>
                    <a:stretch>
                      <a:fillRect/>
                    </a:stretch>
                  </pic:blipFill>
                  <pic:spPr bwMode="auto">
                    <a:xfrm>
                      <a:off x="0" y="0"/>
                      <a:ext cx="1331595" cy="1382395"/>
                    </a:xfrm>
                    <a:prstGeom prst="rect">
                      <a:avLst/>
                    </a:prstGeom>
                    <a:noFill/>
                    <a:ln w="9525">
                      <a:noFill/>
                      <a:miter lim="800000"/>
                      <a:headEnd/>
                      <a:tailEnd/>
                    </a:ln>
                  </pic:spPr>
                </pic:pic>
              </a:graphicData>
            </a:graphic>
          </wp:inline>
        </w:drawing>
      </w:r>
    </w:p>
    <w:p w14:paraId="6DE5AC73" w14:textId="77777777" w:rsidR="00A4760C" w:rsidRPr="00D90E4F" w:rsidRDefault="00A4760C" w:rsidP="00A4760C">
      <w:r w:rsidRPr="00D90E4F">
        <w:t>This function uses optional number of points to describe a polygon. The objects must be completely inside the polygon to be selected. This function does not work with the SHIFT key.</w:t>
      </w:r>
    </w:p>
    <w:p w14:paraId="1F15B715" w14:textId="77777777" w:rsidR="00204A2E" w:rsidRPr="00D90E4F" w:rsidRDefault="00204A2E" w:rsidP="00C5529E">
      <w:pPr>
        <w:pStyle w:val="Rubrik4"/>
      </w:pPr>
      <w:r w:rsidRPr="00D90E4F">
        <w:lastRenderedPageBreak/>
        <w:t>Fence (F)</w:t>
      </w:r>
    </w:p>
    <w:p w14:paraId="1F1D6B7C" w14:textId="77777777" w:rsidR="00204A2E" w:rsidRPr="00D90E4F" w:rsidRDefault="009378B9" w:rsidP="000C667D">
      <w:pPr>
        <w:pStyle w:val="Bild"/>
      </w:pPr>
      <w:r w:rsidRPr="00D90E4F">
        <w:rPr>
          <w:noProof/>
        </w:rPr>
        <w:drawing>
          <wp:inline distT="0" distB="0" distL="0" distR="0" wp14:anchorId="061D6657" wp14:editId="30EBD499">
            <wp:extent cx="1814195" cy="1492250"/>
            <wp:effectExtent l="19050" t="0" r="0" b="0"/>
            <wp:docPr id="29" name="Bild 29" descr="Image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514"/>
                    <pic:cNvPicPr>
                      <a:picLocks noChangeAspect="1" noChangeArrowheads="1"/>
                    </pic:cNvPicPr>
                  </pic:nvPicPr>
                  <pic:blipFill>
                    <a:blip r:embed="rId123" cstate="print"/>
                    <a:srcRect/>
                    <a:stretch>
                      <a:fillRect/>
                    </a:stretch>
                  </pic:blipFill>
                  <pic:spPr bwMode="auto">
                    <a:xfrm>
                      <a:off x="0" y="0"/>
                      <a:ext cx="1814195" cy="1492250"/>
                    </a:xfrm>
                    <a:prstGeom prst="rect">
                      <a:avLst/>
                    </a:prstGeom>
                    <a:noFill/>
                    <a:ln w="9525">
                      <a:noFill/>
                      <a:miter lim="800000"/>
                      <a:headEnd/>
                      <a:tailEnd/>
                    </a:ln>
                  </pic:spPr>
                </pic:pic>
              </a:graphicData>
            </a:graphic>
          </wp:inline>
        </w:drawing>
      </w:r>
    </w:p>
    <w:p w14:paraId="17E992F6" w14:textId="31D14CED" w:rsidR="00204A2E" w:rsidRPr="00D90E4F" w:rsidRDefault="00204A2E" w:rsidP="00204A2E">
      <w:r w:rsidRPr="00D90E4F">
        <w:t xml:space="preserve">The </w:t>
      </w:r>
      <w:r w:rsidR="00C47395" w:rsidRPr="00D90E4F">
        <w:t>"</w:t>
      </w:r>
      <w:r w:rsidRPr="00D90E4F">
        <w:t>Fence</w:t>
      </w:r>
      <w:r w:rsidR="00C47395" w:rsidRPr="00D90E4F">
        <w:t>"</w:t>
      </w:r>
      <w:r w:rsidRPr="00D90E4F">
        <w:t xml:space="preserve"> option allows a multi-segment line</w:t>
      </w:r>
      <w:r w:rsidR="0070123B" w:rsidRPr="00D90E4F">
        <w:t xml:space="preserve"> (polyline) to be drawn</w:t>
      </w:r>
      <w:r w:rsidRPr="00D90E4F">
        <w:t xml:space="preserve">. All objects which cross the fence will be selected in the same order as the line crosses the objects. </w:t>
      </w:r>
      <w:r w:rsidR="00241ECB">
        <w:t>On the picture th</w:t>
      </w:r>
      <w:r w:rsidR="00776B19" w:rsidRPr="00D90E4F">
        <w:t>e</w:t>
      </w:r>
      <w:r w:rsidRPr="00D90E4F">
        <w:t xml:space="preserve"> "Fence" option</w:t>
      </w:r>
      <w:r w:rsidR="0070123B" w:rsidRPr="00D90E4F">
        <w:t xml:space="preserve"> </w:t>
      </w:r>
      <w:r w:rsidR="00776B19" w:rsidRPr="00D90E4F">
        <w:t xml:space="preserve">is used </w:t>
      </w:r>
      <w:r w:rsidR="0070123B" w:rsidRPr="00D90E4F">
        <w:t xml:space="preserve">to </w:t>
      </w:r>
      <w:r w:rsidR="00726B14" w:rsidRPr="00D90E4F">
        <w:t xml:space="preserve">draw a fence line </w:t>
      </w:r>
      <w:r w:rsidR="00C41BCB" w:rsidRPr="00D90E4F">
        <w:t>through point</w:t>
      </w:r>
      <w:r w:rsidR="006912BD" w:rsidRPr="00D90E4F">
        <w:t>s</w:t>
      </w:r>
      <w:r w:rsidR="00C41BCB" w:rsidRPr="00D90E4F">
        <w:t xml:space="preserve"> (1), (2) </w:t>
      </w:r>
      <w:r w:rsidR="006912BD" w:rsidRPr="00D90E4F">
        <w:t xml:space="preserve">and </w:t>
      </w:r>
      <w:r w:rsidR="00C41BCB" w:rsidRPr="00D90E4F">
        <w:t>(3)</w:t>
      </w:r>
      <w:r w:rsidR="00776B19" w:rsidRPr="00D90E4F">
        <w:t>. O</w:t>
      </w:r>
      <w:r w:rsidR="00C41BCB" w:rsidRPr="00D90E4F">
        <w:t>bject</w:t>
      </w:r>
      <w:r w:rsidR="00726B14" w:rsidRPr="00D90E4F">
        <w:t>s</w:t>
      </w:r>
      <w:r w:rsidR="00C41BCB" w:rsidRPr="00D90E4F">
        <w:t xml:space="preserve"> (A) to (E) </w:t>
      </w:r>
      <w:r w:rsidR="00776B19" w:rsidRPr="00D90E4F">
        <w:t>are then</w:t>
      </w:r>
      <w:r w:rsidR="00C41BCB" w:rsidRPr="00D90E4F">
        <w:t xml:space="preserve"> selected.</w:t>
      </w:r>
    </w:p>
    <w:p w14:paraId="76B7B763" w14:textId="77777777" w:rsidR="00F92449" w:rsidRPr="00D90E4F" w:rsidRDefault="009B3BD3" w:rsidP="00F92449">
      <w:pPr>
        <w:pStyle w:val="Rubrik2"/>
      </w:pPr>
      <w:bookmarkStart w:id="180" w:name="_Toc335636839"/>
      <w:bookmarkStart w:id="181" w:name="_Toc129002632"/>
      <w:bookmarkStart w:id="182" w:name="_Toc229474731"/>
      <w:r w:rsidRPr="00D90E4F">
        <w:t>Auto</w:t>
      </w:r>
      <w:r w:rsidR="00F92449" w:rsidRPr="00D90E4F">
        <w:t xml:space="preserve"> base point</w:t>
      </w:r>
      <w:bookmarkEnd w:id="180"/>
      <w:bookmarkEnd w:id="181"/>
      <w:bookmarkEnd w:id="182"/>
    </w:p>
    <w:p w14:paraId="010350DF" w14:textId="77777777" w:rsidR="000B438A" w:rsidRPr="00D90E4F" w:rsidRDefault="00922FAC" w:rsidP="000B438A">
      <w:r w:rsidRPr="00D90E4F">
        <w:t xml:space="preserve">Many </w:t>
      </w:r>
      <w:r w:rsidR="009B3BD3" w:rsidRPr="00D90E4F">
        <w:t xml:space="preserve">CAD </w:t>
      </w:r>
      <w:r w:rsidR="00F92449" w:rsidRPr="00D90E4F">
        <w:t xml:space="preserve">commands </w:t>
      </w:r>
      <w:r w:rsidR="009B3BD3" w:rsidRPr="00D90E4F">
        <w:t>like Move, Copy</w:t>
      </w:r>
      <w:r w:rsidR="000B438A" w:rsidRPr="00D90E4F">
        <w:t xml:space="preserve"> and</w:t>
      </w:r>
      <w:r w:rsidR="009B3BD3" w:rsidRPr="00D90E4F">
        <w:t xml:space="preserve">, Scale </w:t>
      </w:r>
      <w:r w:rsidR="00114479" w:rsidRPr="00D90E4F">
        <w:t>ha</w:t>
      </w:r>
      <w:r w:rsidR="005F27AE" w:rsidRPr="00D90E4F">
        <w:t>ve</w:t>
      </w:r>
      <w:r w:rsidR="00F92449" w:rsidRPr="00D90E4F">
        <w:t xml:space="preserve"> an</w:t>
      </w:r>
      <w:r w:rsidR="009B3BD3" w:rsidRPr="00D90E4F">
        <w:t xml:space="preserve"> automatic base point selection.</w:t>
      </w:r>
    </w:p>
    <w:p w14:paraId="774230E2" w14:textId="77777777" w:rsidR="009B3BD3" w:rsidRPr="00D90E4F" w:rsidRDefault="009378B9" w:rsidP="000C667D">
      <w:pPr>
        <w:pStyle w:val="Bild"/>
      </w:pPr>
      <w:r w:rsidRPr="00D90E4F">
        <w:rPr>
          <w:noProof/>
        </w:rPr>
        <w:drawing>
          <wp:inline distT="0" distB="0" distL="0" distR="0" wp14:anchorId="6247C5E0" wp14:editId="767F0979">
            <wp:extent cx="2165350" cy="943610"/>
            <wp:effectExtent l="19050" t="0" r="6350" b="0"/>
            <wp:docPr id="30" name="Bild 30" descr="Imag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73"/>
                    <pic:cNvPicPr>
                      <a:picLocks noChangeAspect="1" noChangeArrowheads="1"/>
                    </pic:cNvPicPr>
                  </pic:nvPicPr>
                  <pic:blipFill>
                    <a:blip r:embed="rId124" cstate="print"/>
                    <a:srcRect/>
                    <a:stretch>
                      <a:fillRect/>
                    </a:stretch>
                  </pic:blipFill>
                  <pic:spPr bwMode="auto">
                    <a:xfrm>
                      <a:off x="0" y="0"/>
                      <a:ext cx="2165350" cy="943610"/>
                    </a:xfrm>
                    <a:prstGeom prst="rect">
                      <a:avLst/>
                    </a:prstGeom>
                    <a:noFill/>
                    <a:ln w="9525">
                      <a:noFill/>
                      <a:miter lim="800000"/>
                      <a:headEnd/>
                      <a:tailEnd/>
                    </a:ln>
                  </pic:spPr>
                </pic:pic>
              </a:graphicData>
            </a:graphic>
          </wp:inline>
        </w:drawing>
      </w:r>
    </w:p>
    <w:p w14:paraId="3E2D9E0F" w14:textId="77777777" w:rsidR="009B3BD3" w:rsidRPr="00D90E4F" w:rsidRDefault="009B3BD3" w:rsidP="009B3BD3">
      <w:r w:rsidRPr="00D90E4F">
        <w:t xml:space="preserve">The </w:t>
      </w:r>
      <w:r w:rsidR="00C47395" w:rsidRPr="00D90E4F">
        <w:t>"</w:t>
      </w:r>
      <w:r w:rsidR="00603B2A" w:rsidRPr="00D90E4F">
        <w:t>A</w:t>
      </w:r>
      <w:r w:rsidRPr="00D90E4F">
        <w:t>uto base point</w:t>
      </w:r>
      <w:r w:rsidR="00C47395" w:rsidRPr="00D90E4F">
        <w:t>"</w:t>
      </w:r>
      <w:r w:rsidRPr="00D90E4F">
        <w:t xml:space="preserve"> is always located in the center of a bounding box</w:t>
      </w:r>
      <w:r w:rsidR="009F77AA" w:rsidRPr="00D90E4F">
        <w:t xml:space="preserve"> of the selected objects.</w:t>
      </w:r>
    </w:p>
    <w:p w14:paraId="77157E9C" w14:textId="4ADCDD4F" w:rsidR="009F77AA" w:rsidRPr="00D90E4F" w:rsidRDefault="00241ECB" w:rsidP="000C667D">
      <w:pPr>
        <w:pStyle w:val="Bild"/>
      </w:pPr>
      <w:r w:rsidRPr="00241ECB">
        <w:rPr>
          <w:noProof/>
        </w:rPr>
        <w:drawing>
          <wp:inline distT="0" distB="0" distL="0" distR="0" wp14:anchorId="16230F7F" wp14:editId="507F596B">
            <wp:extent cx="2469600" cy="525600"/>
            <wp:effectExtent l="0" t="0" r="6985" b="8255"/>
            <wp:docPr id="460619627"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19627" name="Bildobjekt 1" descr="En bild som visar text, skärmbild, Teckensnitt, linje&#10;&#10;Automatiskt genererad beskrivning"/>
                    <pic:cNvPicPr/>
                  </pic:nvPicPr>
                  <pic:blipFill>
                    <a:blip r:embed="rId125"/>
                    <a:stretch>
                      <a:fillRect/>
                    </a:stretch>
                  </pic:blipFill>
                  <pic:spPr>
                    <a:xfrm>
                      <a:off x="0" y="0"/>
                      <a:ext cx="2469600" cy="525600"/>
                    </a:xfrm>
                    <a:prstGeom prst="rect">
                      <a:avLst/>
                    </a:prstGeom>
                  </pic:spPr>
                </pic:pic>
              </a:graphicData>
            </a:graphic>
          </wp:inline>
        </w:drawing>
      </w:r>
    </w:p>
    <w:p w14:paraId="3E6B6709" w14:textId="77777777" w:rsidR="00F92449" w:rsidRPr="00D90E4F" w:rsidRDefault="000B438A" w:rsidP="00F92449">
      <w:r w:rsidRPr="00D90E4F">
        <w:t>To</w:t>
      </w:r>
      <w:r w:rsidR="009F77AA" w:rsidRPr="00D90E4F">
        <w:t xml:space="preserve"> use the </w:t>
      </w:r>
      <w:r w:rsidR="00C47395" w:rsidRPr="00D90E4F">
        <w:t>"</w:t>
      </w:r>
      <w:r w:rsidR="00603B2A" w:rsidRPr="00D90E4F">
        <w:t>Auto base point</w:t>
      </w:r>
      <w:r w:rsidR="00C47395" w:rsidRPr="00D90E4F">
        <w:t>"</w:t>
      </w:r>
      <w:r w:rsidR="00603B2A" w:rsidRPr="00D90E4F">
        <w:t xml:space="preserve"> </w:t>
      </w:r>
      <w:r w:rsidR="009F77AA" w:rsidRPr="00D90E4F">
        <w:t>press</w:t>
      </w:r>
      <w:r w:rsidRPr="00D90E4F">
        <w:t xml:space="preserve"> the </w:t>
      </w:r>
      <w:r w:rsidR="009F77AA" w:rsidRPr="00D90E4F">
        <w:t xml:space="preserve">spacebar or </w:t>
      </w:r>
      <w:r w:rsidRPr="00D90E4F">
        <w:t>E</w:t>
      </w:r>
      <w:r w:rsidR="009F77AA" w:rsidRPr="00D90E4F">
        <w:t>nter key</w:t>
      </w:r>
      <w:r w:rsidR="00F92449" w:rsidRPr="00D90E4F">
        <w:t xml:space="preserve">. </w:t>
      </w:r>
    </w:p>
    <w:p w14:paraId="74872864" w14:textId="77777777" w:rsidR="009A6E7A" w:rsidRPr="00D90E4F" w:rsidRDefault="009A6E7A" w:rsidP="009A6E7A">
      <w:pPr>
        <w:pStyle w:val="Rubrik1"/>
      </w:pPr>
      <w:bookmarkStart w:id="183" w:name="_Program_menu"/>
      <w:bookmarkStart w:id="184" w:name="_System_menu"/>
      <w:bookmarkStart w:id="185" w:name="_Toc335636863"/>
      <w:bookmarkStart w:id="186" w:name="_Toc115697738"/>
      <w:bookmarkStart w:id="187" w:name="_Toc129002634"/>
      <w:bookmarkStart w:id="188" w:name="_Toc229474732"/>
      <w:bookmarkEnd w:id="183"/>
      <w:bookmarkEnd w:id="184"/>
      <w:r w:rsidRPr="00D90E4F">
        <w:lastRenderedPageBreak/>
        <w:t>Sy</w:t>
      </w:r>
      <w:r w:rsidR="00C57715" w:rsidRPr="00D90E4F">
        <w:t>stem</w:t>
      </w:r>
      <w:r w:rsidR="00A71574" w:rsidRPr="00D90E4F">
        <w:t xml:space="preserve"> menu</w:t>
      </w:r>
      <w:bookmarkEnd w:id="185"/>
      <w:bookmarkEnd w:id="186"/>
      <w:bookmarkEnd w:id="187"/>
      <w:bookmarkEnd w:id="188"/>
    </w:p>
    <w:p w14:paraId="483FFE9E" w14:textId="6D5D326F" w:rsidR="00942C39" w:rsidRDefault="00942C39" w:rsidP="00A71574">
      <w:bookmarkStart w:id="189" w:name="_Toc155164848"/>
      <w:bookmarkStart w:id="190" w:name="_Toc159143737"/>
      <w:r>
        <w:t>The system menu includes commands for maintenance and support.</w:t>
      </w:r>
    </w:p>
    <w:p w14:paraId="6091F24B" w14:textId="74360561" w:rsidR="00942C39" w:rsidRPr="00D90E4F" w:rsidRDefault="00942C39" w:rsidP="00651CD9">
      <w:pPr>
        <w:pStyle w:val="Bild"/>
      </w:pPr>
      <w:r w:rsidRPr="00942C39">
        <w:rPr>
          <w:noProof/>
        </w:rPr>
        <w:drawing>
          <wp:inline distT="0" distB="0" distL="0" distR="0" wp14:anchorId="3B3C1887" wp14:editId="3424BC38">
            <wp:extent cx="1342800" cy="2552400"/>
            <wp:effectExtent l="0" t="0" r="0" b="635"/>
            <wp:docPr id="898755545"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55545" name="Bildobjekt 1" descr="En bild som visar text, skärmbild, Teckensnitt, nummer&#10;&#10;Automatiskt genererad beskrivning"/>
                    <pic:cNvPicPr/>
                  </pic:nvPicPr>
                  <pic:blipFill>
                    <a:blip r:embed="rId126"/>
                    <a:stretch>
                      <a:fillRect/>
                    </a:stretch>
                  </pic:blipFill>
                  <pic:spPr>
                    <a:xfrm>
                      <a:off x="0" y="0"/>
                      <a:ext cx="1342800" cy="2552400"/>
                    </a:xfrm>
                    <a:prstGeom prst="rect">
                      <a:avLst/>
                    </a:prstGeom>
                  </pic:spPr>
                </pic:pic>
              </a:graphicData>
            </a:graphic>
          </wp:inline>
        </w:drawing>
      </w:r>
    </w:p>
    <w:p w14:paraId="39321466" w14:textId="77777777" w:rsidR="00440F0F" w:rsidRPr="00D90E4F" w:rsidRDefault="00A71574" w:rsidP="00440F0F">
      <w:pPr>
        <w:pStyle w:val="Rubrik2"/>
      </w:pPr>
      <w:bookmarkStart w:id="191" w:name="_Undo"/>
      <w:bookmarkStart w:id="192" w:name="_Ref331409737"/>
      <w:bookmarkStart w:id="193" w:name="_Ref331409750"/>
      <w:bookmarkStart w:id="194" w:name="_Toc335636864"/>
      <w:bookmarkStart w:id="195" w:name="_Toc129002635"/>
      <w:bookmarkStart w:id="196" w:name="_Toc229474733"/>
      <w:bookmarkEnd w:id="191"/>
      <w:r w:rsidRPr="00D90E4F">
        <w:t>Undo</w:t>
      </w:r>
      <w:bookmarkEnd w:id="192"/>
      <w:bookmarkEnd w:id="193"/>
      <w:bookmarkEnd w:id="194"/>
      <w:bookmarkEnd w:id="195"/>
      <w:bookmarkEnd w:id="196"/>
    </w:p>
    <w:p w14:paraId="6ED6DBC1" w14:textId="7D2A5FD6" w:rsidR="00A71574" w:rsidRPr="00D90E4F" w:rsidRDefault="00083AD0" w:rsidP="00651CD9">
      <w:pPr>
        <w:pStyle w:val="Bild"/>
      </w:pPr>
      <w:r w:rsidRPr="00083AD0">
        <w:rPr>
          <w:noProof/>
        </w:rPr>
        <w:drawing>
          <wp:inline distT="0" distB="0" distL="0" distR="0" wp14:anchorId="35DE1A0D" wp14:editId="249A2BFB">
            <wp:extent cx="1857634" cy="1428949"/>
            <wp:effectExtent l="0" t="0" r="9525" b="0"/>
            <wp:docPr id="2122167278"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67278" name="Bildobjekt 1" descr="En bild som visar text, skärmbild, Teckensnitt, nummer&#10;&#10;Automatiskt genererad beskrivning"/>
                    <pic:cNvPicPr/>
                  </pic:nvPicPr>
                  <pic:blipFill>
                    <a:blip r:embed="rId127"/>
                    <a:stretch>
                      <a:fillRect/>
                    </a:stretch>
                  </pic:blipFill>
                  <pic:spPr>
                    <a:xfrm>
                      <a:off x="0" y="0"/>
                      <a:ext cx="1857634" cy="1428949"/>
                    </a:xfrm>
                    <a:prstGeom prst="rect">
                      <a:avLst/>
                    </a:prstGeom>
                  </pic:spPr>
                </pic:pic>
              </a:graphicData>
            </a:graphic>
          </wp:inline>
        </w:drawing>
      </w:r>
    </w:p>
    <w:p w14:paraId="43B979E4" w14:textId="77777777" w:rsidR="00A71574" w:rsidRPr="00D90E4F" w:rsidRDefault="009D5017" w:rsidP="00A71574">
      <w:r w:rsidRPr="00D90E4F">
        <w:t>W</w:t>
      </w:r>
      <w:r w:rsidR="005A6A83" w:rsidRPr="00D90E4F">
        <w:t xml:space="preserve">hen working with IGEMS press the </w:t>
      </w:r>
      <w:r w:rsidR="00C47395" w:rsidRPr="00D90E4F">
        <w:t>"</w:t>
      </w:r>
      <w:r w:rsidR="005A6A83" w:rsidRPr="00D90E4F">
        <w:t>Undo</w:t>
      </w:r>
      <w:r w:rsidR="00C47395" w:rsidRPr="00D90E4F">
        <w:t>"</w:t>
      </w:r>
      <w:r w:rsidR="005A6A83" w:rsidRPr="00D90E4F">
        <w:t xml:space="preserve"> button</w:t>
      </w:r>
      <w:r w:rsidRPr="00D90E4F">
        <w:t xml:space="preserve"> to correct mistakes and</w:t>
      </w:r>
      <w:r w:rsidR="005A6A83" w:rsidRPr="00D90E4F">
        <w:t xml:space="preserve"> remove changes </w:t>
      </w:r>
      <w:r w:rsidR="00514CD5" w:rsidRPr="00D90E4F">
        <w:t>made with the</w:t>
      </w:r>
      <w:r w:rsidR="005A6A83" w:rsidRPr="00D90E4F">
        <w:t xml:space="preserve"> last command. </w:t>
      </w:r>
      <w:r w:rsidRPr="00D90E4F">
        <w:t>U</w:t>
      </w:r>
      <w:r w:rsidR="005A6A83" w:rsidRPr="00D90E4F">
        <w:t xml:space="preserve">p to 20 </w:t>
      </w:r>
      <w:r w:rsidRPr="00D90E4F">
        <w:t>commands can be undone. Use b</w:t>
      </w:r>
      <w:r w:rsidR="005A6A83" w:rsidRPr="00D90E4F">
        <w:t xml:space="preserve">ackspace as a </w:t>
      </w:r>
      <w:r w:rsidRPr="00D90E4F">
        <w:t xml:space="preserve">keyboard </w:t>
      </w:r>
      <w:r w:rsidR="005A6A83" w:rsidRPr="00D90E4F">
        <w:t>short</w:t>
      </w:r>
      <w:r w:rsidR="00DC3908" w:rsidRPr="00D90E4F">
        <w:t>cut</w:t>
      </w:r>
      <w:r w:rsidR="001665FB" w:rsidRPr="00D90E4F">
        <w:t xml:space="preserve"> </w:t>
      </w:r>
      <w:r w:rsidR="005A6A83" w:rsidRPr="00D90E4F">
        <w:t>instead of CTRL-Z.</w:t>
      </w:r>
    </w:p>
    <w:p w14:paraId="3D86068E" w14:textId="77777777" w:rsidR="005A6A83" w:rsidRPr="00D90E4F" w:rsidRDefault="005A6A83" w:rsidP="005A6A83">
      <w:pPr>
        <w:pStyle w:val="Rubrik2"/>
      </w:pPr>
      <w:bookmarkStart w:id="197" w:name="_Toc335636865"/>
      <w:bookmarkStart w:id="198" w:name="_Toc129002636"/>
      <w:bookmarkStart w:id="199" w:name="_Toc229474734"/>
      <w:r w:rsidRPr="00D90E4F">
        <w:t>Redo</w:t>
      </w:r>
      <w:bookmarkEnd w:id="197"/>
      <w:bookmarkEnd w:id="198"/>
      <w:bookmarkEnd w:id="199"/>
    </w:p>
    <w:p w14:paraId="423CF854" w14:textId="3E49BE98" w:rsidR="005A6A83" w:rsidRPr="00D90E4F" w:rsidRDefault="00083AD0" w:rsidP="00651CD9">
      <w:pPr>
        <w:pStyle w:val="Bild"/>
      </w:pPr>
      <w:r w:rsidRPr="00083AD0">
        <w:rPr>
          <w:noProof/>
        </w:rPr>
        <w:drawing>
          <wp:inline distT="0" distB="0" distL="0" distR="0" wp14:anchorId="4AD0D8E8" wp14:editId="43B26422">
            <wp:extent cx="1645200" cy="1134000"/>
            <wp:effectExtent l="0" t="0" r="0" b="9525"/>
            <wp:docPr id="1735966474"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66474" name="Bildobjekt 1" descr="En bild som visar text, skärmbild, Teckensnitt, nummer&#10;&#10;Automatiskt genererad beskrivning"/>
                    <pic:cNvPicPr/>
                  </pic:nvPicPr>
                  <pic:blipFill>
                    <a:blip r:embed="rId128"/>
                    <a:stretch>
                      <a:fillRect/>
                    </a:stretch>
                  </pic:blipFill>
                  <pic:spPr>
                    <a:xfrm>
                      <a:off x="0" y="0"/>
                      <a:ext cx="1645200" cy="1134000"/>
                    </a:xfrm>
                    <a:prstGeom prst="rect">
                      <a:avLst/>
                    </a:prstGeom>
                  </pic:spPr>
                </pic:pic>
              </a:graphicData>
            </a:graphic>
          </wp:inline>
        </w:drawing>
      </w:r>
    </w:p>
    <w:p w14:paraId="380F96D1" w14:textId="77777777" w:rsidR="00DC0C0D" w:rsidRPr="00D90E4F" w:rsidRDefault="009D5017" w:rsidP="005A6A83">
      <w:r w:rsidRPr="00D90E4F">
        <w:t xml:space="preserve">Use </w:t>
      </w:r>
      <w:r w:rsidR="00C47395" w:rsidRPr="00D90E4F">
        <w:t>"</w:t>
      </w:r>
      <w:r w:rsidRPr="00D90E4F">
        <w:t>Redo</w:t>
      </w:r>
      <w:r w:rsidR="00C47395" w:rsidRPr="00D90E4F">
        <w:t>"</w:t>
      </w:r>
      <w:r w:rsidRPr="00D90E4F">
        <w:t xml:space="preserve"> if</w:t>
      </w:r>
      <w:r w:rsidR="005A6A83" w:rsidRPr="00D90E4F">
        <w:t xml:space="preserve"> t</w:t>
      </w:r>
      <w:r w:rsidR="001665FB" w:rsidRPr="00D90E4F">
        <w:t>o</w:t>
      </w:r>
      <w:r w:rsidR="005A6A83" w:rsidRPr="00D90E4F">
        <w:t>o many steps</w:t>
      </w:r>
      <w:r w:rsidRPr="00D90E4F">
        <w:t xml:space="preserve"> were </w:t>
      </w:r>
      <w:r w:rsidR="00C47395" w:rsidRPr="00D90E4F">
        <w:t>"</w:t>
      </w:r>
      <w:r w:rsidRPr="00D90E4F">
        <w:t>undone</w:t>
      </w:r>
      <w:r w:rsidR="00C47395" w:rsidRPr="00D90E4F">
        <w:t>"</w:t>
      </w:r>
      <w:r w:rsidRPr="00D90E4F">
        <w:t>.</w:t>
      </w:r>
      <w:r w:rsidR="005A6A83" w:rsidRPr="00D90E4F">
        <w:t xml:space="preserve"> Redo can only be used direct</w:t>
      </w:r>
      <w:r w:rsidR="00983E66" w:rsidRPr="00D90E4F">
        <w:t>ly</w:t>
      </w:r>
      <w:r w:rsidR="005A6A83" w:rsidRPr="00D90E4F">
        <w:t xml:space="preserve"> after the Undo has been used.</w:t>
      </w:r>
    </w:p>
    <w:p w14:paraId="4919A3C5" w14:textId="71F32F3B" w:rsidR="00C73512" w:rsidRPr="00D90E4F" w:rsidRDefault="00C73512" w:rsidP="00C73512">
      <w:pPr>
        <w:pStyle w:val="Rubrik2"/>
      </w:pPr>
      <w:bookmarkStart w:id="200" w:name="_Toc335636866"/>
      <w:bookmarkStart w:id="201" w:name="_Toc129002637"/>
      <w:bookmarkStart w:id="202" w:name="_Toc229474735"/>
      <w:bookmarkEnd w:id="189"/>
      <w:bookmarkEnd w:id="190"/>
      <w:r w:rsidRPr="00D90E4F">
        <w:lastRenderedPageBreak/>
        <w:t>Purg</w:t>
      </w:r>
      <w:bookmarkStart w:id="203" w:name="purge"/>
      <w:bookmarkEnd w:id="203"/>
      <w:r w:rsidRPr="00D90E4F">
        <w:t>e</w:t>
      </w:r>
      <w:bookmarkEnd w:id="200"/>
      <w:bookmarkEnd w:id="201"/>
      <w:bookmarkEnd w:id="202"/>
    </w:p>
    <w:p w14:paraId="348B7483" w14:textId="7BA6EB67" w:rsidR="00C73512" w:rsidRPr="00083AD0" w:rsidRDefault="00083AD0" w:rsidP="00651CD9">
      <w:pPr>
        <w:pStyle w:val="Bild"/>
      </w:pPr>
      <w:r w:rsidRPr="00083AD0">
        <w:rPr>
          <w:noProof/>
        </w:rPr>
        <w:drawing>
          <wp:inline distT="0" distB="0" distL="0" distR="0" wp14:anchorId="5065B7F9" wp14:editId="203EF3BC">
            <wp:extent cx="1411200" cy="1807200"/>
            <wp:effectExtent l="0" t="0" r="0" b="3175"/>
            <wp:docPr id="609133515" name="Bildobjekt 1" descr="En bild som visar text, skärmbild, nummer,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33515" name="Bildobjekt 1" descr="En bild som visar text, skärmbild, nummer, Teckensnitt&#10;&#10;Automatiskt genererad beskrivning"/>
                    <pic:cNvPicPr/>
                  </pic:nvPicPr>
                  <pic:blipFill>
                    <a:blip r:embed="rId129"/>
                    <a:stretch>
                      <a:fillRect/>
                    </a:stretch>
                  </pic:blipFill>
                  <pic:spPr>
                    <a:xfrm>
                      <a:off x="0" y="0"/>
                      <a:ext cx="1411200" cy="1807200"/>
                    </a:xfrm>
                    <a:prstGeom prst="rect">
                      <a:avLst/>
                    </a:prstGeom>
                  </pic:spPr>
                </pic:pic>
              </a:graphicData>
            </a:graphic>
          </wp:inline>
        </w:drawing>
      </w:r>
    </w:p>
    <w:p w14:paraId="65019C48" w14:textId="5B481030" w:rsidR="00AC7EDE" w:rsidRPr="00D90E4F" w:rsidRDefault="00AC7EDE" w:rsidP="00FB749C">
      <w:r w:rsidRPr="00D90E4F">
        <w:t>IGEMS will not remove unused layers or blocks when sav</w:t>
      </w:r>
      <w:r w:rsidR="009D5017" w:rsidRPr="00D90E4F">
        <w:t>ing</w:t>
      </w:r>
      <w:r w:rsidRPr="00D90E4F">
        <w:t xml:space="preserve"> a drawing. </w:t>
      </w:r>
      <w:r w:rsidR="009D5017" w:rsidRPr="00D90E4F">
        <w:t xml:space="preserve">To fully </w:t>
      </w:r>
      <w:r w:rsidRPr="00D90E4F">
        <w:t xml:space="preserve">remove unused information use </w:t>
      </w:r>
      <w:r w:rsidR="00C47395" w:rsidRPr="00D90E4F">
        <w:t>"</w:t>
      </w:r>
      <w:r w:rsidRPr="00D90E4F">
        <w:t>Purge</w:t>
      </w:r>
      <w:r w:rsidR="00C47395" w:rsidRPr="00D90E4F">
        <w:t>"</w:t>
      </w:r>
      <w:r w:rsidRPr="00D90E4F">
        <w:t xml:space="preserve">. </w:t>
      </w:r>
      <w:r w:rsidR="009D5017" w:rsidRPr="00D90E4F">
        <w:t>The f</w:t>
      </w:r>
      <w:r w:rsidRPr="00D90E4F">
        <w:t>ollowing information will be written on the command line:</w:t>
      </w:r>
    </w:p>
    <w:p w14:paraId="09D55611" w14:textId="4DCEEB1C" w:rsidR="00AC7EDE" w:rsidRPr="00D90E4F" w:rsidRDefault="00083AD0" w:rsidP="00651CD9">
      <w:pPr>
        <w:pStyle w:val="Bild"/>
      </w:pPr>
      <w:r w:rsidRPr="00083AD0">
        <w:rPr>
          <w:noProof/>
        </w:rPr>
        <w:drawing>
          <wp:inline distT="0" distB="0" distL="0" distR="0" wp14:anchorId="161E7162" wp14:editId="238EF23D">
            <wp:extent cx="3654000" cy="464400"/>
            <wp:effectExtent l="0" t="0" r="3810" b="0"/>
            <wp:docPr id="767496159"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96159" name="Bildobjekt 1" descr="En bild som visar text, skärmbild, Teckensnitt, linje&#10;&#10;Automatiskt genererad beskrivning"/>
                    <pic:cNvPicPr/>
                  </pic:nvPicPr>
                  <pic:blipFill>
                    <a:blip r:embed="rId130"/>
                    <a:stretch>
                      <a:fillRect/>
                    </a:stretch>
                  </pic:blipFill>
                  <pic:spPr>
                    <a:xfrm>
                      <a:off x="0" y="0"/>
                      <a:ext cx="3654000" cy="464400"/>
                    </a:xfrm>
                    <a:prstGeom prst="rect">
                      <a:avLst/>
                    </a:prstGeom>
                  </pic:spPr>
                </pic:pic>
              </a:graphicData>
            </a:graphic>
          </wp:inline>
        </w:drawing>
      </w:r>
    </w:p>
    <w:p w14:paraId="585390D5" w14:textId="420554FD" w:rsidR="00AC7EDE" w:rsidRPr="00D90E4F" w:rsidRDefault="00083AD0" w:rsidP="00FB749C">
      <w:r>
        <w:t>If you r</w:t>
      </w:r>
      <w:r w:rsidR="009D5017" w:rsidRPr="00D90E4F">
        <w:t xml:space="preserve">ight click </w:t>
      </w:r>
      <w:r>
        <w:t>on the mouse you will have following menu.</w:t>
      </w:r>
    </w:p>
    <w:p w14:paraId="1C296402" w14:textId="07AA26CE" w:rsidR="00AC7EDE" w:rsidRPr="00D90E4F" w:rsidRDefault="00083AD0" w:rsidP="00651CD9">
      <w:pPr>
        <w:pStyle w:val="Bild"/>
      </w:pPr>
      <w:r w:rsidRPr="00083AD0">
        <w:rPr>
          <w:noProof/>
        </w:rPr>
        <w:drawing>
          <wp:inline distT="0" distB="0" distL="0" distR="0" wp14:anchorId="14463A27" wp14:editId="70F1F9C3">
            <wp:extent cx="1692000" cy="1623600"/>
            <wp:effectExtent l="0" t="0" r="3810" b="0"/>
            <wp:docPr id="2111874083" name="Bildobjekt 1" descr="En bild som visar text, Teckensnitt,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74083" name="Bildobjekt 1" descr="En bild som visar text, Teckensnitt, skärmbild&#10;&#10;Automatiskt genererad beskrivning"/>
                    <pic:cNvPicPr/>
                  </pic:nvPicPr>
                  <pic:blipFill>
                    <a:blip r:embed="rId131"/>
                    <a:stretch>
                      <a:fillRect/>
                    </a:stretch>
                  </pic:blipFill>
                  <pic:spPr>
                    <a:xfrm>
                      <a:off x="0" y="0"/>
                      <a:ext cx="1692000" cy="1623600"/>
                    </a:xfrm>
                    <a:prstGeom prst="rect">
                      <a:avLst/>
                    </a:prstGeom>
                  </pic:spPr>
                </pic:pic>
              </a:graphicData>
            </a:graphic>
          </wp:inline>
        </w:drawing>
      </w:r>
    </w:p>
    <w:p w14:paraId="7AEE5BC4" w14:textId="77777777" w:rsidR="00AE68E7" w:rsidRPr="00D90E4F" w:rsidRDefault="00983E66" w:rsidP="00FB749C">
      <w:r w:rsidRPr="00D90E4F">
        <w:t xml:space="preserve">Select </w:t>
      </w:r>
      <w:r w:rsidR="00C47395" w:rsidRPr="00D90E4F">
        <w:t>"</w:t>
      </w:r>
      <w:r w:rsidR="00AE68E7" w:rsidRPr="00D90E4F">
        <w:t>All</w:t>
      </w:r>
      <w:r w:rsidR="00C47395" w:rsidRPr="00D90E4F">
        <w:t>"</w:t>
      </w:r>
      <w:r w:rsidR="00AE68E7" w:rsidRPr="00D90E4F">
        <w:t xml:space="preserve"> </w:t>
      </w:r>
      <w:r w:rsidRPr="00D90E4F">
        <w:t xml:space="preserve">to </w:t>
      </w:r>
      <w:r w:rsidR="00AE68E7" w:rsidRPr="00D90E4F">
        <w:t xml:space="preserve">remove Anonymous blocks, </w:t>
      </w:r>
      <w:r w:rsidR="009D5017" w:rsidRPr="00D90E4F">
        <w:t>B</w:t>
      </w:r>
      <w:r w:rsidR="00AE68E7" w:rsidRPr="00D90E4F">
        <w:t xml:space="preserve">locks and </w:t>
      </w:r>
      <w:r w:rsidR="009D5017" w:rsidRPr="00D90E4F">
        <w:t>L</w:t>
      </w:r>
      <w:r w:rsidR="00AE68E7" w:rsidRPr="00D90E4F">
        <w:t>ayers.</w:t>
      </w:r>
    </w:p>
    <w:p w14:paraId="25437381" w14:textId="77777777" w:rsidR="008B002E" w:rsidRPr="00D90E4F" w:rsidRDefault="008B002E" w:rsidP="008B002E">
      <w:pPr>
        <w:pStyle w:val="Rubrik2"/>
      </w:pPr>
      <w:bookmarkStart w:id="204" w:name="_Toc335636867"/>
      <w:bookmarkStart w:id="205" w:name="_Toc129002638"/>
      <w:bookmarkStart w:id="206" w:name="_Toc229474736"/>
      <w:r w:rsidRPr="00D90E4F">
        <w:t>Stat</w:t>
      </w:r>
      <w:bookmarkStart w:id="207" w:name="status"/>
      <w:bookmarkEnd w:id="207"/>
      <w:r w:rsidRPr="00D90E4F">
        <w:t>us</w:t>
      </w:r>
      <w:bookmarkEnd w:id="204"/>
      <w:bookmarkEnd w:id="205"/>
      <w:bookmarkEnd w:id="206"/>
    </w:p>
    <w:p w14:paraId="27B2D4BC" w14:textId="3CF6ED3F" w:rsidR="00035015" w:rsidRPr="00D90E4F" w:rsidRDefault="00083AD0" w:rsidP="00651CD9">
      <w:pPr>
        <w:pStyle w:val="Bild"/>
      </w:pPr>
      <w:r w:rsidRPr="00083AD0">
        <w:rPr>
          <w:noProof/>
        </w:rPr>
        <w:drawing>
          <wp:inline distT="0" distB="0" distL="0" distR="0" wp14:anchorId="67F8576F" wp14:editId="71DC74D0">
            <wp:extent cx="1418400" cy="1188000"/>
            <wp:effectExtent l="0" t="0" r="0" b="0"/>
            <wp:docPr id="209636590"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6590" name="Bildobjekt 1" descr="En bild som visar text, skärmbild, Teckensnitt, nummer&#10;&#10;Automatiskt genererad beskrivning"/>
                    <pic:cNvPicPr/>
                  </pic:nvPicPr>
                  <pic:blipFill>
                    <a:blip r:embed="rId132"/>
                    <a:stretch>
                      <a:fillRect/>
                    </a:stretch>
                  </pic:blipFill>
                  <pic:spPr>
                    <a:xfrm>
                      <a:off x="0" y="0"/>
                      <a:ext cx="1418400" cy="1188000"/>
                    </a:xfrm>
                    <a:prstGeom prst="rect">
                      <a:avLst/>
                    </a:prstGeom>
                  </pic:spPr>
                </pic:pic>
              </a:graphicData>
            </a:graphic>
          </wp:inline>
        </w:drawing>
      </w:r>
    </w:p>
    <w:p w14:paraId="650942CC" w14:textId="77777777" w:rsidR="003F1939" w:rsidRDefault="008B002E" w:rsidP="003F1939">
      <w:r w:rsidRPr="00D90E4F">
        <w:t xml:space="preserve">The </w:t>
      </w:r>
      <w:r w:rsidR="00C47395" w:rsidRPr="00D90E4F">
        <w:t>"</w:t>
      </w:r>
      <w:r w:rsidRPr="00D90E4F">
        <w:t>Status</w:t>
      </w:r>
      <w:r w:rsidR="00C47395" w:rsidRPr="00D90E4F">
        <w:t>"</w:t>
      </w:r>
      <w:r w:rsidRPr="00D90E4F">
        <w:t xml:space="preserve"> command </w:t>
      </w:r>
      <w:r w:rsidR="00035015" w:rsidRPr="00D90E4F">
        <w:t xml:space="preserve">shows </w:t>
      </w:r>
      <w:r w:rsidRPr="00D90E4F">
        <w:t xml:space="preserve">current use of RAM </w:t>
      </w:r>
      <w:r w:rsidR="00035015" w:rsidRPr="00D90E4F">
        <w:t>memory</w:t>
      </w:r>
      <w:r w:rsidR="009D5017" w:rsidRPr="00D90E4F">
        <w:t>,</w:t>
      </w:r>
      <w:r w:rsidR="00035015" w:rsidRPr="00D90E4F">
        <w:t xml:space="preserve"> the number of rows that have been used on the command line and the number of objects on the drawing.</w:t>
      </w:r>
    </w:p>
    <w:p w14:paraId="34D2CEE6" w14:textId="1FCBB5C6" w:rsidR="00035015" w:rsidRDefault="00283CAC" w:rsidP="00651CD9">
      <w:pPr>
        <w:pStyle w:val="Bild"/>
      </w:pPr>
      <w:r>
        <w:rPr>
          <w:noProof/>
        </w:rPr>
        <w:drawing>
          <wp:inline distT="0" distB="0" distL="0" distR="0" wp14:anchorId="213FC59F" wp14:editId="5F8D28A0">
            <wp:extent cx="2275200" cy="1324800"/>
            <wp:effectExtent l="0" t="0" r="0" b="8890"/>
            <wp:docPr id="1284832986"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32986" name="Bildobjekt 1" descr="En bild som visar text, skärmbild, Teckensnitt, nummer&#10;&#10;Automatiskt genererad beskrivning"/>
                    <pic:cNvPicPr/>
                  </pic:nvPicPr>
                  <pic:blipFill>
                    <a:blip r:embed="rId133"/>
                    <a:stretch>
                      <a:fillRect/>
                    </a:stretch>
                  </pic:blipFill>
                  <pic:spPr>
                    <a:xfrm>
                      <a:off x="0" y="0"/>
                      <a:ext cx="2275200" cy="1324800"/>
                    </a:xfrm>
                    <a:prstGeom prst="rect">
                      <a:avLst/>
                    </a:prstGeom>
                  </pic:spPr>
                </pic:pic>
              </a:graphicData>
            </a:graphic>
          </wp:inline>
        </w:drawing>
      </w:r>
    </w:p>
    <w:p w14:paraId="4F0E9DD0" w14:textId="77777777" w:rsidR="00D84F90" w:rsidRPr="00D90E4F" w:rsidRDefault="00D84F90" w:rsidP="00D84F90">
      <w:pPr>
        <w:pStyle w:val="Rubrik2"/>
      </w:pPr>
      <w:bookmarkStart w:id="208" w:name="_Ref335229855"/>
      <w:bookmarkStart w:id="209" w:name="_Toc335636869"/>
      <w:bookmarkStart w:id="210" w:name="_Toc129002639"/>
      <w:bookmarkStart w:id="211" w:name="_Toc229474737"/>
      <w:r w:rsidRPr="00D90E4F">
        <w:lastRenderedPageBreak/>
        <w:t>Shared fol</w:t>
      </w:r>
      <w:bookmarkStart w:id="212" w:name="sharedfolder"/>
      <w:bookmarkEnd w:id="212"/>
      <w:r w:rsidRPr="00D90E4F">
        <w:t>der</w:t>
      </w:r>
      <w:bookmarkEnd w:id="208"/>
      <w:bookmarkEnd w:id="209"/>
      <w:bookmarkEnd w:id="210"/>
      <w:bookmarkEnd w:id="211"/>
    </w:p>
    <w:p w14:paraId="007FAB03" w14:textId="0D12BEAC" w:rsidR="00C11F21" w:rsidRPr="00283CAC" w:rsidRDefault="00283CAC" w:rsidP="00651CD9">
      <w:pPr>
        <w:pStyle w:val="Bild"/>
      </w:pPr>
      <w:r w:rsidRPr="00283CAC">
        <w:rPr>
          <w:noProof/>
        </w:rPr>
        <w:drawing>
          <wp:inline distT="0" distB="0" distL="0" distR="0" wp14:anchorId="6C1831C6" wp14:editId="64068628">
            <wp:extent cx="1432800" cy="1263600"/>
            <wp:effectExtent l="0" t="0" r="0" b="0"/>
            <wp:docPr id="432504351"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04351" name="Bildobjekt 1" descr="En bild som visar text, skärmbild, Teckensnitt, nummer&#10;&#10;Automatiskt genererad beskrivning"/>
                    <pic:cNvPicPr/>
                  </pic:nvPicPr>
                  <pic:blipFill>
                    <a:blip r:embed="rId134"/>
                    <a:stretch>
                      <a:fillRect/>
                    </a:stretch>
                  </pic:blipFill>
                  <pic:spPr>
                    <a:xfrm>
                      <a:off x="0" y="0"/>
                      <a:ext cx="1432800" cy="1263600"/>
                    </a:xfrm>
                    <a:prstGeom prst="rect">
                      <a:avLst/>
                    </a:prstGeom>
                  </pic:spPr>
                </pic:pic>
              </a:graphicData>
            </a:graphic>
          </wp:inline>
        </w:drawing>
      </w:r>
    </w:p>
    <w:p w14:paraId="3CD03395" w14:textId="396FBF2B" w:rsidR="00AD06DE" w:rsidRPr="00D90E4F" w:rsidRDefault="00D84F90" w:rsidP="00D84F90">
      <w:r w:rsidRPr="00D90E4F">
        <w:t xml:space="preserve">The </w:t>
      </w:r>
      <w:r w:rsidR="008146DD" w:rsidRPr="00D90E4F">
        <w:t>Shared folder includes all user settings and customizations</w:t>
      </w:r>
      <w:r w:rsidR="0089573E" w:rsidRPr="00D90E4F">
        <w:t xml:space="preserve"> such as materials, </w:t>
      </w:r>
      <w:r w:rsidR="00C11F21" w:rsidRPr="00D90E4F">
        <w:t xml:space="preserve">machine settings, postprocessors, </w:t>
      </w:r>
      <w:r w:rsidR="0089573E" w:rsidRPr="00D90E4F">
        <w:t>lead in/outs and more</w:t>
      </w:r>
      <w:r w:rsidR="008146DD" w:rsidRPr="00D90E4F">
        <w:t>.</w:t>
      </w:r>
      <w:r w:rsidRPr="00D90E4F">
        <w:t xml:space="preserve"> </w:t>
      </w:r>
      <w:r w:rsidR="00AD06DE" w:rsidRPr="00D90E4F">
        <w:t>It is recommended to make a backup copy of the shared folder</w:t>
      </w:r>
      <w:r w:rsidR="005854F9" w:rsidRPr="00D90E4F">
        <w:t xml:space="preserve"> from time to time</w:t>
      </w:r>
      <w:r w:rsidR="00AD06DE" w:rsidRPr="00D90E4F">
        <w:t xml:space="preserve"> in case of a computer breakdown.</w:t>
      </w:r>
      <w:r w:rsidR="00283CAC">
        <w:t xml:space="preserve"> It is possible to move the shared folder on a </w:t>
      </w:r>
      <w:hyperlink w:anchor="_Shared_folder" w:history="1">
        <w:r w:rsidR="00283CAC" w:rsidRPr="00283CAC">
          <w:rPr>
            <w:rStyle w:val="Hyperlnk"/>
          </w:rPr>
          <w:t>common folder</w:t>
        </w:r>
      </w:hyperlink>
      <w:r w:rsidR="00283CAC">
        <w:t xml:space="preserve"> on the network.</w:t>
      </w:r>
    </w:p>
    <w:p w14:paraId="1A57BC64" w14:textId="77777777" w:rsidR="00131961" w:rsidRPr="00D90E4F" w:rsidRDefault="00BA0091" w:rsidP="00131961">
      <w:pPr>
        <w:pStyle w:val="Rubrik2"/>
      </w:pPr>
      <w:bookmarkStart w:id="213" w:name="_Toc335636870"/>
      <w:bookmarkStart w:id="214" w:name="_Toc129002640"/>
      <w:bookmarkStart w:id="215" w:name="_Toc229474738"/>
      <w:r w:rsidRPr="00D90E4F">
        <w:t>Servic</w:t>
      </w:r>
      <w:bookmarkStart w:id="216" w:name="servicecenter"/>
      <w:bookmarkEnd w:id="216"/>
      <w:r w:rsidRPr="00D90E4F">
        <w:t>e center</w:t>
      </w:r>
      <w:bookmarkEnd w:id="213"/>
      <w:bookmarkEnd w:id="214"/>
      <w:bookmarkEnd w:id="215"/>
    </w:p>
    <w:p w14:paraId="49477AFB" w14:textId="47A384FC" w:rsidR="00131961" w:rsidRPr="00D90E4F" w:rsidRDefault="00283CAC" w:rsidP="00651CD9">
      <w:pPr>
        <w:pStyle w:val="Bild"/>
      </w:pPr>
      <w:r w:rsidRPr="00283CAC">
        <w:rPr>
          <w:noProof/>
        </w:rPr>
        <w:drawing>
          <wp:inline distT="0" distB="0" distL="0" distR="0" wp14:anchorId="03618FF4" wp14:editId="7CC9F8F7">
            <wp:extent cx="1350000" cy="1015200"/>
            <wp:effectExtent l="0" t="0" r="3175" b="0"/>
            <wp:docPr id="1131720489" name="Bildobjekt 1" descr="En bild som visar text, skärmbild,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20489" name="Bildobjekt 1" descr="En bild som visar text, skärmbild, Teckensnitt&#10;&#10;Automatiskt genererad beskrivning"/>
                    <pic:cNvPicPr/>
                  </pic:nvPicPr>
                  <pic:blipFill>
                    <a:blip r:embed="rId135"/>
                    <a:stretch>
                      <a:fillRect/>
                    </a:stretch>
                  </pic:blipFill>
                  <pic:spPr>
                    <a:xfrm>
                      <a:off x="0" y="0"/>
                      <a:ext cx="1350000" cy="1015200"/>
                    </a:xfrm>
                    <a:prstGeom prst="rect">
                      <a:avLst/>
                    </a:prstGeom>
                  </pic:spPr>
                </pic:pic>
              </a:graphicData>
            </a:graphic>
          </wp:inline>
        </w:drawing>
      </w:r>
    </w:p>
    <w:p w14:paraId="5645D1CA" w14:textId="77777777" w:rsidR="00C11F21" w:rsidRPr="00D90E4F" w:rsidRDefault="00C11F21" w:rsidP="00131961">
      <w:r w:rsidRPr="00D90E4F">
        <w:t xml:space="preserve">The </w:t>
      </w:r>
      <w:r w:rsidR="00C47395" w:rsidRPr="00D90E4F">
        <w:t>"</w:t>
      </w:r>
      <w:r w:rsidR="00B7122A" w:rsidRPr="00D90E4F">
        <w:t>Service center</w:t>
      </w:r>
      <w:r w:rsidR="00C47395" w:rsidRPr="00D90E4F">
        <w:t>"</w:t>
      </w:r>
      <w:r w:rsidR="00B7122A" w:rsidRPr="00D90E4F">
        <w:t xml:space="preserve"> </w:t>
      </w:r>
      <w:r w:rsidR="009D5017" w:rsidRPr="00D90E4F">
        <w:t xml:space="preserve">opens </w:t>
      </w:r>
      <w:r w:rsidR="00B7122A" w:rsidRPr="00D90E4F">
        <w:t xml:space="preserve">to </w:t>
      </w:r>
      <w:r w:rsidRPr="00D90E4F">
        <w:t xml:space="preserve">a website </w:t>
      </w:r>
      <w:r w:rsidR="009D5017" w:rsidRPr="00D90E4F">
        <w:t xml:space="preserve">to </w:t>
      </w:r>
      <w:r w:rsidRPr="00D90E4F">
        <w:t xml:space="preserve">download </w:t>
      </w:r>
      <w:r w:rsidR="00983E66" w:rsidRPr="00D90E4F">
        <w:t xml:space="preserve">the </w:t>
      </w:r>
      <w:r w:rsidRPr="00D90E4F">
        <w:t>latest version, drivers</w:t>
      </w:r>
      <w:r w:rsidR="009D5017" w:rsidRPr="00D90E4F">
        <w:t xml:space="preserve">, etc. </w:t>
      </w:r>
      <w:r w:rsidR="00C47395" w:rsidRPr="00D90E4F">
        <w:t>"</w:t>
      </w:r>
      <w:r w:rsidR="004C4BAB" w:rsidRPr="00D90E4F">
        <w:t>Service center</w:t>
      </w:r>
      <w:r w:rsidR="00C47395" w:rsidRPr="00D90E4F">
        <w:t>"</w:t>
      </w:r>
      <w:r w:rsidR="004C4BAB" w:rsidRPr="00D90E4F">
        <w:t xml:space="preserve"> can only be used if </w:t>
      </w:r>
      <w:r w:rsidR="009D5017" w:rsidRPr="00D90E4F">
        <w:t xml:space="preserve">the </w:t>
      </w:r>
      <w:r w:rsidR="004C4BAB" w:rsidRPr="00D90E4F">
        <w:t>computer is connected to</w:t>
      </w:r>
      <w:r w:rsidR="009D5017" w:rsidRPr="00D90E4F">
        <w:t xml:space="preserve"> the i</w:t>
      </w:r>
      <w:r w:rsidR="004C4BAB" w:rsidRPr="00D90E4F">
        <w:t xml:space="preserve">nternet and </w:t>
      </w:r>
      <w:r w:rsidR="009D5017" w:rsidRPr="00D90E4F">
        <w:t>there’s</w:t>
      </w:r>
      <w:r w:rsidR="004C4BAB" w:rsidRPr="00D90E4F">
        <w:t xml:space="preserve"> a valid license of IGEMS.</w:t>
      </w:r>
    </w:p>
    <w:p w14:paraId="4F8E0DB8" w14:textId="77777777" w:rsidR="009F5CAE" w:rsidRPr="00D90E4F" w:rsidRDefault="009F5CAE" w:rsidP="009F5CAE">
      <w:pPr>
        <w:pStyle w:val="Rubrik2"/>
      </w:pPr>
      <w:bookmarkStart w:id="217" w:name="_Toc335636871"/>
      <w:bookmarkStart w:id="218" w:name="_Toc129002641"/>
      <w:bookmarkStart w:id="219" w:name="_Toc229474739"/>
      <w:r w:rsidRPr="00D90E4F">
        <w:t>Sup</w:t>
      </w:r>
      <w:bookmarkStart w:id="220" w:name="Support"/>
      <w:bookmarkEnd w:id="220"/>
      <w:r w:rsidRPr="00D90E4F">
        <w:t>port</w:t>
      </w:r>
      <w:bookmarkEnd w:id="217"/>
      <w:bookmarkEnd w:id="218"/>
      <w:bookmarkEnd w:id="219"/>
    </w:p>
    <w:p w14:paraId="04698072" w14:textId="7534BB5B" w:rsidR="009F5CAE" w:rsidRPr="00D90E4F" w:rsidRDefault="00283CAC" w:rsidP="00651CD9">
      <w:pPr>
        <w:pStyle w:val="Bild"/>
      </w:pPr>
      <w:r>
        <w:rPr>
          <w:noProof/>
        </w:rPr>
        <w:drawing>
          <wp:inline distT="0" distB="0" distL="0" distR="0" wp14:anchorId="3AD2FFFF" wp14:editId="16868D34">
            <wp:extent cx="1357200" cy="1249200"/>
            <wp:effectExtent l="0" t="0" r="0" b="8255"/>
            <wp:docPr id="1855035025"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35025" name="Bildobjekt 1" descr="En bild som visar text, skärmbild, Teckensnitt, nummer&#10;&#10;Automatiskt genererad beskrivning"/>
                    <pic:cNvPicPr/>
                  </pic:nvPicPr>
                  <pic:blipFill>
                    <a:blip r:embed="rId136"/>
                    <a:stretch>
                      <a:fillRect/>
                    </a:stretch>
                  </pic:blipFill>
                  <pic:spPr>
                    <a:xfrm>
                      <a:off x="0" y="0"/>
                      <a:ext cx="1357200" cy="1249200"/>
                    </a:xfrm>
                    <a:prstGeom prst="rect">
                      <a:avLst/>
                    </a:prstGeom>
                  </pic:spPr>
                </pic:pic>
              </a:graphicData>
            </a:graphic>
          </wp:inline>
        </w:drawing>
      </w:r>
    </w:p>
    <w:p w14:paraId="5E7144C4" w14:textId="77777777" w:rsidR="00A5018F" w:rsidRPr="00D90E4F" w:rsidRDefault="00983E66" w:rsidP="00131961">
      <w:r w:rsidRPr="00D90E4F">
        <w:t xml:space="preserve">Use the </w:t>
      </w:r>
      <w:r w:rsidR="00C47395" w:rsidRPr="00D90E4F">
        <w:t>"</w:t>
      </w:r>
      <w:r w:rsidRPr="00D90E4F">
        <w:t>Support</w:t>
      </w:r>
      <w:r w:rsidR="00C47395" w:rsidRPr="00D90E4F">
        <w:t>"</w:t>
      </w:r>
      <w:r w:rsidR="00B7122A" w:rsidRPr="00D90E4F">
        <w:t xml:space="preserve"> command if </w:t>
      </w:r>
      <w:r w:rsidR="00A5018F" w:rsidRPr="00D90E4F">
        <w:t xml:space="preserve">a question or problem needs to be reported to </w:t>
      </w:r>
      <w:r w:rsidR="004C4BAB" w:rsidRPr="00D90E4F">
        <w:t>IGEMS support team.</w:t>
      </w:r>
    </w:p>
    <w:p w14:paraId="3A680B9D" w14:textId="6DC4C49D" w:rsidR="004C4BAB" w:rsidRPr="00D90E4F" w:rsidRDefault="00476052" w:rsidP="00651CD9">
      <w:pPr>
        <w:pStyle w:val="Bild"/>
      </w:pPr>
      <w:r>
        <w:rPr>
          <w:noProof/>
        </w:rPr>
        <w:drawing>
          <wp:inline distT="0" distB="0" distL="0" distR="0" wp14:anchorId="30B7A25D" wp14:editId="6087C067">
            <wp:extent cx="3214800" cy="2955600"/>
            <wp:effectExtent l="0" t="0" r="5080" b="0"/>
            <wp:docPr id="164628018" name="Bildobjekt 1" descr="En bild som visar text, skärmbild, skärm,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8018" name="Bildobjekt 1" descr="En bild som visar text, skärmbild, skärm, programvara&#10;&#10;Automatiskt genererad beskrivning"/>
                    <pic:cNvPicPr/>
                  </pic:nvPicPr>
                  <pic:blipFill>
                    <a:blip r:embed="rId137"/>
                    <a:stretch>
                      <a:fillRect/>
                    </a:stretch>
                  </pic:blipFill>
                  <pic:spPr>
                    <a:xfrm>
                      <a:off x="0" y="0"/>
                      <a:ext cx="3214800" cy="2955600"/>
                    </a:xfrm>
                    <a:prstGeom prst="rect">
                      <a:avLst/>
                    </a:prstGeom>
                  </pic:spPr>
                </pic:pic>
              </a:graphicData>
            </a:graphic>
          </wp:inline>
        </w:drawing>
      </w:r>
    </w:p>
    <w:p w14:paraId="3DDC8CE7" w14:textId="55D3F16E" w:rsidR="004C4BAB" w:rsidRPr="00D90E4F" w:rsidRDefault="00751CE9" w:rsidP="00131961">
      <w:r w:rsidRPr="00D90E4F">
        <w:t xml:space="preserve">Fill in information about </w:t>
      </w:r>
      <w:r w:rsidR="00A5018F" w:rsidRPr="00D90E4F">
        <w:t>a</w:t>
      </w:r>
      <w:r w:rsidRPr="00D90E4F">
        <w:t xml:space="preserve"> problem</w:t>
      </w:r>
      <w:r w:rsidR="00A5018F" w:rsidRPr="00D90E4F">
        <w:t xml:space="preserve">, using the </w:t>
      </w:r>
      <w:r w:rsidR="00C47395" w:rsidRPr="00D90E4F">
        <w:t>"</w:t>
      </w:r>
      <w:r w:rsidR="00A5018F" w:rsidRPr="00D90E4F">
        <w:t>Browse</w:t>
      </w:r>
      <w:r w:rsidR="00C47395" w:rsidRPr="00D90E4F">
        <w:t>"</w:t>
      </w:r>
      <w:r w:rsidR="00A5018F" w:rsidRPr="00D90E4F">
        <w:t xml:space="preserve"> button to i</w:t>
      </w:r>
      <w:r w:rsidRPr="00D90E4F">
        <w:t>nclud</w:t>
      </w:r>
      <w:r w:rsidR="00A5018F" w:rsidRPr="00D90E4F">
        <w:t>e</w:t>
      </w:r>
      <w:r w:rsidRPr="00D90E4F">
        <w:t xml:space="preserve"> </w:t>
      </w:r>
      <w:r w:rsidR="00A5018F" w:rsidRPr="00D90E4F">
        <w:t>any necessary files</w:t>
      </w:r>
      <w:r w:rsidRPr="00D90E4F">
        <w:t xml:space="preserve">. </w:t>
      </w:r>
      <w:r w:rsidR="00A5018F" w:rsidRPr="00D90E4F">
        <w:t>P</w:t>
      </w:r>
      <w:r w:rsidRPr="00D90E4F">
        <w:t>ress "Save". The command will create a</w:t>
      </w:r>
      <w:r w:rsidR="00476052">
        <w:t>n ISF</w:t>
      </w:r>
      <w:r w:rsidRPr="00D90E4F">
        <w:t xml:space="preserve"> file with a</w:t>
      </w:r>
      <w:r w:rsidR="00A5018F" w:rsidRPr="00D90E4F">
        <w:t>ll</w:t>
      </w:r>
      <w:r w:rsidRPr="00D90E4F">
        <w:t xml:space="preserve"> needed files and other information.</w:t>
      </w:r>
    </w:p>
    <w:p w14:paraId="5EC3803A" w14:textId="3F55BF33" w:rsidR="00751CE9" w:rsidRPr="00D90E4F" w:rsidRDefault="00476052" w:rsidP="00651CD9">
      <w:pPr>
        <w:pStyle w:val="Bild"/>
      </w:pPr>
      <w:r>
        <w:rPr>
          <w:noProof/>
        </w:rPr>
        <w:lastRenderedPageBreak/>
        <w:drawing>
          <wp:inline distT="0" distB="0" distL="0" distR="0" wp14:anchorId="21A25D02" wp14:editId="430753E6">
            <wp:extent cx="2235600" cy="1015200"/>
            <wp:effectExtent l="0" t="0" r="0" b="0"/>
            <wp:docPr id="129766873" name="Bildobjekt 1" descr="En bild som visar text, skärmbild,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6873" name="Bildobjekt 1" descr="En bild som visar text, skärmbild, Teckensnitt&#10;&#10;Automatiskt genererad beskrivning"/>
                    <pic:cNvPicPr/>
                  </pic:nvPicPr>
                  <pic:blipFill>
                    <a:blip r:embed="rId138"/>
                    <a:stretch>
                      <a:fillRect/>
                    </a:stretch>
                  </pic:blipFill>
                  <pic:spPr>
                    <a:xfrm>
                      <a:off x="0" y="0"/>
                      <a:ext cx="2235600" cy="1015200"/>
                    </a:xfrm>
                    <a:prstGeom prst="rect">
                      <a:avLst/>
                    </a:prstGeom>
                  </pic:spPr>
                </pic:pic>
              </a:graphicData>
            </a:graphic>
          </wp:inline>
        </w:drawing>
      </w:r>
    </w:p>
    <w:p w14:paraId="0D1B1E05" w14:textId="46312363" w:rsidR="00751CE9" w:rsidRPr="00D90E4F" w:rsidRDefault="00751CE9" w:rsidP="00131961">
      <w:r w:rsidRPr="00D90E4F">
        <w:t xml:space="preserve">Send the </w:t>
      </w:r>
      <w:r w:rsidR="00476052">
        <w:t xml:space="preserve">ISF </w:t>
      </w:r>
      <w:r w:rsidRPr="00D90E4F">
        <w:t xml:space="preserve">file to </w:t>
      </w:r>
      <w:r w:rsidR="00476052">
        <w:t xml:space="preserve">your </w:t>
      </w:r>
      <w:r w:rsidRPr="00D90E4F">
        <w:t>IGEMS reseller or to IGEMS AB.</w:t>
      </w:r>
    </w:p>
    <w:p w14:paraId="645B5D56" w14:textId="77777777" w:rsidR="00751CE9" w:rsidRDefault="00AC0376" w:rsidP="00AC0376">
      <w:pPr>
        <w:pStyle w:val="Rubrik3"/>
      </w:pPr>
      <w:bookmarkStart w:id="221" w:name="_Toc129002642"/>
      <w:r w:rsidRPr="00D90E4F">
        <w:t>Run support files</w:t>
      </w:r>
      <w:bookmarkEnd w:id="221"/>
    </w:p>
    <w:p w14:paraId="20189CF0" w14:textId="23AEB7E9" w:rsidR="00AC0376" w:rsidRPr="00D90E4F" w:rsidRDefault="00476052" w:rsidP="00651CD9">
      <w:pPr>
        <w:pStyle w:val="Bild"/>
      </w:pPr>
      <w:r w:rsidRPr="00476052">
        <w:rPr>
          <w:noProof/>
        </w:rPr>
        <w:drawing>
          <wp:inline distT="0" distB="0" distL="0" distR="0" wp14:anchorId="00D222CA" wp14:editId="7388FFA9">
            <wp:extent cx="3416400" cy="640800"/>
            <wp:effectExtent l="0" t="0" r="0" b="6985"/>
            <wp:docPr id="2060084840" name="Bildobjekt 1" descr="En bild som visar skärmbild, Rektangel, uttag&#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84840" name="Bildobjekt 1" descr="En bild som visar skärmbild, Rektangel, uttag&#10;&#10;Automatiskt genererad beskrivning"/>
                    <pic:cNvPicPr/>
                  </pic:nvPicPr>
                  <pic:blipFill>
                    <a:blip r:embed="rId139"/>
                    <a:stretch>
                      <a:fillRect/>
                    </a:stretch>
                  </pic:blipFill>
                  <pic:spPr>
                    <a:xfrm>
                      <a:off x="0" y="0"/>
                      <a:ext cx="3416400" cy="640800"/>
                    </a:xfrm>
                    <a:prstGeom prst="rect">
                      <a:avLst/>
                    </a:prstGeom>
                  </pic:spPr>
                </pic:pic>
              </a:graphicData>
            </a:graphic>
          </wp:inline>
        </w:drawing>
      </w:r>
    </w:p>
    <w:p w14:paraId="78A27D03" w14:textId="77777777" w:rsidR="00AC0376" w:rsidRPr="00D90E4F" w:rsidRDefault="00A5018F" w:rsidP="00131961">
      <w:r w:rsidRPr="00D90E4F">
        <w:t>U</w:t>
      </w:r>
      <w:r w:rsidR="00AC0376" w:rsidRPr="00D90E4F">
        <w:t>s</w:t>
      </w:r>
      <w:r w:rsidRPr="00D90E4F">
        <w:t>e</w:t>
      </w:r>
      <w:r w:rsidR="00AC0376" w:rsidRPr="00D90E4F">
        <w:t xml:space="preserve"> the </w:t>
      </w:r>
      <w:r w:rsidR="00C47395" w:rsidRPr="00D90E4F">
        <w:t>"</w:t>
      </w:r>
      <w:r w:rsidR="00AC0376" w:rsidRPr="00D90E4F">
        <w:t>Run</w:t>
      </w:r>
      <w:r w:rsidR="00C47395" w:rsidRPr="00D90E4F">
        <w:t>"</w:t>
      </w:r>
      <w:r w:rsidR="00AC0376" w:rsidRPr="00D90E4F">
        <w:t xml:space="preserve"> button </w:t>
      </w:r>
      <w:r w:rsidRPr="00D90E4F">
        <w:t>to</w:t>
      </w:r>
      <w:r w:rsidR="00AC0376" w:rsidRPr="00D90E4F">
        <w:t xml:space="preserve"> load support files. IGEMS start</w:t>
      </w:r>
      <w:r w:rsidRPr="00D90E4F">
        <w:t>s</w:t>
      </w:r>
      <w:r w:rsidR="00AC0376" w:rsidRPr="00D90E4F">
        <w:t xml:space="preserve"> up in the same mode with the same files and setting</w:t>
      </w:r>
      <w:r w:rsidRPr="00D90E4F">
        <w:t>s</w:t>
      </w:r>
      <w:r w:rsidR="00AC0376" w:rsidRPr="00D90E4F">
        <w:t xml:space="preserve"> used when the support file was created.</w:t>
      </w:r>
    </w:p>
    <w:p w14:paraId="0CA2D002" w14:textId="18EDC218" w:rsidR="00AC0376" w:rsidRPr="00D90E4F" w:rsidRDefault="00476052" w:rsidP="00651CD9">
      <w:pPr>
        <w:pStyle w:val="Bild"/>
      </w:pPr>
      <w:r>
        <w:rPr>
          <w:noProof/>
        </w:rPr>
        <w:drawing>
          <wp:inline distT="0" distB="0" distL="0" distR="0" wp14:anchorId="743BD0FB" wp14:editId="3C779C1F">
            <wp:extent cx="4348800" cy="2826000"/>
            <wp:effectExtent l="0" t="0" r="0" b="0"/>
            <wp:docPr id="1976327372" name="Bildobjekt 1" descr="En bild som visar text, elektronik, skärm,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27372" name="Bildobjekt 1" descr="En bild som visar text, elektronik, skärm, skärmbild&#10;&#10;Automatiskt genererad beskrivning"/>
                    <pic:cNvPicPr/>
                  </pic:nvPicPr>
                  <pic:blipFill>
                    <a:blip r:embed="rId140"/>
                    <a:stretch>
                      <a:fillRect/>
                    </a:stretch>
                  </pic:blipFill>
                  <pic:spPr>
                    <a:xfrm>
                      <a:off x="0" y="0"/>
                      <a:ext cx="4348800" cy="2826000"/>
                    </a:xfrm>
                    <a:prstGeom prst="rect">
                      <a:avLst/>
                    </a:prstGeom>
                  </pic:spPr>
                </pic:pic>
              </a:graphicData>
            </a:graphic>
          </wp:inline>
        </w:drawing>
      </w:r>
    </w:p>
    <w:p w14:paraId="08A0754A" w14:textId="6E629951" w:rsidR="00476052" w:rsidRDefault="00F73C1F" w:rsidP="00131961">
      <w:r w:rsidRPr="00D90E4F">
        <w:t>Some general information will show b</w:t>
      </w:r>
      <w:r w:rsidR="00512629" w:rsidRPr="00D90E4F">
        <w:t>efore the drawing is loaded.</w:t>
      </w:r>
    </w:p>
    <w:p w14:paraId="5AB8E643" w14:textId="4B5E0839" w:rsidR="00476052" w:rsidRDefault="00476052" w:rsidP="00476052">
      <w:pPr>
        <w:pStyle w:val="Rubrik3"/>
      </w:pPr>
      <w:r>
        <w:t>Reset support mode</w:t>
      </w:r>
    </w:p>
    <w:p w14:paraId="50A035E6" w14:textId="0EF87A59" w:rsidR="00476052" w:rsidRDefault="00476052" w:rsidP="00651CD9">
      <w:pPr>
        <w:pStyle w:val="Bild"/>
      </w:pPr>
      <w:r w:rsidRPr="00476052">
        <w:rPr>
          <w:noProof/>
        </w:rPr>
        <w:drawing>
          <wp:inline distT="0" distB="0" distL="0" distR="0" wp14:anchorId="6D7A7462" wp14:editId="12EB093A">
            <wp:extent cx="2473200" cy="756000"/>
            <wp:effectExtent l="0" t="0" r="3810" b="6350"/>
            <wp:docPr id="1586499159" name="Bildobjekt 1" descr="En bild som visar text, skärmbild, Teckensnitt, logotyp&#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99159" name="Bildobjekt 1" descr="En bild som visar text, skärmbild, Teckensnitt, logotyp&#10;&#10;Automatiskt genererad beskrivning"/>
                    <pic:cNvPicPr/>
                  </pic:nvPicPr>
                  <pic:blipFill>
                    <a:blip r:embed="rId141"/>
                    <a:stretch>
                      <a:fillRect/>
                    </a:stretch>
                  </pic:blipFill>
                  <pic:spPr>
                    <a:xfrm>
                      <a:off x="0" y="0"/>
                      <a:ext cx="2473200" cy="756000"/>
                    </a:xfrm>
                    <a:prstGeom prst="rect">
                      <a:avLst/>
                    </a:prstGeom>
                  </pic:spPr>
                </pic:pic>
              </a:graphicData>
            </a:graphic>
          </wp:inline>
        </w:drawing>
      </w:r>
    </w:p>
    <w:p w14:paraId="0BC2EA66" w14:textId="7FDF8296" w:rsidR="00476052" w:rsidRPr="00476052" w:rsidRDefault="00476052" w:rsidP="00476052">
      <w:r>
        <w:t>When a support file ISF is loaded then the system will use a temporary Shared folder. This mean that it is not possible to load your standard machine. To go back to normal mode you need to reset the support mode.</w:t>
      </w:r>
    </w:p>
    <w:p w14:paraId="38AA29B4" w14:textId="77777777" w:rsidR="00433EF9" w:rsidRPr="00D90E4F" w:rsidRDefault="00602931" w:rsidP="00433EF9">
      <w:pPr>
        <w:pStyle w:val="Rubrik1"/>
      </w:pPr>
      <w:bookmarkStart w:id="222" w:name="_CAD_commands"/>
      <w:bookmarkStart w:id="223" w:name="_Toc335636872"/>
      <w:bookmarkStart w:id="224" w:name="_Toc115697739"/>
      <w:bookmarkStart w:id="225" w:name="_Toc129002643"/>
      <w:bookmarkStart w:id="226" w:name="_Toc229474740"/>
      <w:bookmarkEnd w:id="222"/>
      <w:r w:rsidRPr="00D90E4F">
        <w:lastRenderedPageBreak/>
        <w:t>C</w:t>
      </w:r>
      <w:r w:rsidR="00274C14" w:rsidRPr="00D90E4F">
        <w:t>AD commands</w:t>
      </w:r>
      <w:bookmarkEnd w:id="223"/>
      <w:bookmarkEnd w:id="224"/>
      <w:bookmarkEnd w:id="225"/>
      <w:bookmarkEnd w:id="226"/>
    </w:p>
    <w:p w14:paraId="433DE958" w14:textId="1A87264A" w:rsidR="00A73A97" w:rsidRDefault="00A73A97" w:rsidP="00651CD9">
      <w:pPr>
        <w:pStyle w:val="Bild"/>
      </w:pPr>
      <w:r w:rsidRPr="00A73A97">
        <w:rPr>
          <w:noProof/>
        </w:rPr>
        <w:drawing>
          <wp:inline distT="0" distB="0" distL="0" distR="0" wp14:anchorId="4DD4B787" wp14:editId="53128F2E">
            <wp:extent cx="6120765" cy="864870"/>
            <wp:effectExtent l="0" t="0" r="0" b="0"/>
            <wp:docPr id="2146181259"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81259" name="Bildobjekt 1" descr="En bild som visar text, skärmbild, Teckensnitt, linje&#10;&#10;Automatiskt genererad beskrivning"/>
                    <pic:cNvPicPr/>
                  </pic:nvPicPr>
                  <pic:blipFill>
                    <a:blip r:embed="rId142"/>
                    <a:stretch>
                      <a:fillRect/>
                    </a:stretch>
                  </pic:blipFill>
                  <pic:spPr>
                    <a:xfrm>
                      <a:off x="0" y="0"/>
                      <a:ext cx="6120765" cy="864870"/>
                    </a:xfrm>
                    <a:prstGeom prst="rect">
                      <a:avLst/>
                    </a:prstGeom>
                  </pic:spPr>
                </pic:pic>
              </a:graphicData>
            </a:graphic>
          </wp:inline>
        </w:drawing>
      </w:r>
    </w:p>
    <w:p w14:paraId="66764D2C" w14:textId="25181138" w:rsidR="00A73A97" w:rsidRDefault="00A73A97" w:rsidP="00D50981">
      <w:r>
        <w:t>Important!</w:t>
      </w:r>
    </w:p>
    <w:p w14:paraId="730EAC9D" w14:textId="426E58AC" w:rsidR="00D50981" w:rsidRDefault="00A73A97" w:rsidP="00D50981">
      <w:r>
        <w:t>B</w:t>
      </w:r>
      <w:r w:rsidR="00FE7493" w:rsidRPr="00D90E4F">
        <w:t>e sure to read the information on the command line.</w:t>
      </w:r>
    </w:p>
    <w:p w14:paraId="4038DE4B" w14:textId="307D299E" w:rsidR="00A73A97" w:rsidRDefault="00A73A97" w:rsidP="00D50981">
      <w:r>
        <w:t>The option between &lt; &gt; is default command. You can accept the default just by spacebar.</w:t>
      </w:r>
    </w:p>
    <w:p w14:paraId="18730E86" w14:textId="5C1D6377" w:rsidR="00A73A97" w:rsidRPr="00D90E4F" w:rsidRDefault="00A73A97" w:rsidP="00D50981">
      <w:r>
        <w:t>For other options you can press the first character on the option or pick on the option with the mouse.</w:t>
      </w:r>
    </w:p>
    <w:p w14:paraId="1D65CE77" w14:textId="4CC9D47A" w:rsidR="00A73A97" w:rsidRDefault="00A73A97" w:rsidP="00651CD9">
      <w:pPr>
        <w:pStyle w:val="Bild"/>
      </w:pPr>
      <w:r w:rsidRPr="00A73A97">
        <w:rPr>
          <w:noProof/>
        </w:rPr>
        <w:drawing>
          <wp:inline distT="0" distB="0" distL="0" distR="0" wp14:anchorId="06A2C485" wp14:editId="62F6A58F">
            <wp:extent cx="3121200" cy="489600"/>
            <wp:effectExtent l="0" t="0" r="3175" b="5715"/>
            <wp:docPr id="1311472788"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72788" name="Bildobjekt 1" descr="En bild som visar text, skärmbild, Teckensnitt, linje&#10;&#10;Automatiskt genererad beskrivning"/>
                    <pic:cNvPicPr/>
                  </pic:nvPicPr>
                  <pic:blipFill>
                    <a:blip r:embed="rId143"/>
                    <a:stretch>
                      <a:fillRect/>
                    </a:stretch>
                  </pic:blipFill>
                  <pic:spPr>
                    <a:xfrm>
                      <a:off x="0" y="0"/>
                      <a:ext cx="3121200" cy="489600"/>
                    </a:xfrm>
                    <a:prstGeom prst="rect">
                      <a:avLst/>
                    </a:prstGeom>
                  </pic:spPr>
                </pic:pic>
              </a:graphicData>
            </a:graphic>
          </wp:inline>
        </w:drawing>
      </w:r>
    </w:p>
    <w:p w14:paraId="7D764FD8" w14:textId="77777777" w:rsidR="00A73A97" w:rsidRDefault="00D50981" w:rsidP="00A73A97">
      <w:r w:rsidRPr="00D90E4F">
        <w:t xml:space="preserve">Points can be given by </w:t>
      </w:r>
      <w:r w:rsidR="00A642DB" w:rsidRPr="00D90E4F">
        <w:t xml:space="preserve">entering </w:t>
      </w:r>
      <w:r w:rsidRPr="00D90E4F">
        <w:t xml:space="preserve">coordinates </w:t>
      </w:r>
      <w:r w:rsidR="00A642DB" w:rsidRPr="00D90E4F">
        <w:t>using</w:t>
      </w:r>
      <w:r w:rsidRPr="00D90E4F">
        <w:t xml:space="preserve"> the keyboard, by clicking on the screen or by object snap.</w:t>
      </w:r>
      <w:r w:rsidR="007C160D" w:rsidRPr="00D90E4F">
        <w:t xml:space="preserve"> Distance can be given by values or by clicking two points. </w:t>
      </w:r>
      <w:bookmarkStart w:id="227" w:name="_Toc335636873"/>
      <w:bookmarkStart w:id="228" w:name="_Toc129002644"/>
      <w:bookmarkStart w:id="229" w:name="_Toc155164850"/>
      <w:bookmarkStart w:id="230" w:name="_Toc159143739"/>
    </w:p>
    <w:p w14:paraId="133C7791" w14:textId="2F8431C6" w:rsidR="00512629" w:rsidRPr="00D90E4F" w:rsidRDefault="00512629" w:rsidP="00A73A97">
      <w:pPr>
        <w:pStyle w:val="Rubrik2"/>
      </w:pPr>
      <w:bookmarkStart w:id="231" w:name="_Toc229474741"/>
      <w:r w:rsidRPr="00D90E4F">
        <w:t>Lin</w:t>
      </w:r>
      <w:bookmarkStart w:id="232" w:name="line"/>
      <w:bookmarkEnd w:id="232"/>
      <w:r w:rsidRPr="00D90E4F">
        <w:t>e</w:t>
      </w:r>
      <w:bookmarkEnd w:id="227"/>
      <w:bookmarkEnd w:id="228"/>
      <w:bookmarkEnd w:id="231"/>
    </w:p>
    <w:p w14:paraId="11C3A555" w14:textId="63F51496" w:rsidR="00512629" w:rsidRPr="00D90E4F" w:rsidRDefault="00A73A97" w:rsidP="00651CD9">
      <w:pPr>
        <w:pStyle w:val="Bild"/>
      </w:pPr>
      <w:r w:rsidRPr="00A73A97">
        <w:rPr>
          <w:noProof/>
        </w:rPr>
        <w:drawing>
          <wp:inline distT="0" distB="0" distL="0" distR="0" wp14:anchorId="4C239EC6" wp14:editId="33851D0F">
            <wp:extent cx="2253600" cy="982800"/>
            <wp:effectExtent l="0" t="0" r="0" b="8255"/>
            <wp:docPr id="821466305"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66305" name="Bildobjekt 1" descr="En bild som visar text, skärmbild, Teckensnitt, nummer&#10;&#10;Automatiskt genererad beskrivning"/>
                    <pic:cNvPicPr/>
                  </pic:nvPicPr>
                  <pic:blipFill>
                    <a:blip r:embed="rId144"/>
                    <a:stretch>
                      <a:fillRect/>
                    </a:stretch>
                  </pic:blipFill>
                  <pic:spPr>
                    <a:xfrm>
                      <a:off x="0" y="0"/>
                      <a:ext cx="2253600" cy="982800"/>
                    </a:xfrm>
                    <a:prstGeom prst="rect">
                      <a:avLst/>
                    </a:prstGeom>
                  </pic:spPr>
                </pic:pic>
              </a:graphicData>
            </a:graphic>
          </wp:inline>
        </w:drawing>
      </w:r>
    </w:p>
    <w:p w14:paraId="3B680F12" w14:textId="020EAC25" w:rsidR="00B67B7B" w:rsidRPr="00D90E4F" w:rsidRDefault="00B67B7B" w:rsidP="00512629">
      <w:r w:rsidRPr="00D90E4F">
        <w:t>Short</w:t>
      </w:r>
      <w:r w:rsidR="00A73A97">
        <w:t>key</w:t>
      </w:r>
      <w:r w:rsidRPr="00D90E4F">
        <w:t xml:space="preserve"> "L"</w:t>
      </w:r>
    </w:p>
    <w:p w14:paraId="22170706" w14:textId="77777777" w:rsidR="00512629" w:rsidRPr="00D90E4F" w:rsidRDefault="00C47395" w:rsidP="00512629">
      <w:r w:rsidRPr="00D90E4F">
        <w:t>"</w:t>
      </w:r>
      <w:r w:rsidR="00512629" w:rsidRPr="00D90E4F">
        <w:t>Line</w:t>
      </w:r>
      <w:r w:rsidRPr="00D90E4F">
        <w:t>"</w:t>
      </w:r>
      <w:r w:rsidR="00512629" w:rsidRPr="00D90E4F">
        <w:t xml:space="preserve"> command asks for a starting point and then the next point. The command is cancelled by</w:t>
      </w:r>
      <w:r w:rsidR="00A5018F" w:rsidRPr="00D90E4F">
        <w:t xml:space="preserve"> using the </w:t>
      </w:r>
      <w:r w:rsidR="00512629" w:rsidRPr="00D90E4F">
        <w:t>space</w:t>
      </w:r>
      <w:r w:rsidR="00A70696" w:rsidRPr="00D90E4F">
        <w:t>bar</w:t>
      </w:r>
      <w:r w:rsidR="00512629" w:rsidRPr="00D90E4F">
        <w:t xml:space="preserve">, </w:t>
      </w:r>
      <w:r w:rsidR="00A5018F" w:rsidRPr="00D90E4F">
        <w:t>E</w:t>
      </w:r>
      <w:r w:rsidR="00512629" w:rsidRPr="00D90E4F">
        <w:t xml:space="preserve">nter or </w:t>
      </w:r>
      <w:r w:rsidR="00A5018F" w:rsidRPr="00D90E4F">
        <w:t>ESC keys</w:t>
      </w:r>
      <w:r w:rsidR="00512629" w:rsidRPr="00D90E4F">
        <w:t>. Backspace can be used</w:t>
      </w:r>
      <w:r w:rsidR="00A5018F" w:rsidRPr="00D90E4F">
        <w:t xml:space="preserve"> to </w:t>
      </w:r>
      <w:r w:rsidR="00512629" w:rsidRPr="00D90E4F">
        <w:t>undo the last line segment.</w:t>
      </w:r>
    </w:p>
    <w:p w14:paraId="687530B7" w14:textId="64E95A3B" w:rsidR="00150036" w:rsidRPr="00D90E4F" w:rsidRDefault="00150036" w:rsidP="00512629">
      <w:hyperlink w:anchor="_Coordinate_input" w:history="1">
        <w:r w:rsidRPr="00D90E4F">
          <w:rPr>
            <w:rStyle w:val="Hyperlnk"/>
          </w:rPr>
          <w:t>How to enter coordinates</w:t>
        </w:r>
      </w:hyperlink>
    </w:p>
    <w:p w14:paraId="517EF52D" w14:textId="77777777" w:rsidR="007C160D" w:rsidRPr="00D90E4F" w:rsidRDefault="007C160D" w:rsidP="007C160D">
      <w:pPr>
        <w:pStyle w:val="Rubrik2"/>
      </w:pPr>
      <w:bookmarkStart w:id="233" w:name="_Toc335636874"/>
      <w:bookmarkStart w:id="234" w:name="_Toc129002645"/>
      <w:bookmarkStart w:id="235" w:name="_Toc229474742"/>
      <w:r w:rsidRPr="00D90E4F">
        <w:t>Cir</w:t>
      </w:r>
      <w:bookmarkStart w:id="236" w:name="circle"/>
      <w:bookmarkEnd w:id="236"/>
      <w:r w:rsidRPr="00D90E4F">
        <w:t>cle</w:t>
      </w:r>
      <w:bookmarkEnd w:id="233"/>
      <w:bookmarkEnd w:id="234"/>
      <w:bookmarkEnd w:id="235"/>
    </w:p>
    <w:p w14:paraId="5DE40601" w14:textId="551DFA06" w:rsidR="007C160D" w:rsidRPr="00D90E4F" w:rsidRDefault="00A73A97" w:rsidP="00651CD9">
      <w:pPr>
        <w:pStyle w:val="Bild"/>
      </w:pPr>
      <w:r w:rsidRPr="00A73A97">
        <w:rPr>
          <w:noProof/>
        </w:rPr>
        <w:drawing>
          <wp:inline distT="0" distB="0" distL="0" distR="0" wp14:anchorId="0732F190" wp14:editId="3F4F7A26">
            <wp:extent cx="2275200" cy="1076400"/>
            <wp:effectExtent l="0" t="0" r="0" b="0"/>
            <wp:docPr id="47779878"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878" name="Bildobjekt 1" descr="En bild som visar text, skärmbild, Teckensnitt, nummer&#10;&#10;Automatiskt genererad beskrivning"/>
                    <pic:cNvPicPr/>
                  </pic:nvPicPr>
                  <pic:blipFill>
                    <a:blip r:embed="rId145"/>
                    <a:stretch>
                      <a:fillRect/>
                    </a:stretch>
                  </pic:blipFill>
                  <pic:spPr>
                    <a:xfrm>
                      <a:off x="0" y="0"/>
                      <a:ext cx="2275200" cy="1076400"/>
                    </a:xfrm>
                    <a:prstGeom prst="rect">
                      <a:avLst/>
                    </a:prstGeom>
                  </pic:spPr>
                </pic:pic>
              </a:graphicData>
            </a:graphic>
          </wp:inline>
        </w:drawing>
      </w:r>
    </w:p>
    <w:p w14:paraId="0FC72C42" w14:textId="77777777" w:rsidR="00B67B7B" w:rsidRPr="00D90E4F" w:rsidRDefault="00B67B7B" w:rsidP="00B67B7B">
      <w:r w:rsidRPr="00D90E4F">
        <w:t>Shortcut "C"</w:t>
      </w:r>
    </w:p>
    <w:p w14:paraId="66F995EC" w14:textId="77777777" w:rsidR="00B67B7B" w:rsidRDefault="00B67B7B" w:rsidP="00B67B7B">
      <w:r w:rsidRPr="00D90E4F">
        <w:t xml:space="preserve">The normal </w:t>
      </w:r>
      <w:r w:rsidR="00C47395" w:rsidRPr="00D90E4F">
        <w:t>"</w:t>
      </w:r>
      <w:r w:rsidRPr="00D90E4F">
        <w:t>Circle</w:t>
      </w:r>
      <w:r w:rsidR="00C47395" w:rsidRPr="00D90E4F">
        <w:t>"</w:t>
      </w:r>
      <w:r w:rsidRPr="00D90E4F">
        <w:t xml:space="preserve"> command requires a center point and a radius or a diameter as input. Toggle between diameter and radius input using </w:t>
      </w:r>
      <w:r w:rsidR="00C47395" w:rsidRPr="00D90E4F">
        <w:t>"</w:t>
      </w:r>
      <w:r w:rsidRPr="00D90E4F">
        <w:t>D</w:t>
      </w:r>
      <w:r w:rsidR="00C47395" w:rsidRPr="00D90E4F">
        <w:t>"</w:t>
      </w:r>
      <w:r w:rsidRPr="00D90E4F">
        <w:t xml:space="preserve"> and </w:t>
      </w:r>
      <w:r w:rsidR="00C47395" w:rsidRPr="00D90E4F">
        <w:t>"</w:t>
      </w:r>
      <w:r w:rsidRPr="00D90E4F">
        <w:t>R</w:t>
      </w:r>
      <w:r w:rsidR="00C47395" w:rsidRPr="00D90E4F">
        <w:t>"</w:t>
      </w:r>
      <w:r w:rsidRPr="00D90E4F">
        <w:t xml:space="preserve"> key</w:t>
      </w:r>
      <w:r w:rsidR="00A5018F" w:rsidRPr="00D90E4F">
        <w:t>s</w:t>
      </w:r>
      <w:r w:rsidRPr="00D90E4F">
        <w:t xml:space="preserve"> on the keyboard.</w:t>
      </w:r>
    </w:p>
    <w:p w14:paraId="51355506" w14:textId="56915BF1" w:rsidR="00A73A97" w:rsidRPr="00D90E4F" w:rsidRDefault="00A73A97" w:rsidP="00B67B7B">
      <w:hyperlink w:anchor="_Coordinate_input" w:history="1">
        <w:r w:rsidRPr="00D90E4F">
          <w:rPr>
            <w:rStyle w:val="Hyperlnk"/>
          </w:rPr>
          <w:t>How to enter coordinates</w:t>
        </w:r>
      </w:hyperlink>
    </w:p>
    <w:p w14:paraId="39B2138F" w14:textId="163F28D7" w:rsidR="00807BC2" w:rsidRDefault="00A5018F" w:rsidP="00807BC2">
      <w:r w:rsidRPr="00D90E4F">
        <w:t xml:space="preserve">The </w:t>
      </w:r>
      <w:r w:rsidR="00C47395" w:rsidRPr="00D90E4F">
        <w:t>"</w:t>
      </w:r>
      <w:r w:rsidR="00807BC2" w:rsidRPr="00D90E4F">
        <w:t>Draw</w:t>
      </w:r>
      <w:r w:rsidR="00C47395" w:rsidRPr="00D90E4F">
        <w:t>"</w:t>
      </w:r>
      <w:r w:rsidR="00807BC2" w:rsidRPr="00D90E4F">
        <w:t xml:space="preserve"> menu </w:t>
      </w:r>
      <w:r w:rsidRPr="00D90E4F">
        <w:t>shows</w:t>
      </w:r>
      <w:r w:rsidR="00807BC2" w:rsidRPr="00D90E4F">
        <w:t xml:space="preserve"> other </w:t>
      </w:r>
      <w:r w:rsidRPr="00D90E4F">
        <w:t xml:space="preserve">ways </w:t>
      </w:r>
      <w:r w:rsidR="00807BC2" w:rsidRPr="00D90E4F">
        <w:t>to create a circle.</w:t>
      </w:r>
    </w:p>
    <w:p w14:paraId="51AE7634" w14:textId="0C53EC65" w:rsidR="00A73A97" w:rsidRPr="00D90E4F" w:rsidRDefault="009A06A4" w:rsidP="00651CD9">
      <w:pPr>
        <w:pStyle w:val="Bild"/>
      </w:pPr>
      <w:r w:rsidRPr="009A06A4">
        <w:rPr>
          <w:noProof/>
        </w:rPr>
        <w:drawing>
          <wp:inline distT="0" distB="0" distL="0" distR="0" wp14:anchorId="0AA08A27" wp14:editId="02BFAEE5">
            <wp:extent cx="2980800" cy="1670400"/>
            <wp:effectExtent l="0" t="0" r="0" b="6350"/>
            <wp:docPr id="1710268698" name="Bildobjekt 1" descr="En bild som visar text, skärmbild, skärm,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68698" name="Bildobjekt 1" descr="En bild som visar text, skärmbild, skärm, programvara&#10;&#10;Automatiskt genererad beskrivning"/>
                    <pic:cNvPicPr/>
                  </pic:nvPicPr>
                  <pic:blipFill>
                    <a:blip r:embed="rId146"/>
                    <a:stretch>
                      <a:fillRect/>
                    </a:stretch>
                  </pic:blipFill>
                  <pic:spPr>
                    <a:xfrm>
                      <a:off x="0" y="0"/>
                      <a:ext cx="2980800" cy="1670400"/>
                    </a:xfrm>
                    <a:prstGeom prst="rect">
                      <a:avLst/>
                    </a:prstGeom>
                  </pic:spPr>
                </pic:pic>
              </a:graphicData>
            </a:graphic>
          </wp:inline>
        </w:drawing>
      </w:r>
    </w:p>
    <w:p w14:paraId="5937DD8F" w14:textId="77777777" w:rsidR="00C82F66" w:rsidRPr="00D90E4F" w:rsidRDefault="00C82F66" w:rsidP="00C82F66">
      <w:pPr>
        <w:pStyle w:val="Rubrik2"/>
      </w:pPr>
      <w:bookmarkStart w:id="237" w:name="_Toc335636875"/>
      <w:bookmarkStart w:id="238" w:name="_Toc129002646"/>
      <w:bookmarkStart w:id="239" w:name="_Toc229474743"/>
      <w:r w:rsidRPr="00D90E4F">
        <w:lastRenderedPageBreak/>
        <w:t>Rect</w:t>
      </w:r>
      <w:bookmarkStart w:id="240" w:name="rectangle"/>
      <w:bookmarkEnd w:id="240"/>
      <w:r w:rsidRPr="00D90E4F">
        <w:t>angle</w:t>
      </w:r>
      <w:bookmarkEnd w:id="237"/>
      <w:bookmarkEnd w:id="238"/>
      <w:bookmarkEnd w:id="239"/>
    </w:p>
    <w:p w14:paraId="3F5BB6F2" w14:textId="0D3B21A5" w:rsidR="00C82F66" w:rsidRPr="00D90E4F" w:rsidRDefault="009A06A4" w:rsidP="00651CD9">
      <w:pPr>
        <w:pStyle w:val="Bild"/>
      </w:pPr>
      <w:r w:rsidRPr="009A06A4">
        <w:rPr>
          <w:noProof/>
        </w:rPr>
        <w:drawing>
          <wp:inline distT="0" distB="0" distL="0" distR="0" wp14:anchorId="7CD2F9B9" wp14:editId="093F2A3D">
            <wp:extent cx="2131200" cy="954000"/>
            <wp:effectExtent l="0" t="0" r="2540" b="0"/>
            <wp:docPr id="448992527"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92527" name="Bildobjekt 1" descr="En bild som visar text, skärmbild, Teckensnitt, nummer&#10;&#10;Automatiskt genererad beskrivning"/>
                    <pic:cNvPicPr/>
                  </pic:nvPicPr>
                  <pic:blipFill>
                    <a:blip r:embed="rId147"/>
                    <a:stretch>
                      <a:fillRect/>
                    </a:stretch>
                  </pic:blipFill>
                  <pic:spPr>
                    <a:xfrm>
                      <a:off x="0" y="0"/>
                      <a:ext cx="2131200" cy="954000"/>
                    </a:xfrm>
                    <a:prstGeom prst="rect">
                      <a:avLst/>
                    </a:prstGeom>
                  </pic:spPr>
                </pic:pic>
              </a:graphicData>
            </a:graphic>
          </wp:inline>
        </w:drawing>
      </w:r>
    </w:p>
    <w:p w14:paraId="3C863CCD" w14:textId="77777777" w:rsidR="00C82F66" w:rsidRPr="00D90E4F" w:rsidRDefault="00C82F66" w:rsidP="00C82F66">
      <w:r w:rsidRPr="00D90E4F">
        <w:t>Shortcut "N"</w:t>
      </w:r>
    </w:p>
    <w:p w14:paraId="04D76AFA" w14:textId="77777777" w:rsidR="00C82F66" w:rsidRPr="00D90E4F" w:rsidRDefault="00C82F66" w:rsidP="00C82F66">
      <w:r w:rsidRPr="00D90E4F">
        <w:t xml:space="preserve">The normal </w:t>
      </w:r>
      <w:r w:rsidR="00C47395" w:rsidRPr="00D90E4F">
        <w:t>"</w:t>
      </w:r>
      <w:r w:rsidR="004E5AD9" w:rsidRPr="00D90E4F">
        <w:t>R</w:t>
      </w:r>
      <w:r w:rsidRPr="00D90E4F">
        <w:t>ectangle</w:t>
      </w:r>
      <w:r w:rsidR="00C47395" w:rsidRPr="00D90E4F">
        <w:t>"</w:t>
      </w:r>
      <w:r w:rsidRPr="00D90E4F">
        <w:t xml:space="preserve"> command creates a rectangular polyline from 2 opposite points.</w:t>
      </w:r>
    </w:p>
    <w:p w14:paraId="572FBEE1" w14:textId="72886186" w:rsidR="00C82F66" w:rsidRPr="00D90E4F" w:rsidRDefault="009A06A4" w:rsidP="00651CD9">
      <w:pPr>
        <w:pStyle w:val="Bild"/>
      </w:pPr>
      <w:r w:rsidRPr="009A06A4">
        <w:rPr>
          <w:noProof/>
        </w:rPr>
        <w:drawing>
          <wp:inline distT="0" distB="0" distL="0" distR="0" wp14:anchorId="751234A8" wp14:editId="36B7BA0B">
            <wp:extent cx="2592000" cy="1112400"/>
            <wp:effectExtent l="0" t="0" r="0" b="0"/>
            <wp:docPr id="156687587"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7587" name="Bildobjekt 1" descr="En bild som visar text, skärmbild, Teckensnitt, nummer&#10;&#10;Automatiskt genererad beskrivning"/>
                    <pic:cNvPicPr/>
                  </pic:nvPicPr>
                  <pic:blipFill>
                    <a:blip r:embed="rId148"/>
                    <a:stretch>
                      <a:fillRect/>
                    </a:stretch>
                  </pic:blipFill>
                  <pic:spPr>
                    <a:xfrm>
                      <a:off x="0" y="0"/>
                      <a:ext cx="2592000" cy="1112400"/>
                    </a:xfrm>
                    <a:prstGeom prst="rect">
                      <a:avLst/>
                    </a:prstGeom>
                  </pic:spPr>
                </pic:pic>
              </a:graphicData>
            </a:graphic>
          </wp:inline>
        </w:drawing>
      </w:r>
    </w:p>
    <w:p w14:paraId="5961856E" w14:textId="77777777" w:rsidR="00C82F66" w:rsidRPr="00D90E4F" w:rsidRDefault="00614354" w:rsidP="00C82F66">
      <w:r w:rsidRPr="00D90E4F">
        <w:t>T</w:t>
      </w:r>
      <w:r w:rsidR="00C82F66" w:rsidRPr="00D90E4F">
        <w:t xml:space="preserve">he </w:t>
      </w:r>
      <w:r w:rsidR="00C47395" w:rsidRPr="00D90E4F">
        <w:t>"</w:t>
      </w:r>
      <w:r w:rsidR="00C82F66" w:rsidRPr="00D90E4F">
        <w:t>Draw</w:t>
      </w:r>
      <w:r w:rsidR="00C47395" w:rsidRPr="00D90E4F">
        <w:t>"</w:t>
      </w:r>
      <w:r w:rsidR="00C82F66" w:rsidRPr="00D90E4F">
        <w:t xml:space="preserve"> menu </w:t>
      </w:r>
      <w:r w:rsidRPr="00D90E4F">
        <w:t>shows</w:t>
      </w:r>
      <w:r w:rsidR="00C82F66" w:rsidRPr="00D90E4F">
        <w:t xml:space="preserve"> two other </w:t>
      </w:r>
      <w:r w:rsidRPr="00D90E4F">
        <w:t>ways to</w:t>
      </w:r>
      <w:r w:rsidR="00C82F66" w:rsidRPr="00D90E4F">
        <w:t xml:space="preserve"> creat</w:t>
      </w:r>
      <w:r w:rsidRPr="00D90E4F">
        <w:t>e</w:t>
      </w:r>
      <w:r w:rsidR="00C82F66" w:rsidRPr="00D90E4F">
        <w:t xml:space="preserve"> a rectangle.</w:t>
      </w:r>
    </w:p>
    <w:p w14:paraId="0D48AB60" w14:textId="6DB0FE11" w:rsidR="00150036" w:rsidRPr="00D90E4F" w:rsidRDefault="00150036" w:rsidP="00150036">
      <w:hyperlink w:anchor="_Coordinate_input" w:history="1">
        <w:r w:rsidRPr="00D90E4F">
          <w:rPr>
            <w:rStyle w:val="Hyperlnk"/>
          </w:rPr>
          <w:t>How to enter coordinates</w:t>
        </w:r>
      </w:hyperlink>
    </w:p>
    <w:p w14:paraId="21BF182A" w14:textId="3AE91CF2" w:rsidR="00433EF9" w:rsidRPr="00D90E4F" w:rsidRDefault="00433EF9" w:rsidP="00433EF9">
      <w:pPr>
        <w:pStyle w:val="Rubrik2"/>
      </w:pPr>
      <w:bookmarkStart w:id="241" w:name="_Toc155164851"/>
      <w:bookmarkStart w:id="242" w:name="_Toc159143740"/>
      <w:bookmarkStart w:id="243" w:name="_Toc335636876"/>
      <w:bookmarkStart w:id="244" w:name="_Toc129002647"/>
      <w:bookmarkStart w:id="245" w:name="_Toc229474744"/>
      <w:bookmarkEnd w:id="229"/>
      <w:bookmarkEnd w:id="230"/>
      <w:r w:rsidRPr="00D90E4F">
        <w:t>Poi</w:t>
      </w:r>
      <w:bookmarkStart w:id="246" w:name="point"/>
      <w:bookmarkEnd w:id="246"/>
      <w:r w:rsidRPr="00D90E4F">
        <w:t>nt</w:t>
      </w:r>
      <w:bookmarkEnd w:id="241"/>
      <w:bookmarkEnd w:id="242"/>
      <w:bookmarkEnd w:id="243"/>
      <w:bookmarkEnd w:id="244"/>
      <w:bookmarkEnd w:id="245"/>
    </w:p>
    <w:p w14:paraId="40344892" w14:textId="55AFD57A" w:rsidR="00D91F01" w:rsidRPr="00D90E4F" w:rsidRDefault="009A06A4" w:rsidP="00651CD9">
      <w:pPr>
        <w:pStyle w:val="Bild"/>
      </w:pPr>
      <w:r w:rsidRPr="009A06A4">
        <w:rPr>
          <w:noProof/>
        </w:rPr>
        <w:drawing>
          <wp:inline distT="0" distB="0" distL="0" distR="0" wp14:anchorId="65C90156" wp14:editId="5A474C69">
            <wp:extent cx="1666800" cy="1051200"/>
            <wp:effectExtent l="0" t="0" r="0" b="0"/>
            <wp:docPr id="1636769456"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69456" name="Bildobjekt 1" descr="En bild som visar text, skärmbild, Teckensnitt, nummer&#10;&#10;Automatiskt genererad beskrivning"/>
                    <pic:cNvPicPr/>
                  </pic:nvPicPr>
                  <pic:blipFill>
                    <a:blip r:embed="rId149"/>
                    <a:stretch>
                      <a:fillRect/>
                    </a:stretch>
                  </pic:blipFill>
                  <pic:spPr>
                    <a:xfrm>
                      <a:off x="0" y="0"/>
                      <a:ext cx="1666800" cy="1051200"/>
                    </a:xfrm>
                    <a:prstGeom prst="rect">
                      <a:avLst/>
                    </a:prstGeom>
                  </pic:spPr>
                </pic:pic>
              </a:graphicData>
            </a:graphic>
          </wp:inline>
        </w:drawing>
      </w:r>
    </w:p>
    <w:p w14:paraId="30D0DE15" w14:textId="77777777" w:rsidR="00BF1ED0" w:rsidRPr="00D90E4F" w:rsidRDefault="00BF1ED0" w:rsidP="00343AB9">
      <w:r w:rsidRPr="00D90E4F">
        <w:t>Shortcut "SHIFT+P"</w:t>
      </w:r>
    </w:p>
    <w:p w14:paraId="57E4ABB0" w14:textId="0A577863" w:rsidR="00343AB9" w:rsidRPr="00D90E4F" w:rsidRDefault="009A06A4" w:rsidP="00343AB9">
      <w:r>
        <w:t>The Point</w:t>
      </w:r>
      <w:r w:rsidR="00F55A7A" w:rsidRPr="00D90E4F">
        <w:t xml:space="preserve"> command asks</w:t>
      </w:r>
      <w:r w:rsidR="00213FAA" w:rsidRPr="00D90E4F">
        <w:t xml:space="preserve"> for input of point positions. </w:t>
      </w:r>
      <w:r w:rsidR="007E42A4" w:rsidRPr="00D90E4F">
        <w:t>T</w:t>
      </w:r>
      <w:r w:rsidR="00AC2F29" w:rsidRPr="00D90E4F">
        <w:t>o</w:t>
      </w:r>
      <w:r w:rsidR="007E42A4" w:rsidRPr="00D90E4F">
        <w:t xml:space="preserve"> cancel the command, press</w:t>
      </w:r>
      <w:r w:rsidR="003F008C" w:rsidRPr="00D90E4F">
        <w:t xml:space="preserve"> </w:t>
      </w:r>
      <w:r w:rsidR="00A5018F" w:rsidRPr="00D90E4F">
        <w:t xml:space="preserve">the </w:t>
      </w:r>
      <w:r w:rsidR="003F008C" w:rsidRPr="00D90E4F">
        <w:t>space</w:t>
      </w:r>
      <w:r w:rsidR="00A5018F" w:rsidRPr="00D90E4F">
        <w:t>bar, E</w:t>
      </w:r>
      <w:r w:rsidR="003F008C" w:rsidRPr="00D90E4F">
        <w:t xml:space="preserve">nter or </w:t>
      </w:r>
      <w:r w:rsidR="00A5018F" w:rsidRPr="00D90E4F">
        <w:t>ESC</w:t>
      </w:r>
      <w:r w:rsidR="003F008C" w:rsidRPr="00D90E4F">
        <w:t>.</w:t>
      </w:r>
      <w:r w:rsidR="00AC2F29" w:rsidRPr="00D90E4F">
        <w:t xml:space="preserve"> </w:t>
      </w:r>
      <w:r>
        <w:t xml:space="preserve">Click </w:t>
      </w:r>
      <w:hyperlink w:anchor="_Point_style" w:history="1">
        <w:r w:rsidRPr="009A06A4">
          <w:rPr>
            <w:rStyle w:val="Hyperlnk"/>
          </w:rPr>
          <w:t>here</w:t>
        </w:r>
      </w:hyperlink>
      <w:r>
        <w:t xml:space="preserve"> for </w:t>
      </w:r>
      <w:r w:rsidR="00AC2F29" w:rsidRPr="00D90E4F">
        <w:t>more information how to change the point style.</w:t>
      </w:r>
    </w:p>
    <w:p w14:paraId="33E06505" w14:textId="465A8AF8" w:rsidR="00150036" w:rsidRPr="00D90E4F" w:rsidRDefault="00150036" w:rsidP="00343AB9">
      <w:hyperlink w:anchor="_Coordinate_input" w:history="1">
        <w:r w:rsidRPr="00D90E4F">
          <w:rPr>
            <w:rStyle w:val="Hyperlnk"/>
          </w:rPr>
          <w:t>How to enter coordinates</w:t>
        </w:r>
      </w:hyperlink>
    </w:p>
    <w:p w14:paraId="429037C6" w14:textId="77777777" w:rsidR="009F3658" w:rsidRPr="00D90E4F" w:rsidRDefault="009F3658" w:rsidP="009F3658">
      <w:pPr>
        <w:pStyle w:val="Rubrik2"/>
      </w:pPr>
      <w:bookmarkStart w:id="247" w:name="_Toc155164858"/>
      <w:bookmarkStart w:id="248" w:name="_Toc159143747"/>
      <w:bookmarkStart w:id="249" w:name="_Toc335636877"/>
      <w:bookmarkStart w:id="250" w:name="_Toc129002648"/>
      <w:bookmarkStart w:id="251" w:name="_Toc229474745"/>
      <w:r w:rsidRPr="00D90E4F">
        <w:t>A</w:t>
      </w:r>
      <w:bookmarkStart w:id="252" w:name="arc"/>
      <w:bookmarkEnd w:id="252"/>
      <w:r w:rsidRPr="00D90E4F">
        <w:t>rc</w:t>
      </w:r>
      <w:bookmarkEnd w:id="247"/>
      <w:bookmarkEnd w:id="248"/>
      <w:bookmarkEnd w:id="249"/>
      <w:bookmarkEnd w:id="250"/>
      <w:bookmarkEnd w:id="251"/>
    </w:p>
    <w:p w14:paraId="0E44F656" w14:textId="649975D5" w:rsidR="009F3658" w:rsidRPr="009A06A4" w:rsidRDefault="009A06A4" w:rsidP="00651CD9">
      <w:pPr>
        <w:pStyle w:val="Bild"/>
      </w:pPr>
      <w:r w:rsidRPr="009A06A4">
        <w:rPr>
          <w:noProof/>
        </w:rPr>
        <w:drawing>
          <wp:inline distT="0" distB="0" distL="0" distR="0" wp14:anchorId="1254128C" wp14:editId="33D902CB">
            <wp:extent cx="2757600" cy="2239200"/>
            <wp:effectExtent l="0" t="0" r="5080" b="8890"/>
            <wp:docPr id="2141866005" name="Bildobjekt 1" descr="En bild som visar text, skärmbild, nummer,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66005" name="Bildobjekt 1" descr="En bild som visar text, skärmbild, nummer, Teckensnitt&#10;&#10;Automatiskt genererad beskrivning"/>
                    <pic:cNvPicPr/>
                  </pic:nvPicPr>
                  <pic:blipFill>
                    <a:blip r:embed="rId150"/>
                    <a:stretch>
                      <a:fillRect/>
                    </a:stretch>
                  </pic:blipFill>
                  <pic:spPr>
                    <a:xfrm>
                      <a:off x="0" y="0"/>
                      <a:ext cx="2757600" cy="2239200"/>
                    </a:xfrm>
                    <a:prstGeom prst="rect">
                      <a:avLst/>
                    </a:prstGeom>
                  </pic:spPr>
                </pic:pic>
              </a:graphicData>
            </a:graphic>
          </wp:inline>
        </w:drawing>
      </w:r>
    </w:p>
    <w:p w14:paraId="06AAFDCA" w14:textId="77777777" w:rsidR="00BF1ED0" w:rsidRPr="00D90E4F" w:rsidRDefault="00BF1ED0" w:rsidP="001B3840">
      <w:r w:rsidRPr="00D90E4F">
        <w:t>Shortcut "A"</w:t>
      </w:r>
    </w:p>
    <w:p w14:paraId="68D6D8DD" w14:textId="77777777" w:rsidR="00A5018F" w:rsidRPr="00D90E4F" w:rsidRDefault="00C47395" w:rsidP="001B3840">
      <w:r w:rsidRPr="00D90E4F">
        <w:t>"</w:t>
      </w:r>
      <w:r w:rsidR="00A5018F" w:rsidRPr="00D90E4F">
        <w:t>Arc</w:t>
      </w:r>
      <w:r w:rsidRPr="00D90E4F">
        <w:t>"</w:t>
      </w:r>
      <w:r w:rsidR="001B3840" w:rsidRPr="00D90E4F">
        <w:t xml:space="preserve"> entities can be described in many ways. The default A</w:t>
      </w:r>
      <w:r w:rsidR="00A5018F" w:rsidRPr="00D90E4F">
        <w:t>rc</w:t>
      </w:r>
      <w:r w:rsidR="001B3840" w:rsidRPr="00D90E4F">
        <w:t xml:space="preserve"> mode </w:t>
      </w:r>
      <w:r w:rsidR="00A5018F" w:rsidRPr="00D90E4F">
        <w:t xml:space="preserve">needs </w:t>
      </w:r>
      <w:r w:rsidR="001B3840" w:rsidRPr="00D90E4F">
        <w:t>input for a 3 point arc</w:t>
      </w:r>
      <w:r w:rsidR="00BF1ED0" w:rsidRPr="00D90E4F">
        <w:t xml:space="preserve">. </w:t>
      </w:r>
      <w:r w:rsidR="00A5018F" w:rsidRPr="00D90E4F">
        <w:t>Six</w:t>
      </w:r>
      <w:r w:rsidR="00BF1ED0" w:rsidRPr="00D90E4F">
        <w:t xml:space="preserve"> other methods can be used.</w:t>
      </w:r>
    </w:p>
    <w:p w14:paraId="696DABBA" w14:textId="76249835" w:rsidR="00150036" w:rsidRPr="00D90E4F" w:rsidRDefault="00150036" w:rsidP="00150036">
      <w:hyperlink w:anchor="_Coordinate_input" w:history="1">
        <w:r w:rsidRPr="00D90E4F">
          <w:rPr>
            <w:rStyle w:val="Hyperlnk"/>
          </w:rPr>
          <w:t>How to enter coordinates</w:t>
        </w:r>
      </w:hyperlink>
    </w:p>
    <w:p w14:paraId="2F61EC91" w14:textId="77777777" w:rsidR="00150036" w:rsidRPr="00D90E4F" w:rsidRDefault="00150036" w:rsidP="001B3840"/>
    <w:p w14:paraId="5164CE36" w14:textId="77777777" w:rsidR="009A06A4" w:rsidRPr="00D90E4F" w:rsidRDefault="009A06A4" w:rsidP="009A06A4">
      <w:pPr>
        <w:pStyle w:val="Rubrik2"/>
      </w:pPr>
      <w:bookmarkStart w:id="253" w:name="_Toc335636878"/>
      <w:bookmarkStart w:id="254" w:name="_Toc129002649"/>
      <w:bookmarkStart w:id="255" w:name="_Toc229474746"/>
      <w:r w:rsidRPr="00D90E4F">
        <w:lastRenderedPageBreak/>
        <w:t>Polyli</w:t>
      </w:r>
      <w:bookmarkStart w:id="256" w:name="polyline"/>
      <w:bookmarkEnd w:id="256"/>
      <w:r w:rsidRPr="00D90E4F">
        <w:t>ne</w:t>
      </w:r>
      <w:bookmarkEnd w:id="253"/>
      <w:bookmarkEnd w:id="254"/>
      <w:bookmarkEnd w:id="255"/>
    </w:p>
    <w:p w14:paraId="2347C06A" w14:textId="11647338" w:rsidR="009A06A4" w:rsidRPr="00D90E4F" w:rsidRDefault="009A06A4" w:rsidP="00651CD9">
      <w:pPr>
        <w:pStyle w:val="Bild"/>
      </w:pPr>
      <w:r w:rsidRPr="009A06A4">
        <w:rPr>
          <w:noProof/>
        </w:rPr>
        <w:drawing>
          <wp:inline distT="0" distB="0" distL="0" distR="0" wp14:anchorId="55A4F765" wp14:editId="33309045">
            <wp:extent cx="1886400" cy="1015200"/>
            <wp:effectExtent l="0" t="0" r="0" b="0"/>
            <wp:docPr id="1352579037"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79037" name="Bildobjekt 1" descr="En bild som visar text, skärmbild, Teckensnitt, nummer&#10;&#10;Automatiskt genererad beskrivning"/>
                    <pic:cNvPicPr/>
                  </pic:nvPicPr>
                  <pic:blipFill>
                    <a:blip r:embed="rId151"/>
                    <a:stretch>
                      <a:fillRect/>
                    </a:stretch>
                  </pic:blipFill>
                  <pic:spPr>
                    <a:xfrm>
                      <a:off x="0" y="0"/>
                      <a:ext cx="1886400" cy="1015200"/>
                    </a:xfrm>
                    <a:prstGeom prst="rect">
                      <a:avLst/>
                    </a:prstGeom>
                  </pic:spPr>
                </pic:pic>
              </a:graphicData>
            </a:graphic>
          </wp:inline>
        </w:drawing>
      </w:r>
    </w:p>
    <w:p w14:paraId="22E1A704" w14:textId="77777777" w:rsidR="009A06A4" w:rsidRPr="00D90E4F" w:rsidRDefault="009A06A4" w:rsidP="009A06A4">
      <w:r w:rsidRPr="00D90E4F">
        <w:t>Shortcut "P"</w:t>
      </w:r>
    </w:p>
    <w:p w14:paraId="45D115D3" w14:textId="77777777" w:rsidR="009A06A4" w:rsidRPr="00D90E4F" w:rsidRDefault="009A06A4" w:rsidP="009A06A4">
      <w:r w:rsidRPr="00D90E4F">
        <w:t>A polyline is a chain of lines and arcs that are joined together into one object. When drawing a polyline toggle between "Line" (type "L") and "Arc" mode (type "A") or SHIFT+C to close the object.</w:t>
      </w:r>
    </w:p>
    <w:p w14:paraId="013F2389" w14:textId="388DCC0D" w:rsidR="009A06A4" w:rsidRPr="00D90E4F" w:rsidRDefault="009A06A4" w:rsidP="009A06A4">
      <w:hyperlink w:anchor="_Coordinate_input" w:history="1">
        <w:r w:rsidRPr="00D90E4F">
          <w:rPr>
            <w:rStyle w:val="Hyperlnk"/>
          </w:rPr>
          <w:t>How to enter coordinates</w:t>
        </w:r>
      </w:hyperlink>
    </w:p>
    <w:p w14:paraId="10F6E444" w14:textId="521DC7F5" w:rsidR="00707BCA" w:rsidRDefault="00707BCA" w:rsidP="00707BCA">
      <w:pPr>
        <w:pStyle w:val="Rubrik2"/>
      </w:pPr>
      <w:bookmarkStart w:id="257" w:name="_Toc229474747"/>
      <w:r>
        <w:t>Sketch</w:t>
      </w:r>
      <w:bookmarkEnd w:id="257"/>
    </w:p>
    <w:p w14:paraId="6C7BC9C2" w14:textId="72D390BA" w:rsidR="00707BCA" w:rsidRDefault="00707BCA" w:rsidP="00DC69C7">
      <w:r>
        <w:t>This command is little different compare with other drawing commands. You must hold down the left mouse button all time to generate the sketch. When you are finish then press space.</w:t>
      </w:r>
    </w:p>
    <w:p w14:paraId="73CA67A6" w14:textId="17D14548" w:rsidR="00707BCA" w:rsidRPr="00D90E4F" w:rsidRDefault="00707BCA" w:rsidP="00651CD9">
      <w:pPr>
        <w:pStyle w:val="Bild"/>
      </w:pPr>
      <w:r w:rsidRPr="00707BCA">
        <w:rPr>
          <w:noProof/>
        </w:rPr>
        <w:drawing>
          <wp:inline distT="0" distB="0" distL="0" distR="0" wp14:anchorId="6E3A8ADE" wp14:editId="57B74746">
            <wp:extent cx="1418400" cy="853200"/>
            <wp:effectExtent l="0" t="0" r="0" b="4445"/>
            <wp:docPr id="1288750387"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50387" name="Bildobjekt 1" descr="En bild som visar text, skärmbild, Teckensnitt, nummer&#10;&#10;Automatiskt genererad beskrivning"/>
                    <pic:cNvPicPr/>
                  </pic:nvPicPr>
                  <pic:blipFill>
                    <a:blip r:embed="rId152"/>
                    <a:stretch>
                      <a:fillRect/>
                    </a:stretch>
                  </pic:blipFill>
                  <pic:spPr>
                    <a:xfrm>
                      <a:off x="0" y="0"/>
                      <a:ext cx="1418400" cy="853200"/>
                    </a:xfrm>
                    <a:prstGeom prst="rect">
                      <a:avLst/>
                    </a:prstGeom>
                  </pic:spPr>
                </pic:pic>
              </a:graphicData>
            </a:graphic>
          </wp:inline>
        </w:drawing>
      </w:r>
    </w:p>
    <w:p w14:paraId="564AEE13" w14:textId="0448BC0A" w:rsidR="004C0F9A" w:rsidRPr="00D90E4F" w:rsidRDefault="004C0F9A" w:rsidP="004C0F9A">
      <w:pPr>
        <w:pStyle w:val="Rubrik2"/>
      </w:pPr>
      <w:bookmarkStart w:id="258" w:name="_Toc335636879"/>
      <w:bookmarkStart w:id="259" w:name="_Toc129002650"/>
      <w:bookmarkStart w:id="260" w:name="_Toc229474748"/>
      <w:r w:rsidRPr="00D90E4F">
        <w:t>Spli</w:t>
      </w:r>
      <w:bookmarkStart w:id="261" w:name="spline"/>
      <w:bookmarkEnd w:id="261"/>
      <w:r w:rsidRPr="00D90E4F">
        <w:t>ne</w:t>
      </w:r>
      <w:bookmarkEnd w:id="258"/>
      <w:bookmarkEnd w:id="259"/>
      <w:bookmarkEnd w:id="260"/>
    </w:p>
    <w:p w14:paraId="6A7D3F8E" w14:textId="1D4A8B39" w:rsidR="004C0F9A" w:rsidRPr="00707BCA" w:rsidRDefault="00707BCA" w:rsidP="00651CD9">
      <w:pPr>
        <w:pStyle w:val="Bild"/>
      </w:pPr>
      <w:r w:rsidRPr="00707BCA">
        <w:rPr>
          <w:noProof/>
        </w:rPr>
        <w:drawing>
          <wp:inline distT="0" distB="0" distL="0" distR="0" wp14:anchorId="6EA6E726" wp14:editId="3C48AE13">
            <wp:extent cx="1472400" cy="777600"/>
            <wp:effectExtent l="0" t="0" r="0" b="3810"/>
            <wp:docPr id="27935385"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5385" name="Bildobjekt 1" descr="En bild som visar text, skärmbild, Teckensnitt, nummer&#10;&#10;Automatiskt genererad beskrivning"/>
                    <pic:cNvPicPr/>
                  </pic:nvPicPr>
                  <pic:blipFill>
                    <a:blip r:embed="rId153"/>
                    <a:stretch>
                      <a:fillRect/>
                    </a:stretch>
                  </pic:blipFill>
                  <pic:spPr>
                    <a:xfrm>
                      <a:off x="0" y="0"/>
                      <a:ext cx="1472400" cy="777600"/>
                    </a:xfrm>
                    <a:prstGeom prst="rect">
                      <a:avLst/>
                    </a:prstGeom>
                  </pic:spPr>
                </pic:pic>
              </a:graphicData>
            </a:graphic>
          </wp:inline>
        </w:drawing>
      </w:r>
    </w:p>
    <w:p w14:paraId="61FC07DF" w14:textId="77777777" w:rsidR="00900234" w:rsidRPr="00D90E4F" w:rsidRDefault="00B07A48" w:rsidP="001D6066">
      <w:r w:rsidRPr="00D90E4F">
        <w:t xml:space="preserve">The </w:t>
      </w:r>
      <w:r w:rsidR="00C47395" w:rsidRPr="00D90E4F">
        <w:t>"</w:t>
      </w:r>
      <w:r w:rsidRPr="00D90E4F">
        <w:t>Spline</w:t>
      </w:r>
      <w:r w:rsidR="00C47395" w:rsidRPr="00D90E4F">
        <w:t>"</w:t>
      </w:r>
      <w:r w:rsidRPr="00D90E4F">
        <w:t xml:space="preserve"> command makes a curve that goes through a set of</w:t>
      </w:r>
      <w:r w:rsidR="00AD4BFB" w:rsidRPr="00D90E4F">
        <w:t xml:space="preserve"> points.</w:t>
      </w:r>
      <w:r w:rsidR="00F619A3" w:rsidRPr="00D90E4F">
        <w:t xml:space="preserve"> </w:t>
      </w:r>
      <w:r w:rsidR="00CF6D06" w:rsidRPr="00D90E4F">
        <w:t>Ta</w:t>
      </w:r>
      <w:r w:rsidR="007361EF" w:rsidRPr="00D90E4F">
        <w:t xml:space="preserve">ngent condition for start </w:t>
      </w:r>
      <w:r w:rsidR="00CF6D06" w:rsidRPr="00D90E4F">
        <w:t>and end point can be selected at the end of the command. If no tangent condition applies,</w:t>
      </w:r>
      <w:r w:rsidR="007D78AD" w:rsidRPr="00D90E4F">
        <w:t xml:space="preserve"> then</w:t>
      </w:r>
      <w:r w:rsidR="00CF6D06" w:rsidRPr="00D90E4F">
        <w:t xml:space="preserve"> press</w:t>
      </w:r>
      <w:r w:rsidR="00983FA7" w:rsidRPr="00D90E4F">
        <w:t xml:space="preserve"> the</w:t>
      </w:r>
      <w:r w:rsidR="00CF6D06" w:rsidRPr="00D90E4F">
        <w:t xml:space="preserve"> spacebar to execute the command.</w:t>
      </w:r>
    </w:p>
    <w:p w14:paraId="1CC6D553" w14:textId="6E429C65" w:rsidR="00150036" w:rsidRPr="00D90E4F" w:rsidRDefault="00150036" w:rsidP="00150036">
      <w:hyperlink w:anchor="_Coordinate_input" w:history="1">
        <w:r w:rsidRPr="00D90E4F">
          <w:rPr>
            <w:rStyle w:val="Hyperlnk"/>
          </w:rPr>
          <w:t>How to enter coordinates</w:t>
        </w:r>
      </w:hyperlink>
    </w:p>
    <w:p w14:paraId="7D1BE30E" w14:textId="77777777" w:rsidR="001D6066" w:rsidRPr="00D90E4F" w:rsidRDefault="001D6066" w:rsidP="001D6066">
      <w:pPr>
        <w:pStyle w:val="Rubrik2"/>
      </w:pPr>
      <w:bookmarkStart w:id="262" w:name="_Toc155164856"/>
      <w:bookmarkStart w:id="263" w:name="_Toc159143745"/>
      <w:bookmarkStart w:id="264" w:name="_Toc335636880"/>
      <w:bookmarkStart w:id="265" w:name="_Toc129002651"/>
      <w:bookmarkStart w:id="266" w:name="_Toc229474749"/>
      <w:r w:rsidRPr="00D90E4F">
        <w:t>Elli</w:t>
      </w:r>
      <w:bookmarkStart w:id="267" w:name="ellipse"/>
      <w:bookmarkEnd w:id="267"/>
      <w:r w:rsidRPr="00D90E4F">
        <w:t>pse</w:t>
      </w:r>
      <w:bookmarkEnd w:id="262"/>
      <w:bookmarkEnd w:id="263"/>
      <w:r w:rsidR="00446F4D" w:rsidRPr="00D90E4F">
        <w:t xml:space="preserve"> (</w:t>
      </w:r>
      <w:r w:rsidR="00A26393" w:rsidRPr="00D90E4F">
        <w:t>Shift+</w:t>
      </w:r>
      <w:r w:rsidR="00446F4D" w:rsidRPr="00D90E4F">
        <w:t>E)</w:t>
      </w:r>
      <w:bookmarkEnd w:id="264"/>
      <w:bookmarkEnd w:id="265"/>
      <w:bookmarkEnd w:id="266"/>
    </w:p>
    <w:p w14:paraId="58621FAF" w14:textId="2B27C1D1" w:rsidR="001D6066" w:rsidRPr="00D90E4F" w:rsidRDefault="00707BCA" w:rsidP="00651CD9">
      <w:pPr>
        <w:pStyle w:val="Bild"/>
      </w:pPr>
      <w:r w:rsidRPr="00707BCA">
        <w:rPr>
          <w:noProof/>
        </w:rPr>
        <w:drawing>
          <wp:inline distT="0" distB="0" distL="0" distR="0" wp14:anchorId="4D822439" wp14:editId="693B6480">
            <wp:extent cx="1278000" cy="928800"/>
            <wp:effectExtent l="0" t="0" r="0" b="5080"/>
            <wp:docPr id="1480202344" name="Bildobjekt 1" descr="En bild som visar text, skärmbild, Teckensnitt, Electric blu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02344" name="Bildobjekt 1" descr="En bild som visar text, skärmbild, Teckensnitt, Electric blue&#10;&#10;Automatiskt genererad beskrivning"/>
                    <pic:cNvPicPr/>
                  </pic:nvPicPr>
                  <pic:blipFill>
                    <a:blip r:embed="rId154"/>
                    <a:stretch>
                      <a:fillRect/>
                    </a:stretch>
                  </pic:blipFill>
                  <pic:spPr>
                    <a:xfrm>
                      <a:off x="0" y="0"/>
                      <a:ext cx="1278000" cy="928800"/>
                    </a:xfrm>
                    <a:prstGeom prst="rect">
                      <a:avLst/>
                    </a:prstGeom>
                  </pic:spPr>
                </pic:pic>
              </a:graphicData>
            </a:graphic>
          </wp:inline>
        </w:drawing>
      </w:r>
    </w:p>
    <w:p w14:paraId="47666DDE" w14:textId="77777777" w:rsidR="00F619A3" w:rsidRPr="00D90E4F" w:rsidRDefault="00F619A3" w:rsidP="001D6066">
      <w:r w:rsidRPr="00D90E4F">
        <w:t>Shortcut "SHIFT+E"</w:t>
      </w:r>
    </w:p>
    <w:p w14:paraId="3F91A9B3" w14:textId="413A7543" w:rsidR="00CB7A6A" w:rsidRDefault="00E3102B" w:rsidP="001D6066">
      <w:r w:rsidRPr="00D90E4F">
        <w:t xml:space="preserve">The </w:t>
      </w:r>
      <w:r w:rsidR="00C47395" w:rsidRPr="00D90E4F">
        <w:t>"</w:t>
      </w:r>
      <w:r w:rsidRPr="00D90E4F">
        <w:t>Ellipse</w:t>
      </w:r>
      <w:r w:rsidR="00C47395" w:rsidRPr="00D90E4F">
        <w:t>"</w:t>
      </w:r>
      <w:r w:rsidR="00A37C2B" w:rsidRPr="00D90E4F">
        <w:t xml:space="preserve"> command </w:t>
      </w:r>
      <w:r w:rsidR="0051311C" w:rsidRPr="00D90E4F">
        <w:t>creates</w:t>
      </w:r>
      <w:r w:rsidR="001D6066" w:rsidRPr="00D90E4F">
        <w:t xml:space="preserve"> a</w:t>
      </w:r>
      <w:r w:rsidR="00A37C2B" w:rsidRPr="00D90E4F">
        <w:t>n</w:t>
      </w:r>
      <w:r w:rsidR="001D6066" w:rsidRPr="00D90E4F">
        <w:t xml:space="preserve"> </w:t>
      </w:r>
      <w:r w:rsidR="006D5EB5" w:rsidRPr="00D90E4F">
        <w:t>ellip</w:t>
      </w:r>
      <w:r w:rsidR="00707BCA">
        <w:t>se</w:t>
      </w:r>
      <w:r w:rsidR="006D5EB5" w:rsidRPr="00D90E4F">
        <w:t xml:space="preserve"> shape by defining major and minor axis</w:t>
      </w:r>
      <w:r w:rsidR="009D2A9F" w:rsidRPr="00D90E4F">
        <w:t xml:space="preserve"> length/radiu</w:t>
      </w:r>
      <w:r w:rsidR="00BC70A2" w:rsidRPr="00D90E4F">
        <w:t>s</w:t>
      </w:r>
      <w:r w:rsidR="006D5EB5" w:rsidRPr="00D90E4F">
        <w:t>.</w:t>
      </w:r>
    </w:p>
    <w:p w14:paraId="3545932B" w14:textId="5DB1BC2C" w:rsidR="00707BCA" w:rsidRPr="00D90E4F" w:rsidRDefault="00707BCA" w:rsidP="000C667D">
      <w:pPr>
        <w:pStyle w:val="Bild"/>
      </w:pPr>
      <w:r w:rsidRPr="00707BCA">
        <w:rPr>
          <w:noProof/>
        </w:rPr>
        <w:drawing>
          <wp:inline distT="0" distB="0" distL="0" distR="0" wp14:anchorId="068CC1CC" wp14:editId="731A6C8E">
            <wp:extent cx="2358000" cy="428400"/>
            <wp:effectExtent l="0" t="0" r="4445" b="0"/>
            <wp:docPr id="137527863" name="Bildobjekt 1" descr="En bild som visar text, Teckensnitt, skärmbild,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7863" name="Bildobjekt 1" descr="En bild som visar text, Teckensnitt, skärmbild, linje&#10;&#10;Automatiskt genererad beskrivning"/>
                    <pic:cNvPicPr/>
                  </pic:nvPicPr>
                  <pic:blipFill>
                    <a:blip r:embed="rId155"/>
                    <a:stretch>
                      <a:fillRect/>
                    </a:stretch>
                  </pic:blipFill>
                  <pic:spPr>
                    <a:xfrm>
                      <a:off x="0" y="0"/>
                      <a:ext cx="2358000" cy="428400"/>
                    </a:xfrm>
                    <a:prstGeom prst="rect">
                      <a:avLst/>
                    </a:prstGeom>
                  </pic:spPr>
                </pic:pic>
              </a:graphicData>
            </a:graphic>
          </wp:inline>
        </w:drawing>
      </w:r>
    </w:p>
    <w:p w14:paraId="52281FE1" w14:textId="77777777" w:rsidR="00B13586" w:rsidRPr="00D90E4F" w:rsidRDefault="00B13586" w:rsidP="002D3E07">
      <w:pPr>
        <w:pStyle w:val="Rubrik5"/>
      </w:pPr>
      <w:r w:rsidRPr="00D90E4F">
        <w:t>Default</w:t>
      </w:r>
    </w:p>
    <w:p w14:paraId="685BCB22" w14:textId="75749CCA" w:rsidR="00860A8A" w:rsidRPr="00D90E4F" w:rsidRDefault="00FE7493" w:rsidP="001D6066">
      <w:r w:rsidRPr="00D90E4F">
        <w:t>The default command will ask for two points on the major axis length 1 and 2 and the minor axis radius below.</w:t>
      </w:r>
    </w:p>
    <w:p w14:paraId="49A39ADA" w14:textId="6DA3DECD" w:rsidR="00BA1F93" w:rsidRPr="00D90E4F" w:rsidRDefault="009378B9" w:rsidP="000C667D">
      <w:pPr>
        <w:pStyle w:val="Bild"/>
      </w:pPr>
      <w:r w:rsidRPr="00D90E4F">
        <w:rPr>
          <w:noProof/>
        </w:rPr>
        <w:drawing>
          <wp:inline distT="0" distB="0" distL="0" distR="0" wp14:anchorId="7622270D" wp14:editId="174122DF">
            <wp:extent cx="1419225" cy="848360"/>
            <wp:effectExtent l="19050" t="0" r="9525" b="0"/>
            <wp:docPr id="19505" name="Bild 19505" descr="Image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05" descr="Image147"/>
                    <pic:cNvPicPr>
                      <a:picLocks noChangeAspect="1" noChangeArrowheads="1"/>
                    </pic:cNvPicPr>
                  </pic:nvPicPr>
                  <pic:blipFill>
                    <a:blip r:embed="rId156" cstate="print"/>
                    <a:srcRect/>
                    <a:stretch>
                      <a:fillRect/>
                    </a:stretch>
                  </pic:blipFill>
                  <pic:spPr bwMode="auto">
                    <a:xfrm>
                      <a:off x="0" y="0"/>
                      <a:ext cx="1419225" cy="848360"/>
                    </a:xfrm>
                    <a:prstGeom prst="rect">
                      <a:avLst/>
                    </a:prstGeom>
                    <a:noFill/>
                    <a:ln w="9525">
                      <a:noFill/>
                      <a:miter lim="800000"/>
                      <a:headEnd/>
                      <a:tailEnd/>
                    </a:ln>
                  </pic:spPr>
                </pic:pic>
              </a:graphicData>
            </a:graphic>
          </wp:inline>
        </w:drawing>
      </w:r>
    </w:p>
    <w:p w14:paraId="247888F2" w14:textId="77777777" w:rsidR="00B13586" w:rsidRPr="00D90E4F" w:rsidRDefault="00B13586" w:rsidP="002D3E07">
      <w:pPr>
        <w:pStyle w:val="Rubrik5"/>
      </w:pPr>
      <w:r w:rsidRPr="00D90E4F">
        <w:lastRenderedPageBreak/>
        <w:t>Center mode</w:t>
      </w:r>
    </w:p>
    <w:p w14:paraId="3F2A6708" w14:textId="77777777" w:rsidR="00860A8A" w:rsidRPr="00D90E4F" w:rsidRDefault="00983FA7" w:rsidP="001D6066">
      <w:r w:rsidRPr="00D90E4F">
        <w:t>Se</w:t>
      </w:r>
      <w:r w:rsidR="00CF7332" w:rsidRPr="00D90E4F">
        <w:t xml:space="preserve">lect mode </w:t>
      </w:r>
      <w:r w:rsidR="005074C1" w:rsidRPr="00D90E4F">
        <w:t>"</w:t>
      </w:r>
      <w:r w:rsidR="00CF7332" w:rsidRPr="00D90E4F">
        <w:t>S:</w:t>
      </w:r>
      <w:r w:rsidR="00E92EA0" w:rsidRPr="00D90E4F">
        <w:t xml:space="preserve"> </w:t>
      </w:r>
      <w:r w:rsidR="00CF7332" w:rsidRPr="00D90E4F">
        <w:t>Center</w:t>
      </w:r>
      <w:r w:rsidR="005074C1" w:rsidRPr="00D90E4F">
        <w:t>"</w:t>
      </w:r>
      <w:r w:rsidRPr="00D90E4F">
        <w:t xml:space="preserve"> and</w:t>
      </w:r>
      <w:r w:rsidR="00CF7332" w:rsidRPr="00D90E4F">
        <w:t xml:space="preserve"> input </w:t>
      </w:r>
      <w:r w:rsidRPr="00D90E4F">
        <w:t xml:space="preserve">a </w:t>
      </w:r>
      <w:r w:rsidR="00CF7332" w:rsidRPr="00D90E4F">
        <w:t>major axis distance starting from center point of ellipse</w:t>
      </w:r>
      <w:r w:rsidR="00BA1F93" w:rsidRPr="00D90E4F">
        <w:t xml:space="preserve"> 1</w:t>
      </w:r>
      <w:r w:rsidR="00462C2E" w:rsidRPr="00D90E4F">
        <w:t>,</w:t>
      </w:r>
      <w:r w:rsidR="00B13586" w:rsidRPr="00D90E4F">
        <w:t xml:space="preserve"> the radius of the major axis 2 and the radius of minor axis 3.</w:t>
      </w:r>
    </w:p>
    <w:p w14:paraId="4C5B2D3C" w14:textId="32C4233D" w:rsidR="00B13586" w:rsidRPr="00D90E4F" w:rsidRDefault="009378B9" w:rsidP="000C667D">
      <w:pPr>
        <w:pStyle w:val="Bild"/>
      </w:pPr>
      <w:r w:rsidRPr="00D90E4F">
        <w:rPr>
          <w:noProof/>
        </w:rPr>
        <w:drawing>
          <wp:inline distT="0" distB="0" distL="0" distR="0" wp14:anchorId="38E3964F" wp14:editId="0E0A319D">
            <wp:extent cx="1419225" cy="812165"/>
            <wp:effectExtent l="19050" t="0" r="9525" b="0"/>
            <wp:docPr id="19504" name="Bild 19504" descr="Image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04" descr="Image148"/>
                    <pic:cNvPicPr>
                      <a:picLocks noChangeAspect="1" noChangeArrowheads="1"/>
                    </pic:cNvPicPr>
                  </pic:nvPicPr>
                  <pic:blipFill>
                    <a:blip r:embed="rId157" cstate="print"/>
                    <a:srcRect/>
                    <a:stretch>
                      <a:fillRect/>
                    </a:stretch>
                  </pic:blipFill>
                  <pic:spPr bwMode="auto">
                    <a:xfrm>
                      <a:off x="0" y="0"/>
                      <a:ext cx="1419225" cy="812165"/>
                    </a:xfrm>
                    <a:prstGeom prst="rect">
                      <a:avLst/>
                    </a:prstGeom>
                    <a:noFill/>
                    <a:ln w="9525">
                      <a:noFill/>
                      <a:miter lim="800000"/>
                      <a:headEnd/>
                      <a:tailEnd/>
                    </a:ln>
                  </pic:spPr>
                </pic:pic>
              </a:graphicData>
            </a:graphic>
          </wp:inline>
        </w:drawing>
      </w:r>
    </w:p>
    <w:p w14:paraId="60E33AF9" w14:textId="77777777" w:rsidR="007D5E27" w:rsidRPr="00D90E4F" w:rsidRDefault="00B13586" w:rsidP="007D5E27">
      <w:r w:rsidRPr="00D90E4F">
        <w:t>The</w:t>
      </w:r>
      <w:r w:rsidR="00462C2E" w:rsidRPr="00D90E4F">
        <w:t xml:space="preserve"> </w:t>
      </w:r>
      <w:r w:rsidR="00C47395" w:rsidRPr="00D90E4F">
        <w:t>"</w:t>
      </w:r>
      <w:r w:rsidRPr="00D90E4F">
        <w:t>Arc</w:t>
      </w:r>
      <w:r w:rsidR="00C47395" w:rsidRPr="00D90E4F">
        <w:t>"</w:t>
      </w:r>
      <w:r w:rsidR="00DE05EF" w:rsidRPr="00D90E4F">
        <w:t xml:space="preserve"> mode </w:t>
      </w:r>
      <w:r w:rsidR="00EE25F2" w:rsidRPr="00D90E4F">
        <w:t>creates</w:t>
      </w:r>
      <w:r w:rsidR="004B344F" w:rsidRPr="00D90E4F">
        <w:t xml:space="preserve"> an </w:t>
      </w:r>
      <w:r w:rsidR="00083226" w:rsidRPr="00D90E4F">
        <w:t xml:space="preserve">open </w:t>
      </w:r>
      <w:r w:rsidR="001B32CE" w:rsidRPr="00D90E4F">
        <w:t>ellipse when</w:t>
      </w:r>
      <w:r w:rsidR="004B344F" w:rsidRPr="00D90E4F">
        <w:t xml:space="preserve"> defining</w:t>
      </w:r>
      <w:r w:rsidR="00DE05EF" w:rsidRPr="00D90E4F">
        <w:t xml:space="preserve"> a start</w:t>
      </w:r>
      <w:r w:rsidR="004B344F" w:rsidRPr="00D90E4F">
        <w:t xml:space="preserve"> </w:t>
      </w:r>
      <w:r w:rsidR="00083226" w:rsidRPr="00D90E4F">
        <w:t xml:space="preserve">angle and </w:t>
      </w:r>
      <w:r w:rsidR="00733EB7" w:rsidRPr="00D90E4F">
        <w:t>end angle</w:t>
      </w:r>
      <w:r w:rsidR="00462C2E" w:rsidRPr="00D90E4F">
        <w:t>.</w:t>
      </w:r>
    </w:p>
    <w:p w14:paraId="085A5D0B" w14:textId="77777777" w:rsidR="00733EB7" w:rsidRPr="00D90E4F" w:rsidRDefault="00733EB7" w:rsidP="007D5E27">
      <w:r w:rsidRPr="00D90E4F">
        <w:t xml:space="preserve">Select the </w:t>
      </w:r>
      <w:r w:rsidR="00C47395" w:rsidRPr="00D90E4F">
        <w:t>"</w:t>
      </w:r>
      <w:r w:rsidRPr="00D90E4F">
        <w:t>Ellipse</w:t>
      </w:r>
      <w:r w:rsidR="00C47395" w:rsidRPr="00D90E4F">
        <w:t>"</w:t>
      </w:r>
      <w:r w:rsidRPr="00D90E4F">
        <w:t xml:space="preserve"> command and select </w:t>
      </w:r>
      <w:r w:rsidR="00C47395" w:rsidRPr="00D90E4F">
        <w:t>"</w:t>
      </w:r>
      <w:r w:rsidRPr="00D90E4F">
        <w:t>A:</w:t>
      </w:r>
      <w:r w:rsidR="001B32CE" w:rsidRPr="00D90E4F">
        <w:t xml:space="preserve"> </w:t>
      </w:r>
      <w:r w:rsidRPr="00D90E4F">
        <w:t>Arc</w:t>
      </w:r>
      <w:r w:rsidR="00C47395" w:rsidRPr="00D90E4F">
        <w:t>"</w:t>
      </w:r>
      <w:r w:rsidRPr="00D90E4F">
        <w:t xml:space="preserve"> </w:t>
      </w:r>
      <w:r w:rsidR="00C639E5" w:rsidRPr="00D90E4F">
        <w:t>before defining the ellipse and the angles</w:t>
      </w:r>
      <w:r w:rsidRPr="00D90E4F">
        <w:t>.</w:t>
      </w:r>
    </w:p>
    <w:p w14:paraId="0DB028C5" w14:textId="77777777" w:rsidR="00B13586" w:rsidRPr="00D90E4F" w:rsidRDefault="009378B9" w:rsidP="000C667D">
      <w:pPr>
        <w:pStyle w:val="Bild"/>
      </w:pPr>
      <w:r w:rsidRPr="00D90E4F">
        <w:rPr>
          <w:noProof/>
        </w:rPr>
        <w:drawing>
          <wp:inline distT="0" distB="0" distL="0" distR="0" wp14:anchorId="381E1081" wp14:editId="746BEEBD">
            <wp:extent cx="1419225" cy="943610"/>
            <wp:effectExtent l="19050" t="0" r="9525" b="0"/>
            <wp:docPr id="18741" name="Bild 18741" descr="Image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41" descr="Image149"/>
                    <pic:cNvPicPr>
                      <a:picLocks noChangeAspect="1" noChangeArrowheads="1"/>
                    </pic:cNvPicPr>
                  </pic:nvPicPr>
                  <pic:blipFill>
                    <a:blip r:embed="rId158" cstate="print"/>
                    <a:srcRect/>
                    <a:stretch>
                      <a:fillRect/>
                    </a:stretch>
                  </pic:blipFill>
                  <pic:spPr bwMode="auto">
                    <a:xfrm>
                      <a:off x="0" y="0"/>
                      <a:ext cx="1419225" cy="943610"/>
                    </a:xfrm>
                    <a:prstGeom prst="rect">
                      <a:avLst/>
                    </a:prstGeom>
                    <a:noFill/>
                    <a:ln w="9525">
                      <a:noFill/>
                      <a:miter lim="800000"/>
                      <a:headEnd/>
                      <a:tailEnd/>
                    </a:ln>
                  </pic:spPr>
                </pic:pic>
              </a:graphicData>
            </a:graphic>
          </wp:inline>
        </w:drawing>
      </w:r>
    </w:p>
    <w:p w14:paraId="62F4B1B1" w14:textId="77777777" w:rsidR="00B13586" w:rsidRPr="00D90E4F" w:rsidRDefault="00B13586" w:rsidP="00B13586">
      <w:pPr>
        <w:pStyle w:val="Frga"/>
      </w:pPr>
      <w:r w:rsidRPr="00D90E4F">
        <w:t>My CNC-controller can't handle ellipses, how can I convert the object to arcs or lines?</w:t>
      </w:r>
    </w:p>
    <w:p w14:paraId="6051C0FF" w14:textId="77777777" w:rsidR="00B13586" w:rsidRPr="00D90E4F" w:rsidRDefault="009B465E" w:rsidP="00B13586">
      <w:pPr>
        <w:pStyle w:val="Answer"/>
      </w:pPr>
      <w:r w:rsidRPr="00D90E4F">
        <w:t>You don't have to. It i</w:t>
      </w:r>
      <w:r w:rsidR="00B13586" w:rsidRPr="00D90E4F">
        <w:t>s done automatically by the postprocessor</w:t>
      </w:r>
      <w:r w:rsidR="00323362" w:rsidRPr="00D90E4F">
        <w:t xml:space="preserve"> </w:t>
      </w:r>
      <w:r w:rsidR="00B13586" w:rsidRPr="00D90E4F">
        <w:t>when you make the CNC-file.</w:t>
      </w:r>
    </w:p>
    <w:p w14:paraId="3B65CD7B" w14:textId="4159E210" w:rsidR="00150036" w:rsidRPr="00D90E4F" w:rsidRDefault="00150036" w:rsidP="00150036">
      <w:hyperlink w:anchor="_Coordinate_input" w:history="1">
        <w:r w:rsidRPr="00D90E4F">
          <w:rPr>
            <w:rStyle w:val="Hyperlnk"/>
          </w:rPr>
          <w:t>How to enter coordinates</w:t>
        </w:r>
      </w:hyperlink>
    </w:p>
    <w:p w14:paraId="55B4C309" w14:textId="77777777" w:rsidR="00836A6D" w:rsidRPr="00D90E4F" w:rsidRDefault="00836A6D" w:rsidP="00836A6D">
      <w:pPr>
        <w:pStyle w:val="Rubrik2"/>
      </w:pPr>
      <w:bookmarkStart w:id="268" w:name="_Toc335636881"/>
      <w:bookmarkStart w:id="269" w:name="_Toc129002652"/>
      <w:bookmarkStart w:id="270" w:name="_Toc155164863"/>
      <w:bookmarkStart w:id="271" w:name="_Toc159143752"/>
      <w:bookmarkStart w:id="272" w:name="_Toc229474750"/>
      <w:r w:rsidRPr="00D90E4F">
        <w:t>S</w:t>
      </w:r>
      <w:bookmarkStart w:id="273" w:name="solid"/>
      <w:bookmarkEnd w:id="273"/>
      <w:r w:rsidRPr="00D90E4F">
        <w:t>olid</w:t>
      </w:r>
      <w:bookmarkEnd w:id="268"/>
      <w:bookmarkEnd w:id="269"/>
      <w:bookmarkEnd w:id="272"/>
    </w:p>
    <w:p w14:paraId="4872F18A" w14:textId="310D5085" w:rsidR="00836A6D" w:rsidRPr="00707BCA" w:rsidRDefault="00707BCA" w:rsidP="00651CD9">
      <w:pPr>
        <w:pStyle w:val="Bild"/>
      </w:pPr>
      <w:r w:rsidRPr="00707BCA">
        <w:rPr>
          <w:noProof/>
        </w:rPr>
        <w:drawing>
          <wp:inline distT="0" distB="0" distL="0" distR="0" wp14:anchorId="0AB84A76" wp14:editId="05E5D3CA">
            <wp:extent cx="1296000" cy="846000"/>
            <wp:effectExtent l="0" t="0" r="0" b="0"/>
            <wp:docPr id="73763398" name="Bildobjekt 1" descr="En bild som visar text, skärmbild, Teckensnitt, Electric blu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3398" name="Bildobjekt 1" descr="En bild som visar text, skärmbild, Teckensnitt, Electric blue&#10;&#10;Automatiskt genererad beskrivning"/>
                    <pic:cNvPicPr/>
                  </pic:nvPicPr>
                  <pic:blipFill>
                    <a:blip r:embed="rId159"/>
                    <a:stretch>
                      <a:fillRect/>
                    </a:stretch>
                  </pic:blipFill>
                  <pic:spPr>
                    <a:xfrm>
                      <a:off x="0" y="0"/>
                      <a:ext cx="1296000" cy="846000"/>
                    </a:xfrm>
                    <a:prstGeom prst="rect">
                      <a:avLst/>
                    </a:prstGeom>
                  </pic:spPr>
                </pic:pic>
              </a:graphicData>
            </a:graphic>
          </wp:inline>
        </w:drawing>
      </w:r>
    </w:p>
    <w:p w14:paraId="7CA919B0" w14:textId="54BDFA54" w:rsidR="00CC7052" w:rsidRPr="00D90E4F" w:rsidRDefault="00CC7052" w:rsidP="00CC7052">
      <w:r w:rsidRPr="00D90E4F">
        <w:t>Use the S</w:t>
      </w:r>
      <w:r w:rsidR="004E5AD9" w:rsidRPr="00D90E4F">
        <w:t>olid</w:t>
      </w:r>
      <w:r w:rsidRPr="00D90E4F">
        <w:t xml:space="preserve"> command to fill closed geometries with </w:t>
      </w:r>
      <w:r w:rsidR="00D8169B" w:rsidRPr="00D90E4F">
        <w:t xml:space="preserve">a selected </w:t>
      </w:r>
      <w:r w:rsidRPr="00D90E4F">
        <w:t>color</w:t>
      </w:r>
      <w:r w:rsidR="00D8169B" w:rsidRPr="00D90E4F">
        <w:t>.</w:t>
      </w:r>
    </w:p>
    <w:p w14:paraId="7E4B7DFA" w14:textId="77777777" w:rsidR="003E73B0" w:rsidRPr="00D90E4F" w:rsidRDefault="003E73B0" w:rsidP="003E73B0">
      <w:pPr>
        <w:pStyle w:val="Rubrik2"/>
      </w:pPr>
      <w:bookmarkStart w:id="274" w:name="_Toc335636882"/>
      <w:bookmarkStart w:id="275" w:name="_Toc129002653"/>
      <w:bookmarkStart w:id="276" w:name="_Toc229474751"/>
      <w:r w:rsidRPr="00D90E4F">
        <w:t>Hat</w:t>
      </w:r>
      <w:bookmarkStart w:id="277" w:name="hatch"/>
      <w:bookmarkEnd w:id="277"/>
      <w:r w:rsidRPr="00D90E4F">
        <w:t>ch</w:t>
      </w:r>
      <w:bookmarkEnd w:id="274"/>
      <w:bookmarkEnd w:id="275"/>
      <w:bookmarkEnd w:id="276"/>
    </w:p>
    <w:p w14:paraId="22E2C92F" w14:textId="0671FBC8" w:rsidR="003E73B0" w:rsidRPr="00707BCA" w:rsidRDefault="00707BCA" w:rsidP="00651CD9">
      <w:pPr>
        <w:pStyle w:val="Bild"/>
      </w:pPr>
      <w:r w:rsidRPr="00707BCA">
        <w:rPr>
          <w:noProof/>
        </w:rPr>
        <w:drawing>
          <wp:inline distT="0" distB="0" distL="0" distR="0" wp14:anchorId="57EE057E" wp14:editId="5B88DF1D">
            <wp:extent cx="1292400" cy="867600"/>
            <wp:effectExtent l="0" t="0" r="3175" b="8890"/>
            <wp:docPr id="834028992" name="Bildobjekt 1" descr="En bild som visar text, skärmbild, Teckensnitt, Varumärk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28992" name="Bildobjekt 1" descr="En bild som visar text, skärmbild, Teckensnitt, Varumärke&#10;&#10;Automatiskt genererad beskrivning"/>
                    <pic:cNvPicPr/>
                  </pic:nvPicPr>
                  <pic:blipFill>
                    <a:blip r:embed="rId160"/>
                    <a:stretch>
                      <a:fillRect/>
                    </a:stretch>
                  </pic:blipFill>
                  <pic:spPr>
                    <a:xfrm>
                      <a:off x="0" y="0"/>
                      <a:ext cx="1292400" cy="867600"/>
                    </a:xfrm>
                    <a:prstGeom prst="rect">
                      <a:avLst/>
                    </a:prstGeom>
                  </pic:spPr>
                </pic:pic>
              </a:graphicData>
            </a:graphic>
          </wp:inline>
        </w:drawing>
      </w:r>
    </w:p>
    <w:p w14:paraId="714CE6FD" w14:textId="77777777" w:rsidR="003E73B0" w:rsidRPr="00D90E4F" w:rsidRDefault="003E73B0" w:rsidP="003E73B0">
      <w:r w:rsidRPr="00D90E4F">
        <w:t xml:space="preserve">Use </w:t>
      </w:r>
      <w:r w:rsidR="00C47395" w:rsidRPr="00D90E4F">
        <w:t>"</w:t>
      </w:r>
      <w:r w:rsidRPr="00D90E4F">
        <w:t>Hatch</w:t>
      </w:r>
      <w:r w:rsidR="00C47395" w:rsidRPr="00D90E4F">
        <w:t>"</w:t>
      </w:r>
      <w:r w:rsidRPr="00D90E4F">
        <w:t xml:space="preserve"> command to create a hatch pattern</w:t>
      </w:r>
      <w:r w:rsidR="00462C2E" w:rsidRPr="00D90E4F">
        <w:t>, f</w:t>
      </w:r>
      <w:r w:rsidR="00614354" w:rsidRPr="00D90E4F">
        <w:t xml:space="preserve">or example </w:t>
      </w:r>
      <w:r w:rsidR="00462C2E" w:rsidRPr="00D90E4F">
        <w:t>to</w:t>
      </w:r>
      <w:r w:rsidR="00614354" w:rsidRPr="00D90E4F">
        <w:t xml:space="preserve"> help</w:t>
      </w:r>
      <w:r w:rsidRPr="00D90E4F">
        <w:t xml:space="preserve"> illustrate sectioning.</w:t>
      </w:r>
    </w:p>
    <w:p w14:paraId="5EC5D5F0" w14:textId="54679146" w:rsidR="00CC39B8" w:rsidRPr="00D90E4F" w:rsidRDefault="009378B9" w:rsidP="00651CD9">
      <w:pPr>
        <w:pStyle w:val="Bild"/>
      </w:pPr>
      <w:r w:rsidRPr="00D90E4F">
        <w:rPr>
          <w:noProof/>
        </w:rPr>
        <w:drawing>
          <wp:inline distT="0" distB="0" distL="0" distR="0" wp14:anchorId="7B3800AA" wp14:editId="2E7E6E7F">
            <wp:extent cx="2216785" cy="1440815"/>
            <wp:effectExtent l="19050" t="0" r="0" b="0"/>
            <wp:docPr id="19480" name="Bild 19480" descr="Image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80" descr="Image152"/>
                    <pic:cNvPicPr>
                      <a:picLocks noChangeAspect="1" noChangeArrowheads="1"/>
                    </pic:cNvPicPr>
                  </pic:nvPicPr>
                  <pic:blipFill>
                    <a:blip r:embed="rId161" cstate="print"/>
                    <a:srcRect/>
                    <a:stretch>
                      <a:fillRect/>
                    </a:stretch>
                  </pic:blipFill>
                  <pic:spPr bwMode="auto">
                    <a:xfrm>
                      <a:off x="0" y="0"/>
                      <a:ext cx="2216785" cy="1440815"/>
                    </a:xfrm>
                    <a:prstGeom prst="rect">
                      <a:avLst/>
                    </a:prstGeom>
                    <a:noFill/>
                    <a:ln w="9525">
                      <a:noFill/>
                      <a:miter lim="800000"/>
                      <a:headEnd/>
                      <a:tailEnd/>
                    </a:ln>
                  </pic:spPr>
                </pic:pic>
              </a:graphicData>
            </a:graphic>
          </wp:inline>
        </w:drawing>
      </w:r>
    </w:p>
    <w:p w14:paraId="66AD4522" w14:textId="77777777" w:rsidR="00ED4125" w:rsidRPr="00D90E4F" w:rsidRDefault="00614354" w:rsidP="00CC39B8">
      <w:pPr>
        <w:keepNext/>
      </w:pPr>
      <w:r w:rsidRPr="00D90E4F">
        <w:lastRenderedPageBreak/>
        <w:t>S</w:t>
      </w:r>
      <w:r w:rsidR="00ED4125" w:rsidRPr="00D90E4F">
        <w:t xml:space="preserve">ettings for the </w:t>
      </w:r>
      <w:r w:rsidR="00C47395" w:rsidRPr="00D90E4F">
        <w:t>"</w:t>
      </w:r>
      <w:r w:rsidR="00ED4125" w:rsidRPr="00D90E4F">
        <w:t>Hatch</w:t>
      </w:r>
      <w:r w:rsidR="00C47395" w:rsidRPr="00D90E4F">
        <w:t>"</w:t>
      </w:r>
      <w:r w:rsidR="00462C2E" w:rsidRPr="00D90E4F">
        <w:t xml:space="preserve"> command:</w:t>
      </w:r>
    </w:p>
    <w:p w14:paraId="201C797E" w14:textId="69FFE6EC" w:rsidR="00CC39B8" w:rsidRPr="00D90E4F" w:rsidRDefault="00707BCA" w:rsidP="00651CD9">
      <w:pPr>
        <w:pStyle w:val="Bild"/>
      </w:pPr>
      <w:r>
        <w:rPr>
          <w:noProof/>
        </w:rPr>
        <w:drawing>
          <wp:inline distT="0" distB="0" distL="0" distR="0" wp14:anchorId="5DBF068E" wp14:editId="49564B3B">
            <wp:extent cx="1875600" cy="2764800"/>
            <wp:effectExtent l="0" t="0" r="0" b="0"/>
            <wp:docPr id="2130738568" name="Bildobjekt 1" descr="En bild som visar text, skärmbild, nummer,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38568" name="Bildobjekt 1" descr="En bild som visar text, skärmbild, nummer, programvara&#10;&#10;Automatiskt genererad beskrivning"/>
                    <pic:cNvPicPr/>
                  </pic:nvPicPr>
                  <pic:blipFill>
                    <a:blip r:embed="rId162"/>
                    <a:stretch>
                      <a:fillRect/>
                    </a:stretch>
                  </pic:blipFill>
                  <pic:spPr>
                    <a:xfrm>
                      <a:off x="0" y="0"/>
                      <a:ext cx="1875600" cy="2764800"/>
                    </a:xfrm>
                    <a:prstGeom prst="rect">
                      <a:avLst/>
                    </a:prstGeom>
                  </pic:spPr>
                </pic:pic>
              </a:graphicData>
            </a:graphic>
          </wp:inline>
        </w:drawing>
      </w:r>
    </w:p>
    <w:p w14:paraId="7F6D9170" w14:textId="77777777" w:rsidR="00855E8F" w:rsidRPr="00D90E4F" w:rsidRDefault="00855E8F" w:rsidP="002D3E07">
      <w:pPr>
        <w:pStyle w:val="Rubrik5"/>
      </w:pPr>
      <w:r w:rsidRPr="00D90E4F">
        <w:t>Angle</w:t>
      </w:r>
    </w:p>
    <w:p w14:paraId="29717E82" w14:textId="77777777" w:rsidR="00855E8F" w:rsidRPr="00D90E4F" w:rsidRDefault="00855E8F" w:rsidP="00855E8F">
      <w:r w:rsidRPr="00D90E4F">
        <w:t>This is the angle of the Hatch lines</w:t>
      </w:r>
      <w:r w:rsidR="00462C2E" w:rsidRPr="00D90E4F">
        <w:t>.</w:t>
      </w:r>
    </w:p>
    <w:p w14:paraId="020F0EC8" w14:textId="77777777" w:rsidR="00855E8F" w:rsidRPr="00D90E4F" w:rsidRDefault="00855E8F" w:rsidP="002D3E07">
      <w:pPr>
        <w:pStyle w:val="Rubrik5"/>
      </w:pPr>
      <w:r w:rsidRPr="00D90E4F">
        <w:t>Spacing</w:t>
      </w:r>
    </w:p>
    <w:p w14:paraId="16B6C20F" w14:textId="77777777" w:rsidR="00855E8F" w:rsidRPr="00D90E4F" w:rsidRDefault="00462C2E" w:rsidP="00855E8F">
      <w:r w:rsidRPr="00D90E4F">
        <w:t>This is t</w:t>
      </w:r>
      <w:r w:rsidR="00855E8F" w:rsidRPr="00D90E4F">
        <w:t>he distance between the hatch lines</w:t>
      </w:r>
      <w:r w:rsidRPr="00D90E4F">
        <w:t>.</w:t>
      </w:r>
    </w:p>
    <w:p w14:paraId="7C3F8427" w14:textId="77777777" w:rsidR="00855E8F" w:rsidRPr="00D90E4F" w:rsidRDefault="00855E8F" w:rsidP="002D3E07">
      <w:pPr>
        <w:pStyle w:val="Rubrik5"/>
      </w:pPr>
      <w:r w:rsidRPr="00D90E4F">
        <w:t>Style</w:t>
      </w:r>
    </w:p>
    <w:p w14:paraId="2BBDC0AF" w14:textId="4BA05B63" w:rsidR="00855E8F" w:rsidRPr="00D90E4F" w:rsidRDefault="00707BCA" w:rsidP="00651CD9">
      <w:pPr>
        <w:pStyle w:val="Bild"/>
      </w:pPr>
      <w:r w:rsidRPr="00707BCA">
        <w:rPr>
          <w:noProof/>
        </w:rPr>
        <w:drawing>
          <wp:inline distT="0" distB="0" distL="0" distR="0" wp14:anchorId="61DED20F" wp14:editId="71393B44">
            <wp:extent cx="1796400" cy="756000"/>
            <wp:effectExtent l="0" t="0" r="0" b="6350"/>
            <wp:docPr id="659712954"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12954" name="Bildobjekt 1" descr="En bild som visar text, skärmbild, Teckensnitt, linje&#10;&#10;Automatiskt genererad beskrivning"/>
                    <pic:cNvPicPr/>
                  </pic:nvPicPr>
                  <pic:blipFill>
                    <a:blip r:embed="rId163"/>
                    <a:stretch>
                      <a:fillRect/>
                    </a:stretch>
                  </pic:blipFill>
                  <pic:spPr>
                    <a:xfrm>
                      <a:off x="0" y="0"/>
                      <a:ext cx="1796400" cy="756000"/>
                    </a:xfrm>
                    <a:prstGeom prst="rect">
                      <a:avLst/>
                    </a:prstGeom>
                  </pic:spPr>
                </pic:pic>
              </a:graphicData>
            </a:graphic>
          </wp:inline>
        </w:drawing>
      </w:r>
    </w:p>
    <w:p w14:paraId="2995BE6F" w14:textId="0E29D869" w:rsidR="00855E8F" w:rsidRDefault="00855E8F" w:rsidP="00CC39B8">
      <w:r w:rsidRPr="00D90E4F">
        <w:t>The style can be Diagonal, Cross or Solid</w:t>
      </w:r>
      <w:r w:rsidR="00707BCA">
        <w:t xml:space="preserve"> or Pattern</w:t>
      </w:r>
    </w:p>
    <w:p w14:paraId="0C274BB7" w14:textId="098E8D09" w:rsidR="00707BCA" w:rsidRDefault="00707BCA" w:rsidP="00707BCA">
      <w:pPr>
        <w:pStyle w:val="Rubrik5"/>
      </w:pPr>
      <w:r>
        <w:t>Pattern</w:t>
      </w:r>
    </w:p>
    <w:p w14:paraId="352CE9F2" w14:textId="6311CA3C" w:rsidR="00707BCA" w:rsidRDefault="00707BCA" w:rsidP="00CC39B8">
      <w:r>
        <w:t xml:space="preserve">If you select </w:t>
      </w:r>
      <w:r w:rsidR="00080AD1">
        <w:t>Pattern,</w:t>
      </w:r>
      <w:r>
        <w:t xml:space="preserve"> then you can chose between approximately 100 different types.</w:t>
      </w:r>
    </w:p>
    <w:p w14:paraId="7A7BA761" w14:textId="6826E326" w:rsidR="00707BCA" w:rsidRPr="00D90E4F" w:rsidRDefault="00707BCA" w:rsidP="00651CD9">
      <w:pPr>
        <w:pStyle w:val="Bild"/>
      </w:pPr>
      <w:r w:rsidRPr="00707BCA">
        <w:rPr>
          <w:noProof/>
        </w:rPr>
        <w:drawing>
          <wp:inline distT="0" distB="0" distL="0" distR="0" wp14:anchorId="4EC42DC8" wp14:editId="4A7CB992">
            <wp:extent cx="1735200" cy="1332000"/>
            <wp:effectExtent l="0" t="0" r="0" b="1905"/>
            <wp:docPr id="266882073"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82073" name="Bildobjekt 1" descr="En bild som visar text, skärmbild, Teckensnitt, nummer&#10;&#10;Automatiskt genererad beskrivning"/>
                    <pic:cNvPicPr/>
                  </pic:nvPicPr>
                  <pic:blipFill>
                    <a:blip r:embed="rId164"/>
                    <a:stretch>
                      <a:fillRect/>
                    </a:stretch>
                  </pic:blipFill>
                  <pic:spPr>
                    <a:xfrm>
                      <a:off x="0" y="0"/>
                      <a:ext cx="1735200" cy="1332000"/>
                    </a:xfrm>
                    <a:prstGeom prst="rect">
                      <a:avLst/>
                    </a:prstGeom>
                  </pic:spPr>
                </pic:pic>
              </a:graphicData>
            </a:graphic>
          </wp:inline>
        </w:drawing>
      </w:r>
    </w:p>
    <w:p w14:paraId="70B77F63" w14:textId="77777777" w:rsidR="00855E8F" w:rsidRPr="00D90E4F" w:rsidRDefault="00855E8F" w:rsidP="002D3E07">
      <w:pPr>
        <w:pStyle w:val="Rubrik5"/>
      </w:pPr>
      <w:r w:rsidRPr="00D90E4F">
        <w:t>Select objects</w:t>
      </w:r>
    </w:p>
    <w:p w14:paraId="4A9EFBB7" w14:textId="77777777" w:rsidR="00855E8F" w:rsidRPr="00D90E4F" w:rsidRDefault="00855E8F" w:rsidP="00855E8F">
      <w:r w:rsidRPr="00D90E4F">
        <w:t>Select a closed object</w:t>
      </w:r>
      <w:r w:rsidR="00462C2E" w:rsidRPr="00D90E4F">
        <w:t xml:space="preserve"> and</w:t>
      </w:r>
      <w:r w:rsidRPr="00D90E4F">
        <w:t xml:space="preserve"> the Hatch will be inside the objects.</w:t>
      </w:r>
    </w:p>
    <w:p w14:paraId="502B73F8" w14:textId="77777777" w:rsidR="00855E8F" w:rsidRPr="00D90E4F" w:rsidRDefault="005F66D0" w:rsidP="002D3E07">
      <w:pPr>
        <w:pStyle w:val="Rubrik5"/>
      </w:pPr>
      <w:r w:rsidRPr="00D90E4F">
        <w:t>Pick points</w:t>
      </w:r>
    </w:p>
    <w:p w14:paraId="2E0CDECA" w14:textId="77777777" w:rsidR="005A1312" w:rsidRPr="00D90E4F" w:rsidRDefault="005F66D0" w:rsidP="005F66D0">
      <w:r w:rsidRPr="00D90E4F">
        <w:t>Pick a point in that area that should be hatched.</w:t>
      </w:r>
    </w:p>
    <w:p w14:paraId="3ECBC23A" w14:textId="45088271" w:rsidR="002E4952" w:rsidRPr="00D90E4F" w:rsidRDefault="002E4952" w:rsidP="002E4952">
      <w:pPr>
        <w:pStyle w:val="Rubrik2"/>
      </w:pPr>
      <w:bookmarkStart w:id="278" w:name="_Toc335636883"/>
      <w:bookmarkStart w:id="279" w:name="_Toc129002654"/>
      <w:bookmarkStart w:id="280" w:name="_Toc229474752"/>
      <w:r w:rsidRPr="00D90E4F">
        <w:t>Param</w:t>
      </w:r>
      <w:bookmarkStart w:id="281" w:name="parametricshapes"/>
      <w:bookmarkEnd w:id="281"/>
      <w:r w:rsidRPr="00D90E4F">
        <w:t>etric shape</w:t>
      </w:r>
      <w:bookmarkEnd w:id="278"/>
      <w:bookmarkEnd w:id="279"/>
      <w:r w:rsidR="00023CC2">
        <w:t>s</w:t>
      </w:r>
      <w:bookmarkEnd w:id="280"/>
    </w:p>
    <w:p w14:paraId="29E6F28E" w14:textId="36F9B91A" w:rsidR="002E4952" w:rsidRPr="00D90E4F" w:rsidRDefault="00080AD1" w:rsidP="00651CD9">
      <w:pPr>
        <w:pStyle w:val="Bild"/>
      </w:pPr>
      <w:r w:rsidRPr="00080AD1">
        <w:rPr>
          <w:noProof/>
        </w:rPr>
        <w:drawing>
          <wp:inline distT="0" distB="0" distL="0" distR="0" wp14:anchorId="253EEFCA" wp14:editId="1B6E86FF">
            <wp:extent cx="1760400" cy="921600"/>
            <wp:effectExtent l="0" t="0" r="0" b="0"/>
            <wp:docPr id="2079742602"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42602" name="Bildobjekt 1" descr="En bild som visar text, skärmbild, Teckensnitt, nummer&#10;&#10;Automatiskt genererad beskrivning"/>
                    <pic:cNvPicPr/>
                  </pic:nvPicPr>
                  <pic:blipFill>
                    <a:blip r:embed="rId165"/>
                    <a:stretch>
                      <a:fillRect/>
                    </a:stretch>
                  </pic:blipFill>
                  <pic:spPr>
                    <a:xfrm>
                      <a:off x="0" y="0"/>
                      <a:ext cx="1760400" cy="921600"/>
                    </a:xfrm>
                    <a:prstGeom prst="rect">
                      <a:avLst/>
                    </a:prstGeom>
                  </pic:spPr>
                </pic:pic>
              </a:graphicData>
            </a:graphic>
          </wp:inline>
        </w:drawing>
      </w:r>
    </w:p>
    <w:p w14:paraId="784B159A" w14:textId="77777777" w:rsidR="002E4952" w:rsidRPr="00D90E4F" w:rsidRDefault="001D6929" w:rsidP="002E4952">
      <w:r w:rsidRPr="00D90E4F">
        <w:t>This command has</w:t>
      </w:r>
      <w:r w:rsidR="002E4952" w:rsidRPr="00D90E4F">
        <w:t xml:space="preserve"> 60 predefined shape types and </w:t>
      </w:r>
      <w:r w:rsidRPr="00D90E4F">
        <w:t>8 different kinds of pipe unfolding shapes.</w:t>
      </w:r>
    </w:p>
    <w:p w14:paraId="73889A78" w14:textId="654511FE" w:rsidR="001D6929" w:rsidRPr="00D90E4F" w:rsidRDefault="00080AD1" w:rsidP="00651CD9">
      <w:pPr>
        <w:pStyle w:val="Bild"/>
      </w:pPr>
      <w:r>
        <w:rPr>
          <w:noProof/>
        </w:rPr>
        <w:lastRenderedPageBreak/>
        <w:drawing>
          <wp:inline distT="0" distB="0" distL="0" distR="0" wp14:anchorId="25D02E0B" wp14:editId="6A733348">
            <wp:extent cx="5544000" cy="3693600"/>
            <wp:effectExtent l="0" t="0" r="0" b="2540"/>
            <wp:docPr id="580053920" name="Bildobjekt 1" descr="En bild som visar skärm, skärmbild, text,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53920" name="Bildobjekt 1" descr="En bild som visar skärm, skärmbild, text, diagram&#10;&#10;Automatiskt genererad beskrivning"/>
                    <pic:cNvPicPr/>
                  </pic:nvPicPr>
                  <pic:blipFill>
                    <a:blip r:embed="rId166"/>
                    <a:stretch>
                      <a:fillRect/>
                    </a:stretch>
                  </pic:blipFill>
                  <pic:spPr>
                    <a:xfrm>
                      <a:off x="0" y="0"/>
                      <a:ext cx="5544000" cy="3693600"/>
                    </a:xfrm>
                    <a:prstGeom prst="rect">
                      <a:avLst/>
                    </a:prstGeom>
                  </pic:spPr>
                </pic:pic>
              </a:graphicData>
            </a:graphic>
          </wp:inline>
        </w:drawing>
      </w:r>
    </w:p>
    <w:p w14:paraId="1D64D4DF" w14:textId="19E9A27E" w:rsidR="00080AD1" w:rsidRDefault="001D6929" w:rsidP="00080AD1">
      <w:r w:rsidRPr="00D90E4F">
        <w:t>Parametric shapes can be modified by simply open</w:t>
      </w:r>
      <w:r w:rsidR="00462C2E" w:rsidRPr="00D90E4F">
        <w:t xml:space="preserve">ing </w:t>
      </w:r>
      <w:r w:rsidRPr="00D90E4F">
        <w:t>the selected shape and enter</w:t>
      </w:r>
      <w:r w:rsidR="00462C2E" w:rsidRPr="00D90E4F">
        <w:t>ing</w:t>
      </w:r>
      <w:r w:rsidRPr="00D90E4F">
        <w:t xml:space="preserve"> the requested dimensions before inserting the shape </w:t>
      </w:r>
      <w:r w:rsidR="00462C2E" w:rsidRPr="00D90E4F">
        <w:t xml:space="preserve">into </w:t>
      </w:r>
      <w:r w:rsidRPr="00D90E4F">
        <w:t>the drawing.</w:t>
      </w:r>
    </w:p>
    <w:p w14:paraId="7579B773" w14:textId="54D9D752" w:rsidR="001D6929" w:rsidRPr="00D90E4F" w:rsidRDefault="00080AD1" w:rsidP="00651CD9">
      <w:pPr>
        <w:pStyle w:val="Bild"/>
      </w:pPr>
      <w:r>
        <w:rPr>
          <w:noProof/>
        </w:rPr>
        <w:drawing>
          <wp:inline distT="0" distB="0" distL="0" distR="0" wp14:anchorId="5C3E391D" wp14:editId="4899E9B7">
            <wp:extent cx="4586400" cy="3679200"/>
            <wp:effectExtent l="0" t="0" r="5080" b="0"/>
            <wp:docPr id="1787117223" name="Bildobjekt 1" descr="En bild som visar text, skärmbild, diagram, skär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17223" name="Bildobjekt 1" descr="En bild som visar text, skärmbild, diagram, skärm&#10;&#10;Automatiskt genererad beskrivning"/>
                    <pic:cNvPicPr/>
                  </pic:nvPicPr>
                  <pic:blipFill>
                    <a:blip r:embed="rId167"/>
                    <a:stretch>
                      <a:fillRect/>
                    </a:stretch>
                  </pic:blipFill>
                  <pic:spPr>
                    <a:xfrm>
                      <a:off x="0" y="0"/>
                      <a:ext cx="4586400" cy="3679200"/>
                    </a:xfrm>
                    <a:prstGeom prst="rect">
                      <a:avLst/>
                    </a:prstGeom>
                  </pic:spPr>
                </pic:pic>
              </a:graphicData>
            </a:graphic>
          </wp:inline>
        </w:drawing>
      </w:r>
    </w:p>
    <w:p w14:paraId="597FAE10" w14:textId="77777777" w:rsidR="001D6929" w:rsidRPr="00D90E4F" w:rsidRDefault="001D6929" w:rsidP="001D6929">
      <w:pPr>
        <w:pStyle w:val="Rubrik2"/>
      </w:pPr>
      <w:bookmarkStart w:id="282" w:name="_Toc335636884"/>
      <w:bookmarkStart w:id="283" w:name="_Toc129002655"/>
      <w:bookmarkStart w:id="284" w:name="_Toc229474753"/>
      <w:r w:rsidRPr="00D90E4F">
        <w:t>N-g</w:t>
      </w:r>
      <w:bookmarkStart w:id="285" w:name="ngon"/>
      <w:bookmarkEnd w:id="285"/>
      <w:r w:rsidRPr="00D90E4F">
        <w:t>on</w:t>
      </w:r>
      <w:bookmarkEnd w:id="282"/>
      <w:bookmarkEnd w:id="283"/>
      <w:bookmarkEnd w:id="284"/>
    </w:p>
    <w:p w14:paraId="0EBC4DF6" w14:textId="18808713" w:rsidR="001D6929" w:rsidRPr="00080AD1" w:rsidRDefault="00080AD1" w:rsidP="00651CD9">
      <w:pPr>
        <w:pStyle w:val="Bild"/>
      </w:pPr>
      <w:r w:rsidRPr="00080AD1">
        <w:rPr>
          <w:noProof/>
        </w:rPr>
        <w:drawing>
          <wp:inline distT="0" distB="0" distL="0" distR="0" wp14:anchorId="02544C8E" wp14:editId="208B7FFC">
            <wp:extent cx="1911600" cy="1051200"/>
            <wp:effectExtent l="0" t="0" r="0" b="0"/>
            <wp:docPr id="1925699540"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99540" name="Bildobjekt 1" descr="En bild som visar text, skärmbild, Teckensnitt, linje&#10;&#10;Automatiskt genererad beskrivning"/>
                    <pic:cNvPicPr/>
                  </pic:nvPicPr>
                  <pic:blipFill>
                    <a:blip r:embed="rId168"/>
                    <a:stretch>
                      <a:fillRect/>
                    </a:stretch>
                  </pic:blipFill>
                  <pic:spPr>
                    <a:xfrm>
                      <a:off x="0" y="0"/>
                      <a:ext cx="1911600" cy="1051200"/>
                    </a:xfrm>
                    <a:prstGeom prst="rect">
                      <a:avLst/>
                    </a:prstGeom>
                  </pic:spPr>
                </pic:pic>
              </a:graphicData>
            </a:graphic>
          </wp:inline>
        </w:drawing>
      </w:r>
    </w:p>
    <w:bookmarkEnd w:id="270"/>
    <w:bookmarkEnd w:id="271"/>
    <w:p w14:paraId="69079E5F" w14:textId="2006757D" w:rsidR="00690E91" w:rsidRPr="00D90E4F" w:rsidRDefault="0077523E" w:rsidP="00690E91">
      <w:r w:rsidRPr="00D90E4F">
        <w:lastRenderedPageBreak/>
        <w:t>Use thi</w:t>
      </w:r>
      <w:r w:rsidR="00080AD1">
        <w:t xml:space="preserve">s </w:t>
      </w:r>
      <w:r w:rsidRPr="00D90E4F">
        <w:t xml:space="preserve">command to create symmetrical polygons </w:t>
      </w:r>
      <w:r w:rsidR="00462C2E" w:rsidRPr="00D90E4F">
        <w:t>(</w:t>
      </w:r>
      <w:r w:rsidRPr="00D90E4F">
        <w:t xml:space="preserve">triangles, squares, </w:t>
      </w:r>
      <w:r w:rsidR="00687FB6" w:rsidRPr="00D90E4F">
        <w:t>hexagon</w:t>
      </w:r>
      <w:r w:rsidR="00462C2E" w:rsidRPr="00D90E4F">
        <w:t>s, etc.)</w:t>
      </w:r>
      <w:r w:rsidRPr="00D90E4F">
        <w:t>.</w:t>
      </w:r>
      <w:r w:rsidR="00F82C56" w:rsidRPr="00D90E4F">
        <w:t xml:space="preserve"> </w:t>
      </w:r>
      <w:r w:rsidR="00690E91" w:rsidRPr="00D90E4F">
        <w:t xml:space="preserve">Input the number of </w:t>
      </w:r>
      <w:r w:rsidR="00462C2E" w:rsidRPr="00D90E4F">
        <w:t xml:space="preserve">sides </w:t>
      </w:r>
      <w:r w:rsidR="00690E91" w:rsidRPr="00D90E4F">
        <w:t>follo</w:t>
      </w:r>
      <w:r w:rsidR="00F82C56" w:rsidRPr="00D90E4F">
        <w:t>wed by the center position on the drawing.</w:t>
      </w:r>
    </w:p>
    <w:p w14:paraId="75099582" w14:textId="25C3C5BE" w:rsidR="00F82C56" w:rsidRPr="00D90E4F" w:rsidRDefault="009378B9" w:rsidP="00651CD9">
      <w:pPr>
        <w:pStyle w:val="Bild"/>
      </w:pPr>
      <w:r w:rsidRPr="00D90E4F">
        <w:rPr>
          <w:noProof/>
        </w:rPr>
        <w:drawing>
          <wp:inline distT="0" distB="0" distL="0" distR="0" wp14:anchorId="1244FE82" wp14:editId="7BE46CFB">
            <wp:extent cx="1865630" cy="1236345"/>
            <wp:effectExtent l="19050" t="0" r="1270" b="0"/>
            <wp:docPr id="19487" name="Bild 19487" descr="Image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87" descr="Image159"/>
                    <pic:cNvPicPr>
                      <a:picLocks noChangeAspect="1" noChangeArrowheads="1"/>
                    </pic:cNvPicPr>
                  </pic:nvPicPr>
                  <pic:blipFill>
                    <a:blip r:embed="rId169" cstate="print"/>
                    <a:srcRect/>
                    <a:stretch>
                      <a:fillRect/>
                    </a:stretch>
                  </pic:blipFill>
                  <pic:spPr bwMode="auto">
                    <a:xfrm>
                      <a:off x="0" y="0"/>
                      <a:ext cx="1865630" cy="1236345"/>
                    </a:xfrm>
                    <a:prstGeom prst="rect">
                      <a:avLst/>
                    </a:prstGeom>
                    <a:noFill/>
                    <a:ln w="9525">
                      <a:noFill/>
                      <a:miter lim="800000"/>
                      <a:headEnd/>
                      <a:tailEnd/>
                    </a:ln>
                  </pic:spPr>
                </pic:pic>
              </a:graphicData>
            </a:graphic>
          </wp:inline>
        </w:drawing>
      </w:r>
    </w:p>
    <w:p w14:paraId="5CA6BDB6" w14:textId="79EB2CF7" w:rsidR="0072175E" w:rsidRDefault="0072175E" w:rsidP="00651CD9">
      <w:pPr>
        <w:pStyle w:val="Bild"/>
      </w:pPr>
      <w:r w:rsidRPr="0072175E">
        <w:rPr>
          <w:noProof/>
        </w:rPr>
        <w:drawing>
          <wp:inline distT="0" distB="0" distL="0" distR="0" wp14:anchorId="4E2908EC" wp14:editId="7319A939">
            <wp:extent cx="2455200" cy="511200"/>
            <wp:effectExtent l="0" t="0" r="2540" b="3175"/>
            <wp:docPr id="112157014"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7014" name="Bildobjekt 1" descr="En bild som visar text, skärmbild, Teckensnitt, linje&#10;&#10;Automatiskt genererad beskrivning"/>
                    <pic:cNvPicPr/>
                  </pic:nvPicPr>
                  <pic:blipFill>
                    <a:blip r:embed="rId170"/>
                    <a:stretch>
                      <a:fillRect/>
                    </a:stretch>
                  </pic:blipFill>
                  <pic:spPr>
                    <a:xfrm>
                      <a:off x="0" y="0"/>
                      <a:ext cx="2455200" cy="511200"/>
                    </a:xfrm>
                    <a:prstGeom prst="rect">
                      <a:avLst/>
                    </a:prstGeom>
                  </pic:spPr>
                </pic:pic>
              </a:graphicData>
            </a:graphic>
          </wp:inline>
        </w:drawing>
      </w:r>
    </w:p>
    <w:p w14:paraId="0BB98461" w14:textId="7219A39D" w:rsidR="001D6D8A" w:rsidRDefault="00614354" w:rsidP="00F82C56">
      <w:r w:rsidRPr="00D90E4F">
        <w:t>Press</w:t>
      </w:r>
      <w:r w:rsidR="00462C2E" w:rsidRPr="00D90E4F">
        <w:t xml:space="preserve"> the </w:t>
      </w:r>
      <w:r w:rsidR="00F82C56" w:rsidRPr="00D90E4F">
        <w:t xml:space="preserve">"O" </w:t>
      </w:r>
      <w:r w:rsidR="00462C2E" w:rsidRPr="00D90E4F">
        <w:t>key to</w:t>
      </w:r>
      <w:r w:rsidR="00F82C56" w:rsidRPr="00D90E4F">
        <w:t xml:space="preserve"> control if the N-gon should be inscribed or </w:t>
      </w:r>
      <w:r w:rsidR="001D6D8A" w:rsidRPr="00D90E4F">
        <w:t>circumscribed.</w:t>
      </w:r>
    </w:p>
    <w:p w14:paraId="6718434B" w14:textId="77777777" w:rsidR="00F74503" w:rsidRPr="00D90E4F" w:rsidRDefault="00F74503" w:rsidP="00F74503">
      <w:pPr>
        <w:pStyle w:val="Rubrik2"/>
      </w:pPr>
      <w:bookmarkStart w:id="286" w:name="_Toc335636885"/>
      <w:bookmarkStart w:id="287" w:name="_Toc129002656"/>
      <w:bookmarkStart w:id="288" w:name="_Toc229474754"/>
      <w:r w:rsidRPr="00D90E4F">
        <w:t>Obro</w:t>
      </w:r>
      <w:bookmarkStart w:id="289" w:name="obround"/>
      <w:bookmarkEnd w:id="289"/>
      <w:r w:rsidRPr="00D90E4F">
        <w:t>und</w:t>
      </w:r>
      <w:bookmarkEnd w:id="286"/>
      <w:bookmarkEnd w:id="287"/>
      <w:bookmarkEnd w:id="288"/>
    </w:p>
    <w:p w14:paraId="63897C71" w14:textId="0C558EAE" w:rsidR="00A04F7C" w:rsidRPr="0072175E" w:rsidRDefault="0072175E" w:rsidP="00651CD9">
      <w:pPr>
        <w:pStyle w:val="Bild"/>
      </w:pPr>
      <w:r w:rsidRPr="0072175E">
        <w:rPr>
          <w:noProof/>
        </w:rPr>
        <w:drawing>
          <wp:inline distT="0" distB="0" distL="0" distR="0" wp14:anchorId="3EBECA5F" wp14:editId="13C41E87">
            <wp:extent cx="1645200" cy="1004400"/>
            <wp:effectExtent l="0" t="0" r="0" b="5715"/>
            <wp:docPr id="1066886057"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86057" name="Bildobjekt 1" descr="En bild som visar text, skärmbild, Teckensnitt, nummer&#10;&#10;Automatiskt genererad beskrivning"/>
                    <pic:cNvPicPr/>
                  </pic:nvPicPr>
                  <pic:blipFill>
                    <a:blip r:embed="rId171"/>
                    <a:stretch>
                      <a:fillRect/>
                    </a:stretch>
                  </pic:blipFill>
                  <pic:spPr>
                    <a:xfrm>
                      <a:off x="0" y="0"/>
                      <a:ext cx="1645200" cy="1004400"/>
                    </a:xfrm>
                    <a:prstGeom prst="rect">
                      <a:avLst/>
                    </a:prstGeom>
                  </pic:spPr>
                </pic:pic>
              </a:graphicData>
            </a:graphic>
          </wp:inline>
        </w:drawing>
      </w:r>
    </w:p>
    <w:p w14:paraId="2C77D976" w14:textId="7016A3CE" w:rsidR="00F74503" w:rsidRPr="00D90E4F" w:rsidRDefault="008B7CF5" w:rsidP="00F74503">
      <w:r w:rsidRPr="00D90E4F">
        <w:t>S</w:t>
      </w:r>
      <w:r w:rsidR="00F74503" w:rsidRPr="00D90E4F">
        <w:t>pe</w:t>
      </w:r>
      <w:r w:rsidR="00034671" w:rsidRPr="00D90E4F">
        <w:t xml:space="preserve">cify starting point, </w:t>
      </w:r>
      <w:r w:rsidR="0072175E" w:rsidRPr="00D90E4F">
        <w:t>radius,</w:t>
      </w:r>
      <w:r w:rsidR="00034671" w:rsidRPr="00D90E4F">
        <w:t xml:space="preserve"> and</w:t>
      </w:r>
      <w:r w:rsidR="00280F28" w:rsidRPr="00D90E4F">
        <w:t xml:space="preserve"> </w:t>
      </w:r>
      <w:r w:rsidR="006400BB" w:rsidRPr="00D90E4F">
        <w:t xml:space="preserve">a </w:t>
      </w:r>
      <w:r w:rsidR="00280F28" w:rsidRPr="00D90E4F">
        <w:t>distance</w:t>
      </w:r>
      <w:r w:rsidR="006400BB" w:rsidRPr="00D90E4F">
        <w:t xml:space="preserve"> (length)</w:t>
      </w:r>
      <w:r w:rsidR="00280F28" w:rsidRPr="00D90E4F">
        <w:t xml:space="preserve"> to create an obround profile.</w:t>
      </w:r>
    </w:p>
    <w:p w14:paraId="48FA4338" w14:textId="581987E8" w:rsidR="008B7CF5" w:rsidRPr="00D90E4F" w:rsidRDefault="009378B9" w:rsidP="00651CD9">
      <w:pPr>
        <w:pStyle w:val="Bild"/>
      </w:pPr>
      <w:r w:rsidRPr="00D90E4F">
        <w:rPr>
          <w:noProof/>
        </w:rPr>
        <w:drawing>
          <wp:inline distT="0" distB="0" distL="0" distR="0" wp14:anchorId="097ABE1B" wp14:editId="44DBC4AF">
            <wp:extent cx="1616710" cy="812165"/>
            <wp:effectExtent l="19050" t="0" r="2540" b="0"/>
            <wp:docPr id="19489" name="Bild 19489" descr="Image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89" descr="Image161"/>
                    <pic:cNvPicPr>
                      <a:picLocks noChangeAspect="1" noChangeArrowheads="1"/>
                    </pic:cNvPicPr>
                  </pic:nvPicPr>
                  <pic:blipFill>
                    <a:blip r:embed="rId172" cstate="print"/>
                    <a:srcRect/>
                    <a:stretch>
                      <a:fillRect/>
                    </a:stretch>
                  </pic:blipFill>
                  <pic:spPr bwMode="auto">
                    <a:xfrm>
                      <a:off x="0" y="0"/>
                      <a:ext cx="1616710" cy="812165"/>
                    </a:xfrm>
                    <a:prstGeom prst="rect">
                      <a:avLst/>
                    </a:prstGeom>
                    <a:noFill/>
                    <a:ln w="9525">
                      <a:noFill/>
                      <a:miter lim="800000"/>
                      <a:headEnd/>
                      <a:tailEnd/>
                    </a:ln>
                  </pic:spPr>
                </pic:pic>
              </a:graphicData>
            </a:graphic>
          </wp:inline>
        </w:drawing>
      </w:r>
    </w:p>
    <w:p w14:paraId="43F1A06C" w14:textId="77777777" w:rsidR="00453BD2" w:rsidRPr="00D90E4F" w:rsidRDefault="00453BD2" w:rsidP="00F74503">
      <w:r w:rsidRPr="00D90E4F">
        <w:t xml:space="preserve">IGEMS will then automatically create the outline contour. </w:t>
      </w:r>
    </w:p>
    <w:p w14:paraId="27A42A59" w14:textId="77777777" w:rsidR="004E34BA" w:rsidRPr="00D90E4F" w:rsidRDefault="006A74A2" w:rsidP="004E34BA">
      <w:pPr>
        <w:pStyle w:val="Rubrik2"/>
      </w:pPr>
      <w:bookmarkStart w:id="290" w:name="_Toc335636886"/>
      <w:bookmarkStart w:id="291" w:name="_Toc129002657"/>
      <w:bookmarkStart w:id="292" w:name="_Toc229474755"/>
      <w:r w:rsidRPr="00D90E4F">
        <w:t>Sw</w:t>
      </w:r>
      <w:bookmarkStart w:id="293" w:name="swell"/>
      <w:bookmarkEnd w:id="293"/>
      <w:r w:rsidRPr="00D90E4F">
        <w:t>ell</w:t>
      </w:r>
      <w:bookmarkEnd w:id="290"/>
      <w:bookmarkEnd w:id="291"/>
      <w:bookmarkEnd w:id="292"/>
    </w:p>
    <w:p w14:paraId="7EE5DBEE" w14:textId="6303CC4D" w:rsidR="008B7CF5" w:rsidRPr="0072175E" w:rsidRDefault="0072175E" w:rsidP="0072175E">
      <w:r w:rsidRPr="0072175E">
        <w:rPr>
          <w:noProof/>
        </w:rPr>
        <w:drawing>
          <wp:inline distT="0" distB="0" distL="0" distR="0" wp14:anchorId="2309B5BE" wp14:editId="73398C96">
            <wp:extent cx="1656000" cy="961200"/>
            <wp:effectExtent l="0" t="0" r="1905" b="0"/>
            <wp:docPr id="370500444"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00444" name="Bildobjekt 1" descr="En bild som visar text, skärmbild, Teckensnitt, nummer&#10;&#10;Automatiskt genererad beskrivning"/>
                    <pic:cNvPicPr/>
                  </pic:nvPicPr>
                  <pic:blipFill>
                    <a:blip r:embed="rId173"/>
                    <a:stretch>
                      <a:fillRect/>
                    </a:stretch>
                  </pic:blipFill>
                  <pic:spPr>
                    <a:xfrm>
                      <a:off x="0" y="0"/>
                      <a:ext cx="1656000" cy="961200"/>
                    </a:xfrm>
                    <a:prstGeom prst="rect">
                      <a:avLst/>
                    </a:prstGeom>
                  </pic:spPr>
                </pic:pic>
              </a:graphicData>
            </a:graphic>
          </wp:inline>
        </w:drawing>
      </w:r>
    </w:p>
    <w:p w14:paraId="5333346B" w14:textId="77777777" w:rsidR="00450965" w:rsidRPr="00D90E4F" w:rsidRDefault="006A74A2" w:rsidP="006A74A2">
      <w:bookmarkStart w:id="294" w:name="_Toc155164866"/>
      <w:bookmarkStart w:id="295" w:name="_Toc159143755"/>
      <w:r w:rsidRPr="00D90E4F">
        <w:t xml:space="preserve">The </w:t>
      </w:r>
      <w:r w:rsidR="00C47395" w:rsidRPr="00D90E4F">
        <w:t>"</w:t>
      </w:r>
      <w:r w:rsidRPr="00D90E4F">
        <w:t>Swell</w:t>
      </w:r>
      <w:r w:rsidR="00C47395" w:rsidRPr="00D90E4F">
        <w:t>"</w:t>
      </w:r>
      <w:r w:rsidRPr="00D90E4F">
        <w:t xml:space="preserve"> command makes a </w:t>
      </w:r>
      <w:r w:rsidR="008B7CF5" w:rsidRPr="00D90E4F">
        <w:t xml:space="preserve">closed </w:t>
      </w:r>
      <w:r w:rsidR="00450965" w:rsidRPr="00D90E4F">
        <w:t>polyline</w:t>
      </w:r>
      <w:r w:rsidRPr="00D90E4F">
        <w:t xml:space="preserve"> around </w:t>
      </w:r>
      <w:r w:rsidR="00450965" w:rsidRPr="00D90E4F">
        <w:t xml:space="preserve">the </w:t>
      </w:r>
      <w:r w:rsidRPr="00D90E4F">
        <w:t xml:space="preserve">selected object. </w:t>
      </w:r>
    </w:p>
    <w:p w14:paraId="2B3740E0" w14:textId="0858037F" w:rsidR="00450965" w:rsidRPr="00D90E4F" w:rsidRDefault="009378B9" w:rsidP="00651CD9">
      <w:pPr>
        <w:pStyle w:val="Bild"/>
      </w:pPr>
      <w:r w:rsidRPr="00D90E4F">
        <w:rPr>
          <w:noProof/>
        </w:rPr>
        <w:drawing>
          <wp:inline distT="0" distB="0" distL="0" distR="0" wp14:anchorId="4D619C67" wp14:editId="34BA0358">
            <wp:extent cx="1748155" cy="899795"/>
            <wp:effectExtent l="19050" t="0" r="4445" b="0"/>
            <wp:docPr id="19491" name="Bild 19491" descr="Image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91" descr="Image163"/>
                    <pic:cNvPicPr>
                      <a:picLocks noChangeAspect="1" noChangeArrowheads="1"/>
                    </pic:cNvPicPr>
                  </pic:nvPicPr>
                  <pic:blipFill>
                    <a:blip r:embed="rId174" cstate="print"/>
                    <a:srcRect/>
                    <a:stretch>
                      <a:fillRect/>
                    </a:stretch>
                  </pic:blipFill>
                  <pic:spPr bwMode="auto">
                    <a:xfrm>
                      <a:off x="0" y="0"/>
                      <a:ext cx="1748155" cy="899795"/>
                    </a:xfrm>
                    <a:prstGeom prst="rect">
                      <a:avLst/>
                    </a:prstGeom>
                    <a:noFill/>
                    <a:ln w="9525">
                      <a:noFill/>
                      <a:miter lim="800000"/>
                      <a:headEnd/>
                      <a:tailEnd/>
                    </a:ln>
                  </pic:spPr>
                </pic:pic>
              </a:graphicData>
            </a:graphic>
          </wp:inline>
        </w:drawing>
      </w:r>
    </w:p>
    <w:p w14:paraId="01C0A79F" w14:textId="77777777" w:rsidR="006A74A2" w:rsidRPr="00D90E4F" w:rsidRDefault="006A74A2" w:rsidP="006A74A2">
      <w:r w:rsidRPr="00D90E4F">
        <w:t>The command asks for center objects</w:t>
      </w:r>
      <w:r w:rsidR="00450965" w:rsidRPr="00D90E4F">
        <w:t xml:space="preserve"> </w:t>
      </w:r>
      <w:r w:rsidRPr="00D90E4F">
        <w:t>and a radius.</w:t>
      </w:r>
    </w:p>
    <w:p w14:paraId="61A9B9FC" w14:textId="353C36AC" w:rsidR="0072175E" w:rsidRDefault="0072175E" w:rsidP="003F72EC">
      <w:pPr>
        <w:pStyle w:val="Rubrik2"/>
      </w:pPr>
      <w:bookmarkStart w:id="296" w:name="_Toc335636887"/>
      <w:bookmarkStart w:id="297" w:name="_Toc129002658"/>
      <w:bookmarkStart w:id="298" w:name="_Toc229474756"/>
      <w:bookmarkEnd w:id="294"/>
      <w:bookmarkEnd w:id="295"/>
      <w:r>
        <w:t>Unswell</w:t>
      </w:r>
      <w:bookmarkEnd w:id="298"/>
    </w:p>
    <w:p w14:paraId="2BF4D4F6" w14:textId="71EE6B77" w:rsidR="0072175E" w:rsidRDefault="0072175E" w:rsidP="00651CD9">
      <w:pPr>
        <w:pStyle w:val="Bild"/>
      </w:pPr>
      <w:r w:rsidRPr="0072175E">
        <w:rPr>
          <w:noProof/>
        </w:rPr>
        <w:drawing>
          <wp:inline distT="0" distB="0" distL="0" distR="0" wp14:anchorId="629DB5B4" wp14:editId="521A2AFC">
            <wp:extent cx="1544400" cy="817200"/>
            <wp:effectExtent l="0" t="0" r="0" b="2540"/>
            <wp:docPr id="512132187"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32187" name="Bildobjekt 1" descr="En bild som visar text, skärmbild, Teckensnitt, nummer&#10;&#10;Automatiskt genererad beskrivning"/>
                    <pic:cNvPicPr/>
                  </pic:nvPicPr>
                  <pic:blipFill>
                    <a:blip r:embed="rId175"/>
                    <a:stretch>
                      <a:fillRect/>
                    </a:stretch>
                  </pic:blipFill>
                  <pic:spPr>
                    <a:xfrm>
                      <a:off x="0" y="0"/>
                      <a:ext cx="1544400" cy="817200"/>
                    </a:xfrm>
                    <a:prstGeom prst="rect">
                      <a:avLst/>
                    </a:prstGeom>
                  </pic:spPr>
                </pic:pic>
              </a:graphicData>
            </a:graphic>
          </wp:inline>
        </w:drawing>
      </w:r>
    </w:p>
    <w:p w14:paraId="10BB8D2C" w14:textId="35901740" w:rsidR="00A75D32" w:rsidRPr="0072175E" w:rsidRDefault="00A75D32" w:rsidP="0072175E">
      <w:r>
        <w:lastRenderedPageBreak/>
        <w:t>This function do unswell on a geometry that has been swelled. In my opinion meanings less command.</w:t>
      </w:r>
    </w:p>
    <w:p w14:paraId="56EB34DC" w14:textId="0BFF7149" w:rsidR="003F72EC" w:rsidRPr="00D90E4F" w:rsidRDefault="006631B0" w:rsidP="003F72EC">
      <w:pPr>
        <w:pStyle w:val="Rubrik2"/>
      </w:pPr>
      <w:bookmarkStart w:id="299" w:name="_Toc229474757"/>
      <w:r w:rsidRPr="00D90E4F">
        <w:t>Puzz</w:t>
      </w:r>
      <w:bookmarkStart w:id="300" w:name="puzzle"/>
      <w:bookmarkEnd w:id="300"/>
      <w:r w:rsidRPr="00D90E4F">
        <w:t>le</w:t>
      </w:r>
      <w:bookmarkEnd w:id="296"/>
      <w:bookmarkEnd w:id="297"/>
      <w:bookmarkEnd w:id="299"/>
    </w:p>
    <w:p w14:paraId="78B998F1" w14:textId="45BDB1EF" w:rsidR="003F72EC" w:rsidRPr="00A75D32" w:rsidRDefault="00A75D32" w:rsidP="00651CD9">
      <w:pPr>
        <w:pStyle w:val="Bild"/>
      </w:pPr>
      <w:r w:rsidRPr="00A75D32">
        <w:rPr>
          <w:noProof/>
        </w:rPr>
        <w:drawing>
          <wp:inline distT="0" distB="0" distL="0" distR="0" wp14:anchorId="09F1054A" wp14:editId="0812236D">
            <wp:extent cx="1555200" cy="921600"/>
            <wp:effectExtent l="0" t="0" r="6985" b="0"/>
            <wp:docPr id="1411645262"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45262" name="Bildobjekt 1" descr="En bild som visar text, skärmbild, Teckensnitt, nummer&#10;&#10;Automatiskt genererad beskrivning"/>
                    <pic:cNvPicPr/>
                  </pic:nvPicPr>
                  <pic:blipFill>
                    <a:blip r:embed="rId176"/>
                    <a:stretch>
                      <a:fillRect/>
                    </a:stretch>
                  </pic:blipFill>
                  <pic:spPr>
                    <a:xfrm>
                      <a:off x="0" y="0"/>
                      <a:ext cx="1555200" cy="921600"/>
                    </a:xfrm>
                    <a:prstGeom prst="rect">
                      <a:avLst/>
                    </a:prstGeom>
                  </pic:spPr>
                </pic:pic>
              </a:graphicData>
            </a:graphic>
          </wp:inline>
        </w:drawing>
      </w:r>
    </w:p>
    <w:p w14:paraId="032D4E30" w14:textId="77777777" w:rsidR="00450965" w:rsidRPr="00D90E4F" w:rsidRDefault="00462C2E" w:rsidP="003F72EC">
      <w:r w:rsidRPr="00D90E4F">
        <w:t xml:space="preserve">This </w:t>
      </w:r>
      <w:r w:rsidR="00450965" w:rsidRPr="00D90E4F">
        <w:t>command shows</w:t>
      </w:r>
      <w:r w:rsidRPr="00D90E4F">
        <w:t xml:space="preserve"> the</w:t>
      </w:r>
      <w:ins w:id="301" w:author="jnelson" w:date="2012-09-17T12:03:00Z">
        <w:r w:rsidR="000D3A6D" w:rsidRPr="00D90E4F">
          <w:t xml:space="preserve"> </w:t>
        </w:r>
      </w:ins>
      <w:r w:rsidR="00450965" w:rsidRPr="00D90E4F">
        <w:t>following dialog</w:t>
      </w:r>
      <w:r w:rsidRPr="00D90E4F">
        <w:t xml:space="preserve"> box</w:t>
      </w:r>
      <w:r w:rsidR="00450965" w:rsidRPr="00D90E4F">
        <w:t>.</w:t>
      </w:r>
    </w:p>
    <w:p w14:paraId="0AF95733" w14:textId="684DAF5F" w:rsidR="00450965" w:rsidRDefault="00A75D32" w:rsidP="00651CD9">
      <w:pPr>
        <w:pStyle w:val="Bild"/>
      </w:pPr>
      <w:r>
        <w:rPr>
          <w:noProof/>
        </w:rPr>
        <w:drawing>
          <wp:inline distT="0" distB="0" distL="0" distR="0" wp14:anchorId="49796E01" wp14:editId="1417BC6D">
            <wp:extent cx="1825200" cy="1144800"/>
            <wp:effectExtent l="0" t="0" r="3810" b="0"/>
            <wp:docPr id="1352360285" name="Bildobjekt 1" descr="En bild som visar text, skärmbild, nummer,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60285" name="Bildobjekt 1" descr="En bild som visar text, skärmbild, nummer, Teckensnitt&#10;&#10;Automatiskt genererad beskrivning"/>
                    <pic:cNvPicPr/>
                  </pic:nvPicPr>
                  <pic:blipFill>
                    <a:blip r:embed="rId177"/>
                    <a:stretch>
                      <a:fillRect/>
                    </a:stretch>
                  </pic:blipFill>
                  <pic:spPr>
                    <a:xfrm>
                      <a:off x="0" y="0"/>
                      <a:ext cx="1825200" cy="1144800"/>
                    </a:xfrm>
                    <a:prstGeom prst="rect">
                      <a:avLst/>
                    </a:prstGeom>
                  </pic:spPr>
                </pic:pic>
              </a:graphicData>
            </a:graphic>
          </wp:inline>
        </w:drawing>
      </w:r>
    </w:p>
    <w:p w14:paraId="1A92F6C1" w14:textId="08CE29A2" w:rsidR="00450965" w:rsidRPr="00D90E4F" w:rsidRDefault="00A75D32" w:rsidP="00A75D32">
      <w:pPr>
        <w:keepNext/>
      </w:pPr>
      <w:r>
        <w:t>Enter number of pieces in rows and columns. Press OK and enter</w:t>
      </w:r>
      <w:r w:rsidR="00450965" w:rsidRPr="00D90E4F">
        <w:t xml:space="preserve"> two opposite points in a rectangle that describe the outside dimension</w:t>
      </w:r>
      <w:r w:rsidR="00462C2E" w:rsidRPr="00D90E4F">
        <w:t>.</w:t>
      </w:r>
      <w:r w:rsidR="00450965" w:rsidRPr="00D90E4F">
        <w:t xml:space="preserve"> The command will create a random</w:t>
      </w:r>
      <w:r w:rsidR="00462C2E" w:rsidRPr="00D90E4F">
        <w:t xml:space="preserve"> puzzle.</w:t>
      </w:r>
    </w:p>
    <w:p w14:paraId="1310F892" w14:textId="77777777" w:rsidR="00450965" w:rsidRPr="00D90E4F" w:rsidRDefault="009378B9" w:rsidP="00651CD9">
      <w:pPr>
        <w:pStyle w:val="Bild"/>
      </w:pPr>
      <w:r w:rsidRPr="00D90E4F">
        <w:rPr>
          <w:noProof/>
        </w:rPr>
        <w:drawing>
          <wp:inline distT="0" distB="0" distL="0" distR="0" wp14:anchorId="5D959D84" wp14:editId="4FC8B8BA">
            <wp:extent cx="2070100" cy="1404620"/>
            <wp:effectExtent l="19050" t="0" r="6350" b="0"/>
            <wp:docPr id="19494" name="Bild 19494" descr="Image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94" descr="Image166"/>
                    <pic:cNvPicPr>
                      <a:picLocks noChangeAspect="1" noChangeArrowheads="1"/>
                    </pic:cNvPicPr>
                  </pic:nvPicPr>
                  <pic:blipFill>
                    <a:blip r:embed="rId178" cstate="print"/>
                    <a:srcRect/>
                    <a:stretch>
                      <a:fillRect/>
                    </a:stretch>
                  </pic:blipFill>
                  <pic:spPr bwMode="auto">
                    <a:xfrm>
                      <a:off x="0" y="0"/>
                      <a:ext cx="2070100" cy="1404620"/>
                    </a:xfrm>
                    <a:prstGeom prst="rect">
                      <a:avLst/>
                    </a:prstGeom>
                    <a:noFill/>
                    <a:ln w="9525">
                      <a:noFill/>
                      <a:miter lim="800000"/>
                      <a:headEnd/>
                      <a:tailEnd/>
                    </a:ln>
                  </pic:spPr>
                </pic:pic>
              </a:graphicData>
            </a:graphic>
          </wp:inline>
        </w:drawing>
      </w:r>
    </w:p>
    <w:p w14:paraId="239F6CC3" w14:textId="77777777" w:rsidR="00450965" w:rsidRPr="00D90E4F" w:rsidRDefault="007C0362" w:rsidP="007C0362">
      <w:pPr>
        <w:pStyle w:val="Frga"/>
      </w:pPr>
      <w:r w:rsidRPr="00D90E4F">
        <w:t>Can the geometry be used to generate a toolpath?</w:t>
      </w:r>
    </w:p>
    <w:p w14:paraId="361C29F7" w14:textId="7E5BF77B" w:rsidR="007C0362" w:rsidRPr="00D90E4F" w:rsidRDefault="007C0362" w:rsidP="007C0362">
      <w:pPr>
        <w:pStyle w:val="Answer"/>
      </w:pPr>
      <w:r w:rsidRPr="00D90E4F">
        <w:t xml:space="preserve">Yes, this can </w:t>
      </w:r>
      <w:r w:rsidR="00A75D32">
        <w:t xml:space="preserve">best be done </w:t>
      </w:r>
      <w:r w:rsidRPr="00D90E4F">
        <w:t xml:space="preserve">with the </w:t>
      </w:r>
      <w:hyperlink w:anchor="_Quick" w:history="1">
        <w:r w:rsidR="00C47395" w:rsidRPr="00A75D32">
          <w:rPr>
            <w:rStyle w:val="Hyperlnk"/>
          </w:rPr>
          <w:t>"</w:t>
        </w:r>
        <w:r w:rsidRPr="00A75D32">
          <w:rPr>
            <w:rStyle w:val="Hyperlnk"/>
          </w:rPr>
          <w:t>Quick</w:t>
        </w:r>
        <w:r w:rsidR="00C47395" w:rsidRPr="00A75D32">
          <w:rPr>
            <w:rStyle w:val="Hyperlnk"/>
          </w:rPr>
          <w:t>"</w:t>
        </w:r>
      </w:hyperlink>
      <w:r w:rsidRPr="00D90E4F">
        <w:t xml:space="preserve"> command.</w:t>
      </w:r>
    </w:p>
    <w:p w14:paraId="7182BA40" w14:textId="77777777" w:rsidR="009778C6" w:rsidRPr="00D90E4F" w:rsidRDefault="009778C6" w:rsidP="009778C6">
      <w:pPr>
        <w:pStyle w:val="Rubrik2"/>
      </w:pPr>
      <w:bookmarkStart w:id="302" w:name="_Toc335636888"/>
      <w:bookmarkStart w:id="303" w:name="_Toc129002659"/>
      <w:bookmarkStart w:id="304" w:name="_Toc229474758"/>
      <w:r w:rsidRPr="00D90E4F">
        <w:t xml:space="preserve">Boundary </w:t>
      </w:r>
      <w:bookmarkStart w:id="305" w:name="boundarypoly"/>
      <w:bookmarkEnd w:id="305"/>
      <w:r w:rsidRPr="00D90E4F">
        <w:t>poly</w:t>
      </w:r>
      <w:bookmarkEnd w:id="302"/>
      <w:bookmarkEnd w:id="303"/>
      <w:bookmarkEnd w:id="304"/>
    </w:p>
    <w:p w14:paraId="3F301B11" w14:textId="7E559AD0" w:rsidR="009778C6" w:rsidRPr="00D90E4F" w:rsidRDefault="00A75D32" w:rsidP="00651CD9">
      <w:pPr>
        <w:pStyle w:val="Bild"/>
      </w:pPr>
      <w:r w:rsidRPr="00A75D32">
        <w:rPr>
          <w:noProof/>
        </w:rPr>
        <w:drawing>
          <wp:inline distT="0" distB="0" distL="0" distR="0" wp14:anchorId="35210C4F" wp14:editId="20D072C4">
            <wp:extent cx="1497600" cy="756000"/>
            <wp:effectExtent l="0" t="0" r="7620" b="6350"/>
            <wp:docPr id="97070903" name="Bildobjekt 1" descr="En bild som visar text, Teckensnitt, skärmbild,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0903" name="Bildobjekt 1" descr="En bild som visar text, Teckensnitt, skärmbild, Rektangel&#10;&#10;Automatiskt genererad beskrivning"/>
                    <pic:cNvPicPr/>
                  </pic:nvPicPr>
                  <pic:blipFill>
                    <a:blip r:embed="rId179"/>
                    <a:stretch>
                      <a:fillRect/>
                    </a:stretch>
                  </pic:blipFill>
                  <pic:spPr>
                    <a:xfrm>
                      <a:off x="0" y="0"/>
                      <a:ext cx="1497600" cy="756000"/>
                    </a:xfrm>
                    <a:prstGeom prst="rect">
                      <a:avLst/>
                    </a:prstGeom>
                  </pic:spPr>
                </pic:pic>
              </a:graphicData>
            </a:graphic>
          </wp:inline>
        </w:drawing>
      </w:r>
    </w:p>
    <w:p w14:paraId="7DFF31D0" w14:textId="69FB4087" w:rsidR="009778C6" w:rsidRPr="00D90E4F" w:rsidRDefault="00C47395" w:rsidP="009778C6">
      <w:r w:rsidRPr="00D90E4F">
        <w:t>"</w:t>
      </w:r>
      <w:r w:rsidR="00923812" w:rsidRPr="00D90E4F">
        <w:t>Boundary poly</w:t>
      </w:r>
      <w:r w:rsidRPr="00D90E4F">
        <w:t>"</w:t>
      </w:r>
      <w:r w:rsidR="00923812" w:rsidRPr="00D90E4F">
        <w:t xml:space="preserve"> </w:t>
      </w:r>
      <w:r w:rsidR="00A63807" w:rsidRPr="00D90E4F">
        <w:t xml:space="preserve">command </w:t>
      </w:r>
      <w:r w:rsidR="00923812" w:rsidRPr="00D90E4F">
        <w:t>is used to extract enclosed contours</w:t>
      </w:r>
      <w:r w:rsidR="00452B9E" w:rsidRPr="00D90E4F">
        <w:t xml:space="preserve"> out of existing geometry</w:t>
      </w:r>
      <w:r w:rsidR="00923812" w:rsidRPr="00D90E4F">
        <w:t>. Activate the command and</w:t>
      </w:r>
      <w:r w:rsidR="00243AB4">
        <w:t xml:space="preserve"> pick inside the area to </w:t>
      </w:r>
      <w:r w:rsidR="00923812" w:rsidRPr="00D90E4F">
        <w:t>extract.</w:t>
      </w:r>
    </w:p>
    <w:p w14:paraId="4226EDD3" w14:textId="77777777" w:rsidR="00C058BE" w:rsidRPr="00D90E4F" w:rsidRDefault="009378B9" w:rsidP="00651CD9">
      <w:pPr>
        <w:pStyle w:val="Bild"/>
      </w:pPr>
      <w:r w:rsidRPr="00D90E4F">
        <w:rPr>
          <w:noProof/>
        </w:rPr>
        <w:drawing>
          <wp:inline distT="0" distB="0" distL="0" distR="0" wp14:anchorId="594A6F47" wp14:editId="179BE610">
            <wp:extent cx="1148715" cy="775335"/>
            <wp:effectExtent l="19050" t="0" r="0" b="0"/>
            <wp:docPr id="19496" name="Bild 19496" descr="Image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96" descr="Image167"/>
                    <pic:cNvPicPr>
                      <a:picLocks noChangeAspect="1" noChangeArrowheads="1"/>
                    </pic:cNvPicPr>
                  </pic:nvPicPr>
                  <pic:blipFill>
                    <a:blip r:embed="rId180" cstate="print"/>
                    <a:srcRect/>
                    <a:stretch>
                      <a:fillRect/>
                    </a:stretch>
                  </pic:blipFill>
                  <pic:spPr bwMode="auto">
                    <a:xfrm>
                      <a:off x="0" y="0"/>
                      <a:ext cx="1148715" cy="775335"/>
                    </a:xfrm>
                    <a:prstGeom prst="rect">
                      <a:avLst/>
                    </a:prstGeom>
                    <a:noFill/>
                    <a:ln w="9525">
                      <a:noFill/>
                      <a:miter lim="800000"/>
                      <a:headEnd/>
                      <a:tailEnd/>
                    </a:ln>
                  </pic:spPr>
                </pic:pic>
              </a:graphicData>
            </a:graphic>
          </wp:inline>
        </w:drawing>
      </w:r>
    </w:p>
    <w:p w14:paraId="399238D0" w14:textId="77777777" w:rsidR="00243AB4" w:rsidRDefault="00243AB4" w:rsidP="00C058BE"/>
    <w:p w14:paraId="162D0E9A" w14:textId="0DA622D0" w:rsidR="00C058BE" w:rsidRPr="00D90E4F" w:rsidRDefault="00C058BE" w:rsidP="00C058BE">
      <w:r w:rsidRPr="00D90E4F">
        <w:t xml:space="preserve">The command will generate a polyline around the darker area when </w:t>
      </w:r>
      <w:r w:rsidR="00462C2E" w:rsidRPr="00D90E4F">
        <w:t>position 1 is selected</w:t>
      </w:r>
      <w:r w:rsidR="00A75D32">
        <w:t>.</w:t>
      </w:r>
    </w:p>
    <w:p w14:paraId="5995E3B7" w14:textId="77777777" w:rsidR="00F70B1C" w:rsidRPr="00D90E4F" w:rsidRDefault="00F70B1C" w:rsidP="00F70B1C">
      <w:pPr>
        <w:pStyle w:val="Rubrik2"/>
      </w:pPr>
      <w:bookmarkStart w:id="306" w:name="_Toc335636889"/>
      <w:bookmarkStart w:id="307" w:name="_Toc129002660"/>
      <w:bookmarkStart w:id="308" w:name="_Toc229474759"/>
      <w:r w:rsidRPr="00D90E4F">
        <w:lastRenderedPageBreak/>
        <w:t>Offse</w:t>
      </w:r>
      <w:bookmarkStart w:id="309" w:name="offset"/>
      <w:bookmarkEnd w:id="309"/>
      <w:r w:rsidRPr="00D90E4F">
        <w:t>t</w:t>
      </w:r>
      <w:bookmarkEnd w:id="306"/>
      <w:bookmarkEnd w:id="307"/>
      <w:bookmarkEnd w:id="308"/>
    </w:p>
    <w:p w14:paraId="664DBF0A" w14:textId="3EDD6FAD" w:rsidR="00C058BE" w:rsidRPr="00D90E4F" w:rsidRDefault="004F498F" w:rsidP="00651CD9">
      <w:pPr>
        <w:pStyle w:val="Bild"/>
      </w:pPr>
      <w:r w:rsidRPr="004F498F">
        <w:rPr>
          <w:noProof/>
        </w:rPr>
        <w:drawing>
          <wp:inline distT="0" distB="0" distL="0" distR="0" wp14:anchorId="501208E7" wp14:editId="4D6EF031">
            <wp:extent cx="2188800" cy="961200"/>
            <wp:effectExtent l="0" t="0" r="2540" b="0"/>
            <wp:docPr id="1319013810"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13810" name="Bildobjekt 1" descr="En bild som visar text, skärmbild, Teckensnitt, nummer&#10;&#10;Automatiskt genererad beskrivning"/>
                    <pic:cNvPicPr/>
                  </pic:nvPicPr>
                  <pic:blipFill>
                    <a:blip r:embed="rId181"/>
                    <a:stretch>
                      <a:fillRect/>
                    </a:stretch>
                  </pic:blipFill>
                  <pic:spPr>
                    <a:xfrm>
                      <a:off x="0" y="0"/>
                      <a:ext cx="2188800" cy="961200"/>
                    </a:xfrm>
                    <a:prstGeom prst="rect">
                      <a:avLst/>
                    </a:prstGeom>
                  </pic:spPr>
                </pic:pic>
              </a:graphicData>
            </a:graphic>
          </wp:inline>
        </w:drawing>
      </w:r>
    </w:p>
    <w:p w14:paraId="50253FBE" w14:textId="77777777" w:rsidR="005F560B" w:rsidRPr="00D90E4F" w:rsidRDefault="005F560B" w:rsidP="005F560B">
      <w:r w:rsidRPr="00D90E4F">
        <w:t>Shortcut "O"</w:t>
      </w:r>
    </w:p>
    <w:p w14:paraId="400B32DE" w14:textId="77777777" w:rsidR="00F8517D" w:rsidRDefault="00F8517D" w:rsidP="00F8517D">
      <w:r w:rsidRPr="00D90E4F">
        <w:t xml:space="preserve">This command </w:t>
      </w:r>
      <w:r w:rsidR="00C24617" w:rsidRPr="00D90E4F">
        <w:t>creates</w:t>
      </w:r>
      <w:r w:rsidRPr="00D90E4F">
        <w:t xml:space="preserve"> an </w:t>
      </w:r>
      <w:r w:rsidR="007F56E1" w:rsidRPr="00D90E4F">
        <w:t>offset</w:t>
      </w:r>
      <w:r w:rsidR="00C24617" w:rsidRPr="00D90E4F">
        <w:t xml:space="preserve"> contour from</w:t>
      </w:r>
      <w:r w:rsidR="007F56E1" w:rsidRPr="00D90E4F">
        <w:t xml:space="preserve"> the selected object with</w:t>
      </w:r>
      <w:r w:rsidRPr="00D90E4F">
        <w:t xml:space="preserve"> a specified distance. </w:t>
      </w:r>
      <w:r w:rsidR="007F56E1" w:rsidRPr="00D90E4F">
        <w:t xml:space="preserve">It </w:t>
      </w:r>
      <w:r w:rsidRPr="00D90E4F">
        <w:t>ask</w:t>
      </w:r>
      <w:r w:rsidR="005F560B" w:rsidRPr="00D90E4F">
        <w:t>s</w:t>
      </w:r>
      <w:r w:rsidRPr="00D90E4F">
        <w:t xml:space="preserve"> for a distance, object and </w:t>
      </w:r>
      <w:r w:rsidR="007F56E1" w:rsidRPr="00D90E4F">
        <w:t>what</w:t>
      </w:r>
      <w:r w:rsidRPr="00D90E4F">
        <w:t xml:space="preserve"> side</w:t>
      </w:r>
      <w:r w:rsidR="00465BDF" w:rsidRPr="00D90E4F">
        <w:t xml:space="preserve"> to create the new object</w:t>
      </w:r>
      <w:r w:rsidRPr="00D90E4F">
        <w:t>.</w:t>
      </w:r>
    </w:p>
    <w:p w14:paraId="2F3B2654" w14:textId="676ECEF0" w:rsidR="004F498F" w:rsidRPr="00D90E4F" w:rsidRDefault="004F498F" w:rsidP="00651CD9">
      <w:pPr>
        <w:pStyle w:val="Bild"/>
      </w:pPr>
      <w:r w:rsidRPr="004F498F">
        <w:rPr>
          <w:noProof/>
        </w:rPr>
        <w:drawing>
          <wp:inline distT="0" distB="0" distL="0" distR="0" wp14:anchorId="2105BF28" wp14:editId="7905C3C1">
            <wp:extent cx="2275200" cy="442800"/>
            <wp:effectExtent l="0" t="0" r="0" b="0"/>
            <wp:docPr id="1990672779" name="Bildobjekt 1" descr="En bild som visar text, Teckensnitt, skärmbild,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72779" name="Bildobjekt 1" descr="En bild som visar text, Teckensnitt, skärmbild, linje&#10;&#10;Automatiskt genererad beskrivning"/>
                    <pic:cNvPicPr/>
                  </pic:nvPicPr>
                  <pic:blipFill>
                    <a:blip r:embed="rId182"/>
                    <a:stretch>
                      <a:fillRect/>
                    </a:stretch>
                  </pic:blipFill>
                  <pic:spPr>
                    <a:xfrm>
                      <a:off x="0" y="0"/>
                      <a:ext cx="2275200" cy="442800"/>
                    </a:xfrm>
                    <a:prstGeom prst="rect">
                      <a:avLst/>
                    </a:prstGeom>
                  </pic:spPr>
                </pic:pic>
              </a:graphicData>
            </a:graphic>
          </wp:inline>
        </w:drawing>
      </w:r>
    </w:p>
    <w:p w14:paraId="08AB3622" w14:textId="77777777" w:rsidR="00F8517D" w:rsidRPr="00D90E4F" w:rsidRDefault="00F8517D" w:rsidP="00F8517D">
      <w:r w:rsidRPr="00D90E4F">
        <w:t xml:space="preserve">Select </w:t>
      </w:r>
      <w:r w:rsidR="00C47395" w:rsidRPr="00D90E4F">
        <w:t>"</w:t>
      </w:r>
      <w:r w:rsidRPr="00D90E4F">
        <w:t>G</w:t>
      </w:r>
      <w:r w:rsidR="00C47395" w:rsidRPr="00D90E4F">
        <w:t>"</w:t>
      </w:r>
      <w:r w:rsidRPr="00D90E4F">
        <w:t xml:space="preserve"> for chamfering or </w:t>
      </w:r>
      <w:r w:rsidR="00C47395" w:rsidRPr="00D90E4F">
        <w:t>"</w:t>
      </w:r>
      <w:r w:rsidRPr="00D90E4F">
        <w:t>A</w:t>
      </w:r>
      <w:r w:rsidR="00C47395" w:rsidRPr="00D90E4F">
        <w:t>"</w:t>
      </w:r>
      <w:r w:rsidRPr="00D90E4F">
        <w:t xml:space="preserve"> to make a fillet on outside corners.</w:t>
      </w:r>
    </w:p>
    <w:p w14:paraId="2B4874C5" w14:textId="77777777" w:rsidR="00CD22CC" w:rsidRPr="00D90E4F" w:rsidRDefault="009378B9" w:rsidP="00651CD9">
      <w:pPr>
        <w:pStyle w:val="Bild"/>
      </w:pPr>
      <w:r w:rsidRPr="00D90E4F">
        <w:rPr>
          <w:noProof/>
        </w:rPr>
        <w:drawing>
          <wp:inline distT="0" distB="0" distL="0" distR="0" wp14:anchorId="43FE78C1" wp14:editId="146B6CA4">
            <wp:extent cx="3057525" cy="841375"/>
            <wp:effectExtent l="19050" t="0" r="9525" b="0"/>
            <wp:docPr id="19498" name="Bild 19498" descr="Image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98" descr="Image170"/>
                    <pic:cNvPicPr>
                      <a:picLocks noChangeAspect="1" noChangeArrowheads="1"/>
                    </pic:cNvPicPr>
                  </pic:nvPicPr>
                  <pic:blipFill>
                    <a:blip r:embed="rId183" cstate="print"/>
                    <a:srcRect/>
                    <a:stretch>
                      <a:fillRect/>
                    </a:stretch>
                  </pic:blipFill>
                  <pic:spPr bwMode="auto">
                    <a:xfrm>
                      <a:off x="0" y="0"/>
                      <a:ext cx="3057525" cy="841375"/>
                    </a:xfrm>
                    <a:prstGeom prst="rect">
                      <a:avLst/>
                    </a:prstGeom>
                    <a:noFill/>
                    <a:ln w="9525">
                      <a:noFill/>
                      <a:miter lim="800000"/>
                      <a:headEnd/>
                      <a:tailEnd/>
                    </a:ln>
                  </pic:spPr>
                </pic:pic>
              </a:graphicData>
            </a:graphic>
          </wp:inline>
        </w:drawing>
      </w:r>
    </w:p>
    <w:p w14:paraId="4C86AA58" w14:textId="77777777" w:rsidR="00CA7FDF" w:rsidRPr="00D90E4F" w:rsidRDefault="00CA7FDF" w:rsidP="00CA7FDF">
      <w:pPr>
        <w:pStyle w:val="Rubrik2"/>
      </w:pPr>
      <w:bookmarkStart w:id="310" w:name="_Toc335636890"/>
      <w:bookmarkStart w:id="311" w:name="_Toc129002661"/>
      <w:bookmarkStart w:id="312" w:name="_Toc229474760"/>
      <w:r w:rsidRPr="00D90E4F">
        <w:t>Fil</w:t>
      </w:r>
      <w:bookmarkStart w:id="313" w:name="fillet"/>
      <w:bookmarkEnd w:id="313"/>
      <w:r w:rsidRPr="00D90E4F">
        <w:t>let</w:t>
      </w:r>
      <w:bookmarkEnd w:id="310"/>
      <w:bookmarkEnd w:id="311"/>
      <w:bookmarkEnd w:id="312"/>
    </w:p>
    <w:p w14:paraId="4E41A4CF" w14:textId="7CADA875" w:rsidR="004F498F" w:rsidRDefault="004F498F" w:rsidP="00651CD9">
      <w:pPr>
        <w:pStyle w:val="Bild"/>
      </w:pPr>
      <w:r w:rsidRPr="004F498F">
        <w:rPr>
          <w:noProof/>
        </w:rPr>
        <w:drawing>
          <wp:inline distT="0" distB="0" distL="0" distR="0" wp14:anchorId="2D247F66" wp14:editId="7DAE3505">
            <wp:extent cx="1886400" cy="817200"/>
            <wp:effectExtent l="0" t="0" r="0" b="2540"/>
            <wp:docPr id="852059975" name="Bildobjekt 1" descr="En bild som visar text, Teckensnitt, nummer,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59975" name="Bildobjekt 1" descr="En bild som visar text, Teckensnitt, nummer, linje&#10;&#10;Automatiskt genererad beskrivning"/>
                    <pic:cNvPicPr/>
                  </pic:nvPicPr>
                  <pic:blipFill>
                    <a:blip r:embed="rId184"/>
                    <a:stretch>
                      <a:fillRect/>
                    </a:stretch>
                  </pic:blipFill>
                  <pic:spPr>
                    <a:xfrm>
                      <a:off x="0" y="0"/>
                      <a:ext cx="1886400" cy="817200"/>
                    </a:xfrm>
                    <a:prstGeom prst="rect">
                      <a:avLst/>
                    </a:prstGeom>
                  </pic:spPr>
                </pic:pic>
              </a:graphicData>
            </a:graphic>
          </wp:inline>
        </w:drawing>
      </w:r>
    </w:p>
    <w:p w14:paraId="58DB3480" w14:textId="2B1B380A" w:rsidR="00EE7AAD" w:rsidRPr="00D90E4F" w:rsidRDefault="00EE7AAD" w:rsidP="00EE7AAD">
      <w:r w:rsidRPr="00D90E4F">
        <w:t>Shortcut "F"</w:t>
      </w:r>
    </w:p>
    <w:p w14:paraId="6C79E691" w14:textId="77777777" w:rsidR="000D3856" w:rsidRPr="00D90E4F" w:rsidRDefault="000D3856" w:rsidP="000D3856">
      <w:r w:rsidRPr="00D90E4F">
        <w:t xml:space="preserve">This command </w:t>
      </w:r>
      <w:r w:rsidR="003717A2" w:rsidRPr="00D90E4F">
        <w:t>creates</w:t>
      </w:r>
      <w:r w:rsidRPr="00D90E4F">
        <w:t xml:space="preserve"> a tangential arc between two objects after having entered </w:t>
      </w:r>
      <w:r w:rsidR="00577803" w:rsidRPr="00D90E4F">
        <w:t>the size of the fillet</w:t>
      </w:r>
      <w:r w:rsidRPr="00D90E4F">
        <w:t xml:space="preserve"> radius.</w:t>
      </w:r>
    </w:p>
    <w:p w14:paraId="61C67EAD" w14:textId="19E72A19" w:rsidR="00DD3664" w:rsidRPr="00D90E4F" w:rsidRDefault="009378B9" w:rsidP="00651CD9">
      <w:pPr>
        <w:pStyle w:val="Bild"/>
      </w:pPr>
      <w:r w:rsidRPr="00D90E4F">
        <w:rPr>
          <w:noProof/>
        </w:rPr>
        <w:drawing>
          <wp:inline distT="0" distB="0" distL="0" distR="0" wp14:anchorId="04361930" wp14:editId="2A70F32C">
            <wp:extent cx="1280160" cy="723900"/>
            <wp:effectExtent l="19050" t="0" r="0" b="0"/>
            <wp:docPr id="19500" name="Bild 19500" descr="Image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00" descr="Image172"/>
                    <pic:cNvPicPr>
                      <a:picLocks noChangeAspect="1" noChangeArrowheads="1"/>
                    </pic:cNvPicPr>
                  </pic:nvPicPr>
                  <pic:blipFill>
                    <a:blip r:embed="rId185" cstate="print"/>
                    <a:srcRect/>
                    <a:stretch>
                      <a:fillRect/>
                    </a:stretch>
                  </pic:blipFill>
                  <pic:spPr bwMode="auto">
                    <a:xfrm>
                      <a:off x="0" y="0"/>
                      <a:ext cx="1280160" cy="723900"/>
                    </a:xfrm>
                    <a:prstGeom prst="rect">
                      <a:avLst/>
                    </a:prstGeom>
                    <a:noFill/>
                    <a:ln w="9525">
                      <a:noFill/>
                      <a:miter lim="800000"/>
                      <a:headEnd/>
                      <a:tailEnd/>
                    </a:ln>
                  </pic:spPr>
                </pic:pic>
              </a:graphicData>
            </a:graphic>
          </wp:inline>
        </w:drawing>
      </w:r>
    </w:p>
    <w:p w14:paraId="16F6918F" w14:textId="1FA63D11" w:rsidR="00DD3664" w:rsidRDefault="00EE7AAD" w:rsidP="00DD3664">
      <w:r w:rsidRPr="00D90E4F">
        <w:t xml:space="preserve">To fillet all corners </w:t>
      </w:r>
      <w:r w:rsidR="00E24B05" w:rsidRPr="00D90E4F">
        <w:t>o</w:t>
      </w:r>
      <w:r w:rsidR="00201591" w:rsidRPr="00D90E4F">
        <w:t>n</w:t>
      </w:r>
      <w:r w:rsidR="00DD3664" w:rsidRPr="00D90E4F">
        <w:t xml:space="preserve"> a polyline </w:t>
      </w:r>
      <w:r w:rsidRPr="00D90E4F">
        <w:t xml:space="preserve">with </w:t>
      </w:r>
      <w:r w:rsidR="00E3319C" w:rsidRPr="00D90E4F">
        <w:t>one click</w:t>
      </w:r>
      <w:r w:rsidRPr="00D90E4F">
        <w:t xml:space="preserve">, </w:t>
      </w:r>
      <w:r w:rsidR="00DD3664" w:rsidRPr="00D90E4F">
        <w:t xml:space="preserve">first enter the fillet radius and then select </w:t>
      </w:r>
      <w:r w:rsidR="00C47395" w:rsidRPr="00D90E4F">
        <w:t>"</w:t>
      </w:r>
      <w:r w:rsidR="00DD3664" w:rsidRPr="00D90E4F">
        <w:t>P:</w:t>
      </w:r>
      <w:r w:rsidR="00E24B05" w:rsidRPr="00D90E4F">
        <w:t xml:space="preserve"> </w:t>
      </w:r>
      <w:r w:rsidR="00E3319C" w:rsidRPr="00D90E4F">
        <w:t>Polyline</w:t>
      </w:r>
      <w:r w:rsidR="00C47395" w:rsidRPr="00D90E4F">
        <w:t>"</w:t>
      </w:r>
      <w:r w:rsidR="00E3319C" w:rsidRPr="00D90E4F">
        <w:t xml:space="preserve"> option and select the object.</w:t>
      </w:r>
    </w:p>
    <w:p w14:paraId="1564A030" w14:textId="2E5E669D" w:rsidR="004F498F" w:rsidRDefault="004F498F" w:rsidP="00651CD9">
      <w:pPr>
        <w:pStyle w:val="Bild"/>
      </w:pPr>
      <w:r w:rsidRPr="004F498F">
        <w:rPr>
          <w:noProof/>
        </w:rPr>
        <w:drawing>
          <wp:inline distT="0" distB="0" distL="0" distR="0" wp14:anchorId="76935BB1" wp14:editId="19761B7B">
            <wp:extent cx="2361600" cy="417600"/>
            <wp:effectExtent l="0" t="0" r="635" b="1905"/>
            <wp:docPr id="242417422" name="Bildobjekt 1" descr="En bild som visar text, Teckensnitt, skärmbild,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17422" name="Bildobjekt 1" descr="En bild som visar text, Teckensnitt, skärmbild, linje&#10;&#10;Automatiskt genererad beskrivning"/>
                    <pic:cNvPicPr/>
                  </pic:nvPicPr>
                  <pic:blipFill>
                    <a:blip r:embed="rId186"/>
                    <a:stretch>
                      <a:fillRect/>
                    </a:stretch>
                  </pic:blipFill>
                  <pic:spPr>
                    <a:xfrm>
                      <a:off x="0" y="0"/>
                      <a:ext cx="2361600" cy="417600"/>
                    </a:xfrm>
                    <a:prstGeom prst="rect">
                      <a:avLst/>
                    </a:prstGeom>
                  </pic:spPr>
                </pic:pic>
              </a:graphicData>
            </a:graphic>
          </wp:inline>
        </w:drawing>
      </w:r>
    </w:p>
    <w:p w14:paraId="36EE3224" w14:textId="527121E1" w:rsidR="004F498F" w:rsidRPr="00D90E4F" w:rsidRDefault="004F498F" w:rsidP="00DD3664">
      <w:r>
        <w:t>The Change option can replace an existing arc that are between two other objects.</w:t>
      </w:r>
    </w:p>
    <w:p w14:paraId="0C3AE535" w14:textId="77777777" w:rsidR="00294D84" w:rsidRPr="00D90E4F" w:rsidRDefault="00294D84" w:rsidP="00294D84">
      <w:pPr>
        <w:pStyle w:val="Rubrik2"/>
      </w:pPr>
      <w:bookmarkStart w:id="314" w:name="_Toc335636891"/>
      <w:bookmarkStart w:id="315" w:name="_Toc129002662"/>
      <w:bookmarkStart w:id="316" w:name="_Toc229474761"/>
      <w:r w:rsidRPr="00D90E4F">
        <w:t>Tri</w:t>
      </w:r>
      <w:bookmarkStart w:id="317" w:name="trim"/>
      <w:bookmarkEnd w:id="317"/>
      <w:r w:rsidRPr="00D90E4F">
        <w:t>m</w:t>
      </w:r>
      <w:bookmarkEnd w:id="314"/>
      <w:bookmarkEnd w:id="315"/>
      <w:bookmarkEnd w:id="316"/>
    </w:p>
    <w:p w14:paraId="4A77D5F4" w14:textId="0427527B" w:rsidR="00E3319C" w:rsidRPr="00D90E4F" w:rsidRDefault="004F498F" w:rsidP="00651CD9">
      <w:pPr>
        <w:pStyle w:val="Bild"/>
      </w:pPr>
      <w:r w:rsidRPr="004F498F">
        <w:rPr>
          <w:noProof/>
        </w:rPr>
        <w:drawing>
          <wp:inline distT="0" distB="0" distL="0" distR="0" wp14:anchorId="7393DB39" wp14:editId="0477385B">
            <wp:extent cx="1843200" cy="846000"/>
            <wp:effectExtent l="0" t="0" r="5080" b="0"/>
            <wp:docPr id="665375202" name="Bildobjekt 1" descr="En bild som visar text, Teckensnitt, linje,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75202" name="Bildobjekt 1" descr="En bild som visar text, Teckensnitt, linje, nummer&#10;&#10;Automatiskt genererad beskrivning"/>
                    <pic:cNvPicPr/>
                  </pic:nvPicPr>
                  <pic:blipFill>
                    <a:blip r:embed="rId187"/>
                    <a:stretch>
                      <a:fillRect/>
                    </a:stretch>
                  </pic:blipFill>
                  <pic:spPr>
                    <a:xfrm>
                      <a:off x="0" y="0"/>
                      <a:ext cx="1843200" cy="846000"/>
                    </a:xfrm>
                    <a:prstGeom prst="rect">
                      <a:avLst/>
                    </a:prstGeom>
                  </pic:spPr>
                </pic:pic>
              </a:graphicData>
            </a:graphic>
          </wp:inline>
        </w:drawing>
      </w:r>
    </w:p>
    <w:p w14:paraId="72CF4145" w14:textId="77777777" w:rsidR="004F498F" w:rsidRPr="00D90E4F" w:rsidRDefault="004F498F" w:rsidP="004F498F">
      <w:r w:rsidRPr="00D90E4F">
        <w:t>Shortcut "T"</w:t>
      </w:r>
    </w:p>
    <w:p w14:paraId="1407DDCB" w14:textId="77777777" w:rsidR="004F498F" w:rsidRPr="00D90E4F" w:rsidRDefault="004F498F" w:rsidP="004F498F">
      <w:r w:rsidRPr="00D90E4F">
        <w:t>The "Trim" command deletes the portion of an object that intersects with other objects. It is necessary to have at least 2 objects to be able to trim.</w:t>
      </w:r>
    </w:p>
    <w:p w14:paraId="62775CDB" w14:textId="52120635" w:rsidR="004F498F" w:rsidRDefault="004F498F" w:rsidP="00651CD9">
      <w:pPr>
        <w:pStyle w:val="Bild"/>
      </w:pPr>
      <w:r w:rsidRPr="004F498F">
        <w:rPr>
          <w:noProof/>
        </w:rPr>
        <w:drawing>
          <wp:inline distT="0" distB="0" distL="0" distR="0" wp14:anchorId="29ED0AA8" wp14:editId="7FE216A4">
            <wp:extent cx="3002400" cy="504000"/>
            <wp:effectExtent l="0" t="0" r="0" b="0"/>
            <wp:docPr id="1051817491"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17491" name="Bildobjekt 1" descr="En bild som visar text, skärmbild, Teckensnitt, linje&#10;&#10;Automatiskt genererad beskrivning"/>
                    <pic:cNvPicPr/>
                  </pic:nvPicPr>
                  <pic:blipFill>
                    <a:blip r:embed="rId188"/>
                    <a:stretch>
                      <a:fillRect/>
                    </a:stretch>
                  </pic:blipFill>
                  <pic:spPr>
                    <a:xfrm>
                      <a:off x="0" y="0"/>
                      <a:ext cx="3002400" cy="504000"/>
                    </a:xfrm>
                    <a:prstGeom prst="rect">
                      <a:avLst/>
                    </a:prstGeom>
                  </pic:spPr>
                </pic:pic>
              </a:graphicData>
            </a:graphic>
          </wp:inline>
        </w:drawing>
      </w:r>
    </w:p>
    <w:p w14:paraId="53EA8F79" w14:textId="77777777" w:rsidR="00CA2555" w:rsidRPr="00D90E4F" w:rsidRDefault="009378B9" w:rsidP="00651CD9">
      <w:pPr>
        <w:pStyle w:val="Bild"/>
      </w:pPr>
      <w:r w:rsidRPr="00D90E4F">
        <w:rPr>
          <w:noProof/>
        </w:rPr>
        <w:lastRenderedPageBreak/>
        <w:drawing>
          <wp:inline distT="0" distB="0" distL="0" distR="0" wp14:anchorId="38AABAEC" wp14:editId="08D1C588">
            <wp:extent cx="2377440" cy="929005"/>
            <wp:effectExtent l="19050" t="0" r="3810" b="0"/>
            <wp:docPr id="19502" name="Bild 19502" descr="Image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02" descr="Image174"/>
                    <pic:cNvPicPr>
                      <a:picLocks noChangeAspect="1" noChangeArrowheads="1"/>
                    </pic:cNvPicPr>
                  </pic:nvPicPr>
                  <pic:blipFill>
                    <a:blip r:embed="rId189" cstate="print"/>
                    <a:srcRect/>
                    <a:stretch>
                      <a:fillRect/>
                    </a:stretch>
                  </pic:blipFill>
                  <pic:spPr bwMode="auto">
                    <a:xfrm>
                      <a:off x="0" y="0"/>
                      <a:ext cx="2377440" cy="929005"/>
                    </a:xfrm>
                    <a:prstGeom prst="rect">
                      <a:avLst/>
                    </a:prstGeom>
                    <a:noFill/>
                    <a:ln w="9525">
                      <a:noFill/>
                      <a:miter lim="800000"/>
                      <a:headEnd/>
                      <a:tailEnd/>
                    </a:ln>
                  </pic:spPr>
                </pic:pic>
              </a:graphicData>
            </a:graphic>
          </wp:inline>
        </w:drawing>
      </w:r>
    </w:p>
    <w:p w14:paraId="4E9417F8" w14:textId="7E8935AB" w:rsidR="00E3319C" w:rsidRPr="00D90E4F" w:rsidRDefault="004F498F" w:rsidP="00BF0FD7">
      <w:r>
        <w:t>By</w:t>
      </w:r>
      <w:r w:rsidR="00EE7AAD" w:rsidRPr="00D90E4F">
        <w:t xml:space="preserve"> clicking on </w:t>
      </w:r>
      <w:r w:rsidR="00CA2555" w:rsidRPr="00D90E4F">
        <w:t xml:space="preserve">the objects </w:t>
      </w:r>
      <w:r w:rsidR="00EE7AAD" w:rsidRPr="00D90E4F">
        <w:t xml:space="preserve">at </w:t>
      </w:r>
      <w:r w:rsidR="00CA2555" w:rsidRPr="00D90E4F">
        <w:t xml:space="preserve">position 1 and 2 </w:t>
      </w:r>
      <w:r w:rsidR="00EE7AAD" w:rsidRPr="00D90E4F">
        <w:t>gives</w:t>
      </w:r>
      <w:r w:rsidR="00CA2555" w:rsidRPr="00D90E4F">
        <w:t xml:space="preserve"> </w:t>
      </w:r>
      <w:r w:rsidR="00EE7AAD" w:rsidRPr="00D90E4F">
        <w:t>the</w:t>
      </w:r>
      <w:r w:rsidR="00CA2555" w:rsidRPr="00D90E4F">
        <w:t xml:space="preserve"> result</w:t>
      </w:r>
      <w:r w:rsidR="00EE7AAD" w:rsidRPr="00D90E4F">
        <w:t xml:space="preserve"> shown in </w:t>
      </w:r>
      <w:r w:rsidR="00CA2555" w:rsidRPr="00D90E4F">
        <w:t>B.</w:t>
      </w:r>
    </w:p>
    <w:p w14:paraId="22687184" w14:textId="47F115E3" w:rsidR="00EE7AAD" w:rsidRPr="00D90E4F" w:rsidRDefault="004F498F" w:rsidP="004F498F">
      <w:pPr>
        <w:pStyle w:val="Rubrik5"/>
      </w:pPr>
      <w:r>
        <w:t>The fence option</w:t>
      </w:r>
    </w:p>
    <w:p w14:paraId="1BD7A86D" w14:textId="77777777" w:rsidR="00CA2555" w:rsidRPr="00D90E4F" w:rsidRDefault="00EE7AAD" w:rsidP="00BF0FD7">
      <w:r w:rsidRPr="00D90E4F">
        <w:t>Use</w:t>
      </w:r>
      <w:r w:rsidR="00CA2555" w:rsidRPr="00D90E4F">
        <w:t xml:space="preserve"> the </w:t>
      </w:r>
      <w:r w:rsidR="00C47395" w:rsidRPr="00D90E4F">
        <w:t>"</w:t>
      </w:r>
      <w:r w:rsidR="00CA2555" w:rsidRPr="00D90E4F">
        <w:t>Fence</w:t>
      </w:r>
      <w:r w:rsidR="00C47395" w:rsidRPr="00D90E4F">
        <w:t>"</w:t>
      </w:r>
      <w:r w:rsidR="00CA2555" w:rsidRPr="00D90E4F">
        <w:t xml:space="preserve"> option </w:t>
      </w:r>
      <w:r w:rsidRPr="00D90E4F">
        <w:t>to</w:t>
      </w:r>
      <w:r w:rsidR="00CA2555" w:rsidRPr="00D90E4F">
        <w:t xml:space="preserve"> select many </w:t>
      </w:r>
      <w:r w:rsidR="00985AAA" w:rsidRPr="00D90E4F">
        <w:t>objects</w:t>
      </w:r>
      <w:r w:rsidR="00CA2555" w:rsidRPr="00D90E4F">
        <w:t xml:space="preserve"> at the same time</w:t>
      </w:r>
    </w:p>
    <w:p w14:paraId="3B651E69" w14:textId="77777777" w:rsidR="00985AAA" w:rsidRPr="00D90E4F" w:rsidRDefault="009378B9" w:rsidP="00651CD9">
      <w:pPr>
        <w:pStyle w:val="Bild"/>
      </w:pPr>
      <w:r w:rsidRPr="00D90E4F">
        <w:rPr>
          <w:noProof/>
        </w:rPr>
        <w:drawing>
          <wp:inline distT="0" distB="0" distL="0" distR="0" wp14:anchorId="7293A50E" wp14:editId="25300233">
            <wp:extent cx="2516505" cy="775335"/>
            <wp:effectExtent l="19050" t="0" r="0" b="0"/>
            <wp:docPr id="19503" name="Bild 19503" descr="Image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03" descr="Image175"/>
                    <pic:cNvPicPr>
                      <a:picLocks noChangeAspect="1" noChangeArrowheads="1"/>
                    </pic:cNvPicPr>
                  </pic:nvPicPr>
                  <pic:blipFill>
                    <a:blip r:embed="rId190" cstate="print"/>
                    <a:srcRect/>
                    <a:stretch>
                      <a:fillRect/>
                    </a:stretch>
                  </pic:blipFill>
                  <pic:spPr bwMode="auto">
                    <a:xfrm>
                      <a:off x="0" y="0"/>
                      <a:ext cx="2516505" cy="775335"/>
                    </a:xfrm>
                    <a:prstGeom prst="rect">
                      <a:avLst/>
                    </a:prstGeom>
                    <a:noFill/>
                    <a:ln w="9525">
                      <a:noFill/>
                      <a:miter lim="800000"/>
                      <a:headEnd/>
                      <a:tailEnd/>
                    </a:ln>
                  </pic:spPr>
                </pic:pic>
              </a:graphicData>
            </a:graphic>
          </wp:inline>
        </w:drawing>
      </w:r>
    </w:p>
    <w:p w14:paraId="5EEC9C54" w14:textId="77777777" w:rsidR="00CA2555" w:rsidRPr="00D90E4F" w:rsidRDefault="00985AAA" w:rsidP="002D3E07">
      <w:pPr>
        <w:pStyle w:val="Rubrik5"/>
      </w:pPr>
      <w:r w:rsidRPr="00D90E4F">
        <w:t>SHIFT</w:t>
      </w:r>
      <w:r w:rsidR="00180C66" w:rsidRPr="00D90E4F">
        <w:t xml:space="preserve"> Trim</w:t>
      </w:r>
    </w:p>
    <w:p w14:paraId="36362D11" w14:textId="666829E5" w:rsidR="00985AAA" w:rsidRPr="00D90E4F" w:rsidRDefault="00EE7AAD" w:rsidP="00985AAA">
      <w:r w:rsidRPr="00D90E4F">
        <w:t>Use</w:t>
      </w:r>
      <w:r w:rsidR="00985AAA" w:rsidRPr="00D90E4F">
        <w:t xml:space="preserve"> the SHIFT key while picking the geometry </w:t>
      </w:r>
      <w:r w:rsidRPr="00D90E4F">
        <w:t>to</w:t>
      </w:r>
      <w:r w:rsidR="00985AAA" w:rsidRPr="00D90E4F">
        <w:t xml:space="preserve"> invert the trimming to the opposite side.</w:t>
      </w:r>
      <w:r w:rsidR="004F498F">
        <w:t xml:space="preserve"> It will remove everything except the portion of the object you are clicking at.</w:t>
      </w:r>
    </w:p>
    <w:p w14:paraId="576BA3E4" w14:textId="77777777" w:rsidR="00985AAA" w:rsidRPr="00D90E4F" w:rsidRDefault="009378B9" w:rsidP="00651CD9">
      <w:pPr>
        <w:pStyle w:val="Bild"/>
      </w:pPr>
      <w:r w:rsidRPr="00D90E4F">
        <w:rPr>
          <w:noProof/>
        </w:rPr>
        <w:drawing>
          <wp:inline distT="0" distB="0" distL="0" distR="0" wp14:anchorId="3DD11899" wp14:editId="19A976A8">
            <wp:extent cx="2326005" cy="760730"/>
            <wp:effectExtent l="19050" t="0" r="0" b="0"/>
            <wp:docPr id="19467" name="Bild 19467" descr="Image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67" descr="Image176"/>
                    <pic:cNvPicPr>
                      <a:picLocks noChangeAspect="1" noChangeArrowheads="1"/>
                    </pic:cNvPicPr>
                  </pic:nvPicPr>
                  <pic:blipFill>
                    <a:blip r:embed="rId191" cstate="print"/>
                    <a:srcRect/>
                    <a:stretch>
                      <a:fillRect/>
                    </a:stretch>
                  </pic:blipFill>
                  <pic:spPr bwMode="auto">
                    <a:xfrm>
                      <a:off x="0" y="0"/>
                      <a:ext cx="2326005" cy="760730"/>
                    </a:xfrm>
                    <a:prstGeom prst="rect">
                      <a:avLst/>
                    </a:prstGeom>
                    <a:noFill/>
                    <a:ln w="9525">
                      <a:noFill/>
                      <a:miter lim="800000"/>
                      <a:headEnd/>
                      <a:tailEnd/>
                    </a:ln>
                  </pic:spPr>
                </pic:pic>
              </a:graphicData>
            </a:graphic>
          </wp:inline>
        </w:drawing>
      </w:r>
    </w:p>
    <w:p w14:paraId="2DDDBE99" w14:textId="77777777" w:rsidR="00180C66" w:rsidRDefault="00180C66" w:rsidP="00180C66">
      <w:r w:rsidRPr="00D90E4F">
        <w:t>The picking points indicate the portion of the object that should be not trimmed.</w:t>
      </w:r>
    </w:p>
    <w:p w14:paraId="676242D3" w14:textId="5414A4BE" w:rsidR="004F498F" w:rsidRDefault="004F498F" w:rsidP="004F498F">
      <w:pPr>
        <w:pStyle w:val="Rubrik5"/>
      </w:pPr>
      <w:r>
        <w:t>Calculate cutting edges</w:t>
      </w:r>
    </w:p>
    <w:p w14:paraId="49496799" w14:textId="2284DF9C" w:rsidR="004F498F" w:rsidRPr="004F498F" w:rsidRDefault="004F498F" w:rsidP="004F498F">
      <w:r>
        <w:t xml:space="preserve">If you have a very heavy drawing (&gt; 500 000 objects) it can take some time for the command calculate. By using this </w:t>
      </w:r>
      <w:r w:rsidR="00EC4B49">
        <w:t>option,</w:t>
      </w:r>
      <w:r>
        <w:t xml:space="preserve"> you can select a smaller area to speed up the trim.</w:t>
      </w:r>
    </w:p>
    <w:p w14:paraId="2EE5AD47" w14:textId="77777777" w:rsidR="007869E9" w:rsidRPr="00D90E4F" w:rsidRDefault="007869E9" w:rsidP="007869E9">
      <w:pPr>
        <w:pStyle w:val="Rubrik2"/>
      </w:pPr>
      <w:bookmarkStart w:id="318" w:name="_Toc335636892"/>
      <w:bookmarkStart w:id="319" w:name="_Toc129002663"/>
      <w:bookmarkStart w:id="320" w:name="_Toc229474762"/>
      <w:r w:rsidRPr="00D90E4F">
        <w:t>Zero fil</w:t>
      </w:r>
      <w:bookmarkStart w:id="321" w:name="zerofilet"/>
      <w:bookmarkEnd w:id="321"/>
      <w:r w:rsidRPr="00D90E4F">
        <w:t>let</w:t>
      </w:r>
      <w:bookmarkEnd w:id="318"/>
      <w:bookmarkEnd w:id="319"/>
      <w:bookmarkEnd w:id="320"/>
    </w:p>
    <w:p w14:paraId="3C355163" w14:textId="75D0E06A" w:rsidR="00180C66" w:rsidRPr="00D90E4F" w:rsidRDefault="004F498F" w:rsidP="00651CD9">
      <w:pPr>
        <w:pStyle w:val="Bild"/>
      </w:pPr>
      <w:r w:rsidRPr="004F498F">
        <w:rPr>
          <w:noProof/>
        </w:rPr>
        <w:drawing>
          <wp:inline distT="0" distB="0" distL="0" distR="0" wp14:anchorId="693E2F9A" wp14:editId="5E624E11">
            <wp:extent cx="1472400" cy="1296000"/>
            <wp:effectExtent l="0" t="0" r="0" b="0"/>
            <wp:docPr id="1435522340"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22340" name="Bildobjekt 1" descr="En bild som visar text, skärmbild, Teckensnitt, nummer&#10;&#10;Automatiskt genererad beskrivning"/>
                    <pic:cNvPicPr/>
                  </pic:nvPicPr>
                  <pic:blipFill>
                    <a:blip r:embed="rId192"/>
                    <a:stretch>
                      <a:fillRect/>
                    </a:stretch>
                  </pic:blipFill>
                  <pic:spPr>
                    <a:xfrm>
                      <a:off x="0" y="0"/>
                      <a:ext cx="1472400" cy="1296000"/>
                    </a:xfrm>
                    <a:prstGeom prst="rect">
                      <a:avLst/>
                    </a:prstGeom>
                  </pic:spPr>
                </pic:pic>
              </a:graphicData>
            </a:graphic>
          </wp:inline>
        </w:drawing>
      </w:r>
    </w:p>
    <w:p w14:paraId="224837BA" w14:textId="77777777" w:rsidR="00EE7AAD" w:rsidRPr="00D90E4F" w:rsidRDefault="00EE7AAD" w:rsidP="00EE7AAD">
      <w:r w:rsidRPr="00D90E4F">
        <w:t>Shortcut "SHIFT+F"</w:t>
      </w:r>
    </w:p>
    <w:p w14:paraId="478E8E92" w14:textId="77777777" w:rsidR="0098162E" w:rsidRPr="00D90E4F" w:rsidRDefault="0098162E" w:rsidP="0098162E">
      <w:r w:rsidRPr="00D90E4F">
        <w:t>This command w</w:t>
      </w:r>
      <w:r w:rsidR="009277BB" w:rsidRPr="00D90E4F">
        <w:t xml:space="preserve">ill extend or trim </w:t>
      </w:r>
      <w:r w:rsidR="00742279" w:rsidRPr="00D90E4F">
        <w:t>2 segments to</w:t>
      </w:r>
      <w:r w:rsidRPr="00D90E4F">
        <w:t xml:space="preserve"> intersect with a zero radius.</w:t>
      </w:r>
    </w:p>
    <w:p w14:paraId="43005320" w14:textId="77777777" w:rsidR="00CE0175" w:rsidRPr="00D90E4F" w:rsidRDefault="00CE0175" w:rsidP="00CE0175">
      <w:pPr>
        <w:pStyle w:val="Rubrik2"/>
      </w:pPr>
      <w:bookmarkStart w:id="322" w:name="_Toc335636893"/>
      <w:bookmarkStart w:id="323" w:name="_Toc129002664"/>
      <w:bookmarkStart w:id="324" w:name="_Toc229474763"/>
      <w:r w:rsidRPr="00D90E4F">
        <w:t>Cham</w:t>
      </w:r>
      <w:bookmarkStart w:id="325" w:name="chamfer"/>
      <w:bookmarkEnd w:id="325"/>
      <w:r w:rsidRPr="00D90E4F">
        <w:t>fer</w:t>
      </w:r>
      <w:bookmarkEnd w:id="322"/>
      <w:bookmarkEnd w:id="323"/>
      <w:bookmarkEnd w:id="324"/>
    </w:p>
    <w:p w14:paraId="55E99341" w14:textId="49E86FB1" w:rsidR="00CE0175" w:rsidRPr="00D90E4F" w:rsidRDefault="004F498F" w:rsidP="00651CD9">
      <w:pPr>
        <w:pStyle w:val="Bild"/>
      </w:pPr>
      <w:r w:rsidRPr="004F498F">
        <w:rPr>
          <w:noProof/>
        </w:rPr>
        <w:drawing>
          <wp:inline distT="0" distB="0" distL="0" distR="0" wp14:anchorId="1EEDB23E" wp14:editId="032B6D7E">
            <wp:extent cx="1609200" cy="1180800"/>
            <wp:effectExtent l="0" t="0" r="0" b="635"/>
            <wp:docPr id="1316520822"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20822" name="Bildobjekt 1" descr="En bild som visar text, skärmbild, Teckensnitt, nummer&#10;&#10;Automatiskt genererad beskrivning"/>
                    <pic:cNvPicPr/>
                  </pic:nvPicPr>
                  <pic:blipFill>
                    <a:blip r:embed="rId193"/>
                    <a:stretch>
                      <a:fillRect/>
                    </a:stretch>
                  </pic:blipFill>
                  <pic:spPr>
                    <a:xfrm>
                      <a:off x="0" y="0"/>
                      <a:ext cx="1609200" cy="1180800"/>
                    </a:xfrm>
                    <a:prstGeom prst="rect">
                      <a:avLst/>
                    </a:prstGeom>
                  </pic:spPr>
                </pic:pic>
              </a:graphicData>
            </a:graphic>
          </wp:inline>
        </w:drawing>
      </w:r>
    </w:p>
    <w:p w14:paraId="7CC2FE26" w14:textId="77777777" w:rsidR="00CE0175" w:rsidRPr="00D90E4F" w:rsidRDefault="00CE0175" w:rsidP="00CE0175">
      <w:r w:rsidRPr="00D90E4F">
        <w:t xml:space="preserve">The </w:t>
      </w:r>
      <w:r w:rsidR="00C47395" w:rsidRPr="00D90E4F">
        <w:t>"</w:t>
      </w:r>
      <w:r w:rsidRPr="00D90E4F">
        <w:t>Chamfer</w:t>
      </w:r>
      <w:r w:rsidR="00C47395" w:rsidRPr="00D90E4F">
        <w:t>"</w:t>
      </w:r>
      <w:r w:rsidRPr="00D90E4F">
        <w:t xml:space="preserve"> </w:t>
      </w:r>
      <w:r w:rsidR="009277BB" w:rsidRPr="00D90E4F">
        <w:t>command extend</w:t>
      </w:r>
      <w:r w:rsidR="00EE7AAD" w:rsidRPr="00D90E4F">
        <w:t>s</w:t>
      </w:r>
      <w:r w:rsidR="009277BB" w:rsidRPr="00D90E4F">
        <w:t xml:space="preserve"> or trim</w:t>
      </w:r>
      <w:r w:rsidR="00EE7AAD" w:rsidRPr="00D90E4F">
        <w:t>s</w:t>
      </w:r>
      <w:r w:rsidRPr="00D90E4F">
        <w:t xml:space="preserve"> 2 segments to intersect and create a chamfer corner.</w:t>
      </w:r>
    </w:p>
    <w:p w14:paraId="5F9CFA54" w14:textId="77777777" w:rsidR="00D4275D" w:rsidRPr="00D90E4F" w:rsidRDefault="009378B9" w:rsidP="00651CD9">
      <w:pPr>
        <w:pStyle w:val="Bild"/>
      </w:pPr>
      <w:r w:rsidRPr="00D90E4F">
        <w:rPr>
          <w:noProof/>
        </w:rPr>
        <w:drawing>
          <wp:inline distT="0" distB="0" distL="0" distR="0" wp14:anchorId="0985A7F0" wp14:editId="678867B9">
            <wp:extent cx="1791970" cy="848360"/>
            <wp:effectExtent l="19050" t="0" r="0" b="0"/>
            <wp:docPr id="19470" name="Bild 19470" descr="Image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70" descr="Image179"/>
                    <pic:cNvPicPr>
                      <a:picLocks noChangeAspect="1" noChangeArrowheads="1"/>
                    </pic:cNvPicPr>
                  </pic:nvPicPr>
                  <pic:blipFill>
                    <a:blip r:embed="rId194" cstate="print"/>
                    <a:srcRect/>
                    <a:stretch>
                      <a:fillRect/>
                    </a:stretch>
                  </pic:blipFill>
                  <pic:spPr bwMode="auto">
                    <a:xfrm>
                      <a:off x="0" y="0"/>
                      <a:ext cx="1791970" cy="848360"/>
                    </a:xfrm>
                    <a:prstGeom prst="rect">
                      <a:avLst/>
                    </a:prstGeom>
                    <a:noFill/>
                    <a:ln w="9525">
                      <a:noFill/>
                      <a:miter lim="800000"/>
                      <a:headEnd/>
                      <a:tailEnd/>
                    </a:ln>
                  </pic:spPr>
                </pic:pic>
              </a:graphicData>
            </a:graphic>
          </wp:inline>
        </w:drawing>
      </w:r>
    </w:p>
    <w:p w14:paraId="393752CC" w14:textId="0BCB46A8" w:rsidR="00414F16" w:rsidRPr="00D90E4F" w:rsidRDefault="009277BB" w:rsidP="00CE0175">
      <w:r w:rsidRPr="00D90E4F">
        <w:lastRenderedPageBreak/>
        <w:t xml:space="preserve">Define the chamfer length on </w:t>
      </w:r>
      <w:r w:rsidR="00EE7AAD" w:rsidRPr="00D90E4F">
        <w:t xml:space="preserve">the </w:t>
      </w:r>
      <w:r w:rsidRPr="00D90E4F">
        <w:t xml:space="preserve">first segment and then </w:t>
      </w:r>
      <w:r w:rsidR="00EE7AAD" w:rsidRPr="00D90E4F">
        <w:t xml:space="preserve">the </w:t>
      </w:r>
      <w:r w:rsidRPr="00D90E4F">
        <w:t>chamfer length on second segment before accepting.</w:t>
      </w:r>
      <w:r w:rsidR="004F498F">
        <w:t xml:space="preserve"> </w:t>
      </w:r>
      <w:r w:rsidR="00414F16" w:rsidRPr="00D90E4F">
        <w:t xml:space="preserve">A polyline </w:t>
      </w:r>
      <w:r w:rsidR="00EE7AAD" w:rsidRPr="00D90E4F">
        <w:t xml:space="preserve">is </w:t>
      </w:r>
      <w:r w:rsidR="00414F16" w:rsidRPr="00D90E4F">
        <w:t xml:space="preserve">chamfered by holding down the </w:t>
      </w:r>
      <w:r w:rsidR="00257E79">
        <w:t>ALT</w:t>
      </w:r>
      <w:r w:rsidR="00414F16" w:rsidRPr="00D90E4F">
        <w:t xml:space="preserve"> button when selecting object.</w:t>
      </w:r>
      <w:r w:rsidR="00257E79">
        <w:t xml:space="preserve"> Note! This is probably useful only if the first and second segment is equal.</w:t>
      </w:r>
    </w:p>
    <w:p w14:paraId="3EF26FC1" w14:textId="500DBBE4" w:rsidR="001809D6" w:rsidRDefault="001809D6" w:rsidP="00E255B6">
      <w:pPr>
        <w:pStyle w:val="Rubrik2"/>
      </w:pPr>
      <w:bookmarkStart w:id="326" w:name="_Toc335636894"/>
      <w:bookmarkStart w:id="327" w:name="_Toc129002665"/>
      <w:bookmarkStart w:id="328" w:name="_Toc229474764"/>
      <w:r>
        <w:t>Smo</w:t>
      </w:r>
      <w:r w:rsidR="00651CD9">
        <w:t>o</w:t>
      </w:r>
      <w:r>
        <w:t>th connect</w:t>
      </w:r>
      <w:bookmarkEnd w:id="328"/>
    </w:p>
    <w:p w14:paraId="0131E70E" w14:textId="6A39580F" w:rsidR="001809D6" w:rsidRDefault="001809D6" w:rsidP="00651CD9">
      <w:pPr>
        <w:pStyle w:val="Bild"/>
      </w:pPr>
      <w:r w:rsidRPr="001809D6">
        <w:rPr>
          <w:noProof/>
        </w:rPr>
        <w:drawing>
          <wp:inline distT="0" distB="0" distL="0" distR="0" wp14:anchorId="34F42B70" wp14:editId="0CE9451B">
            <wp:extent cx="1580400" cy="838800"/>
            <wp:effectExtent l="0" t="0" r="1270" b="0"/>
            <wp:docPr id="125317370"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7370" name="Bildobjekt 1" descr="En bild som visar text, skärmbild, Teckensnitt, linje&#10;&#10;Automatiskt genererad beskrivning"/>
                    <pic:cNvPicPr/>
                  </pic:nvPicPr>
                  <pic:blipFill>
                    <a:blip r:embed="rId195"/>
                    <a:stretch>
                      <a:fillRect/>
                    </a:stretch>
                  </pic:blipFill>
                  <pic:spPr>
                    <a:xfrm>
                      <a:off x="0" y="0"/>
                      <a:ext cx="1580400" cy="838800"/>
                    </a:xfrm>
                    <a:prstGeom prst="rect">
                      <a:avLst/>
                    </a:prstGeom>
                  </pic:spPr>
                </pic:pic>
              </a:graphicData>
            </a:graphic>
          </wp:inline>
        </w:drawing>
      </w:r>
    </w:p>
    <w:p w14:paraId="6A11C00D" w14:textId="0A74A5CE" w:rsidR="001809D6" w:rsidRDefault="001809D6" w:rsidP="001809D6">
      <w:r>
        <w:t>This command will connect two objects with biarc.</w:t>
      </w:r>
    </w:p>
    <w:p w14:paraId="7608F91D" w14:textId="1D566396" w:rsidR="001809D6" w:rsidRDefault="001809D6" w:rsidP="001809D6">
      <w:r>
        <w:t>A biarc is a smooth curve formed from two circular arcs. To make the biarc smooth the two arcs will have the same tangent as the connecting point where they meet.</w:t>
      </w:r>
    </w:p>
    <w:p w14:paraId="4B0538F9" w14:textId="5804860B" w:rsidR="001809D6" w:rsidRDefault="004358F6" w:rsidP="001809D6">
      <w:r>
        <w:rPr>
          <w:noProof/>
        </w:rPr>
        <w:drawing>
          <wp:inline distT="0" distB="0" distL="0" distR="0" wp14:anchorId="40972BD0" wp14:editId="6F584851">
            <wp:extent cx="2322000" cy="1076400"/>
            <wp:effectExtent l="0" t="0" r="2540" b="0"/>
            <wp:docPr id="122662502" name="Bildobjekt 1" descr="En bild som visar svart, design, typografi&#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2502" name="Bildobjekt 1" descr="En bild som visar svart, design, typografi&#10;&#10;Automatiskt genererad beskrivning"/>
                    <pic:cNvPicPr/>
                  </pic:nvPicPr>
                  <pic:blipFill>
                    <a:blip r:embed="rId196"/>
                    <a:stretch>
                      <a:fillRect/>
                    </a:stretch>
                  </pic:blipFill>
                  <pic:spPr>
                    <a:xfrm>
                      <a:off x="0" y="0"/>
                      <a:ext cx="2322000" cy="1076400"/>
                    </a:xfrm>
                    <a:prstGeom prst="rect">
                      <a:avLst/>
                    </a:prstGeom>
                  </pic:spPr>
                </pic:pic>
              </a:graphicData>
            </a:graphic>
          </wp:inline>
        </w:drawing>
      </w:r>
    </w:p>
    <w:p w14:paraId="19AAD693" w14:textId="3659E25A" w:rsidR="004358F6" w:rsidRDefault="004358F6" w:rsidP="001809D6">
      <w:r>
        <w:t>If you select the objects at 1 and 2 the command will generate two arcs with at smooth connection.</w:t>
      </w:r>
    </w:p>
    <w:p w14:paraId="1A702DB5" w14:textId="4B5CB757" w:rsidR="00E255B6" w:rsidRDefault="002A3CC2" w:rsidP="00E255B6">
      <w:pPr>
        <w:pStyle w:val="Rubrik2"/>
      </w:pPr>
      <w:bookmarkStart w:id="329" w:name="_Toc229474765"/>
      <w:r w:rsidRPr="00D90E4F">
        <w:t>Lengt</w:t>
      </w:r>
      <w:bookmarkStart w:id="330" w:name="lengthen"/>
      <w:bookmarkEnd w:id="330"/>
      <w:r w:rsidRPr="00D90E4F">
        <w:t>h</w:t>
      </w:r>
      <w:r w:rsidR="00E255B6" w:rsidRPr="00D90E4F">
        <w:t>en</w:t>
      </w:r>
      <w:bookmarkEnd w:id="326"/>
      <w:bookmarkEnd w:id="327"/>
      <w:bookmarkEnd w:id="329"/>
    </w:p>
    <w:p w14:paraId="2F248661" w14:textId="1C18BDE6" w:rsidR="001809D6" w:rsidRPr="001809D6" w:rsidRDefault="004358F6" w:rsidP="00651CD9">
      <w:pPr>
        <w:pStyle w:val="Bild"/>
      </w:pPr>
      <w:r w:rsidRPr="004358F6">
        <w:rPr>
          <w:noProof/>
        </w:rPr>
        <w:drawing>
          <wp:inline distT="0" distB="0" distL="0" distR="0" wp14:anchorId="7C39E662" wp14:editId="004E327A">
            <wp:extent cx="1616400" cy="831600"/>
            <wp:effectExtent l="0" t="0" r="3175" b="6985"/>
            <wp:docPr id="964675570" name="Bildobjekt 1" descr="En bild som visar text, Teckensnitt, linje,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75570" name="Bildobjekt 1" descr="En bild som visar text, Teckensnitt, linje, nummer&#10;&#10;Automatiskt genererad beskrivning"/>
                    <pic:cNvPicPr/>
                  </pic:nvPicPr>
                  <pic:blipFill>
                    <a:blip r:embed="rId197"/>
                    <a:stretch>
                      <a:fillRect/>
                    </a:stretch>
                  </pic:blipFill>
                  <pic:spPr>
                    <a:xfrm>
                      <a:off x="0" y="0"/>
                      <a:ext cx="1616400" cy="831600"/>
                    </a:xfrm>
                    <a:prstGeom prst="rect">
                      <a:avLst/>
                    </a:prstGeom>
                  </pic:spPr>
                </pic:pic>
              </a:graphicData>
            </a:graphic>
          </wp:inline>
        </w:drawing>
      </w:r>
    </w:p>
    <w:p w14:paraId="7502AB0A" w14:textId="77777777" w:rsidR="00D71589" w:rsidRPr="00D90E4F" w:rsidRDefault="00D71589" w:rsidP="00D71589">
      <w:r w:rsidRPr="00D90E4F">
        <w:t>This command dynamically changes length on the selected object.</w:t>
      </w:r>
      <w:r w:rsidR="00A56466" w:rsidRPr="00D90E4F">
        <w:t xml:space="preserve"> Select near the end of the side to exte</w:t>
      </w:r>
      <w:r w:rsidR="00EB15FC" w:rsidRPr="00D90E4F">
        <w:t xml:space="preserve">nd and drag the object to </w:t>
      </w:r>
      <w:r w:rsidR="00EE7AAD" w:rsidRPr="00D90E4F">
        <w:t xml:space="preserve">desired </w:t>
      </w:r>
      <w:r w:rsidR="00EB15FC" w:rsidRPr="00D90E4F">
        <w:t>length.</w:t>
      </w:r>
    </w:p>
    <w:p w14:paraId="02689480" w14:textId="77777777" w:rsidR="00CD4C67" w:rsidRPr="00D90E4F" w:rsidRDefault="00CD4C67" w:rsidP="00CD4C67">
      <w:pPr>
        <w:pStyle w:val="Rubrik2"/>
      </w:pPr>
      <w:bookmarkStart w:id="331" w:name="_Toc335636895"/>
      <w:bookmarkStart w:id="332" w:name="_Toc129002666"/>
      <w:bookmarkStart w:id="333" w:name="_Toc229474766"/>
      <w:r w:rsidRPr="00D90E4F">
        <w:t>Ext</w:t>
      </w:r>
      <w:bookmarkStart w:id="334" w:name="extend"/>
      <w:bookmarkEnd w:id="334"/>
      <w:r w:rsidRPr="00D90E4F">
        <w:t>end</w:t>
      </w:r>
      <w:bookmarkEnd w:id="331"/>
      <w:bookmarkEnd w:id="332"/>
      <w:bookmarkEnd w:id="333"/>
    </w:p>
    <w:p w14:paraId="34F50BDC" w14:textId="5B8FCE71" w:rsidR="00CD4C67" w:rsidRPr="00D90E4F" w:rsidRDefault="004358F6" w:rsidP="00651CD9">
      <w:pPr>
        <w:pStyle w:val="Bild"/>
      </w:pPr>
      <w:r w:rsidRPr="004358F6">
        <w:rPr>
          <w:noProof/>
        </w:rPr>
        <w:drawing>
          <wp:inline distT="0" distB="0" distL="0" distR="0" wp14:anchorId="537B644E" wp14:editId="5A29372D">
            <wp:extent cx="1533600" cy="838800"/>
            <wp:effectExtent l="0" t="0" r="0" b="0"/>
            <wp:docPr id="1496162806"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62806" name="Bildobjekt 1" descr="En bild som visar text, skärmbild, Teckensnitt, linje&#10;&#10;Automatiskt genererad beskrivning"/>
                    <pic:cNvPicPr/>
                  </pic:nvPicPr>
                  <pic:blipFill>
                    <a:blip r:embed="rId198"/>
                    <a:stretch>
                      <a:fillRect/>
                    </a:stretch>
                  </pic:blipFill>
                  <pic:spPr>
                    <a:xfrm>
                      <a:off x="0" y="0"/>
                      <a:ext cx="1533600" cy="838800"/>
                    </a:xfrm>
                    <a:prstGeom prst="rect">
                      <a:avLst/>
                    </a:prstGeom>
                  </pic:spPr>
                </pic:pic>
              </a:graphicData>
            </a:graphic>
          </wp:inline>
        </w:drawing>
      </w:r>
    </w:p>
    <w:p w14:paraId="37D4CAB0" w14:textId="77777777" w:rsidR="0054187C" w:rsidRPr="00D90E4F" w:rsidRDefault="00C47395" w:rsidP="0054187C">
      <w:r w:rsidRPr="00D90E4F">
        <w:t>"</w:t>
      </w:r>
      <w:r w:rsidR="001F4F3B" w:rsidRPr="00D90E4F">
        <w:t>Extend</w:t>
      </w:r>
      <w:r w:rsidRPr="00D90E4F">
        <w:t>"</w:t>
      </w:r>
      <w:r w:rsidR="0054187C" w:rsidRPr="00D90E4F">
        <w:t xml:space="preserve"> an object to </w:t>
      </w:r>
      <w:r w:rsidR="00A151C1" w:rsidRPr="00D90E4F">
        <w:t xml:space="preserve">the </w:t>
      </w:r>
      <w:r w:rsidR="0054187C" w:rsidRPr="00D90E4F">
        <w:t>next intersecting object.</w:t>
      </w:r>
    </w:p>
    <w:p w14:paraId="79708B7A" w14:textId="77777777" w:rsidR="009454D7" w:rsidRPr="00D90E4F" w:rsidRDefault="009454D7" w:rsidP="009454D7">
      <w:pPr>
        <w:pStyle w:val="Rubrik2"/>
      </w:pPr>
      <w:bookmarkStart w:id="335" w:name="_Toc335636896"/>
      <w:bookmarkStart w:id="336" w:name="_Toc129002667"/>
      <w:bookmarkStart w:id="337" w:name="_Toc229474767"/>
      <w:r w:rsidRPr="00D90E4F">
        <w:t>Boo</w:t>
      </w:r>
      <w:bookmarkStart w:id="338" w:name="boolean"/>
      <w:bookmarkEnd w:id="338"/>
      <w:r w:rsidRPr="00D90E4F">
        <w:t>lean</w:t>
      </w:r>
      <w:bookmarkEnd w:id="335"/>
      <w:bookmarkEnd w:id="336"/>
      <w:bookmarkEnd w:id="337"/>
    </w:p>
    <w:p w14:paraId="3DE5601E" w14:textId="0D6D3FDC" w:rsidR="009C54A2" w:rsidRPr="00D90E4F" w:rsidRDefault="004358F6" w:rsidP="00651CD9">
      <w:pPr>
        <w:pStyle w:val="Bild"/>
      </w:pPr>
      <w:r w:rsidRPr="004358F6">
        <w:rPr>
          <w:noProof/>
        </w:rPr>
        <w:drawing>
          <wp:inline distT="0" distB="0" distL="0" distR="0" wp14:anchorId="2C809C93" wp14:editId="5ECC471F">
            <wp:extent cx="1526400" cy="831600"/>
            <wp:effectExtent l="0" t="0" r="0" b="6985"/>
            <wp:docPr id="1702612361" name="Bildobjekt 1" descr="En bild som visar text, Teckensnitt, nummer,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12361" name="Bildobjekt 1" descr="En bild som visar text, Teckensnitt, nummer, programvara&#10;&#10;Automatiskt genererad beskrivning"/>
                    <pic:cNvPicPr/>
                  </pic:nvPicPr>
                  <pic:blipFill>
                    <a:blip r:embed="rId199"/>
                    <a:stretch>
                      <a:fillRect/>
                    </a:stretch>
                  </pic:blipFill>
                  <pic:spPr>
                    <a:xfrm>
                      <a:off x="0" y="0"/>
                      <a:ext cx="1526400" cy="831600"/>
                    </a:xfrm>
                    <a:prstGeom prst="rect">
                      <a:avLst/>
                    </a:prstGeom>
                  </pic:spPr>
                </pic:pic>
              </a:graphicData>
            </a:graphic>
          </wp:inline>
        </w:drawing>
      </w:r>
    </w:p>
    <w:p w14:paraId="23A52542" w14:textId="207524FC" w:rsidR="00EE7AAD" w:rsidRDefault="00EE7AAD" w:rsidP="00EE7AAD">
      <w:r w:rsidRPr="00D90E4F">
        <w:t>Short</w:t>
      </w:r>
      <w:r w:rsidR="00EC4B49">
        <w:t>key</w:t>
      </w:r>
      <w:r w:rsidRPr="00D90E4F">
        <w:t xml:space="preserve"> "B"</w:t>
      </w:r>
    </w:p>
    <w:p w14:paraId="27AE4BCD" w14:textId="0ACACCF1" w:rsidR="004358F6" w:rsidRPr="00D90E4F" w:rsidRDefault="004358F6" w:rsidP="00EE7AAD">
      <w:r w:rsidRPr="004358F6">
        <w:rPr>
          <w:noProof/>
        </w:rPr>
        <w:drawing>
          <wp:inline distT="0" distB="0" distL="0" distR="0" wp14:anchorId="212502FC" wp14:editId="42649DF0">
            <wp:extent cx="2754000" cy="403200"/>
            <wp:effectExtent l="0" t="0" r="0" b="0"/>
            <wp:docPr id="2033361039" name="Bildobjekt 1" descr="En bild som visar text, Teckensnitt, skärmbild,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61039" name="Bildobjekt 1" descr="En bild som visar text, Teckensnitt, skärmbild, linje&#10;&#10;Automatiskt genererad beskrivning"/>
                    <pic:cNvPicPr/>
                  </pic:nvPicPr>
                  <pic:blipFill>
                    <a:blip r:embed="rId200"/>
                    <a:stretch>
                      <a:fillRect/>
                    </a:stretch>
                  </pic:blipFill>
                  <pic:spPr>
                    <a:xfrm>
                      <a:off x="0" y="0"/>
                      <a:ext cx="2754000" cy="403200"/>
                    </a:xfrm>
                    <a:prstGeom prst="rect">
                      <a:avLst/>
                    </a:prstGeom>
                  </pic:spPr>
                </pic:pic>
              </a:graphicData>
            </a:graphic>
          </wp:inline>
        </w:drawing>
      </w:r>
    </w:p>
    <w:p w14:paraId="11931DF6" w14:textId="77777777" w:rsidR="00682861" w:rsidRPr="00D90E4F" w:rsidRDefault="00A151C1" w:rsidP="00C36964">
      <w:r w:rsidRPr="00D90E4F">
        <w:t xml:space="preserve">This </w:t>
      </w:r>
      <w:r w:rsidR="00C36964" w:rsidRPr="00D90E4F">
        <w:t>command can make Boolean functionality on closed objects.</w:t>
      </w:r>
    </w:p>
    <w:p w14:paraId="63008A92" w14:textId="30229607" w:rsidR="000A24F2" w:rsidRPr="00D90E4F" w:rsidRDefault="009378B9" w:rsidP="00651CD9">
      <w:pPr>
        <w:pStyle w:val="Bild"/>
      </w:pPr>
      <w:r w:rsidRPr="00D90E4F">
        <w:rPr>
          <w:noProof/>
        </w:rPr>
        <w:lastRenderedPageBreak/>
        <w:drawing>
          <wp:inline distT="0" distB="0" distL="0" distR="0" wp14:anchorId="794ACAA5" wp14:editId="454D0E0F">
            <wp:extent cx="3116580" cy="775335"/>
            <wp:effectExtent l="19050" t="0" r="7620" b="0"/>
            <wp:docPr id="19474" name="Bild 19474" descr="Image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74" descr="Image183"/>
                    <pic:cNvPicPr>
                      <a:picLocks noChangeAspect="1" noChangeArrowheads="1"/>
                    </pic:cNvPicPr>
                  </pic:nvPicPr>
                  <pic:blipFill>
                    <a:blip r:embed="rId201" cstate="print"/>
                    <a:srcRect/>
                    <a:stretch>
                      <a:fillRect/>
                    </a:stretch>
                  </pic:blipFill>
                  <pic:spPr bwMode="auto">
                    <a:xfrm>
                      <a:off x="0" y="0"/>
                      <a:ext cx="3116580" cy="775335"/>
                    </a:xfrm>
                    <a:prstGeom prst="rect">
                      <a:avLst/>
                    </a:prstGeom>
                    <a:noFill/>
                    <a:ln w="9525">
                      <a:noFill/>
                      <a:miter lim="800000"/>
                      <a:headEnd/>
                      <a:tailEnd/>
                    </a:ln>
                  </pic:spPr>
                </pic:pic>
              </a:graphicData>
            </a:graphic>
          </wp:inline>
        </w:drawing>
      </w:r>
    </w:p>
    <w:p w14:paraId="26D0F010" w14:textId="71072A66" w:rsidR="000A24F2" w:rsidRPr="00D90E4F" w:rsidRDefault="000A24F2" w:rsidP="000A24F2">
      <w:r w:rsidRPr="00D90E4F">
        <w:t xml:space="preserve">The command is set </w:t>
      </w:r>
      <w:r w:rsidR="00335DAD" w:rsidRPr="00D90E4F">
        <w:t xml:space="preserve">to </w:t>
      </w:r>
      <w:r w:rsidR="004358F6">
        <w:t xml:space="preserve">(Union) </w:t>
      </w:r>
      <w:r w:rsidR="00335DAD" w:rsidRPr="00D90E4F">
        <w:t>mode</w:t>
      </w:r>
      <w:r w:rsidR="00A151C1" w:rsidRPr="00D90E4F">
        <w:t xml:space="preserve"> by default</w:t>
      </w:r>
      <w:r w:rsidR="00335DAD" w:rsidRPr="00D90E4F">
        <w:t xml:space="preserve"> which means that two</w:t>
      </w:r>
      <w:r w:rsidRPr="00D90E4F">
        <w:t xml:space="preserve"> objects will be </w:t>
      </w:r>
      <w:r w:rsidR="001B18EF" w:rsidRPr="00D90E4F">
        <w:t>merged</w:t>
      </w:r>
      <w:r w:rsidRPr="00D90E4F">
        <w:t xml:space="preserve"> into one.</w:t>
      </w:r>
      <w:r w:rsidR="00335DAD" w:rsidRPr="00D90E4F">
        <w:t xml:space="preserve"> The </w:t>
      </w:r>
      <w:r w:rsidR="00C47395" w:rsidRPr="00D90E4F">
        <w:t>"</w:t>
      </w:r>
      <w:r w:rsidRPr="00D90E4F">
        <w:t>Intersect</w:t>
      </w:r>
      <w:r w:rsidR="00C47395" w:rsidRPr="00D90E4F">
        <w:t>"</w:t>
      </w:r>
      <w:r w:rsidR="00335DAD" w:rsidRPr="00D90E4F">
        <w:t xml:space="preserve"> option creates</w:t>
      </w:r>
      <w:r w:rsidRPr="00D90E4F">
        <w:t xml:space="preserve"> a polyline of the area shared by </w:t>
      </w:r>
      <w:r w:rsidR="00335DAD" w:rsidRPr="00D90E4F">
        <w:t>the two</w:t>
      </w:r>
      <w:r w:rsidRPr="00D90E4F">
        <w:t xml:space="preserve"> objects</w:t>
      </w:r>
      <w:r w:rsidR="00A151C1" w:rsidRPr="00D90E4F">
        <w:t>. T</w:t>
      </w:r>
      <w:r w:rsidR="00335DAD" w:rsidRPr="00D90E4F">
        <w:t xml:space="preserve">he </w:t>
      </w:r>
      <w:r w:rsidR="00C47395" w:rsidRPr="00D90E4F">
        <w:t>"</w:t>
      </w:r>
      <w:r w:rsidR="00335DAD" w:rsidRPr="00D90E4F">
        <w:t>Subtract</w:t>
      </w:r>
      <w:r w:rsidR="00C47395" w:rsidRPr="00D90E4F">
        <w:t>"</w:t>
      </w:r>
      <w:r w:rsidR="00335DAD" w:rsidRPr="00D90E4F">
        <w:t xml:space="preserve"> option r</w:t>
      </w:r>
      <w:r w:rsidRPr="00D90E4F">
        <w:t xml:space="preserve">emoves the overlapping area between </w:t>
      </w:r>
      <w:r w:rsidR="00335DAD" w:rsidRPr="00D90E4F">
        <w:t>the two geometries.</w:t>
      </w:r>
      <w:r w:rsidR="001B18EF">
        <w:t xml:space="preserve"> The Winding option is more complicated. If the direction of the object is CCW than it's handed as an outside geometry. If it's CW it's handled as an inside geometry. The Winding option will probably be removed.</w:t>
      </w:r>
    </w:p>
    <w:p w14:paraId="3896544E" w14:textId="77777777" w:rsidR="000F4C32" w:rsidRPr="00D90E4F" w:rsidRDefault="000F4C32" w:rsidP="000F4C32">
      <w:pPr>
        <w:pStyle w:val="Rubrik2"/>
      </w:pPr>
      <w:bookmarkStart w:id="339" w:name="_Toc335636897"/>
      <w:bookmarkStart w:id="340" w:name="_Toc129002668"/>
      <w:bookmarkStart w:id="341" w:name="_Toc229474768"/>
      <w:r w:rsidRPr="00D90E4F">
        <w:t>Polyl</w:t>
      </w:r>
      <w:bookmarkStart w:id="342" w:name="polyeeditor"/>
      <w:bookmarkEnd w:id="342"/>
      <w:r w:rsidRPr="00D90E4F">
        <w:t>ine editor</w:t>
      </w:r>
      <w:bookmarkEnd w:id="339"/>
      <w:bookmarkEnd w:id="340"/>
      <w:bookmarkEnd w:id="341"/>
    </w:p>
    <w:p w14:paraId="2A9487E8" w14:textId="243A79E0" w:rsidR="000F4C32" w:rsidRPr="00D90E4F" w:rsidRDefault="004358F6" w:rsidP="00651CD9">
      <w:pPr>
        <w:pStyle w:val="Bild"/>
      </w:pPr>
      <w:r w:rsidRPr="004358F6">
        <w:rPr>
          <w:noProof/>
        </w:rPr>
        <w:drawing>
          <wp:inline distT="0" distB="0" distL="0" distR="0" wp14:anchorId="1EE4B6F3" wp14:editId="0F6F20E9">
            <wp:extent cx="1558800" cy="738000"/>
            <wp:effectExtent l="0" t="0" r="3810" b="5080"/>
            <wp:docPr id="1876433078"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33078" name="Bildobjekt 1" descr="En bild som visar text, skärmbild, Teckensnitt, linje&#10;&#10;Automatiskt genererad beskrivning"/>
                    <pic:cNvPicPr/>
                  </pic:nvPicPr>
                  <pic:blipFill>
                    <a:blip r:embed="rId202"/>
                    <a:stretch>
                      <a:fillRect/>
                    </a:stretch>
                  </pic:blipFill>
                  <pic:spPr>
                    <a:xfrm>
                      <a:off x="0" y="0"/>
                      <a:ext cx="1558800" cy="738000"/>
                    </a:xfrm>
                    <a:prstGeom prst="rect">
                      <a:avLst/>
                    </a:prstGeom>
                  </pic:spPr>
                </pic:pic>
              </a:graphicData>
            </a:graphic>
          </wp:inline>
        </w:drawing>
      </w:r>
    </w:p>
    <w:p w14:paraId="1F2E87DB" w14:textId="77777777" w:rsidR="00335DAD" w:rsidRPr="00D90E4F" w:rsidRDefault="00707176" w:rsidP="00707176">
      <w:r w:rsidRPr="00D90E4F">
        <w:t xml:space="preserve">This command is used to check </w:t>
      </w:r>
      <w:r w:rsidR="00335DAD" w:rsidRPr="00D90E4F">
        <w:t>the information in a polyline</w:t>
      </w:r>
      <w:r w:rsidR="00EE7AAD" w:rsidRPr="00D90E4F">
        <w:t xml:space="preserve"> and the following dialog box is shown:</w:t>
      </w:r>
    </w:p>
    <w:p w14:paraId="571E955A" w14:textId="4BA421A8" w:rsidR="00335DAD" w:rsidRPr="00D90E4F" w:rsidRDefault="004358F6" w:rsidP="00651CD9">
      <w:pPr>
        <w:pStyle w:val="Bild"/>
      </w:pPr>
      <w:r>
        <w:rPr>
          <w:noProof/>
        </w:rPr>
        <w:drawing>
          <wp:inline distT="0" distB="0" distL="0" distR="0" wp14:anchorId="72AC1806" wp14:editId="467C8A2D">
            <wp:extent cx="3099600" cy="3488400"/>
            <wp:effectExtent l="0" t="0" r="5715" b="0"/>
            <wp:docPr id="1582724861" name="Bildobjekt 1" descr="En bild som visar text, elektronik, skärmbild, skär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4861" name="Bildobjekt 1" descr="En bild som visar text, elektronik, skärmbild, skärm&#10;&#10;Automatiskt genererad beskrivning"/>
                    <pic:cNvPicPr/>
                  </pic:nvPicPr>
                  <pic:blipFill>
                    <a:blip r:embed="rId203"/>
                    <a:stretch>
                      <a:fillRect/>
                    </a:stretch>
                  </pic:blipFill>
                  <pic:spPr>
                    <a:xfrm>
                      <a:off x="0" y="0"/>
                      <a:ext cx="3099600" cy="3488400"/>
                    </a:xfrm>
                    <a:prstGeom prst="rect">
                      <a:avLst/>
                    </a:prstGeom>
                  </pic:spPr>
                </pic:pic>
              </a:graphicData>
            </a:graphic>
          </wp:inline>
        </w:drawing>
      </w:r>
    </w:p>
    <w:p w14:paraId="0668A72E" w14:textId="77777777" w:rsidR="00124216" w:rsidRPr="00D90E4F" w:rsidRDefault="000868A9" w:rsidP="00124216">
      <w:r w:rsidRPr="00D90E4F">
        <w:t>This dialog</w:t>
      </w:r>
      <w:r w:rsidR="00124216" w:rsidRPr="00D90E4F">
        <w:t xml:space="preserve"> </w:t>
      </w:r>
      <w:r w:rsidR="00EE7AAD" w:rsidRPr="00D90E4F">
        <w:t xml:space="preserve">box </w:t>
      </w:r>
      <w:r w:rsidR="00124216" w:rsidRPr="00D90E4F">
        <w:t>shows information about the complete polyline and the different segments in the polyline.</w:t>
      </w:r>
    </w:p>
    <w:p w14:paraId="77E2522B" w14:textId="77777777" w:rsidR="00124216" w:rsidRPr="00D90E4F" w:rsidRDefault="009378B9" w:rsidP="00651CD9">
      <w:pPr>
        <w:pStyle w:val="Bild"/>
      </w:pPr>
      <w:r w:rsidRPr="00D90E4F">
        <w:rPr>
          <w:noProof/>
        </w:rPr>
        <w:drawing>
          <wp:inline distT="0" distB="0" distL="0" distR="0" wp14:anchorId="0817E438" wp14:editId="179AFDCE">
            <wp:extent cx="2450465" cy="922020"/>
            <wp:effectExtent l="19050" t="0" r="6985" b="0"/>
            <wp:docPr id="19477" name="Bild 19477" descr="Image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77" descr="Image186"/>
                    <pic:cNvPicPr>
                      <a:picLocks noChangeAspect="1" noChangeArrowheads="1"/>
                    </pic:cNvPicPr>
                  </pic:nvPicPr>
                  <pic:blipFill>
                    <a:blip r:embed="rId204" cstate="print"/>
                    <a:srcRect/>
                    <a:stretch>
                      <a:fillRect/>
                    </a:stretch>
                  </pic:blipFill>
                  <pic:spPr bwMode="auto">
                    <a:xfrm>
                      <a:off x="0" y="0"/>
                      <a:ext cx="2450465" cy="922020"/>
                    </a:xfrm>
                    <a:prstGeom prst="rect">
                      <a:avLst/>
                    </a:prstGeom>
                    <a:noFill/>
                    <a:ln w="9525">
                      <a:noFill/>
                      <a:miter lim="800000"/>
                      <a:headEnd/>
                      <a:tailEnd/>
                    </a:ln>
                  </pic:spPr>
                </pic:pic>
              </a:graphicData>
            </a:graphic>
          </wp:inline>
        </w:drawing>
      </w:r>
    </w:p>
    <w:p w14:paraId="39E877D8" w14:textId="74BDE134" w:rsidR="00124216" w:rsidRPr="00D90E4F" w:rsidRDefault="00124216" w:rsidP="00124216">
      <w:r w:rsidRPr="00D90E4F">
        <w:t xml:space="preserve">The actual </w:t>
      </w:r>
      <w:r w:rsidR="00EE7AAD" w:rsidRPr="00D90E4F">
        <w:t xml:space="preserve">segment is displayed in red, </w:t>
      </w:r>
      <w:r w:rsidR="00B1134D" w:rsidRPr="00D90E4F">
        <w:t>with an arrow indicat</w:t>
      </w:r>
      <w:r w:rsidR="00EE7AAD" w:rsidRPr="00D90E4F">
        <w:t>ing</w:t>
      </w:r>
      <w:r w:rsidR="00B1134D" w:rsidRPr="00D90E4F">
        <w:t xml:space="preserve"> the direction of the object.</w:t>
      </w:r>
    </w:p>
    <w:p w14:paraId="264A73D6" w14:textId="77777777" w:rsidR="00335DAD" w:rsidRPr="00D90E4F" w:rsidRDefault="00124216" w:rsidP="002D3E07">
      <w:pPr>
        <w:pStyle w:val="Rubrik5"/>
      </w:pPr>
      <w:r w:rsidRPr="00D90E4F">
        <w:t>Reverse</w:t>
      </w:r>
    </w:p>
    <w:p w14:paraId="114A8E78" w14:textId="77777777" w:rsidR="00124216" w:rsidRPr="00D90E4F" w:rsidRDefault="00124216" w:rsidP="00124216">
      <w:r w:rsidRPr="00D90E4F">
        <w:t>This will reverse the direction of the polyline.</w:t>
      </w:r>
    </w:p>
    <w:p w14:paraId="74484E22" w14:textId="77777777" w:rsidR="00124216" w:rsidRPr="00D90E4F" w:rsidRDefault="00124216" w:rsidP="002D3E07">
      <w:pPr>
        <w:pStyle w:val="Rubrik5"/>
      </w:pPr>
      <w:r w:rsidRPr="00D90E4F">
        <w:t>Open/Close</w:t>
      </w:r>
    </w:p>
    <w:p w14:paraId="14EA6591" w14:textId="77777777" w:rsidR="00124216" w:rsidRPr="00D90E4F" w:rsidRDefault="00124216" w:rsidP="00124216">
      <w:r w:rsidRPr="00D90E4F">
        <w:t xml:space="preserve">This option is only visible if the polyline is closed </w:t>
      </w:r>
      <w:r w:rsidR="00EE7AAD" w:rsidRPr="00D90E4F">
        <w:t xml:space="preserve">or if </w:t>
      </w:r>
      <w:r w:rsidRPr="00D90E4F">
        <w:t>this option is changed to closed.</w:t>
      </w:r>
    </w:p>
    <w:p w14:paraId="7F471ED9" w14:textId="77777777" w:rsidR="00124216" w:rsidRPr="00D90E4F" w:rsidRDefault="00124216" w:rsidP="002D3E07">
      <w:pPr>
        <w:pStyle w:val="Rubrik5"/>
      </w:pPr>
      <w:r w:rsidRPr="00D90E4F">
        <w:t>First</w:t>
      </w:r>
    </w:p>
    <w:p w14:paraId="66776D5B" w14:textId="77777777" w:rsidR="00124216" w:rsidRPr="00D90E4F" w:rsidRDefault="00124216" w:rsidP="00124216">
      <w:r w:rsidRPr="00D90E4F">
        <w:t>This will show the first object in the polyline</w:t>
      </w:r>
    </w:p>
    <w:p w14:paraId="0EAB2616" w14:textId="77777777" w:rsidR="00124216" w:rsidRPr="00D90E4F" w:rsidRDefault="00124216" w:rsidP="002D3E07">
      <w:pPr>
        <w:pStyle w:val="Rubrik5"/>
      </w:pPr>
      <w:r w:rsidRPr="00D90E4F">
        <w:lastRenderedPageBreak/>
        <w:t>Previous/Next</w:t>
      </w:r>
    </w:p>
    <w:p w14:paraId="56E0CE4B" w14:textId="77777777" w:rsidR="00124216" w:rsidRPr="00D90E4F" w:rsidRDefault="00124216" w:rsidP="00124216">
      <w:r w:rsidRPr="00D90E4F">
        <w:t>This show</w:t>
      </w:r>
      <w:r w:rsidR="00EE7AAD" w:rsidRPr="00D90E4F">
        <w:t>s</w:t>
      </w:r>
      <w:r w:rsidRPr="00D90E4F">
        <w:t xml:space="preserve"> information about </w:t>
      </w:r>
      <w:r w:rsidR="00A151C1" w:rsidRPr="00D90E4F">
        <w:t xml:space="preserve">the </w:t>
      </w:r>
      <w:r w:rsidRPr="00D90E4F">
        <w:t>next or previous segment.</w:t>
      </w:r>
    </w:p>
    <w:p w14:paraId="0956E4D9" w14:textId="77777777" w:rsidR="00124216" w:rsidRPr="00D90E4F" w:rsidRDefault="00B1134D" w:rsidP="002D3E07">
      <w:pPr>
        <w:pStyle w:val="Rubrik5"/>
      </w:pPr>
      <w:r w:rsidRPr="00D90E4F">
        <w:t>Delete</w:t>
      </w:r>
    </w:p>
    <w:p w14:paraId="659604E3" w14:textId="77777777" w:rsidR="00B1134D" w:rsidRPr="00D90E4F" w:rsidRDefault="00B1134D" w:rsidP="00B1134D">
      <w:r w:rsidRPr="00D90E4F">
        <w:t>This will delete the actual segment.</w:t>
      </w:r>
    </w:p>
    <w:p w14:paraId="4746712D" w14:textId="77777777" w:rsidR="00437B90" w:rsidRPr="00D90E4F" w:rsidRDefault="00437B90" w:rsidP="00437B90">
      <w:pPr>
        <w:pStyle w:val="Rubrik2"/>
      </w:pPr>
      <w:bookmarkStart w:id="343" w:name="_Toc335636898"/>
      <w:bookmarkStart w:id="344" w:name="_Toc129002669"/>
      <w:bookmarkStart w:id="345" w:name="_Toc229474769"/>
      <w:r w:rsidRPr="00D90E4F">
        <w:t>Brea</w:t>
      </w:r>
      <w:bookmarkStart w:id="346" w:name="break"/>
      <w:bookmarkEnd w:id="346"/>
      <w:r w:rsidRPr="00D90E4F">
        <w:t>k</w:t>
      </w:r>
      <w:bookmarkEnd w:id="343"/>
      <w:bookmarkEnd w:id="344"/>
      <w:bookmarkEnd w:id="345"/>
    </w:p>
    <w:p w14:paraId="747096B9" w14:textId="6A35FC68" w:rsidR="00437B90" w:rsidRPr="00D90E4F" w:rsidRDefault="00E57273" w:rsidP="00651CD9">
      <w:pPr>
        <w:pStyle w:val="Bild"/>
      </w:pPr>
      <w:r w:rsidRPr="00E57273">
        <w:rPr>
          <w:noProof/>
        </w:rPr>
        <w:drawing>
          <wp:inline distT="0" distB="0" distL="0" distR="0" wp14:anchorId="3421012A" wp14:editId="6C99CEF8">
            <wp:extent cx="1609200" cy="968400"/>
            <wp:effectExtent l="0" t="0" r="0" b="3175"/>
            <wp:docPr id="665520195"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20195" name="Bildobjekt 1" descr="En bild som visar text, skärmbild, Teckensnitt, nummer&#10;&#10;Automatiskt genererad beskrivning"/>
                    <pic:cNvPicPr/>
                  </pic:nvPicPr>
                  <pic:blipFill>
                    <a:blip r:embed="rId205"/>
                    <a:stretch>
                      <a:fillRect/>
                    </a:stretch>
                  </pic:blipFill>
                  <pic:spPr>
                    <a:xfrm>
                      <a:off x="0" y="0"/>
                      <a:ext cx="1609200" cy="968400"/>
                    </a:xfrm>
                    <a:prstGeom prst="rect">
                      <a:avLst/>
                    </a:prstGeom>
                  </pic:spPr>
                </pic:pic>
              </a:graphicData>
            </a:graphic>
          </wp:inline>
        </w:drawing>
      </w:r>
    </w:p>
    <w:p w14:paraId="77F4DABC" w14:textId="77777777" w:rsidR="00BF4C3A" w:rsidRPr="00D90E4F" w:rsidRDefault="00BF4C3A" w:rsidP="00BF4C3A">
      <w:r w:rsidRPr="00D90E4F">
        <w:t>This command breaks objects</w:t>
      </w:r>
      <w:r w:rsidR="00B25F2A" w:rsidRPr="00D90E4F">
        <w:t xml:space="preserve"> up into</w:t>
      </w:r>
      <w:r w:rsidRPr="00D90E4F">
        <w:t xml:space="preserve"> several portions. The command asks </w:t>
      </w:r>
      <w:r w:rsidR="0068374E" w:rsidRPr="00D90E4F">
        <w:t>for an object and a break point and splits the object</w:t>
      </w:r>
      <w:r w:rsidR="00B25F2A" w:rsidRPr="00D90E4F">
        <w:t xml:space="preserve"> at </w:t>
      </w:r>
      <w:r w:rsidR="0068374E" w:rsidRPr="00D90E4F">
        <w:t>the selected point.</w:t>
      </w:r>
    </w:p>
    <w:p w14:paraId="07785E47" w14:textId="12C0744B" w:rsidR="00C01C46" w:rsidRPr="00D90E4F" w:rsidRDefault="00E57273" w:rsidP="00A166B1">
      <w:pPr>
        <w:pStyle w:val="Rubrik2"/>
      </w:pPr>
      <w:bookmarkStart w:id="347" w:name="erase"/>
      <w:bookmarkStart w:id="348" w:name="_Toc229474770"/>
      <w:bookmarkEnd w:id="347"/>
      <w:r>
        <w:t>Delete</w:t>
      </w:r>
      <w:bookmarkEnd w:id="348"/>
    </w:p>
    <w:p w14:paraId="4CA50271" w14:textId="0854A6F1" w:rsidR="00E57273" w:rsidRDefault="00E57273" w:rsidP="00651CD9">
      <w:pPr>
        <w:pStyle w:val="Bild"/>
      </w:pPr>
      <w:r w:rsidRPr="00E57273">
        <w:rPr>
          <w:noProof/>
        </w:rPr>
        <w:drawing>
          <wp:inline distT="0" distB="0" distL="0" distR="0" wp14:anchorId="3295249C" wp14:editId="3E18F511">
            <wp:extent cx="1508400" cy="860400"/>
            <wp:effectExtent l="0" t="0" r="0" b="0"/>
            <wp:docPr id="376372247" name="Bildobjekt 1" descr="En bild som visar text, skärmbild, Teckensnitt,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72247" name="Bildobjekt 1" descr="En bild som visar text, skärmbild, Teckensnitt, diagram&#10;&#10;Automatiskt genererad beskrivning"/>
                    <pic:cNvPicPr/>
                  </pic:nvPicPr>
                  <pic:blipFill>
                    <a:blip r:embed="rId206"/>
                    <a:stretch>
                      <a:fillRect/>
                    </a:stretch>
                  </pic:blipFill>
                  <pic:spPr>
                    <a:xfrm>
                      <a:off x="0" y="0"/>
                      <a:ext cx="1508400" cy="860400"/>
                    </a:xfrm>
                    <a:prstGeom prst="rect">
                      <a:avLst/>
                    </a:prstGeom>
                  </pic:spPr>
                </pic:pic>
              </a:graphicData>
            </a:graphic>
          </wp:inline>
        </w:drawing>
      </w:r>
    </w:p>
    <w:p w14:paraId="2FC58690" w14:textId="6FFEFE91" w:rsidR="00924D35" w:rsidRPr="00D90E4F" w:rsidRDefault="00924D35" w:rsidP="00924D35">
      <w:r w:rsidRPr="00D90E4F">
        <w:t>Short</w:t>
      </w:r>
      <w:r w:rsidR="00EC4B49">
        <w:t>key</w:t>
      </w:r>
      <w:r w:rsidRPr="00D90E4F">
        <w:t xml:space="preserve"> "DEL"</w:t>
      </w:r>
      <w:r w:rsidR="00A33C63" w:rsidRPr="00D90E4F">
        <w:t xml:space="preserve"> or "E"</w:t>
      </w:r>
    </w:p>
    <w:p w14:paraId="23BC6F18" w14:textId="03896649" w:rsidR="00924D35" w:rsidRPr="00D90E4F" w:rsidRDefault="00924D35" w:rsidP="00C01C46">
      <w:r w:rsidRPr="00D90E4F">
        <w:t>This command delete</w:t>
      </w:r>
      <w:r w:rsidR="00B25F2A" w:rsidRPr="00D90E4F">
        <w:t>s</w:t>
      </w:r>
      <w:r w:rsidRPr="00D90E4F">
        <w:t xml:space="preserve"> the selected objects from the drawing. </w:t>
      </w:r>
      <w:r w:rsidRPr="00D90E4F">
        <w:br/>
      </w:r>
      <w:r w:rsidRPr="00D90E4F">
        <w:rPr>
          <w:b/>
        </w:rPr>
        <w:t>Note!</w:t>
      </w:r>
      <w:r w:rsidRPr="00D90E4F">
        <w:t xml:space="preserve"> </w:t>
      </w:r>
      <w:r w:rsidR="00B25F2A" w:rsidRPr="00D90E4F">
        <w:t>Use</w:t>
      </w:r>
      <w:r w:rsidRPr="00D90E4F">
        <w:t xml:space="preserve"> the "</w:t>
      </w:r>
      <w:hyperlink w:anchor="_Undo" w:history="1">
        <w:r w:rsidRPr="00E57273">
          <w:rPr>
            <w:rStyle w:val="Hyperlnk"/>
          </w:rPr>
          <w:t>Undo"</w:t>
        </w:r>
      </w:hyperlink>
      <w:r w:rsidRPr="00D90E4F">
        <w:t xml:space="preserve"> </w:t>
      </w:r>
      <w:r w:rsidR="00B25F2A" w:rsidRPr="00D90E4F">
        <w:t>to</w:t>
      </w:r>
      <w:r w:rsidRPr="00D90E4F">
        <w:t xml:space="preserve"> restore objects that have been</w:t>
      </w:r>
      <w:r w:rsidR="005A4B97" w:rsidRPr="00D90E4F">
        <w:t xml:space="preserve"> mistakenly</w:t>
      </w:r>
      <w:r w:rsidRPr="00D90E4F">
        <w:t xml:space="preserve"> deleted</w:t>
      </w:r>
      <w:r w:rsidR="00E57273">
        <w:t>.</w:t>
      </w:r>
    </w:p>
    <w:p w14:paraId="0EFEA8CA" w14:textId="77777777" w:rsidR="00371534" w:rsidRPr="00D90E4F" w:rsidRDefault="00371534" w:rsidP="00A166B1">
      <w:pPr>
        <w:pStyle w:val="Rubrik2"/>
      </w:pPr>
      <w:bookmarkStart w:id="349" w:name="_Join"/>
      <w:bookmarkStart w:id="350" w:name="_Ref331413242"/>
      <w:bookmarkStart w:id="351" w:name="_Toc335636900"/>
      <w:bookmarkStart w:id="352" w:name="_Toc129002671"/>
      <w:bookmarkStart w:id="353" w:name="_Toc229474771"/>
      <w:bookmarkEnd w:id="349"/>
      <w:r w:rsidRPr="00D90E4F">
        <w:t>Jo</w:t>
      </w:r>
      <w:bookmarkStart w:id="354" w:name="join"/>
      <w:bookmarkEnd w:id="354"/>
      <w:r w:rsidRPr="00D90E4F">
        <w:t>in</w:t>
      </w:r>
      <w:bookmarkEnd w:id="350"/>
      <w:bookmarkEnd w:id="351"/>
      <w:bookmarkEnd w:id="352"/>
      <w:bookmarkEnd w:id="353"/>
    </w:p>
    <w:p w14:paraId="5A9E0248" w14:textId="0D91CD65" w:rsidR="00371534" w:rsidRPr="00D90E4F" w:rsidRDefault="00EC4B49" w:rsidP="00651CD9">
      <w:pPr>
        <w:pStyle w:val="Bild"/>
      </w:pPr>
      <w:r w:rsidRPr="00EC4B49">
        <w:rPr>
          <w:noProof/>
        </w:rPr>
        <w:drawing>
          <wp:inline distT="0" distB="0" distL="0" distR="0" wp14:anchorId="2D814C2C" wp14:editId="3A128D33">
            <wp:extent cx="2170800" cy="928800"/>
            <wp:effectExtent l="0" t="0" r="1270" b="5080"/>
            <wp:docPr id="440388613"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88613" name="Bildobjekt 1" descr="En bild som visar text, skärmbild, Teckensnitt, nummer&#10;&#10;Automatiskt genererad beskrivning"/>
                    <pic:cNvPicPr/>
                  </pic:nvPicPr>
                  <pic:blipFill>
                    <a:blip r:embed="rId207"/>
                    <a:stretch>
                      <a:fillRect/>
                    </a:stretch>
                  </pic:blipFill>
                  <pic:spPr>
                    <a:xfrm>
                      <a:off x="0" y="0"/>
                      <a:ext cx="2170800" cy="928800"/>
                    </a:xfrm>
                    <a:prstGeom prst="rect">
                      <a:avLst/>
                    </a:prstGeom>
                  </pic:spPr>
                </pic:pic>
              </a:graphicData>
            </a:graphic>
          </wp:inline>
        </w:drawing>
      </w:r>
    </w:p>
    <w:p w14:paraId="41E38188" w14:textId="59592EA5" w:rsidR="005A4B97" w:rsidRPr="00D90E4F" w:rsidRDefault="005A4B97" w:rsidP="005A4B97">
      <w:r w:rsidRPr="00D90E4F">
        <w:t>Short</w:t>
      </w:r>
      <w:r w:rsidR="00EC4B49">
        <w:t>key</w:t>
      </w:r>
      <w:r w:rsidRPr="00D90E4F">
        <w:t xml:space="preserve"> "J"</w:t>
      </w:r>
    </w:p>
    <w:p w14:paraId="4FED13C0" w14:textId="0D7B4F18" w:rsidR="005A4B97" w:rsidRPr="00D90E4F" w:rsidRDefault="00371534" w:rsidP="00371534">
      <w:r w:rsidRPr="00D90E4F">
        <w:t>This command joins</w:t>
      </w:r>
      <w:r w:rsidR="00C53270" w:rsidRPr="00D90E4F">
        <w:t xml:space="preserve"> multiple</w:t>
      </w:r>
      <w:r w:rsidRPr="00D90E4F">
        <w:t xml:space="preserve"> objects </w:t>
      </w:r>
      <w:r w:rsidR="00C53270" w:rsidRPr="00D90E4F">
        <w:t>in</w:t>
      </w:r>
      <w:r w:rsidRPr="00D90E4F">
        <w:t>to a polyline</w:t>
      </w:r>
      <w:r w:rsidR="00EC4B49">
        <w:t>s</w:t>
      </w:r>
      <w:r w:rsidRPr="00D90E4F">
        <w:t xml:space="preserve">. </w:t>
      </w:r>
      <w:r w:rsidR="00A166B1" w:rsidRPr="00D90E4F">
        <w:t>The command first asks for the objects then for a tolerance. The start or endpoints of the objects must be closer than this tolerance to be joined together.</w:t>
      </w:r>
    </w:p>
    <w:p w14:paraId="1B6347E7" w14:textId="31FDA939" w:rsidR="00A166B1" w:rsidRPr="00D90E4F" w:rsidRDefault="00EC4B49" w:rsidP="00651CD9">
      <w:pPr>
        <w:pStyle w:val="Bild"/>
      </w:pPr>
      <w:r w:rsidRPr="00EC4B49">
        <w:rPr>
          <w:noProof/>
        </w:rPr>
        <w:drawing>
          <wp:inline distT="0" distB="0" distL="0" distR="0" wp14:anchorId="44AB67C9" wp14:editId="2D7D9F8C">
            <wp:extent cx="2923200" cy="489600"/>
            <wp:effectExtent l="0" t="0" r="0" b="5715"/>
            <wp:docPr id="1220658582" name="Bildobjekt 1" descr="En bild som visar text, Teckensnitt, skärmbild,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58582" name="Bildobjekt 1" descr="En bild som visar text, Teckensnitt, skärmbild, linje&#10;&#10;Automatiskt genererad beskrivning"/>
                    <pic:cNvPicPr/>
                  </pic:nvPicPr>
                  <pic:blipFill>
                    <a:blip r:embed="rId208"/>
                    <a:stretch>
                      <a:fillRect/>
                    </a:stretch>
                  </pic:blipFill>
                  <pic:spPr>
                    <a:xfrm>
                      <a:off x="0" y="0"/>
                      <a:ext cx="2923200" cy="489600"/>
                    </a:xfrm>
                    <a:prstGeom prst="rect">
                      <a:avLst/>
                    </a:prstGeom>
                  </pic:spPr>
                </pic:pic>
              </a:graphicData>
            </a:graphic>
          </wp:inline>
        </w:drawing>
      </w:r>
    </w:p>
    <w:p w14:paraId="4ACA20AA" w14:textId="77777777" w:rsidR="0020598E" w:rsidRPr="00D90E4F" w:rsidRDefault="009B465E" w:rsidP="00371534">
      <w:r w:rsidRPr="00D90E4F">
        <w:t>T</w:t>
      </w:r>
      <w:r w:rsidR="0020598E" w:rsidRPr="00D90E4F">
        <w:t xml:space="preserve">he command line area </w:t>
      </w:r>
      <w:r w:rsidRPr="00D90E4F">
        <w:t>has</w:t>
      </w:r>
      <w:r w:rsidR="0020598E" w:rsidRPr="00D90E4F">
        <w:t xml:space="preserve"> information about the result of the command. </w:t>
      </w:r>
    </w:p>
    <w:p w14:paraId="4753F8FE" w14:textId="77777777" w:rsidR="00377BA0" w:rsidRPr="00D90E4F" w:rsidRDefault="00377BA0" w:rsidP="00377BA0">
      <w:pPr>
        <w:pStyle w:val="Rubrik2"/>
      </w:pPr>
      <w:bookmarkStart w:id="355" w:name="_Layer"/>
      <w:bookmarkStart w:id="356" w:name="_Ref331486450"/>
      <w:bookmarkStart w:id="357" w:name="_Toc335636901"/>
      <w:bookmarkStart w:id="358" w:name="_Toc129002672"/>
      <w:bookmarkStart w:id="359" w:name="_Toc229474772"/>
      <w:bookmarkEnd w:id="355"/>
      <w:r w:rsidRPr="00D90E4F">
        <w:t>La</w:t>
      </w:r>
      <w:bookmarkStart w:id="360" w:name="layer"/>
      <w:bookmarkEnd w:id="360"/>
      <w:r w:rsidRPr="00D90E4F">
        <w:t>yer</w:t>
      </w:r>
      <w:bookmarkEnd w:id="356"/>
      <w:bookmarkEnd w:id="357"/>
      <w:bookmarkEnd w:id="358"/>
      <w:bookmarkEnd w:id="359"/>
    </w:p>
    <w:p w14:paraId="10E216CE" w14:textId="1BEF764B" w:rsidR="00EC4B49" w:rsidRDefault="00EC4B49" w:rsidP="00651CD9">
      <w:pPr>
        <w:pStyle w:val="Bild"/>
      </w:pPr>
      <w:r w:rsidRPr="00EC4B49">
        <w:rPr>
          <w:noProof/>
        </w:rPr>
        <w:drawing>
          <wp:inline distT="0" distB="0" distL="0" distR="0" wp14:anchorId="4C99D0EF" wp14:editId="663B773A">
            <wp:extent cx="1684800" cy="1548000"/>
            <wp:effectExtent l="0" t="0" r="0" b="0"/>
            <wp:docPr id="1027668548" name="Bildobjekt 1" descr="En bild som visar text, skärmbild, programvara,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68548" name="Bildobjekt 1" descr="En bild som visar text, skärmbild, programvara, Teckensnitt&#10;&#10;Automatiskt genererad beskrivning"/>
                    <pic:cNvPicPr/>
                  </pic:nvPicPr>
                  <pic:blipFill>
                    <a:blip r:embed="rId209"/>
                    <a:stretch>
                      <a:fillRect/>
                    </a:stretch>
                  </pic:blipFill>
                  <pic:spPr>
                    <a:xfrm>
                      <a:off x="0" y="0"/>
                      <a:ext cx="1684800" cy="1548000"/>
                    </a:xfrm>
                    <a:prstGeom prst="rect">
                      <a:avLst/>
                    </a:prstGeom>
                  </pic:spPr>
                </pic:pic>
              </a:graphicData>
            </a:graphic>
          </wp:inline>
        </w:drawing>
      </w:r>
    </w:p>
    <w:p w14:paraId="31B21444" w14:textId="72A0D182" w:rsidR="005A4B97" w:rsidRPr="00D90E4F" w:rsidRDefault="005A4B97" w:rsidP="005A4B97">
      <w:r w:rsidRPr="00D90E4F">
        <w:t>Short</w:t>
      </w:r>
      <w:r w:rsidR="00EC4B49">
        <w:t>key</w:t>
      </w:r>
      <w:r w:rsidRPr="00D90E4F">
        <w:t xml:space="preserve"> "Y"</w:t>
      </w:r>
    </w:p>
    <w:p w14:paraId="17C0300D" w14:textId="2A53AE85" w:rsidR="0033631D" w:rsidRPr="00D90E4F" w:rsidRDefault="005A4B97" w:rsidP="0066764A">
      <w:r w:rsidRPr="00D90E4F">
        <w:lastRenderedPageBreak/>
        <w:t>Some i</w:t>
      </w:r>
      <w:r w:rsidR="00D10E68" w:rsidRPr="00D90E4F">
        <w:t>mported file types</w:t>
      </w:r>
      <w:r w:rsidR="00EC4B49">
        <w:t xml:space="preserve"> can</w:t>
      </w:r>
      <w:r w:rsidR="00D10E68" w:rsidRPr="00D90E4F">
        <w:t xml:space="preserve"> include l</w:t>
      </w:r>
      <w:r w:rsidR="0033631D" w:rsidRPr="00D90E4F">
        <w:t>ayer information.</w:t>
      </w:r>
      <w:r w:rsidR="00D10E68" w:rsidRPr="00D90E4F">
        <w:t xml:space="preserve"> </w:t>
      </w:r>
      <w:r w:rsidR="00A151C1" w:rsidRPr="00D90E4F">
        <w:t>The</w:t>
      </w:r>
      <w:r w:rsidR="00D10E68" w:rsidRPr="00D90E4F">
        <w:t xml:space="preserve"> several layers on the drawing </w:t>
      </w:r>
      <w:r w:rsidR="00A151C1" w:rsidRPr="00D90E4F">
        <w:t>will be</w:t>
      </w:r>
      <w:r w:rsidR="00D10E68" w:rsidRPr="00D90E4F">
        <w:t xml:space="preserve"> in the list</w:t>
      </w:r>
      <w:r w:rsidRPr="00D90E4F">
        <w:t>. Cl</w:t>
      </w:r>
      <w:r w:rsidR="00D10E68" w:rsidRPr="00D90E4F">
        <w:t xml:space="preserve">ick on one of the layers </w:t>
      </w:r>
      <w:r w:rsidRPr="00D90E4F">
        <w:t>to activate</w:t>
      </w:r>
      <w:r w:rsidR="00D10E68" w:rsidRPr="00D90E4F">
        <w:t xml:space="preserve">. </w:t>
      </w:r>
      <w:r w:rsidRPr="00D90E4F">
        <w:t>Press</w:t>
      </w:r>
      <w:r w:rsidR="00D10E68" w:rsidRPr="00D90E4F">
        <w:t xml:space="preserve"> the "Edit" option </w:t>
      </w:r>
      <w:r w:rsidR="00EC4B49">
        <w:t>a</w:t>
      </w:r>
      <w:r w:rsidRPr="00D90E4F">
        <w:t>nd the</w:t>
      </w:r>
      <w:r w:rsidR="00D10E68" w:rsidRPr="00D90E4F">
        <w:t xml:space="preserve"> following dialog</w:t>
      </w:r>
      <w:r w:rsidRPr="00D90E4F">
        <w:t xml:space="preserve"> box</w:t>
      </w:r>
      <w:r w:rsidR="00D10E68" w:rsidRPr="00D90E4F">
        <w:t xml:space="preserve"> will be shown.</w:t>
      </w:r>
    </w:p>
    <w:p w14:paraId="74917D82" w14:textId="548756DD" w:rsidR="005E40BC" w:rsidRPr="00D90E4F" w:rsidRDefault="00EC4B49" w:rsidP="00651CD9">
      <w:pPr>
        <w:pStyle w:val="Bild"/>
      </w:pPr>
      <w:r>
        <w:rPr>
          <w:noProof/>
        </w:rPr>
        <w:drawing>
          <wp:inline distT="0" distB="0" distL="0" distR="0" wp14:anchorId="38F909C5" wp14:editId="73725C92">
            <wp:extent cx="6120765" cy="1530350"/>
            <wp:effectExtent l="0" t="0" r="0" b="0"/>
            <wp:docPr id="933778600" name="Bildobjekt 1" descr="En bild som visar text, skärmbild, programvara,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78600" name="Bildobjekt 1" descr="En bild som visar text, skärmbild, programvara, nummer&#10;&#10;Automatiskt genererad beskrivning"/>
                    <pic:cNvPicPr/>
                  </pic:nvPicPr>
                  <pic:blipFill>
                    <a:blip r:embed="rId210"/>
                    <a:stretch>
                      <a:fillRect/>
                    </a:stretch>
                  </pic:blipFill>
                  <pic:spPr>
                    <a:xfrm>
                      <a:off x="0" y="0"/>
                      <a:ext cx="6120765" cy="1530350"/>
                    </a:xfrm>
                    <a:prstGeom prst="rect">
                      <a:avLst/>
                    </a:prstGeom>
                  </pic:spPr>
                </pic:pic>
              </a:graphicData>
            </a:graphic>
          </wp:inline>
        </w:drawing>
      </w:r>
    </w:p>
    <w:p w14:paraId="0C88D9CB" w14:textId="7C8F6797" w:rsidR="00A057A0" w:rsidRPr="00D90E4F" w:rsidRDefault="003A084B" w:rsidP="0066764A">
      <w:r w:rsidRPr="00D90E4F">
        <w:t xml:space="preserve">The </w:t>
      </w:r>
      <w:r w:rsidR="00C47395" w:rsidRPr="00D90E4F">
        <w:t>"</w:t>
      </w:r>
      <w:r w:rsidRPr="00D90E4F">
        <w:t>Layer</w:t>
      </w:r>
      <w:r w:rsidR="00C47395" w:rsidRPr="00D90E4F">
        <w:t>"</w:t>
      </w:r>
      <w:r w:rsidRPr="00D90E4F">
        <w:t xml:space="preserve"> dialo</w:t>
      </w:r>
      <w:r w:rsidR="00293364" w:rsidRPr="00D90E4F">
        <w:t xml:space="preserve">g </w:t>
      </w:r>
      <w:r w:rsidRPr="00D90E4F">
        <w:t xml:space="preserve">box </w:t>
      </w:r>
      <w:r w:rsidR="00293364" w:rsidRPr="00D90E4F">
        <w:t>is</w:t>
      </w:r>
      <w:r w:rsidRPr="00D90E4F">
        <w:t xml:space="preserve"> used </w:t>
      </w:r>
      <w:r w:rsidR="00293364" w:rsidRPr="00D90E4F">
        <w:t xml:space="preserve">to create or modify existing </w:t>
      </w:r>
      <w:r w:rsidRPr="00D90E4F">
        <w:t>layers with default line type and line weights.</w:t>
      </w:r>
      <w:r w:rsidR="00CF11A6" w:rsidRPr="00D90E4F">
        <w:t xml:space="preserve"> </w:t>
      </w:r>
      <w:r w:rsidR="00BB4F66" w:rsidRPr="00D90E4F">
        <w:t xml:space="preserve">Layers can be </w:t>
      </w:r>
      <w:r w:rsidR="005074C1" w:rsidRPr="00D90E4F">
        <w:t>"</w:t>
      </w:r>
      <w:r w:rsidR="00BB4F66" w:rsidRPr="00D90E4F">
        <w:t>locked</w:t>
      </w:r>
      <w:r w:rsidR="005074C1" w:rsidRPr="00D90E4F">
        <w:t>"</w:t>
      </w:r>
      <w:r w:rsidR="00BB4F66" w:rsidRPr="00D90E4F">
        <w:t xml:space="preserve"> to prevent </w:t>
      </w:r>
      <w:r w:rsidR="005A4B97" w:rsidRPr="00D90E4F">
        <w:t xml:space="preserve">modifying layer </w:t>
      </w:r>
      <w:r w:rsidR="00BB4F66" w:rsidRPr="00D90E4F">
        <w:t xml:space="preserve">geometry </w:t>
      </w:r>
      <w:r w:rsidR="005A4B97" w:rsidRPr="00D90E4F">
        <w:t>or to</w:t>
      </w:r>
      <w:r w:rsidR="00BB4F66" w:rsidRPr="00D90E4F">
        <w:t xml:space="preserve"> block from being printed.</w:t>
      </w:r>
      <w:r w:rsidR="00EC4B49">
        <w:t xml:space="preserve"> You can also delete a whole layer and all information on that layer are removed.</w:t>
      </w:r>
    </w:p>
    <w:p w14:paraId="7917F412" w14:textId="77777777" w:rsidR="00E06097" w:rsidRPr="00D90E4F" w:rsidRDefault="00E06097" w:rsidP="002D3E07">
      <w:pPr>
        <w:pStyle w:val="Rubrik5"/>
      </w:pPr>
      <w:r w:rsidRPr="00D90E4F">
        <w:t>Layer for dimension</w:t>
      </w:r>
    </w:p>
    <w:p w14:paraId="26FB40A4" w14:textId="7F8EE9FE" w:rsidR="00E06097" w:rsidRDefault="00C62533" w:rsidP="00E06097">
      <w:r w:rsidRPr="00D90E4F">
        <w:t xml:space="preserve">The </w:t>
      </w:r>
      <w:r w:rsidR="00C47395" w:rsidRPr="00D90E4F">
        <w:t>"</w:t>
      </w:r>
      <w:r w:rsidRPr="00D90E4F">
        <w:t>D</w:t>
      </w:r>
      <w:r w:rsidR="00E06097" w:rsidRPr="00D90E4F">
        <w:t>imension</w:t>
      </w:r>
      <w:r w:rsidR="00C47395" w:rsidRPr="00D90E4F">
        <w:t>"</w:t>
      </w:r>
      <w:r w:rsidR="00E06097" w:rsidRPr="00D90E4F">
        <w:t xml:space="preserve"> style define</w:t>
      </w:r>
      <w:r w:rsidRPr="00D90E4F">
        <w:t>s</w:t>
      </w:r>
      <w:r w:rsidR="00E06097" w:rsidRPr="00D90E4F">
        <w:t xml:space="preserve"> a layer </w:t>
      </w:r>
      <w:r w:rsidRPr="00D90E4F">
        <w:t xml:space="preserve">to </w:t>
      </w:r>
      <w:r w:rsidR="00E06097" w:rsidRPr="00D90E4F">
        <w:t>automatically use for all dimension objects.</w:t>
      </w:r>
    </w:p>
    <w:p w14:paraId="0FEB8EDA" w14:textId="77777777" w:rsidR="00E735A8" w:rsidRPr="00D90E4F" w:rsidRDefault="00E735A8" w:rsidP="00E735A8">
      <w:pPr>
        <w:pStyle w:val="Rubrik2"/>
      </w:pPr>
      <w:bookmarkStart w:id="361" w:name="_Explode"/>
      <w:bookmarkStart w:id="362" w:name="_Ref331583225"/>
      <w:bookmarkStart w:id="363" w:name="_Toc335636902"/>
      <w:bookmarkStart w:id="364" w:name="_Toc129002673"/>
      <w:bookmarkStart w:id="365" w:name="_Toc229474773"/>
      <w:bookmarkEnd w:id="361"/>
      <w:r w:rsidRPr="00D90E4F">
        <w:t>Expl</w:t>
      </w:r>
      <w:bookmarkStart w:id="366" w:name="explode"/>
      <w:bookmarkEnd w:id="366"/>
      <w:r w:rsidRPr="00D90E4F">
        <w:t>ode</w:t>
      </w:r>
      <w:bookmarkEnd w:id="362"/>
      <w:bookmarkEnd w:id="363"/>
      <w:bookmarkEnd w:id="364"/>
      <w:bookmarkEnd w:id="365"/>
    </w:p>
    <w:p w14:paraId="6525ADD3" w14:textId="32FCB73A" w:rsidR="009A049E" w:rsidRDefault="009A049E" w:rsidP="00651CD9">
      <w:pPr>
        <w:pStyle w:val="Bild"/>
      </w:pPr>
      <w:r w:rsidRPr="009A049E">
        <w:rPr>
          <w:noProof/>
        </w:rPr>
        <w:drawing>
          <wp:inline distT="0" distB="0" distL="0" distR="0" wp14:anchorId="240DF2F4" wp14:editId="4E6DF195">
            <wp:extent cx="2084400" cy="799200"/>
            <wp:effectExtent l="0" t="0" r="0" b="1270"/>
            <wp:docPr id="1859758822"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58822" name="Bildobjekt 1" descr="En bild som visar text, skärmbild, Teckensnitt, nummer&#10;&#10;Automatiskt genererad beskrivning"/>
                    <pic:cNvPicPr/>
                  </pic:nvPicPr>
                  <pic:blipFill>
                    <a:blip r:embed="rId211"/>
                    <a:stretch>
                      <a:fillRect/>
                    </a:stretch>
                  </pic:blipFill>
                  <pic:spPr>
                    <a:xfrm>
                      <a:off x="0" y="0"/>
                      <a:ext cx="2084400" cy="799200"/>
                    </a:xfrm>
                    <a:prstGeom prst="rect">
                      <a:avLst/>
                    </a:prstGeom>
                  </pic:spPr>
                </pic:pic>
              </a:graphicData>
            </a:graphic>
          </wp:inline>
        </w:drawing>
      </w:r>
    </w:p>
    <w:p w14:paraId="5AD3E84E" w14:textId="34DA8D9C" w:rsidR="005E40BC" w:rsidRPr="00D90E4F" w:rsidRDefault="005E40BC" w:rsidP="005E40BC">
      <w:r w:rsidRPr="00D90E4F">
        <w:t>Short</w:t>
      </w:r>
      <w:r w:rsidR="009A049E">
        <w:t>key</w:t>
      </w:r>
      <w:r w:rsidRPr="00D90E4F">
        <w:t xml:space="preserve"> "X"</w:t>
      </w:r>
    </w:p>
    <w:p w14:paraId="4D0BB181" w14:textId="43309794" w:rsidR="009D5793" w:rsidRPr="00D90E4F" w:rsidRDefault="009D5793" w:rsidP="009D5793">
      <w:r w:rsidRPr="00D90E4F">
        <w:t>This command explodes a block</w:t>
      </w:r>
      <w:r w:rsidR="00074EC4" w:rsidRPr="00D90E4F">
        <w:t xml:space="preserve">, </w:t>
      </w:r>
      <w:r w:rsidRPr="00D90E4F">
        <w:t xml:space="preserve">polyline </w:t>
      </w:r>
      <w:r w:rsidR="00074EC4" w:rsidRPr="00D90E4F">
        <w:t xml:space="preserve">or other composite object </w:t>
      </w:r>
      <w:r w:rsidRPr="00D90E4F">
        <w:t xml:space="preserve">into separate objects. The opposite command to </w:t>
      </w:r>
      <w:r w:rsidR="00C47395" w:rsidRPr="00D90E4F">
        <w:t>"</w:t>
      </w:r>
      <w:r w:rsidRPr="00D90E4F">
        <w:t>Explode</w:t>
      </w:r>
      <w:r w:rsidR="00C47395" w:rsidRPr="00D90E4F">
        <w:t>"</w:t>
      </w:r>
      <w:r w:rsidRPr="00D90E4F">
        <w:t xml:space="preserve"> is the </w:t>
      </w:r>
      <w:r w:rsidR="00C47395" w:rsidRPr="00D90E4F">
        <w:t>"</w:t>
      </w:r>
      <w:hyperlink w:anchor="_Join" w:history="1">
        <w:r w:rsidRPr="009A049E">
          <w:rPr>
            <w:rStyle w:val="Hyperlnk"/>
          </w:rPr>
          <w:t>Join</w:t>
        </w:r>
        <w:r w:rsidR="00C47395" w:rsidRPr="009A049E">
          <w:rPr>
            <w:rStyle w:val="Hyperlnk"/>
          </w:rPr>
          <w:t>"</w:t>
        </w:r>
      </w:hyperlink>
      <w:r w:rsidRPr="00D90E4F">
        <w:t xml:space="preserve"> command</w:t>
      </w:r>
      <w:r w:rsidR="005E40BC" w:rsidRPr="00D90E4F">
        <w:t>.</w:t>
      </w:r>
    </w:p>
    <w:p w14:paraId="54A5734F" w14:textId="1D332F00" w:rsidR="00A87E39" w:rsidRPr="00D90E4F" w:rsidRDefault="00FC4F92" w:rsidP="00A87E39">
      <w:pPr>
        <w:pStyle w:val="Rubrik2"/>
      </w:pPr>
      <w:bookmarkStart w:id="367" w:name="_Toc335636903"/>
      <w:bookmarkStart w:id="368" w:name="_Toc129002674"/>
      <w:bookmarkStart w:id="369" w:name="_Toc229474774"/>
      <w:r w:rsidRPr="00D90E4F">
        <w:t>Crea</w:t>
      </w:r>
      <w:bookmarkStart w:id="370" w:name="createblock"/>
      <w:bookmarkEnd w:id="370"/>
      <w:r w:rsidRPr="00D90E4F">
        <w:t>te block</w:t>
      </w:r>
      <w:bookmarkEnd w:id="367"/>
      <w:bookmarkEnd w:id="368"/>
      <w:bookmarkEnd w:id="369"/>
    </w:p>
    <w:p w14:paraId="05622573" w14:textId="0F5CD420" w:rsidR="00C74945" w:rsidRDefault="00C74945" w:rsidP="00651CD9">
      <w:pPr>
        <w:pStyle w:val="Bild"/>
      </w:pPr>
      <w:r w:rsidRPr="00C74945">
        <w:rPr>
          <w:noProof/>
        </w:rPr>
        <w:drawing>
          <wp:inline distT="0" distB="0" distL="0" distR="0" wp14:anchorId="774286B2" wp14:editId="716FE70E">
            <wp:extent cx="1598400" cy="997200"/>
            <wp:effectExtent l="0" t="0" r="1905" b="0"/>
            <wp:docPr id="1637754360" name="Bildobjekt 1" descr="En bild som visar text, Teckensnitt, nummer,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54360" name="Bildobjekt 1" descr="En bild som visar text, Teckensnitt, nummer, programvara&#10;&#10;Automatiskt genererad beskrivning"/>
                    <pic:cNvPicPr/>
                  </pic:nvPicPr>
                  <pic:blipFill>
                    <a:blip r:embed="rId212"/>
                    <a:stretch>
                      <a:fillRect/>
                    </a:stretch>
                  </pic:blipFill>
                  <pic:spPr>
                    <a:xfrm>
                      <a:off x="0" y="0"/>
                      <a:ext cx="1598400" cy="997200"/>
                    </a:xfrm>
                    <a:prstGeom prst="rect">
                      <a:avLst/>
                    </a:prstGeom>
                  </pic:spPr>
                </pic:pic>
              </a:graphicData>
            </a:graphic>
          </wp:inline>
        </w:drawing>
      </w:r>
    </w:p>
    <w:p w14:paraId="6A45888B" w14:textId="4B18DBE6" w:rsidR="00CB79B9" w:rsidRPr="00D90E4F" w:rsidRDefault="00CB79B9" w:rsidP="00CB79B9">
      <w:r w:rsidRPr="00D90E4F">
        <w:t>Shortcut "CTRL+B"</w:t>
      </w:r>
    </w:p>
    <w:p w14:paraId="1A557F53" w14:textId="28CFBD83" w:rsidR="00486849" w:rsidRPr="00D90E4F" w:rsidRDefault="009F3240" w:rsidP="00486849">
      <w:r w:rsidRPr="00D90E4F">
        <w:t>Use t</w:t>
      </w:r>
      <w:r w:rsidR="00486849" w:rsidRPr="00D90E4F">
        <w:t xml:space="preserve">his </w:t>
      </w:r>
      <w:r w:rsidRPr="00D90E4F">
        <w:t xml:space="preserve">command to </w:t>
      </w:r>
      <w:r w:rsidR="00486849" w:rsidRPr="00D90E4F">
        <w:t>define a set of objects that can be reused by inser</w:t>
      </w:r>
      <w:r w:rsidR="00782239" w:rsidRPr="00D90E4F">
        <w:t xml:space="preserve">ting the block </w:t>
      </w:r>
      <w:r w:rsidRPr="00D90E4F">
        <w:t>i</w:t>
      </w:r>
      <w:r w:rsidR="00782239" w:rsidRPr="00D90E4F">
        <w:t>nto the drawing.</w:t>
      </w:r>
    </w:p>
    <w:p w14:paraId="5D02651F" w14:textId="12B636E0" w:rsidR="002612A3" w:rsidRPr="00D90E4F" w:rsidRDefault="00F24A64" w:rsidP="002612A3">
      <w:pPr>
        <w:pStyle w:val="DoNow"/>
      </w:pPr>
      <w:r w:rsidRPr="00D90E4F">
        <w:t xml:space="preserve">Create a figure, like </w:t>
      </w:r>
      <w:r w:rsidR="00C74945">
        <w:t>picture below</w:t>
      </w:r>
    </w:p>
    <w:p w14:paraId="33D437C9" w14:textId="648D7CD0" w:rsidR="00F24A64" w:rsidRPr="00D90E4F" w:rsidRDefault="009378B9" w:rsidP="00651CD9">
      <w:pPr>
        <w:pStyle w:val="Bild"/>
      </w:pPr>
      <w:r w:rsidRPr="00D90E4F">
        <w:rPr>
          <w:noProof/>
        </w:rPr>
        <w:drawing>
          <wp:inline distT="0" distB="0" distL="0" distR="0" wp14:anchorId="0A8BE74B" wp14:editId="3434D3C8">
            <wp:extent cx="1192530" cy="614680"/>
            <wp:effectExtent l="19050" t="0" r="7620" b="0"/>
            <wp:docPr id="19459" name="Bild 19459" descr="Imag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59" descr="Image201"/>
                    <pic:cNvPicPr>
                      <a:picLocks noChangeAspect="1" noChangeArrowheads="1"/>
                    </pic:cNvPicPr>
                  </pic:nvPicPr>
                  <pic:blipFill>
                    <a:blip r:embed="rId213" cstate="print"/>
                    <a:srcRect/>
                    <a:stretch>
                      <a:fillRect/>
                    </a:stretch>
                  </pic:blipFill>
                  <pic:spPr bwMode="auto">
                    <a:xfrm>
                      <a:off x="0" y="0"/>
                      <a:ext cx="1192530" cy="614680"/>
                    </a:xfrm>
                    <a:prstGeom prst="rect">
                      <a:avLst/>
                    </a:prstGeom>
                    <a:noFill/>
                    <a:ln w="9525">
                      <a:noFill/>
                      <a:miter lim="800000"/>
                      <a:headEnd/>
                      <a:tailEnd/>
                    </a:ln>
                  </pic:spPr>
                </pic:pic>
              </a:graphicData>
            </a:graphic>
          </wp:inline>
        </w:drawing>
      </w:r>
    </w:p>
    <w:p w14:paraId="6F6CE745" w14:textId="77777777" w:rsidR="002612A3" w:rsidRPr="00D90E4F" w:rsidRDefault="002612A3" w:rsidP="002612A3">
      <w:pPr>
        <w:pStyle w:val="DoNow"/>
      </w:pPr>
      <w:r w:rsidRPr="00D90E4F">
        <w:t>Start the "Create block" command.</w:t>
      </w:r>
    </w:p>
    <w:p w14:paraId="3FF12652" w14:textId="6B91BAE2" w:rsidR="002612A3" w:rsidRPr="00D90E4F" w:rsidRDefault="00C74945" w:rsidP="00651CD9">
      <w:pPr>
        <w:pStyle w:val="Bild"/>
      </w:pPr>
      <w:r>
        <w:rPr>
          <w:noProof/>
        </w:rPr>
        <w:lastRenderedPageBreak/>
        <w:drawing>
          <wp:inline distT="0" distB="0" distL="0" distR="0" wp14:anchorId="50BB51CF" wp14:editId="7DA94343">
            <wp:extent cx="3783600" cy="1807200"/>
            <wp:effectExtent l="0" t="0" r="7620" b="3175"/>
            <wp:docPr id="915518268" name="Bildobjekt 1" descr="En bild som visar text, skärmbild, skärm, multimedi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18268" name="Bildobjekt 1" descr="En bild som visar text, skärmbild, skärm, multimedia&#10;&#10;Automatiskt genererad beskrivning"/>
                    <pic:cNvPicPr/>
                  </pic:nvPicPr>
                  <pic:blipFill>
                    <a:blip r:embed="rId214"/>
                    <a:stretch>
                      <a:fillRect/>
                    </a:stretch>
                  </pic:blipFill>
                  <pic:spPr>
                    <a:xfrm>
                      <a:off x="0" y="0"/>
                      <a:ext cx="3783600" cy="1807200"/>
                    </a:xfrm>
                    <a:prstGeom prst="rect">
                      <a:avLst/>
                    </a:prstGeom>
                  </pic:spPr>
                </pic:pic>
              </a:graphicData>
            </a:graphic>
          </wp:inline>
        </w:drawing>
      </w:r>
    </w:p>
    <w:p w14:paraId="4616FC93" w14:textId="77777777" w:rsidR="002612A3" w:rsidRPr="00D90E4F" w:rsidRDefault="00E733DD" w:rsidP="002D3E07">
      <w:pPr>
        <w:pStyle w:val="Rubrik5"/>
      </w:pPr>
      <w:r w:rsidRPr="00D90E4F">
        <w:t>Name</w:t>
      </w:r>
    </w:p>
    <w:p w14:paraId="7AE46718" w14:textId="77777777" w:rsidR="00E733DD" w:rsidRPr="00D90E4F" w:rsidRDefault="00E733DD" w:rsidP="00E733DD">
      <w:r w:rsidRPr="00D90E4F">
        <w:t xml:space="preserve">This </w:t>
      </w:r>
      <w:r w:rsidR="00F24A64" w:rsidRPr="00D90E4F">
        <w:t>is</w:t>
      </w:r>
      <w:r w:rsidRPr="00D90E4F">
        <w:t xml:space="preserve"> the name of the block.</w:t>
      </w:r>
    </w:p>
    <w:p w14:paraId="2753FFCD" w14:textId="77777777" w:rsidR="00E733DD" w:rsidRPr="00D90E4F" w:rsidRDefault="00E733DD" w:rsidP="002D3E07">
      <w:pPr>
        <w:pStyle w:val="Rubrik5"/>
      </w:pPr>
      <w:r w:rsidRPr="00D90E4F">
        <w:t>Base point</w:t>
      </w:r>
    </w:p>
    <w:p w14:paraId="5C892D85" w14:textId="77777777" w:rsidR="00E733DD" w:rsidRPr="00D90E4F" w:rsidRDefault="00E733DD" w:rsidP="00E733DD">
      <w:r w:rsidRPr="00D90E4F">
        <w:t xml:space="preserve">This </w:t>
      </w:r>
      <w:r w:rsidR="00F24A64" w:rsidRPr="00D90E4F">
        <w:t>is</w:t>
      </w:r>
      <w:r w:rsidRPr="00D90E4F">
        <w:t xml:space="preserve"> the base point when later inserting the block in</w:t>
      </w:r>
      <w:r w:rsidR="00F24A64" w:rsidRPr="00D90E4F">
        <w:t>to</w:t>
      </w:r>
      <w:r w:rsidRPr="00D90E4F">
        <w:t xml:space="preserve"> the drawing.</w:t>
      </w:r>
    </w:p>
    <w:p w14:paraId="15A41D30" w14:textId="77777777" w:rsidR="00E733DD" w:rsidRPr="00D90E4F" w:rsidRDefault="00E733DD" w:rsidP="002D3E07">
      <w:pPr>
        <w:pStyle w:val="Rubrik5"/>
      </w:pPr>
      <w:r w:rsidRPr="00D90E4F">
        <w:t>Objects</w:t>
      </w:r>
    </w:p>
    <w:p w14:paraId="5400740E" w14:textId="77777777" w:rsidR="00E733DD" w:rsidRPr="00D90E4F" w:rsidRDefault="003D0ADC" w:rsidP="00E733DD">
      <w:r w:rsidRPr="00D90E4F">
        <w:t>P</w:t>
      </w:r>
      <w:r w:rsidR="00E733DD" w:rsidRPr="00D90E4F">
        <w:t xml:space="preserve">ress </w:t>
      </w:r>
      <w:r w:rsidRPr="00D90E4F">
        <w:t xml:space="preserve">this </w:t>
      </w:r>
      <w:r w:rsidR="00E733DD" w:rsidRPr="00D90E4F">
        <w:t xml:space="preserve">button </w:t>
      </w:r>
      <w:r w:rsidRPr="00D90E4F">
        <w:t>to</w:t>
      </w:r>
      <w:r w:rsidR="00E733DD" w:rsidRPr="00D90E4F">
        <w:t xml:space="preserve"> select the figure.</w:t>
      </w:r>
    </w:p>
    <w:p w14:paraId="30713114" w14:textId="77777777" w:rsidR="00E733DD" w:rsidRPr="00D90E4F" w:rsidRDefault="00E733DD" w:rsidP="007820FA">
      <w:pPr>
        <w:pStyle w:val="Rubrik5"/>
      </w:pPr>
      <w:r w:rsidRPr="00D90E4F">
        <w:t>Retain</w:t>
      </w:r>
    </w:p>
    <w:p w14:paraId="017486A4" w14:textId="77777777" w:rsidR="00E733DD" w:rsidRPr="00D90E4F" w:rsidRDefault="00E733DD" w:rsidP="00E733DD">
      <w:r w:rsidRPr="00D90E4F">
        <w:t>This leave</w:t>
      </w:r>
      <w:r w:rsidR="00F24A64" w:rsidRPr="00D90E4F">
        <w:t>s</w:t>
      </w:r>
      <w:r w:rsidRPr="00D90E4F">
        <w:t xml:space="preserve"> the figure intact as it is. The block has been saved in the block table.</w:t>
      </w:r>
    </w:p>
    <w:p w14:paraId="6E5DE1CB" w14:textId="77777777" w:rsidR="00E733DD" w:rsidRPr="00D90E4F" w:rsidRDefault="00E733DD" w:rsidP="007820FA">
      <w:pPr>
        <w:pStyle w:val="Rubrik5"/>
      </w:pPr>
      <w:r w:rsidRPr="00D90E4F">
        <w:t>Convert to block</w:t>
      </w:r>
    </w:p>
    <w:p w14:paraId="22AC2CFF" w14:textId="77777777" w:rsidR="00E733DD" w:rsidRPr="00D90E4F" w:rsidRDefault="00E733DD" w:rsidP="00E733DD">
      <w:r w:rsidRPr="00D90E4F">
        <w:t>This convert</w:t>
      </w:r>
      <w:r w:rsidR="00F24A64" w:rsidRPr="00D90E4F">
        <w:t>s</w:t>
      </w:r>
      <w:r w:rsidRPr="00D90E4F">
        <w:t xml:space="preserve"> the figure to an insert </w:t>
      </w:r>
      <w:r w:rsidR="00F24A64" w:rsidRPr="00D90E4F">
        <w:t>and saves</w:t>
      </w:r>
      <w:r w:rsidR="003D0ADC" w:rsidRPr="00D90E4F">
        <w:t xml:space="preserve"> </w:t>
      </w:r>
      <w:r w:rsidRPr="00D90E4F">
        <w:t>the information in the block table.</w:t>
      </w:r>
    </w:p>
    <w:p w14:paraId="42470894" w14:textId="77777777" w:rsidR="00E733DD" w:rsidRPr="00D90E4F" w:rsidRDefault="00E733DD" w:rsidP="007820FA">
      <w:pPr>
        <w:pStyle w:val="Rubrik5"/>
      </w:pPr>
      <w:r w:rsidRPr="00D90E4F">
        <w:t>Delete</w:t>
      </w:r>
    </w:p>
    <w:p w14:paraId="3A20FCB8" w14:textId="77777777" w:rsidR="00E733DD" w:rsidRPr="00D90E4F" w:rsidRDefault="00E733DD" w:rsidP="00E733DD">
      <w:r w:rsidRPr="00D90E4F">
        <w:t>This remove</w:t>
      </w:r>
      <w:r w:rsidR="00F24A64" w:rsidRPr="00D90E4F">
        <w:t>s</w:t>
      </w:r>
      <w:r w:rsidRPr="00D90E4F">
        <w:t xml:space="preserve"> the figure from the drawing and save</w:t>
      </w:r>
      <w:r w:rsidR="00F24A64" w:rsidRPr="00D90E4F">
        <w:t>s</w:t>
      </w:r>
      <w:r w:rsidRPr="00D90E4F">
        <w:t xml:space="preserve"> the block in the block table.</w:t>
      </w:r>
    </w:p>
    <w:p w14:paraId="1E8BE85A" w14:textId="77777777" w:rsidR="00E733DD" w:rsidRPr="00D90E4F" w:rsidRDefault="00E733DD" w:rsidP="00E733DD">
      <w:pPr>
        <w:pStyle w:val="Frga"/>
      </w:pPr>
      <w:r w:rsidRPr="00D90E4F">
        <w:t>Can the block be inserted in</w:t>
      </w:r>
      <w:r w:rsidR="00F24A64" w:rsidRPr="00D90E4F">
        <w:t>to</w:t>
      </w:r>
      <w:r w:rsidRPr="00D90E4F">
        <w:t xml:space="preserve"> other drawings?</w:t>
      </w:r>
    </w:p>
    <w:p w14:paraId="785D7F70" w14:textId="7626E7D8" w:rsidR="00E733DD" w:rsidRPr="00D90E4F" w:rsidRDefault="00E733DD" w:rsidP="00E733DD">
      <w:pPr>
        <w:pStyle w:val="Answer"/>
      </w:pPr>
      <w:r w:rsidRPr="00D90E4F">
        <w:t>No</w:t>
      </w:r>
      <w:r w:rsidR="00A642DB" w:rsidRPr="00D90E4F">
        <w:t>,</w:t>
      </w:r>
      <w:r w:rsidRPr="00D90E4F">
        <w:t xml:space="preserve"> it must be defined in the drawing or in the </w:t>
      </w:r>
      <w:hyperlink w:anchor="_Save_as_template" w:history="1">
        <w:r w:rsidRPr="00C74945">
          <w:rPr>
            <w:rStyle w:val="Hyperlnk"/>
          </w:rPr>
          <w:t>template drawing</w:t>
        </w:r>
      </w:hyperlink>
      <w:r w:rsidRPr="00D90E4F">
        <w:t>. Then it can be used on all drawings that use that template.</w:t>
      </w:r>
    </w:p>
    <w:p w14:paraId="35EED51D" w14:textId="77777777" w:rsidR="00592A3D" w:rsidRPr="00D90E4F" w:rsidRDefault="00592A3D" w:rsidP="00592A3D">
      <w:pPr>
        <w:pStyle w:val="Rubrik2"/>
      </w:pPr>
      <w:bookmarkStart w:id="371" w:name="_Toc335636904"/>
      <w:bookmarkStart w:id="372" w:name="_Toc129002675"/>
      <w:bookmarkStart w:id="373" w:name="_Toc229474775"/>
      <w:r w:rsidRPr="00D90E4F">
        <w:t>Insert bl</w:t>
      </w:r>
      <w:bookmarkStart w:id="374" w:name="insertblock"/>
      <w:bookmarkEnd w:id="374"/>
      <w:r w:rsidRPr="00D90E4F">
        <w:t>ock</w:t>
      </w:r>
      <w:bookmarkEnd w:id="371"/>
      <w:bookmarkEnd w:id="372"/>
      <w:bookmarkEnd w:id="373"/>
    </w:p>
    <w:p w14:paraId="267282E4" w14:textId="29F4820E" w:rsidR="00901979" w:rsidRPr="00D90E4F" w:rsidRDefault="00F12E03" w:rsidP="00651CD9">
      <w:pPr>
        <w:pStyle w:val="Bild"/>
      </w:pPr>
      <w:r w:rsidRPr="00F12E03">
        <w:rPr>
          <w:noProof/>
        </w:rPr>
        <w:drawing>
          <wp:inline distT="0" distB="0" distL="0" distR="0" wp14:anchorId="242E2330" wp14:editId="7B838310">
            <wp:extent cx="1670400" cy="824400"/>
            <wp:effectExtent l="0" t="0" r="6350" b="0"/>
            <wp:docPr id="2010686651" name="Bildobjekt 1" descr="En bild som visar text, skärmbild, Teckensnitt, Varumärk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86651" name="Bildobjekt 1" descr="En bild som visar text, skärmbild, Teckensnitt, Varumärke&#10;&#10;Automatiskt genererad beskrivning"/>
                    <pic:cNvPicPr/>
                  </pic:nvPicPr>
                  <pic:blipFill>
                    <a:blip r:embed="rId215"/>
                    <a:stretch>
                      <a:fillRect/>
                    </a:stretch>
                  </pic:blipFill>
                  <pic:spPr>
                    <a:xfrm>
                      <a:off x="0" y="0"/>
                      <a:ext cx="1670400" cy="824400"/>
                    </a:xfrm>
                    <a:prstGeom prst="rect">
                      <a:avLst/>
                    </a:prstGeom>
                  </pic:spPr>
                </pic:pic>
              </a:graphicData>
            </a:graphic>
          </wp:inline>
        </w:drawing>
      </w:r>
    </w:p>
    <w:p w14:paraId="2CB5234E" w14:textId="77777777" w:rsidR="00F24A64" w:rsidRPr="00D90E4F" w:rsidRDefault="00F24A64" w:rsidP="00F24A64">
      <w:r w:rsidRPr="00D90E4F">
        <w:t>Shortcut "INSERT"</w:t>
      </w:r>
    </w:p>
    <w:p w14:paraId="3C182FDE" w14:textId="77777777" w:rsidR="00A07B6E" w:rsidRPr="00D90E4F" w:rsidRDefault="00901979" w:rsidP="00A07B6E">
      <w:r w:rsidRPr="00D90E4F">
        <w:t>U</w:t>
      </w:r>
      <w:r w:rsidR="00A07B6E" w:rsidRPr="00D90E4F">
        <w:t xml:space="preserve">se the </w:t>
      </w:r>
      <w:r w:rsidR="00C47395" w:rsidRPr="00D90E4F">
        <w:t>"</w:t>
      </w:r>
      <w:r w:rsidR="00A07B6E" w:rsidRPr="00D90E4F">
        <w:t>Insert block</w:t>
      </w:r>
      <w:r w:rsidR="00C47395" w:rsidRPr="00D90E4F">
        <w:t>"</w:t>
      </w:r>
      <w:r w:rsidR="00A07B6E" w:rsidRPr="00D90E4F">
        <w:t xml:space="preserve"> command to insert a previously defined block.</w:t>
      </w:r>
      <w:r w:rsidRPr="00D90E4F">
        <w:t xml:space="preserve"> </w:t>
      </w:r>
      <w:r w:rsidR="00FE7493" w:rsidRPr="00D90E4F">
        <w:t>The following dialog box is shown.</w:t>
      </w:r>
    </w:p>
    <w:p w14:paraId="06F12AE6" w14:textId="56277423" w:rsidR="00901979" w:rsidRPr="00D90E4F" w:rsidRDefault="00F12E03" w:rsidP="008071BC">
      <w:pPr>
        <w:pStyle w:val="Bild"/>
      </w:pPr>
      <w:r>
        <w:rPr>
          <w:noProof/>
        </w:rPr>
        <w:drawing>
          <wp:inline distT="0" distB="0" distL="0" distR="0" wp14:anchorId="429F5009" wp14:editId="066E9204">
            <wp:extent cx="4680000" cy="2340000"/>
            <wp:effectExtent l="0" t="0" r="6350" b="3175"/>
            <wp:docPr id="775719537" name="Bildobjekt 1" descr="En bild som visar text, skärmbild, programvara, Datoriko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19537" name="Bildobjekt 1" descr="En bild som visar text, skärmbild, programvara, Datorikon&#10;&#10;Automatiskt genererad beskrivning"/>
                    <pic:cNvPicPr/>
                  </pic:nvPicPr>
                  <pic:blipFill>
                    <a:blip r:embed="rId216"/>
                    <a:stretch>
                      <a:fillRect/>
                    </a:stretch>
                  </pic:blipFill>
                  <pic:spPr>
                    <a:xfrm>
                      <a:off x="0" y="0"/>
                      <a:ext cx="4680000" cy="2340000"/>
                    </a:xfrm>
                    <a:prstGeom prst="rect">
                      <a:avLst/>
                    </a:prstGeom>
                  </pic:spPr>
                </pic:pic>
              </a:graphicData>
            </a:graphic>
          </wp:inline>
        </w:drawing>
      </w:r>
    </w:p>
    <w:p w14:paraId="6B584945" w14:textId="77777777" w:rsidR="009E1C1D" w:rsidRPr="00D90E4F" w:rsidRDefault="008B07DF" w:rsidP="009E1C1D">
      <w:r w:rsidRPr="00D90E4F">
        <w:t>Select the named block to be inserted. It is then possible to position, scale or rotate</w:t>
      </w:r>
      <w:r w:rsidR="002C2287" w:rsidRPr="00D90E4F">
        <w:t xml:space="preserve"> the block </w:t>
      </w:r>
      <w:r w:rsidRPr="00D90E4F">
        <w:t xml:space="preserve">while inserting it </w:t>
      </w:r>
      <w:r w:rsidR="002C2287" w:rsidRPr="00D90E4F">
        <w:t>in</w:t>
      </w:r>
      <w:r w:rsidRPr="00D90E4F">
        <w:t>to the drawing.</w:t>
      </w:r>
    </w:p>
    <w:p w14:paraId="34FFD826" w14:textId="77777777" w:rsidR="00306042" w:rsidRPr="00D90E4F" w:rsidRDefault="009E1C1D" w:rsidP="002D3E07">
      <w:pPr>
        <w:pStyle w:val="Rubrik5"/>
      </w:pPr>
      <w:r w:rsidRPr="00D90E4F">
        <w:lastRenderedPageBreak/>
        <w:t>Insert DIG files</w:t>
      </w:r>
    </w:p>
    <w:p w14:paraId="5613FBDA" w14:textId="77777777" w:rsidR="009E1C1D" w:rsidRDefault="002C2287" w:rsidP="009E1C1D">
      <w:r w:rsidRPr="00D90E4F">
        <w:t>To i</w:t>
      </w:r>
      <w:r w:rsidR="009E1C1D" w:rsidRPr="00D90E4F">
        <w:t>nsert DIG files as blocks</w:t>
      </w:r>
      <w:r w:rsidRPr="00D90E4F">
        <w:t xml:space="preserve"> </w:t>
      </w:r>
      <w:r w:rsidR="009E1C1D" w:rsidRPr="00D90E4F">
        <w:t xml:space="preserve">press the </w:t>
      </w:r>
      <w:r w:rsidR="00C47395" w:rsidRPr="00D90E4F">
        <w:t>"</w:t>
      </w:r>
      <w:r w:rsidR="00A946E1" w:rsidRPr="00D90E4F">
        <w:t>F</w:t>
      </w:r>
      <w:r w:rsidR="009E1C1D" w:rsidRPr="00D90E4F">
        <w:t>older</w:t>
      </w:r>
      <w:r w:rsidR="00C47395" w:rsidRPr="00D90E4F">
        <w:t>"</w:t>
      </w:r>
      <w:r w:rsidR="009E1C1D" w:rsidRPr="00D90E4F">
        <w:t xml:space="preserve"> button in the dialog </w:t>
      </w:r>
      <w:r w:rsidRPr="00D90E4F">
        <w:t xml:space="preserve">box </w:t>
      </w:r>
      <w:r w:rsidR="009E1C1D" w:rsidRPr="00D90E4F">
        <w:t>and select the file to be inserted.</w:t>
      </w:r>
    </w:p>
    <w:p w14:paraId="1862EEA1" w14:textId="7751697B" w:rsidR="00F12E03" w:rsidRPr="00D90E4F" w:rsidRDefault="00F12E03" w:rsidP="008071BC">
      <w:pPr>
        <w:pStyle w:val="Bild"/>
      </w:pPr>
      <w:r w:rsidRPr="00F12E03">
        <w:rPr>
          <w:noProof/>
        </w:rPr>
        <w:drawing>
          <wp:inline distT="0" distB="0" distL="0" distR="0" wp14:anchorId="09487864" wp14:editId="19CD6EDC">
            <wp:extent cx="2959200" cy="403200"/>
            <wp:effectExtent l="0" t="0" r="0" b="0"/>
            <wp:docPr id="1653243111" name="Bildobjekt 1" descr="En bild som visar text, skärmbild, linje,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43111" name="Bildobjekt 1" descr="En bild som visar text, skärmbild, linje, Teckensnitt&#10;&#10;Automatiskt genererad beskrivning"/>
                    <pic:cNvPicPr/>
                  </pic:nvPicPr>
                  <pic:blipFill>
                    <a:blip r:embed="rId217"/>
                    <a:stretch>
                      <a:fillRect/>
                    </a:stretch>
                  </pic:blipFill>
                  <pic:spPr>
                    <a:xfrm>
                      <a:off x="0" y="0"/>
                      <a:ext cx="2959200" cy="403200"/>
                    </a:xfrm>
                    <a:prstGeom prst="rect">
                      <a:avLst/>
                    </a:prstGeom>
                  </pic:spPr>
                </pic:pic>
              </a:graphicData>
            </a:graphic>
          </wp:inline>
        </w:drawing>
      </w:r>
    </w:p>
    <w:p w14:paraId="0D68A0BD" w14:textId="77777777" w:rsidR="00174C49" w:rsidRPr="00D90E4F" w:rsidRDefault="009E1C1D" w:rsidP="00174C49">
      <w:pPr>
        <w:pStyle w:val="Rubrik2"/>
      </w:pPr>
      <w:bookmarkStart w:id="375" w:name="_Toc335636905"/>
      <w:bookmarkStart w:id="376" w:name="_Toc129002676"/>
      <w:bookmarkStart w:id="377" w:name="_Toc229474776"/>
      <w:r w:rsidRPr="00D90E4F">
        <w:t>Gro</w:t>
      </w:r>
      <w:bookmarkStart w:id="378" w:name="group"/>
      <w:bookmarkEnd w:id="378"/>
      <w:r w:rsidRPr="00D90E4F">
        <w:t>up</w:t>
      </w:r>
      <w:bookmarkEnd w:id="375"/>
      <w:bookmarkEnd w:id="376"/>
      <w:bookmarkEnd w:id="377"/>
    </w:p>
    <w:p w14:paraId="362B527D" w14:textId="5959C159" w:rsidR="009E1C1D" w:rsidRPr="00D90E4F" w:rsidRDefault="00F12E03" w:rsidP="00651CD9">
      <w:pPr>
        <w:pStyle w:val="Bild"/>
      </w:pPr>
      <w:r w:rsidRPr="00F12E03">
        <w:rPr>
          <w:noProof/>
        </w:rPr>
        <w:drawing>
          <wp:inline distT="0" distB="0" distL="0" distR="0" wp14:anchorId="2F407F30" wp14:editId="122B315F">
            <wp:extent cx="1566000" cy="1015200"/>
            <wp:effectExtent l="0" t="0" r="0" b="0"/>
            <wp:docPr id="1748659932" name="Bildobjekt 1" descr="En bild som visar text, skärmbild, multimedia,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59932" name="Bildobjekt 1" descr="En bild som visar text, skärmbild, multimedia, Teckensnitt&#10;&#10;Automatiskt genererad beskrivning"/>
                    <pic:cNvPicPr/>
                  </pic:nvPicPr>
                  <pic:blipFill>
                    <a:blip r:embed="rId218"/>
                    <a:stretch>
                      <a:fillRect/>
                    </a:stretch>
                  </pic:blipFill>
                  <pic:spPr>
                    <a:xfrm>
                      <a:off x="0" y="0"/>
                      <a:ext cx="1566000" cy="1015200"/>
                    </a:xfrm>
                    <a:prstGeom prst="rect">
                      <a:avLst/>
                    </a:prstGeom>
                  </pic:spPr>
                </pic:pic>
              </a:graphicData>
            </a:graphic>
          </wp:inline>
        </w:drawing>
      </w:r>
    </w:p>
    <w:p w14:paraId="3708634C" w14:textId="0C6FC006" w:rsidR="003A5F20" w:rsidRPr="00D90E4F" w:rsidRDefault="009E1C1D" w:rsidP="00C30DAD">
      <w:r w:rsidRPr="00D90E4F">
        <w:t xml:space="preserve">The </w:t>
      </w:r>
      <w:r w:rsidR="00C47395" w:rsidRPr="00D90E4F">
        <w:t>"</w:t>
      </w:r>
      <w:r w:rsidR="004E5AD9" w:rsidRPr="00D90E4F">
        <w:t>G</w:t>
      </w:r>
      <w:r w:rsidRPr="00D90E4F">
        <w:t>roup</w:t>
      </w:r>
      <w:r w:rsidR="00C47395" w:rsidRPr="00D90E4F">
        <w:t>"</w:t>
      </w:r>
      <w:r w:rsidRPr="00D90E4F">
        <w:t xml:space="preserve"> command asks for objects. All selected objects will be </w:t>
      </w:r>
      <w:r w:rsidR="002C2287" w:rsidRPr="00D90E4F">
        <w:t>a</w:t>
      </w:r>
      <w:r w:rsidR="00CE2B72" w:rsidRPr="00D90E4F">
        <w:t xml:space="preserve"> </w:t>
      </w:r>
      <w:r w:rsidRPr="00D90E4F">
        <w:t>member of that group</w:t>
      </w:r>
      <w:r w:rsidR="00A642DB" w:rsidRPr="00D90E4F">
        <w:t xml:space="preserve"> and can now </w:t>
      </w:r>
      <w:r w:rsidR="002C2287" w:rsidRPr="00D90E4F">
        <w:t>be easily handled</w:t>
      </w:r>
      <w:r w:rsidR="00B750B0" w:rsidRPr="00D90E4F">
        <w:t xml:space="preserve"> together. The </w:t>
      </w:r>
      <w:r w:rsidR="00C47395" w:rsidRPr="00D90E4F">
        <w:t>"</w:t>
      </w:r>
      <w:hyperlink w:anchor="_Explode" w:history="1">
        <w:r w:rsidR="00B750B0" w:rsidRPr="00F12E03">
          <w:rPr>
            <w:rStyle w:val="Hyperlnk"/>
          </w:rPr>
          <w:t>Explode</w:t>
        </w:r>
      </w:hyperlink>
      <w:r w:rsidR="00C47395" w:rsidRPr="00D90E4F">
        <w:t>"</w:t>
      </w:r>
      <w:r w:rsidR="00B750B0" w:rsidRPr="00D90E4F">
        <w:t xml:space="preserve"> command </w:t>
      </w:r>
      <w:r w:rsidR="003A5F20" w:rsidRPr="00D90E4F">
        <w:t>break</w:t>
      </w:r>
      <w:r w:rsidR="00CE2B72" w:rsidRPr="00D90E4F">
        <w:t>s</w:t>
      </w:r>
      <w:r w:rsidR="003A5F20" w:rsidRPr="00D90E4F">
        <w:t xml:space="preserve"> up the </w:t>
      </w:r>
      <w:r w:rsidR="00B750B0" w:rsidRPr="00D90E4F">
        <w:t>group</w:t>
      </w:r>
      <w:r w:rsidR="00042D57" w:rsidRPr="00D90E4F">
        <w:t xml:space="preserve"> into individual segments</w:t>
      </w:r>
      <w:r w:rsidR="003A5F20" w:rsidRPr="00D90E4F">
        <w:t>.</w:t>
      </w:r>
    </w:p>
    <w:p w14:paraId="57D63BF1" w14:textId="77777777" w:rsidR="00873980" w:rsidRPr="00D90E4F" w:rsidRDefault="00873980" w:rsidP="00873980">
      <w:pPr>
        <w:pStyle w:val="Rubrik2"/>
      </w:pPr>
      <w:bookmarkStart w:id="379" w:name="_Toc335636906"/>
      <w:bookmarkStart w:id="380" w:name="_Toc129002677"/>
      <w:bookmarkStart w:id="381" w:name="_Toc229474777"/>
      <w:r w:rsidRPr="00D90E4F">
        <w:t>Save blo</w:t>
      </w:r>
      <w:bookmarkStart w:id="382" w:name="saveblock"/>
      <w:bookmarkEnd w:id="382"/>
      <w:r w:rsidRPr="00D90E4F">
        <w:t>ck</w:t>
      </w:r>
      <w:bookmarkEnd w:id="379"/>
      <w:bookmarkEnd w:id="380"/>
      <w:bookmarkEnd w:id="381"/>
    </w:p>
    <w:p w14:paraId="071E4CEC" w14:textId="37178135" w:rsidR="00F12E03" w:rsidRDefault="00F12E03" w:rsidP="00651CD9">
      <w:pPr>
        <w:pStyle w:val="Bild"/>
      </w:pPr>
      <w:r w:rsidRPr="00F12E03">
        <w:rPr>
          <w:noProof/>
        </w:rPr>
        <w:drawing>
          <wp:inline distT="0" distB="0" distL="0" distR="0" wp14:anchorId="1BC4A58C" wp14:editId="3D8A6755">
            <wp:extent cx="1573200" cy="892800"/>
            <wp:effectExtent l="0" t="0" r="8255" b="3175"/>
            <wp:docPr id="1725732775"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32775" name="Bildobjekt 1" descr="En bild som visar text, skärmbild, Teckensnitt, nummer&#10;&#10;Automatiskt genererad beskrivning"/>
                    <pic:cNvPicPr/>
                  </pic:nvPicPr>
                  <pic:blipFill>
                    <a:blip r:embed="rId219"/>
                    <a:stretch>
                      <a:fillRect/>
                    </a:stretch>
                  </pic:blipFill>
                  <pic:spPr>
                    <a:xfrm>
                      <a:off x="0" y="0"/>
                      <a:ext cx="1573200" cy="892800"/>
                    </a:xfrm>
                    <a:prstGeom prst="rect">
                      <a:avLst/>
                    </a:prstGeom>
                  </pic:spPr>
                </pic:pic>
              </a:graphicData>
            </a:graphic>
          </wp:inline>
        </w:drawing>
      </w:r>
    </w:p>
    <w:p w14:paraId="4EEE6E1F" w14:textId="5634C74D" w:rsidR="00B750B0" w:rsidRPr="00D90E4F" w:rsidRDefault="004D0860" w:rsidP="00B750B0">
      <w:r w:rsidRPr="00D90E4F">
        <w:t xml:space="preserve">This command works the same way as the </w:t>
      </w:r>
      <w:r w:rsidR="00C47395" w:rsidRPr="00D90E4F">
        <w:t>"</w:t>
      </w:r>
      <w:r w:rsidRPr="00D90E4F">
        <w:t>Create block</w:t>
      </w:r>
      <w:r w:rsidR="00C47395" w:rsidRPr="00D90E4F">
        <w:t>"</w:t>
      </w:r>
      <w:r w:rsidRPr="00D90E4F">
        <w:t xml:space="preserve"> </w:t>
      </w:r>
      <w:r w:rsidR="00CE2B72" w:rsidRPr="00D90E4F">
        <w:t xml:space="preserve">command </w:t>
      </w:r>
      <w:r w:rsidRPr="00D90E4F">
        <w:t xml:space="preserve">but </w:t>
      </w:r>
      <w:r w:rsidR="007D5BFB" w:rsidRPr="00D90E4F">
        <w:t>it store</w:t>
      </w:r>
      <w:r w:rsidR="00CE2B72" w:rsidRPr="00D90E4F">
        <w:t>s</w:t>
      </w:r>
      <w:r w:rsidR="007D5BFB" w:rsidRPr="00D90E4F">
        <w:t xml:space="preserve"> the block as a DIG file</w:t>
      </w:r>
      <w:r w:rsidR="00B750B0" w:rsidRPr="00D90E4F">
        <w:t>.</w:t>
      </w:r>
      <w:r w:rsidR="007D5BFB" w:rsidRPr="00D90E4F">
        <w:t xml:space="preserve"> It asks for the objects</w:t>
      </w:r>
      <w:r w:rsidR="00F12E03">
        <w:t xml:space="preserve">, the </w:t>
      </w:r>
      <w:r w:rsidR="007D5BFB" w:rsidRPr="00D90E4F">
        <w:t>base point</w:t>
      </w:r>
      <w:r w:rsidR="00F12E03">
        <w:t xml:space="preserve"> and a file name.</w:t>
      </w:r>
    </w:p>
    <w:p w14:paraId="2C03867C" w14:textId="77777777" w:rsidR="007D5BFB" w:rsidRPr="00D90E4F" w:rsidRDefault="007D5BFB" w:rsidP="007D5BFB">
      <w:pPr>
        <w:pStyle w:val="Rubrik2"/>
      </w:pPr>
      <w:bookmarkStart w:id="383" w:name="_Toc335636907"/>
      <w:bookmarkStart w:id="384" w:name="_Toc129002678"/>
      <w:bookmarkStart w:id="385" w:name="_Toc229474778"/>
      <w:r w:rsidRPr="00D90E4F">
        <w:t>Define attri</w:t>
      </w:r>
      <w:bookmarkStart w:id="386" w:name="defineattributes"/>
      <w:bookmarkEnd w:id="386"/>
      <w:r w:rsidRPr="00D90E4F">
        <w:t>butes</w:t>
      </w:r>
      <w:bookmarkEnd w:id="383"/>
      <w:bookmarkEnd w:id="384"/>
      <w:bookmarkEnd w:id="385"/>
      <w:r w:rsidRPr="00D90E4F">
        <w:t xml:space="preserve"> </w:t>
      </w:r>
    </w:p>
    <w:p w14:paraId="4235A6EC" w14:textId="0A6EB2CA" w:rsidR="007D5BFB" w:rsidRPr="00D90E4F" w:rsidRDefault="00F12E03" w:rsidP="008071BC">
      <w:pPr>
        <w:pStyle w:val="Bild"/>
      </w:pPr>
      <w:r w:rsidRPr="00F12E03">
        <w:rPr>
          <w:noProof/>
        </w:rPr>
        <w:drawing>
          <wp:inline distT="0" distB="0" distL="0" distR="0" wp14:anchorId="2CC6025D" wp14:editId="767D0B95">
            <wp:extent cx="1551600" cy="946800"/>
            <wp:effectExtent l="0" t="0" r="0" b="5715"/>
            <wp:docPr id="339140513" name="Bildobjekt 1" descr="En bild som visar text, skärmbild, Teckensnitt, Varumärk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40513" name="Bildobjekt 1" descr="En bild som visar text, skärmbild, Teckensnitt, Varumärke&#10;&#10;Automatiskt genererad beskrivning"/>
                    <pic:cNvPicPr/>
                  </pic:nvPicPr>
                  <pic:blipFill>
                    <a:blip r:embed="rId220"/>
                    <a:stretch>
                      <a:fillRect/>
                    </a:stretch>
                  </pic:blipFill>
                  <pic:spPr>
                    <a:xfrm>
                      <a:off x="0" y="0"/>
                      <a:ext cx="1551600" cy="946800"/>
                    </a:xfrm>
                    <a:prstGeom prst="rect">
                      <a:avLst/>
                    </a:prstGeom>
                  </pic:spPr>
                </pic:pic>
              </a:graphicData>
            </a:graphic>
          </wp:inline>
        </w:drawing>
      </w:r>
    </w:p>
    <w:p w14:paraId="1F518427" w14:textId="56147383" w:rsidR="00CE2B72" w:rsidRPr="00D90E4F" w:rsidRDefault="00CE2B72" w:rsidP="007D5BFB">
      <w:r w:rsidRPr="00D90E4F">
        <w:t>C</w:t>
      </w:r>
      <w:r w:rsidR="007D5BFB" w:rsidRPr="00D90E4F">
        <w:t>reate a</w:t>
      </w:r>
      <w:r w:rsidR="004239C3">
        <w:t xml:space="preserve"> figure</w:t>
      </w:r>
      <w:r w:rsidR="007D5BFB" w:rsidRPr="00D90E4F">
        <w:t xml:space="preserve"> and include a text string that can be modified when later inserting the block in the drawing.</w:t>
      </w:r>
    </w:p>
    <w:p w14:paraId="15478C89" w14:textId="77777777" w:rsidR="007D5BFB" w:rsidRPr="00D90E4F" w:rsidRDefault="009378B9" w:rsidP="008071BC">
      <w:pPr>
        <w:pStyle w:val="Bild"/>
      </w:pPr>
      <w:r w:rsidRPr="00D90E4F">
        <w:rPr>
          <w:noProof/>
        </w:rPr>
        <w:drawing>
          <wp:inline distT="0" distB="0" distL="0" distR="0" wp14:anchorId="4A392310" wp14:editId="0D02E8DE">
            <wp:extent cx="1799590" cy="1346200"/>
            <wp:effectExtent l="19050" t="0" r="0" b="0"/>
            <wp:docPr id="19438" name="Bild 19438" descr="Image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38" descr="Image195"/>
                    <pic:cNvPicPr>
                      <a:picLocks noChangeAspect="1" noChangeArrowheads="1"/>
                    </pic:cNvPicPr>
                  </pic:nvPicPr>
                  <pic:blipFill>
                    <a:blip r:embed="rId221" cstate="print"/>
                    <a:srcRect/>
                    <a:stretch>
                      <a:fillRect/>
                    </a:stretch>
                  </pic:blipFill>
                  <pic:spPr bwMode="auto">
                    <a:xfrm>
                      <a:off x="0" y="0"/>
                      <a:ext cx="1799590" cy="1346200"/>
                    </a:xfrm>
                    <a:prstGeom prst="rect">
                      <a:avLst/>
                    </a:prstGeom>
                    <a:noFill/>
                    <a:ln w="9525">
                      <a:noFill/>
                      <a:miter lim="800000"/>
                      <a:headEnd/>
                      <a:tailEnd/>
                    </a:ln>
                  </pic:spPr>
                </pic:pic>
              </a:graphicData>
            </a:graphic>
          </wp:inline>
        </w:drawing>
      </w:r>
    </w:p>
    <w:p w14:paraId="74E7185E" w14:textId="77777777" w:rsidR="007D5BFB" w:rsidRPr="00D90E4F" w:rsidRDefault="007D5BFB" w:rsidP="007D5BFB">
      <w:pPr>
        <w:pStyle w:val="DoNow"/>
      </w:pPr>
      <w:r w:rsidRPr="00D90E4F">
        <w:t>Create a figure with a text "TOWN"</w:t>
      </w:r>
    </w:p>
    <w:p w14:paraId="609EBB9E" w14:textId="77777777" w:rsidR="007D5BFB" w:rsidRPr="00D90E4F" w:rsidRDefault="007D5BFB" w:rsidP="007D5BFB">
      <w:pPr>
        <w:pStyle w:val="DoNow"/>
      </w:pPr>
      <w:r w:rsidRPr="00D90E4F">
        <w:t>Start the command and select the text.</w:t>
      </w:r>
    </w:p>
    <w:p w14:paraId="449084C6" w14:textId="6E3937D8" w:rsidR="007D5BFB" w:rsidRPr="00D90E4F" w:rsidRDefault="004239C3" w:rsidP="008071BC">
      <w:pPr>
        <w:pStyle w:val="Bild"/>
      </w:pPr>
      <w:r>
        <w:rPr>
          <w:noProof/>
        </w:rPr>
        <w:lastRenderedPageBreak/>
        <w:drawing>
          <wp:inline distT="0" distB="0" distL="0" distR="0" wp14:anchorId="2420412C" wp14:editId="34B687E1">
            <wp:extent cx="1944000" cy="1548000"/>
            <wp:effectExtent l="0" t="0" r="0" b="0"/>
            <wp:docPr id="102621442"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1442" name="Bildobjekt 1" descr="En bild som visar text, skärmbild, Teckensnitt, nummer&#10;&#10;Automatiskt genererad beskrivning"/>
                    <pic:cNvPicPr/>
                  </pic:nvPicPr>
                  <pic:blipFill>
                    <a:blip r:embed="rId222"/>
                    <a:stretch>
                      <a:fillRect/>
                    </a:stretch>
                  </pic:blipFill>
                  <pic:spPr>
                    <a:xfrm>
                      <a:off x="0" y="0"/>
                      <a:ext cx="1944000" cy="1548000"/>
                    </a:xfrm>
                    <a:prstGeom prst="rect">
                      <a:avLst/>
                    </a:prstGeom>
                  </pic:spPr>
                </pic:pic>
              </a:graphicData>
            </a:graphic>
          </wp:inline>
        </w:drawing>
      </w:r>
    </w:p>
    <w:p w14:paraId="77427ABD" w14:textId="77777777" w:rsidR="007D5BFB" w:rsidRPr="00D90E4F" w:rsidRDefault="007D5BFB" w:rsidP="007D5BFB">
      <w:r w:rsidRPr="00D90E4F">
        <w:t>Enter a prompt and a default value.</w:t>
      </w:r>
    </w:p>
    <w:p w14:paraId="4C6BAA8E" w14:textId="77777777" w:rsidR="007D5BFB" w:rsidRPr="00D90E4F" w:rsidRDefault="007D5BFB" w:rsidP="007D5BFB">
      <w:pPr>
        <w:pStyle w:val="DoNow"/>
      </w:pPr>
      <w:r w:rsidRPr="00D90E4F">
        <w:t>Save the figure as a block</w:t>
      </w:r>
    </w:p>
    <w:p w14:paraId="597AFA34" w14:textId="77777777" w:rsidR="007D5BFB" w:rsidRPr="00D90E4F" w:rsidRDefault="007D5BFB" w:rsidP="007D5BFB">
      <w:pPr>
        <w:pStyle w:val="DoNow"/>
      </w:pPr>
      <w:r w:rsidRPr="00D90E4F">
        <w:t>Insert the block.</w:t>
      </w:r>
    </w:p>
    <w:p w14:paraId="5DDD76F4" w14:textId="77777777" w:rsidR="007D5BFB" w:rsidRPr="00D90E4F" w:rsidRDefault="00DF31A8" w:rsidP="007D5BFB">
      <w:r w:rsidRPr="00D90E4F">
        <w:t>The f</w:t>
      </w:r>
      <w:r w:rsidR="007D5BFB" w:rsidRPr="00D90E4F">
        <w:t xml:space="preserve">ollowing dialog </w:t>
      </w:r>
      <w:r w:rsidR="00CE2B72" w:rsidRPr="00D90E4F">
        <w:t xml:space="preserve">box is </w:t>
      </w:r>
      <w:r w:rsidR="007D5BFB" w:rsidRPr="00D90E4F">
        <w:t>shown.</w:t>
      </w:r>
    </w:p>
    <w:p w14:paraId="14295538" w14:textId="5A8712DD" w:rsidR="007D5BFB" w:rsidRPr="00D90E4F" w:rsidRDefault="004239C3" w:rsidP="008071BC">
      <w:pPr>
        <w:pStyle w:val="Bild"/>
      </w:pPr>
      <w:r>
        <w:rPr>
          <w:noProof/>
        </w:rPr>
        <w:drawing>
          <wp:inline distT="0" distB="0" distL="0" distR="0" wp14:anchorId="0AEB856D" wp14:editId="5983CD83">
            <wp:extent cx="3110400" cy="1112400"/>
            <wp:effectExtent l="0" t="0" r="0" b="0"/>
            <wp:docPr id="795010025" name="Bildobjekt 1" descr="En bild som visar text, skärmbild, nummer,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10025" name="Bildobjekt 1" descr="En bild som visar text, skärmbild, nummer, Teckensnitt&#10;&#10;Automatiskt genererad beskrivning"/>
                    <pic:cNvPicPr/>
                  </pic:nvPicPr>
                  <pic:blipFill>
                    <a:blip r:embed="rId223"/>
                    <a:stretch>
                      <a:fillRect/>
                    </a:stretch>
                  </pic:blipFill>
                  <pic:spPr>
                    <a:xfrm>
                      <a:off x="0" y="0"/>
                      <a:ext cx="3110400" cy="1112400"/>
                    </a:xfrm>
                    <a:prstGeom prst="rect">
                      <a:avLst/>
                    </a:prstGeom>
                  </pic:spPr>
                </pic:pic>
              </a:graphicData>
            </a:graphic>
          </wp:inline>
        </w:drawing>
      </w:r>
    </w:p>
    <w:p w14:paraId="5A4895DC" w14:textId="77777777" w:rsidR="007D5BFB" w:rsidRPr="00D90E4F" w:rsidRDefault="007D5BFB" w:rsidP="007D5BFB">
      <w:pPr>
        <w:pStyle w:val="DoNow"/>
      </w:pPr>
      <w:r w:rsidRPr="00D90E4F">
        <w:t xml:space="preserve">Change the value to </w:t>
      </w:r>
      <w:r w:rsidR="00C47395" w:rsidRPr="00D90E4F">
        <w:t>"</w:t>
      </w:r>
      <w:r w:rsidRPr="00D90E4F">
        <w:t>Gothenburg</w:t>
      </w:r>
      <w:r w:rsidR="00C47395" w:rsidRPr="00D90E4F">
        <w:t>"</w:t>
      </w:r>
      <w:r w:rsidR="00CE2B72" w:rsidRPr="00D90E4F">
        <w:t>.</w:t>
      </w:r>
    </w:p>
    <w:p w14:paraId="2DAA0079" w14:textId="77777777" w:rsidR="007D5BFB" w:rsidRPr="00D90E4F" w:rsidRDefault="007D5BFB" w:rsidP="007D5BFB">
      <w:r w:rsidRPr="00D90E4F">
        <w:t xml:space="preserve">When the block </w:t>
      </w:r>
      <w:r w:rsidR="00CE2B72" w:rsidRPr="00D90E4F">
        <w:t xml:space="preserve">is inserted </w:t>
      </w:r>
      <w:r w:rsidRPr="00D90E4F">
        <w:t>it will appear as follows</w:t>
      </w:r>
      <w:r w:rsidR="00CE2B72" w:rsidRPr="00D90E4F">
        <w:t>:</w:t>
      </w:r>
    </w:p>
    <w:p w14:paraId="6DE0FCD8" w14:textId="77777777" w:rsidR="007D5BFB" w:rsidRPr="00D90E4F" w:rsidRDefault="009378B9" w:rsidP="008071BC">
      <w:pPr>
        <w:pStyle w:val="Bild"/>
      </w:pPr>
      <w:r w:rsidRPr="00D90E4F">
        <w:rPr>
          <w:noProof/>
        </w:rPr>
        <w:drawing>
          <wp:inline distT="0" distB="0" distL="0" distR="0" wp14:anchorId="193EDAD4" wp14:editId="1B5DB249">
            <wp:extent cx="1799590" cy="1390015"/>
            <wp:effectExtent l="19050" t="0" r="0" b="0"/>
            <wp:docPr id="19441" name="Bild 19441" descr="Image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41" descr="Image199"/>
                    <pic:cNvPicPr>
                      <a:picLocks noChangeAspect="1" noChangeArrowheads="1"/>
                    </pic:cNvPicPr>
                  </pic:nvPicPr>
                  <pic:blipFill>
                    <a:blip r:embed="rId224" cstate="print"/>
                    <a:srcRect/>
                    <a:stretch>
                      <a:fillRect/>
                    </a:stretch>
                  </pic:blipFill>
                  <pic:spPr bwMode="auto">
                    <a:xfrm>
                      <a:off x="0" y="0"/>
                      <a:ext cx="1799590" cy="1390015"/>
                    </a:xfrm>
                    <a:prstGeom prst="rect">
                      <a:avLst/>
                    </a:prstGeom>
                    <a:noFill/>
                    <a:ln w="9525">
                      <a:noFill/>
                      <a:miter lim="800000"/>
                      <a:headEnd/>
                      <a:tailEnd/>
                    </a:ln>
                  </pic:spPr>
                </pic:pic>
              </a:graphicData>
            </a:graphic>
          </wp:inline>
        </w:drawing>
      </w:r>
    </w:p>
    <w:p w14:paraId="166DA685" w14:textId="77777777" w:rsidR="007D5BFB" w:rsidRPr="00D90E4F" w:rsidRDefault="007D5BFB" w:rsidP="007D5BFB">
      <w:pPr>
        <w:pStyle w:val="Frga"/>
      </w:pPr>
      <w:r w:rsidRPr="00D90E4F">
        <w:t>What can the</w:t>
      </w:r>
      <w:r w:rsidR="00CE2B72" w:rsidRPr="00D90E4F">
        <w:t>se</w:t>
      </w:r>
      <w:r w:rsidRPr="00D90E4F">
        <w:t xml:space="preserve"> attributes </w:t>
      </w:r>
      <w:r w:rsidR="00DF31A8" w:rsidRPr="00D90E4F">
        <w:t xml:space="preserve">be </w:t>
      </w:r>
      <w:r w:rsidRPr="00D90E4F">
        <w:t>used for?</w:t>
      </w:r>
    </w:p>
    <w:p w14:paraId="0799E980" w14:textId="169598BC" w:rsidR="007D5BFB" w:rsidRPr="00D90E4F" w:rsidRDefault="003E2139" w:rsidP="007D5BFB">
      <w:pPr>
        <w:pStyle w:val="Answer"/>
      </w:pPr>
      <w:r w:rsidRPr="00D90E4F">
        <w:t xml:space="preserve">For </w:t>
      </w:r>
      <w:r w:rsidR="004239C3" w:rsidRPr="00D90E4F">
        <w:t>example,</w:t>
      </w:r>
      <w:r w:rsidRPr="00D90E4F">
        <w:t xml:space="preserve"> to </w:t>
      </w:r>
      <w:r w:rsidR="007D5BFB" w:rsidRPr="00D90E4F">
        <w:t>fill in information in a title block.</w:t>
      </w:r>
    </w:p>
    <w:p w14:paraId="369F9B48" w14:textId="77777777" w:rsidR="007D5BFB" w:rsidRPr="00D90E4F" w:rsidRDefault="007D5BFB" w:rsidP="007D5BFB">
      <w:pPr>
        <w:pStyle w:val="Frga"/>
      </w:pPr>
      <w:r w:rsidRPr="00D90E4F">
        <w:t>Can it be inserted in other drawings?</w:t>
      </w:r>
    </w:p>
    <w:p w14:paraId="2414F372" w14:textId="7BC84B7B" w:rsidR="007D5BFB" w:rsidRPr="00D90E4F" w:rsidRDefault="007D5BFB" w:rsidP="007D5BFB">
      <w:pPr>
        <w:pStyle w:val="Answer"/>
      </w:pPr>
      <w:r w:rsidRPr="00D90E4F">
        <w:t xml:space="preserve">If you use "Create block" then it must be defined in the drawing or in the </w:t>
      </w:r>
      <w:hyperlink w:anchor="_Save_as_template" w:history="1">
        <w:r w:rsidRPr="004239C3">
          <w:rPr>
            <w:rStyle w:val="Hyperlnk"/>
          </w:rPr>
          <w:t>template drawing</w:t>
        </w:r>
      </w:hyperlink>
      <w:r w:rsidRPr="00D90E4F">
        <w:t xml:space="preserve">. Then it can be used on all drawings that use that template. If you use the "Save block" (save it on disk) </w:t>
      </w:r>
      <w:r w:rsidR="008A2203" w:rsidRPr="00D90E4F">
        <w:t>option,</w:t>
      </w:r>
      <w:r w:rsidRPr="00D90E4F">
        <w:t xml:space="preserve"> then you can use it on all drawings.</w:t>
      </w:r>
    </w:p>
    <w:p w14:paraId="52CC3188" w14:textId="77777777" w:rsidR="00F353B8" w:rsidRPr="00D90E4F" w:rsidRDefault="00F353B8" w:rsidP="00ED14C9">
      <w:pPr>
        <w:pStyle w:val="Rubrik2"/>
      </w:pPr>
      <w:bookmarkStart w:id="387" w:name="_Toc335636908"/>
      <w:bookmarkStart w:id="388" w:name="_Toc129002679"/>
      <w:bookmarkStart w:id="389" w:name="_Toc229474779"/>
      <w:r w:rsidRPr="00D90E4F">
        <w:t>Mo</w:t>
      </w:r>
      <w:bookmarkStart w:id="390" w:name="move"/>
      <w:bookmarkEnd w:id="390"/>
      <w:r w:rsidRPr="00D90E4F">
        <w:t>ve</w:t>
      </w:r>
      <w:bookmarkEnd w:id="387"/>
      <w:bookmarkEnd w:id="388"/>
      <w:bookmarkEnd w:id="389"/>
    </w:p>
    <w:p w14:paraId="2D1EE6EE" w14:textId="2848EC62" w:rsidR="00173198" w:rsidRDefault="00173198" w:rsidP="008071BC">
      <w:pPr>
        <w:pStyle w:val="Bild"/>
      </w:pPr>
      <w:r w:rsidRPr="00173198">
        <w:rPr>
          <w:noProof/>
        </w:rPr>
        <w:drawing>
          <wp:inline distT="0" distB="0" distL="0" distR="0" wp14:anchorId="10A13735" wp14:editId="72B63DCD">
            <wp:extent cx="1731600" cy="907200"/>
            <wp:effectExtent l="0" t="0" r="2540" b="7620"/>
            <wp:docPr id="517067436"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67436" name="Bildobjekt 1" descr="En bild som visar text, skärmbild, Teckensnitt, linje&#10;&#10;Automatiskt genererad beskrivning"/>
                    <pic:cNvPicPr/>
                  </pic:nvPicPr>
                  <pic:blipFill>
                    <a:blip r:embed="rId225"/>
                    <a:stretch>
                      <a:fillRect/>
                    </a:stretch>
                  </pic:blipFill>
                  <pic:spPr>
                    <a:xfrm>
                      <a:off x="0" y="0"/>
                      <a:ext cx="1731600" cy="907200"/>
                    </a:xfrm>
                    <a:prstGeom prst="rect">
                      <a:avLst/>
                    </a:prstGeom>
                  </pic:spPr>
                </pic:pic>
              </a:graphicData>
            </a:graphic>
          </wp:inline>
        </w:drawing>
      </w:r>
    </w:p>
    <w:p w14:paraId="7E95156E" w14:textId="0F6191B1" w:rsidR="000646DC" w:rsidRPr="00D90E4F" w:rsidRDefault="000646DC" w:rsidP="000646DC">
      <w:r w:rsidRPr="00D90E4F">
        <w:t>Shortcut "M"</w:t>
      </w:r>
    </w:p>
    <w:p w14:paraId="41F18042" w14:textId="77777777" w:rsidR="001374AA" w:rsidRPr="00D90E4F" w:rsidRDefault="001374AA" w:rsidP="001374AA">
      <w:r w:rsidRPr="00D90E4F">
        <w:t xml:space="preserve">This command asks </w:t>
      </w:r>
      <w:r w:rsidR="00CE2B72" w:rsidRPr="00D90E4F">
        <w:t>for an</w:t>
      </w:r>
      <w:r w:rsidRPr="00D90E4F">
        <w:t xml:space="preserve"> object to move, then a base point and finally a new position. The selected object will be moved to the new position.</w:t>
      </w:r>
    </w:p>
    <w:p w14:paraId="68D24801" w14:textId="2225AAF2" w:rsidR="00150036" w:rsidRPr="00D90E4F" w:rsidRDefault="00150036" w:rsidP="00150036">
      <w:hyperlink w:anchor="_Coordinate_input" w:history="1">
        <w:r w:rsidRPr="00D90E4F">
          <w:rPr>
            <w:rStyle w:val="Hyperlnk"/>
          </w:rPr>
          <w:t>How to enter coordinates</w:t>
        </w:r>
      </w:hyperlink>
    </w:p>
    <w:p w14:paraId="23E1A41B" w14:textId="77777777" w:rsidR="001374AA" w:rsidRPr="00D90E4F" w:rsidRDefault="001374AA" w:rsidP="001374AA">
      <w:pPr>
        <w:pStyle w:val="Rubrik2"/>
      </w:pPr>
      <w:bookmarkStart w:id="391" w:name="_Toc335636909"/>
      <w:bookmarkStart w:id="392" w:name="_Toc129002680"/>
      <w:bookmarkStart w:id="393" w:name="_Toc229474780"/>
      <w:r w:rsidRPr="00D90E4F">
        <w:lastRenderedPageBreak/>
        <w:t>Rota</w:t>
      </w:r>
      <w:bookmarkStart w:id="394" w:name="rotate"/>
      <w:bookmarkEnd w:id="394"/>
      <w:r w:rsidRPr="00D90E4F">
        <w:t>te</w:t>
      </w:r>
      <w:bookmarkEnd w:id="391"/>
      <w:bookmarkEnd w:id="392"/>
      <w:bookmarkEnd w:id="393"/>
    </w:p>
    <w:p w14:paraId="1025F0DC" w14:textId="1D0F4EEE" w:rsidR="00173198" w:rsidRDefault="00173198" w:rsidP="008071BC">
      <w:pPr>
        <w:pStyle w:val="Bild"/>
      </w:pPr>
      <w:r w:rsidRPr="00173198">
        <w:rPr>
          <w:noProof/>
        </w:rPr>
        <w:drawing>
          <wp:inline distT="0" distB="0" distL="0" distR="0" wp14:anchorId="6F53BFD9" wp14:editId="3C8DA12A">
            <wp:extent cx="1900800" cy="763200"/>
            <wp:effectExtent l="0" t="0" r="4445" b="0"/>
            <wp:docPr id="1298188"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88" name="Bildobjekt 1" descr="En bild som visar text, skärmbild, Teckensnitt, nummer&#10;&#10;Automatiskt genererad beskrivning"/>
                    <pic:cNvPicPr/>
                  </pic:nvPicPr>
                  <pic:blipFill>
                    <a:blip r:embed="rId226"/>
                    <a:stretch>
                      <a:fillRect/>
                    </a:stretch>
                  </pic:blipFill>
                  <pic:spPr>
                    <a:xfrm>
                      <a:off x="0" y="0"/>
                      <a:ext cx="1900800" cy="763200"/>
                    </a:xfrm>
                    <a:prstGeom prst="rect">
                      <a:avLst/>
                    </a:prstGeom>
                  </pic:spPr>
                </pic:pic>
              </a:graphicData>
            </a:graphic>
          </wp:inline>
        </w:drawing>
      </w:r>
    </w:p>
    <w:p w14:paraId="22615443" w14:textId="4A28893E" w:rsidR="000646DC" w:rsidRPr="00D90E4F" w:rsidRDefault="000646DC" w:rsidP="000646DC">
      <w:r w:rsidRPr="00D90E4F">
        <w:t>Shortcut "R"</w:t>
      </w:r>
    </w:p>
    <w:p w14:paraId="472FF6A9" w14:textId="77777777" w:rsidR="001A6EAC" w:rsidRPr="00D90E4F" w:rsidRDefault="00A36512" w:rsidP="00A36512">
      <w:r w:rsidRPr="00D90E4F">
        <w:t xml:space="preserve">This command rotates an object around a specified point. </w:t>
      </w:r>
      <w:r w:rsidR="00CE2B72" w:rsidRPr="00D90E4F">
        <w:t>U</w:t>
      </w:r>
      <w:r w:rsidRPr="00D90E4F">
        <w:t xml:space="preserve">se the </w:t>
      </w:r>
      <w:r w:rsidR="00C47395" w:rsidRPr="00D90E4F">
        <w:t>"</w:t>
      </w:r>
      <w:r w:rsidRPr="00D90E4F">
        <w:t>Reference</w:t>
      </w:r>
      <w:r w:rsidR="00C47395" w:rsidRPr="00D90E4F">
        <w:t>"</w:t>
      </w:r>
      <w:r w:rsidRPr="00D90E4F">
        <w:t xml:space="preserve"> option</w:t>
      </w:r>
      <w:r w:rsidR="00CE2B72" w:rsidRPr="00D90E4F">
        <w:t xml:space="preserve"> instead of entering the new rotation angle</w:t>
      </w:r>
      <w:r w:rsidRPr="00D90E4F">
        <w:t>.</w:t>
      </w:r>
      <w:r w:rsidR="00161F75" w:rsidRPr="00D90E4F">
        <w:t xml:space="preserve"> </w:t>
      </w:r>
      <w:r w:rsidR="00CE2B72" w:rsidRPr="00D90E4F">
        <w:t xml:space="preserve">After the command is completed there </w:t>
      </w:r>
      <w:r w:rsidR="0089703E" w:rsidRPr="00D90E4F">
        <w:t xml:space="preserve">will be </w:t>
      </w:r>
      <w:r w:rsidR="00CE2B72" w:rsidRPr="00D90E4F">
        <w:t xml:space="preserve">a </w:t>
      </w:r>
      <w:r w:rsidR="0089703E" w:rsidRPr="00D90E4F">
        <w:t xml:space="preserve">request to </w:t>
      </w:r>
      <w:r w:rsidR="005074C1" w:rsidRPr="00D90E4F">
        <w:t>"</w:t>
      </w:r>
      <w:r w:rsidR="0089703E" w:rsidRPr="00D90E4F">
        <w:t>Keep original</w:t>
      </w:r>
      <w:r w:rsidR="005074C1" w:rsidRPr="00D90E4F">
        <w:t>"</w:t>
      </w:r>
      <w:r w:rsidR="0089703E" w:rsidRPr="00D90E4F">
        <w:t xml:space="preserve"> or not.</w:t>
      </w:r>
    </w:p>
    <w:p w14:paraId="16169C18" w14:textId="77777777" w:rsidR="00147DB7" w:rsidRPr="00D90E4F" w:rsidRDefault="00487A87" w:rsidP="001A6EAC">
      <w:pPr>
        <w:pStyle w:val="Rubrik2"/>
      </w:pPr>
      <w:bookmarkStart w:id="395" w:name="_Toc335636910"/>
      <w:bookmarkStart w:id="396" w:name="_Toc129002681"/>
      <w:bookmarkStart w:id="397" w:name="_Toc229474781"/>
      <w:r w:rsidRPr="00D90E4F">
        <w:t>Co</w:t>
      </w:r>
      <w:bookmarkStart w:id="398" w:name="copy"/>
      <w:bookmarkEnd w:id="398"/>
      <w:r w:rsidRPr="00D90E4F">
        <w:t>py</w:t>
      </w:r>
      <w:bookmarkEnd w:id="395"/>
      <w:bookmarkEnd w:id="396"/>
      <w:bookmarkEnd w:id="397"/>
    </w:p>
    <w:p w14:paraId="4D1564CD" w14:textId="1E8A5C53" w:rsidR="00173198" w:rsidRDefault="00173198" w:rsidP="008071BC">
      <w:pPr>
        <w:pStyle w:val="Bild"/>
      </w:pPr>
      <w:r w:rsidRPr="00173198">
        <w:rPr>
          <w:noProof/>
        </w:rPr>
        <w:drawing>
          <wp:inline distT="0" distB="0" distL="0" distR="0" wp14:anchorId="3D049061" wp14:editId="57225A9F">
            <wp:extent cx="1684800" cy="853200"/>
            <wp:effectExtent l="0" t="0" r="0" b="4445"/>
            <wp:docPr id="342148649"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48649" name="Bildobjekt 1" descr="En bild som visar text, skärmbild, Teckensnitt, linje&#10;&#10;Automatiskt genererad beskrivning"/>
                    <pic:cNvPicPr/>
                  </pic:nvPicPr>
                  <pic:blipFill>
                    <a:blip r:embed="rId227"/>
                    <a:stretch>
                      <a:fillRect/>
                    </a:stretch>
                  </pic:blipFill>
                  <pic:spPr>
                    <a:xfrm>
                      <a:off x="0" y="0"/>
                      <a:ext cx="1684800" cy="853200"/>
                    </a:xfrm>
                    <a:prstGeom prst="rect">
                      <a:avLst/>
                    </a:prstGeom>
                  </pic:spPr>
                </pic:pic>
              </a:graphicData>
            </a:graphic>
          </wp:inline>
        </w:drawing>
      </w:r>
    </w:p>
    <w:p w14:paraId="7C6F115E" w14:textId="547CA586" w:rsidR="001A6EAC" w:rsidRPr="00D90E4F" w:rsidRDefault="00147DB7" w:rsidP="00147DB7">
      <w:r w:rsidRPr="00D90E4F">
        <w:t>Shortcut "SHIFT+C"</w:t>
      </w:r>
    </w:p>
    <w:p w14:paraId="33A42873" w14:textId="3FF8F143" w:rsidR="00DE6DEE" w:rsidRPr="00D90E4F" w:rsidRDefault="00DE6DEE" w:rsidP="00DE6DEE">
      <w:r w:rsidRPr="00D90E4F">
        <w:t>This command ask</w:t>
      </w:r>
      <w:r w:rsidR="00CE2B72" w:rsidRPr="00D90E4F">
        <w:t>s</w:t>
      </w:r>
      <w:r w:rsidRPr="00D90E4F">
        <w:t xml:space="preserve"> for </w:t>
      </w:r>
      <w:r w:rsidR="00CE2B72" w:rsidRPr="00D90E4F">
        <w:t xml:space="preserve">an </w:t>
      </w:r>
      <w:r w:rsidRPr="00D90E4F">
        <w:t>object to copy, then a base point and finally a new position</w:t>
      </w:r>
      <w:r w:rsidR="00173198">
        <w:t>s</w:t>
      </w:r>
      <w:r w:rsidRPr="00D90E4F">
        <w:t>.</w:t>
      </w:r>
    </w:p>
    <w:p w14:paraId="3BB08D48" w14:textId="351F9D71" w:rsidR="00150036" w:rsidRPr="00D90E4F" w:rsidRDefault="00150036" w:rsidP="00150036">
      <w:hyperlink w:anchor="_Coordinate_input" w:history="1">
        <w:r w:rsidRPr="00D90E4F">
          <w:rPr>
            <w:rStyle w:val="Hyperlnk"/>
          </w:rPr>
          <w:t>How to enter coordinates</w:t>
        </w:r>
      </w:hyperlink>
    </w:p>
    <w:p w14:paraId="5EC9C7C3" w14:textId="77777777" w:rsidR="00E02C89" w:rsidRPr="00D90E4F" w:rsidRDefault="004253F4" w:rsidP="004253F4">
      <w:pPr>
        <w:pStyle w:val="Rubrik2"/>
      </w:pPr>
      <w:bookmarkStart w:id="399" w:name="_Toc335636911"/>
      <w:bookmarkStart w:id="400" w:name="_Toc129002682"/>
      <w:bookmarkStart w:id="401" w:name="_Toc229474782"/>
      <w:r w:rsidRPr="00D90E4F">
        <w:t>Mirr</w:t>
      </w:r>
      <w:bookmarkStart w:id="402" w:name="mirror"/>
      <w:bookmarkEnd w:id="402"/>
      <w:r w:rsidRPr="00D90E4F">
        <w:t>or</w:t>
      </w:r>
      <w:bookmarkEnd w:id="399"/>
      <w:bookmarkEnd w:id="400"/>
      <w:bookmarkEnd w:id="401"/>
      <w:r w:rsidRPr="00D90E4F">
        <w:t xml:space="preserve"> </w:t>
      </w:r>
    </w:p>
    <w:p w14:paraId="7E01738E" w14:textId="32F0F44D" w:rsidR="004253F4" w:rsidRPr="00D90E4F" w:rsidRDefault="00173198" w:rsidP="008071BC">
      <w:pPr>
        <w:pStyle w:val="Bild"/>
      </w:pPr>
      <w:r w:rsidRPr="00173198">
        <w:rPr>
          <w:noProof/>
        </w:rPr>
        <w:drawing>
          <wp:inline distT="0" distB="0" distL="0" distR="0" wp14:anchorId="60D8F527" wp14:editId="63DA9CE0">
            <wp:extent cx="1566000" cy="1083600"/>
            <wp:effectExtent l="0" t="0" r="0" b="2540"/>
            <wp:docPr id="1107758982"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58982" name="Bildobjekt 1" descr="En bild som visar text, skärmbild, Teckensnitt, nummer&#10;&#10;Automatiskt genererad beskrivning"/>
                    <pic:cNvPicPr/>
                  </pic:nvPicPr>
                  <pic:blipFill>
                    <a:blip r:embed="rId228"/>
                    <a:stretch>
                      <a:fillRect/>
                    </a:stretch>
                  </pic:blipFill>
                  <pic:spPr>
                    <a:xfrm>
                      <a:off x="0" y="0"/>
                      <a:ext cx="1566000" cy="1083600"/>
                    </a:xfrm>
                    <a:prstGeom prst="rect">
                      <a:avLst/>
                    </a:prstGeom>
                  </pic:spPr>
                </pic:pic>
              </a:graphicData>
            </a:graphic>
          </wp:inline>
        </w:drawing>
      </w:r>
    </w:p>
    <w:p w14:paraId="5A3358B7" w14:textId="77777777" w:rsidR="00CE2B72" w:rsidRPr="00D90E4F" w:rsidRDefault="00CE2B72" w:rsidP="00CE2B72">
      <w:r w:rsidRPr="00D90E4F">
        <w:t>Shortcut "SHIFT+M"</w:t>
      </w:r>
    </w:p>
    <w:p w14:paraId="7EDF3AF2" w14:textId="77777777" w:rsidR="00161F75" w:rsidRPr="00D90E4F" w:rsidRDefault="00496A11" w:rsidP="00161F75">
      <w:r w:rsidRPr="00D90E4F">
        <w:t xml:space="preserve">This command asks for </w:t>
      </w:r>
      <w:r w:rsidR="00CE2B72" w:rsidRPr="00D90E4F">
        <w:t xml:space="preserve">an </w:t>
      </w:r>
      <w:r w:rsidRPr="00D90E4F">
        <w:t>object and then a mirror line.</w:t>
      </w:r>
      <w:r w:rsidR="00161F75" w:rsidRPr="00D90E4F">
        <w:t xml:space="preserve"> </w:t>
      </w:r>
      <w:r w:rsidR="009F5F7A" w:rsidRPr="00D90E4F">
        <w:t>After the command is completed there will be a request to "Keep original" or not</w:t>
      </w:r>
      <w:r w:rsidR="00161F75" w:rsidRPr="00D90E4F">
        <w:t>.</w:t>
      </w:r>
    </w:p>
    <w:p w14:paraId="54E54748" w14:textId="77777777" w:rsidR="003E0773" w:rsidRPr="00D90E4F" w:rsidRDefault="003E0773" w:rsidP="003E0773">
      <w:pPr>
        <w:pStyle w:val="Rubrik2"/>
      </w:pPr>
      <w:bookmarkStart w:id="403" w:name="_Toc335636912"/>
      <w:bookmarkStart w:id="404" w:name="_Toc129002683"/>
      <w:bookmarkStart w:id="405" w:name="_Toc229474783"/>
      <w:r w:rsidRPr="00D90E4F">
        <w:t>Sca</w:t>
      </w:r>
      <w:bookmarkStart w:id="406" w:name="scale"/>
      <w:bookmarkEnd w:id="406"/>
      <w:r w:rsidRPr="00D90E4F">
        <w:t>le</w:t>
      </w:r>
      <w:bookmarkEnd w:id="403"/>
      <w:bookmarkEnd w:id="404"/>
      <w:bookmarkEnd w:id="405"/>
    </w:p>
    <w:p w14:paraId="7AEC6840" w14:textId="38720FA8" w:rsidR="00161F75" w:rsidRPr="00D90E4F" w:rsidRDefault="003F1939" w:rsidP="008071BC">
      <w:pPr>
        <w:pStyle w:val="Bild"/>
      </w:pPr>
      <w:r w:rsidRPr="003F1939">
        <w:rPr>
          <w:noProof/>
        </w:rPr>
        <w:drawing>
          <wp:inline distT="0" distB="0" distL="0" distR="0" wp14:anchorId="0ACF7F92" wp14:editId="7502A42E">
            <wp:extent cx="1436400" cy="946800"/>
            <wp:effectExtent l="0" t="0" r="0" b="5715"/>
            <wp:docPr id="1321258406"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58406" name="Bildobjekt 1" descr="En bild som visar text, skärmbild, Teckensnitt, nummer&#10;&#10;Automatiskt genererad beskrivning"/>
                    <pic:cNvPicPr/>
                  </pic:nvPicPr>
                  <pic:blipFill>
                    <a:blip r:embed="rId229"/>
                    <a:stretch>
                      <a:fillRect/>
                    </a:stretch>
                  </pic:blipFill>
                  <pic:spPr>
                    <a:xfrm>
                      <a:off x="0" y="0"/>
                      <a:ext cx="1436400" cy="946800"/>
                    </a:xfrm>
                    <a:prstGeom prst="rect">
                      <a:avLst/>
                    </a:prstGeom>
                  </pic:spPr>
                </pic:pic>
              </a:graphicData>
            </a:graphic>
          </wp:inline>
        </w:drawing>
      </w:r>
    </w:p>
    <w:p w14:paraId="6DE9BBED" w14:textId="77777777" w:rsidR="003E2139" w:rsidRPr="00D90E4F" w:rsidRDefault="003E2139" w:rsidP="003E2139">
      <w:r w:rsidRPr="00D90E4F">
        <w:t>Shortcut "S"</w:t>
      </w:r>
    </w:p>
    <w:p w14:paraId="3ADB6C55" w14:textId="105F2215" w:rsidR="0046626D" w:rsidRPr="00D90E4F" w:rsidRDefault="0046626D" w:rsidP="0046626D">
      <w:r w:rsidRPr="00D90E4F">
        <w:t>This command asks for object</w:t>
      </w:r>
      <w:r w:rsidR="003F1939">
        <w:t>s</w:t>
      </w:r>
      <w:r w:rsidRPr="00D90E4F">
        <w:t xml:space="preserve"> to scale, then a base point and a scale factor. </w:t>
      </w:r>
      <w:r w:rsidR="009F5F7A" w:rsidRPr="00D90E4F">
        <w:t xml:space="preserve">Instead of entering the </w:t>
      </w:r>
      <w:r w:rsidR="00C47395" w:rsidRPr="00D90E4F">
        <w:t>"</w:t>
      </w:r>
      <w:r w:rsidR="009F5F7A" w:rsidRPr="00D90E4F">
        <w:t>Scale</w:t>
      </w:r>
      <w:r w:rsidR="00C47395" w:rsidRPr="00D90E4F">
        <w:t>"</w:t>
      </w:r>
      <w:r w:rsidR="009F5F7A" w:rsidRPr="00D90E4F">
        <w:t xml:space="preserve"> factor, right mouse </w:t>
      </w:r>
      <w:r w:rsidR="003F1939" w:rsidRPr="00D90E4F">
        <w:t>clicks</w:t>
      </w:r>
      <w:r w:rsidR="009F5F7A" w:rsidRPr="00D90E4F">
        <w:t xml:space="preserve"> to see the following options: </w:t>
      </w:r>
    </w:p>
    <w:p w14:paraId="0ED7CED3" w14:textId="77777777" w:rsidR="00E22CC8" w:rsidRPr="00D90E4F" w:rsidRDefault="009378B9" w:rsidP="008071BC">
      <w:pPr>
        <w:pStyle w:val="Bild"/>
      </w:pPr>
      <w:r w:rsidRPr="00D90E4F">
        <w:rPr>
          <w:noProof/>
        </w:rPr>
        <w:drawing>
          <wp:inline distT="0" distB="0" distL="0" distR="0" wp14:anchorId="5855F72B" wp14:editId="74F811D9">
            <wp:extent cx="1543685" cy="1316990"/>
            <wp:effectExtent l="19050" t="19050" r="18415" b="16510"/>
            <wp:docPr id="19447" name="Bild 19447" descr="Image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47" descr="Image213"/>
                    <pic:cNvPicPr>
                      <a:picLocks noChangeAspect="1" noChangeArrowheads="1"/>
                    </pic:cNvPicPr>
                  </pic:nvPicPr>
                  <pic:blipFill>
                    <a:blip r:embed="rId230" cstate="print"/>
                    <a:srcRect/>
                    <a:stretch>
                      <a:fillRect/>
                    </a:stretch>
                  </pic:blipFill>
                  <pic:spPr bwMode="auto">
                    <a:xfrm>
                      <a:off x="0" y="0"/>
                      <a:ext cx="1543685" cy="1316990"/>
                    </a:xfrm>
                    <a:prstGeom prst="rect">
                      <a:avLst/>
                    </a:prstGeom>
                    <a:noFill/>
                    <a:ln w="6350">
                      <a:solidFill>
                        <a:srgbClr val="000000"/>
                      </a:solidFill>
                      <a:miter lim="800000"/>
                      <a:headEnd/>
                      <a:tailEnd/>
                    </a:ln>
                    <a:effectLst/>
                  </pic:spPr>
                </pic:pic>
              </a:graphicData>
            </a:graphic>
          </wp:inline>
        </w:drawing>
      </w:r>
    </w:p>
    <w:p w14:paraId="3CD55507" w14:textId="77777777" w:rsidR="005C1EC0" w:rsidRPr="00D90E4F" w:rsidRDefault="005C1EC0" w:rsidP="007820FA">
      <w:pPr>
        <w:pStyle w:val="Rubrik5"/>
      </w:pPr>
      <w:r w:rsidRPr="00D90E4F">
        <w:t>Reference by X</w:t>
      </w:r>
    </w:p>
    <w:p w14:paraId="5F2BCEA6" w14:textId="77777777" w:rsidR="005C1EC0" w:rsidRPr="00D90E4F" w:rsidRDefault="005C1EC0" w:rsidP="005C1EC0">
      <w:r w:rsidRPr="00D90E4F">
        <w:t>This option automatically calculates the scale factor. Enter the outermost size in X.</w:t>
      </w:r>
    </w:p>
    <w:p w14:paraId="2EA39FBB" w14:textId="77777777" w:rsidR="005C1EC0" w:rsidRPr="00D90E4F" w:rsidRDefault="005C1EC0" w:rsidP="007820FA">
      <w:pPr>
        <w:pStyle w:val="Rubrik5"/>
      </w:pPr>
      <w:r w:rsidRPr="00D90E4F">
        <w:lastRenderedPageBreak/>
        <w:t>Reference by Y</w:t>
      </w:r>
    </w:p>
    <w:p w14:paraId="56339236" w14:textId="77777777" w:rsidR="005C1EC0" w:rsidRPr="00D90E4F" w:rsidRDefault="005C1EC0" w:rsidP="005C1EC0">
      <w:r w:rsidRPr="00D90E4F">
        <w:t>This option automatically calculates the scale factor. Enter the outermost size in Y.</w:t>
      </w:r>
    </w:p>
    <w:p w14:paraId="137D1430" w14:textId="77777777" w:rsidR="005C1EC0" w:rsidRPr="00D90E4F" w:rsidRDefault="005C1EC0" w:rsidP="007820FA">
      <w:pPr>
        <w:pStyle w:val="Rubrik5"/>
      </w:pPr>
      <w:r w:rsidRPr="00D90E4F">
        <w:t>Reference</w:t>
      </w:r>
    </w:p>
    <w:p w14:paraId="407C1E80" w14:textId="77777777" w:rsidR="00B046E6" w:rsidRPr="00D90E4F" w:rsidRDefault="005C1EC0" w:rsidP="005C1EC0">
      <w:r w:rsidRPr="00D90E4F">
        <w:t>Ask</w:t>
      </w:r>
      <w:r w:rsidR="009F5F7A" w:rsidRPr="00D90E4F">
        <w:t>s</w:t>
      </w:r>
      <w:r w:rsidRPr="00D90E4F">
        <w:t xml:space="preserve"> for a reference length</w:t>
      </w:r>
      <w:r w:rsidR="00B046E6" w:rsidRPr="00D90E4F">
        <w:t xml:space="preserve"> and then a new length. All objects will be scaled by reference to this length.</w:t>
      </w:r>
    </w:p>
    <w:p w14:paraId="74AADCA7" w14:textId="77777777" w:rsidR="005C1EC0" w:rsidRPr="00D90E4F" w:rsidRDefault="005C1EC0" w:rsidP="007820FA">
      <w:pPr>
        <w:pStyle w:val="Rubrik5"/>
      </w:pPr>
      <w:r w:rsidRPr="00D90E4F">
        <w:t>Non-</w:t>
      </w:r>
      <w:r w:rsidR="008A1014" w:rsidRPr="00D90E4F">
        <w:t>uniform</w:t>
      </w:r>
    </w:p>
    <w:p w14:paraId="59DFEFCC" w14:textId="77777777" w:rsidR="00AF43CE" w:rsidRPr="00D90E4F" w:rsidRDefault="00706F32" w:rsidP="005C1EC0">
      <w:r w:rsidRPr="00D90E4F">
        <w:t>Define a scale factor in X and in Y</w:t>
      </w:r>
      <w:r w:rsidR="00AF43CE" w:rsidRPr="00D90E4F">
        <w:t>.</w:t>
      </w:r>
      <w:r w:rsidRPr="00D90E4F">
        <w:t xml:space="preserve"> An input of 2,</w:t>
      </w:r>
      <w:r w:rsidR="00BA18FE" w:rsidRPr="00D90E4F">
        <w:t xml:space="preserve"> </w:t>
      </w:r>
      <w:r w:rsidRPr="00D90E4F">
        <w:t xml:space="preserve">3 will </w:t>
      </w:r>
      <w:r w:rsidR="00C16CAA" w:rsidRPr="00D90E4F">
        <w:t>make</w:t>
      </w:r>
      <w:r w:rsidR="005C1EC0" w:rsidRPr="00D90E4F">
        <w:t xml:space="preserve"> the object two</w:t>
      </w:r>
      <w:r w:rsidRPr="00D90E4F">
        <w:t xml:space="preserve"> times </w:t>
      </w:r>
      <w:r w:rsidR="00C16CAA" w:rsidRPr="00D90E4F">
        <w:t xml:space="preserve">the original size </w:t>
      </w:r>
      <w:r w:rsidRPr="00D90E4F">
        <w:t xml:space="preserve">in X and </w:t>
      </w:r>
      <w:r w:rsidR="005C1EC0" w:rsidRPr="00D90E4F">
        <w:t>three</w:t>
      </w:r>
      <w:r w:rsidRPr="00D90E4F">
        <w:t xml:space="preserve"> times in Y.</w:t>
      </w:r>
    </w:p>
    <w:p w14:paraId="7EFF4C22" w14:textId="77777777" w:rsidR="005C1EC0" w:rsidRPr="00D90E4F" w:rsidRDefault="00881AFB" w:rsidP="007820FA">
      <w:pPr>
        <w:pStyle w:val="Rubrik5"/>
      </w:pPr>
      <w:r w:rsidRPr="00D90E4F">
        <w:t>Box scale</w:t>
      </w:r>
    </w:p>
    <w:p w14:paraId="2318AB31" w14:textId="77777777" w:rsidR="00522308" w:rsidRPr="00D90E4F" w:rsidRDefault="00AF43CE" w:rsidP="00522308">
      <w:r w:rsidRPr="00D90E4F">
        <w:t xml:space="preserve">This option </w:t>
      </w:r>
      <w:r w:rsidR="009F5F7A" w:rsidRPr="00D90E4F">
        <w:t>lets</w:t>
      </w:r>
      <w:r w:rsidRPr="00D90E4F">
        <w:t xml:space="preserve"> different </w:t>
      </w:r>
      <w:r w:rsidR="009F5F7A" w:rsidRPr="00D90E4F">
        <w:t xml:space="preserve">entries for the </w:t>
      </w:r>
      <w:r w:rsidRPr="00D90E4F">
        <w:t xml:space="preserve">outermost size in X and Y. In this option it is best to have the zero point at the lower </w:t>
      </w:r>
      <w:r w:rsidR="009F5F7A" w:rsidRPr="00D90E4F">
        <w:t>left</w:t>
      </w:r>
      <w:r w:rsidRPr="00D90E4F">
        <w:t xml:space="preserve"> corner of the selected objects.</w:t>
      </w:r>
    </w:p>
    <w:p w14:paraId="046C2D94" w14:textId="77777777" w:rsidR="006C7799" w:rsidRPr="00D90E4F" w:rsidRDefault="00C2573F" w:rsidP="00522308">
      <w:pPr>
        <w:pStyle w:val="Rubrik2"/>
      </w:pPr>
      <w:bookmarkStart w:id="407" w:name="_Toc335636913"/>
      <w:bookmarkStart w:id="408" w:name="_Toc129002684"/>
      <w:bookmarkStart w:id="409" w:name="_Toc229474784"/>
      <w:r w:rsidRPr="00D90E4F">
        <w:t>Quick m</w:t>
      </w:r>
      <w:bookmarkStart w:id="410" w:name="quickmove"/>
      <w:bookmarkEnd w:id="410"/>
      <w:r w:rsidRPr="00D90E4F">
        <w:t>ove</w:t>
      </w:r>
      <w:bookmarkEnd w:id="407"/>
      <w:bookmarkEnd w:id="408"/>
      <w:bookmarkEnd w:id="409"/>
    </w:p>
    <w:p w14:paraId="451D31C6" w14:textId="579A9835" w:rsidR="00CD2DCB" w:rsidRPr="00D90E4F" w:rsidRDefault="003F1939" w:rsidP="008071BC">
      <w:pPr>
        <w:pStyle w:val="Bild"/>
      </w:pPr>
      <w:r w:rsidRPr="003F1939">
        <w:rPr>
          <w:noProof/>
        </w:rPr>
        <w:drawing>
          <wp:inline distT="0" distB="0" distL="0" distR="0" wp14:anchorId="60CE1945" wp14:editId="19240800">
            <wp:extent cx="1454400" cy="874800"/>
            <wp:effectExtent l="0" t="0" r="0" b="1905"/>
            <wp:docPr id="415743069"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43069" name="Bildobjekt 1" descr="En bild som visar text, skärmbild, Teckensnitt, nummer&#10;&#10;Automatiskt genererad beskrivning"/>
                    <pic:cNvPicPr/>
                  </pic:nvPicPr>
                  <pic:blipFill>
                    <a:blip r:embed="rId231"/>
                    <a:stretch>
                      <a:fillRect/>
                    </a:stretch>
                  </pic:blipFill>
                  <pic:spPr>
                    <a:xfrm>
                      <a:off x="0" y="0"/>
                      <a:ext cx="1454400" cy="874800"/>
                    </a:xfrm>
                    <a:prstGeom prst="rect">
                      <a:avLst/>
                    </a:prstGeom>
                  </pic:spPr>
                </pic:pic>
              </a:graphicData>
            </a:graphic>
          </wp:inline>
        </w:drawing>
      </w:r>
    </w:p>
    <w:p w14:paraId="2AF44FE9" w14:textId="77777777" w:rsidR="009F5F7A" w:rsidRPr="00D90E4F" w:rsidRDefault="009F5F7A" w:rsidP="009F5F7A">
      <w:r w:rsidRPr="00D90E4F">
        <w:t>Shortcut "CTRL-M"</w:t>
      </w:r>
    </w:p>
    <w:p w14:paraId="79AA67E5" w14:textId="77777777" w:rsidR="006A1801" w:rsidRPr="00D90E4F" w:rsidRDefault="00C47395" w:rsidP="006B2722">
      <w:r w:rsidRPr="00D90E4F">
        <w:t>"</w:t>
      </w:r>
      <w:r w:rsidR="006B2722" w:rsidRPr="00D90E4F">
        <w:t>Quick move</w:t>
      </w:r>
      <w:r w:rsidRPr="00D90E4F">
        <w:t>"</w:t>
      </w:r>
      <w:r w:rsidR="006B2722" w:rsidRPr="00D90E4F">
        <w:t xml:space="preserve"> automatically selects an object by moving the cursor near the object. Unlike the </w:t>
      </w:r>
      <w:r w:rsidRPr="00D90E4F">
        <w:t>"</w:t>
      </w:r>
      <w:r w:rsidR="006B2722" w:rsidRPr="00D90E4F">
        <w:t>Move</w:t>
      </w:r>
      <w:r w:rsidRPr="00D90E4F">
        <w:t>"</w:t>
      </w:r>
      <w:r w:rsidR="004E5AD9" w:rsidRPr="00D90E4F">
        <w:t xml:space="preserve"> </w:t>
      </w:r>
      <w:r w:rsidR="006B2722" w:rsidRPr="00D90E4F">
        <w:t xml:space="preserve">command, there is no need to select or input a base point to move the object. </w:t>
      </w:r>
      <w:r w:rsidR="00E77D7D" w:rsidRPr="00D90E4F">
        <w:t>The object will highlight a light blue color when the mouse cursor gets close to the object.</w:t>
      </w:r>
    </w:p>
    <w:p w14:paraId="1960BC9F" w14:textId="77777777" w:rsidR="006A1801" w:rsidRPr="00D90E4F" w:rsidRDefault="00FB5CB8" w:rsidP="006A1801">
      <w:pPr>
        <w:pStyle w:val="Rubrik2"/>
      </w:pPr>
      <w:bookmarkStart w:id="411" w:name="_Toc335636914"/>
      <w:bookmarkStart w:id="412" w:name="_Toc129002685"/>
      <w:bookmarkStart w:id="413" w:name="_Toc229474785"/>
      <w:r w:rsidRPr="00D90E4F">
        <w:t>Stre</w:t>
      </w:r>
      <w:bookmarkStart w:id="414" w:name="stretch"/>
      <w:bookmarkEnd w:id="414"/>
      <w:r w:rsidRPr="00D90E4F">
        <w:t>tch</w:t>
      </w:r>
      <w:bookmarkEnd w:id="411"/>
      <w:bookmarkEnd w:id="412"/>
      <w:bookmarkEnd w:id="413"/>
    </w:p>
    <w:p w14:paraId="2F30E020" w14:textId="0868CEC1" w:rsidR="00995C6D" w:rsidRPr="00D90E4F" w:rsidRDefault="000C667D" w:rsidP="000C667D">
      <w:pPr>
        <w:pStyle w:val="Bild"/>
      </w:pPr>
      <w:r w:rsidRPr="000C667D">
        <w:rPr>
          <w:noProof/>
        </w:rPr>
        <w:drawing>
          <wp:inline distT="0" distB="0" distL="0" distR="0" wp14:anchorId="37D07C2F" wp14:editId="6594FEA1">
            <wp:extent cx="1422000" cy="608400"/>
            <wp:effectExtent l="0" t="0" r="6985" b="1270"/>
            <wp:docPr id="897694213" name="Bildobjekt 1" descr="En bild som visar text, Teckensnitt, linje, Electric blu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94213" name="Bildobjekt 1" descr="En bild som visar text, Teckensnitt, linje, Electric blue&#10;&#10;Automatiskt genererad beskrivning"/>
                    <pic:cNvPicPr/>
                  </pic:nvPicPr>
                  <pic:blipFill>
                    <a:blip r:embed="rId232"/>
                    <a:stretch>
                      <a:fillRect/>
                    </a:stretch>
                  </pic:blipFill>
                  <pic:spPr>
                    <a:xfrm>
                      <a:off x="0" y="0"/>
                      <a:ext cx="1422000" cy="608400"/>
                    </a:xfrm>
                    <a:prstGeom prst="rect">
                      <a:avLst/>
                    </a:prstGeom>
                  </pic:spPr>
                </pic:pic>
              </a:graphicData>
            </a:graphic>
          </wp:inline>
        </w:drawing>
      </w:r>
    </w:p>
    <w:p w14:paraId="51F095F6" w14:textId="77777777" w:rsidR="009F5F7A" w:rsidRPr="00D90E4F" w:rsidRDefault="000353CA" w:rsidP="000353CA">
      <w:r w:rsidRPr="00D90E4F">
        <w:t>Th</w:t>
      </w:r>
      <w:r w:rsidR="004954D2" w:rsidRPr="00D90E4F">
        <w:t>is</w:t>
      </w:r>
      <w:r w:rsidRPr="00D90E4F">
        <w:t xml:space="preserve"> command change</w:t>
      </w:r>
      <w:r w:rsidR="009F5F7A" w:rsidRPr="00D90E4F">
        <w:t>s</w:t>
      </w:r>
      <w:r w:rsidRPr="00D90E4F">
        <w:t xml:space="preserve"> part of an object's length while keeping other parts the same. The command is mostly used together with the "Crossing" option in the select object.</w:t>
      </w:r>
    </w:p>
    <w:p w14:paraId="15B5E6AC" w14:textId="77777777" w:rsidR="000242B4" w:rsidRPr="00D90E4F" w:rsidRDefault="009378B9" w:rsidP="000C667D">
      <w:pPr>
        <w:pStyle w:val="Bild"/>
      </w:pPr>
      <w:r w:rsidRPr="00D90E4F">
        <w:rPr>
          <w:noProof/>
        </w:rPr>
        <w:drawing>
          <wp:inline distT="0" distB="0" distL="0" distR="0" wp14:anchorId="17835C53" wp14:editId="2579A030">
            <wp:extent cx="1741170" cy="1045845"/>
            <wp:effectExtent l="19050" t="0" r="0" b="0"/>
            <wp:docPr id="19450" name="Bild 19450" descr="Image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50" descr="Image216"/>
                    <pic:cNvPicPr>
                      <a:picLocks noChangeAspect="1" noChangeArrowheads="1"/>
                    </pic:cNvPicPr>
                  </pic:nvPicPr>
                  <pic:blipFill>
                    <a:blip r:embed="rId233" cstate="print"/>
                    <a:srcRect/>
                    <a:stretch>
                      <a:fillRect/>
                    </a:stretch>
                  </pic:blipFill>
                  <pic:spPr bwMode="auto">
                    <a:xfrm>
                      <a:off x="0" y="0"/>
                      <a:ext cx="1741170" cy="1045845"/>
                    </a:xfrm>
                    <a:prstGeom prst="rect">
                      <a:avLst/>
                    </a:prstGeom>
                    <a:noFill/>
                    <a:ln w="9525">
                      <a:noFill/>
                      <a:miter lim="800000"/>
                      <a:headEnd/>
                      <a:tailEnd/>
                    </a:ln>
                  </pic:spPr>
                </pic:pic>
              </a:graphicData>
            </a:graphic>
          </wp:inline>
        </w:drawing>
      </w:r>
    </w:p>
    <w:p w14:paraId="1F93109A" w14:textId="501C050B" w:rsidR="000353CA" w:rsidRPr="00D90E4F" w:rsidRDefault="009F5F7A" w:rsidP="00DB1A23">
      <w:r w:rsidRPr="00D90E4F">
        <w:t>Using Picture as an example, o</w:t>
      </w:r>
      <w:r w:rsidR="000353CA" w:rsidRPr="00D90E4F">
        <w:t>bjects completely inside will be moved. Object</w:t>
      </w:r>
      <w:r w:rsidRPr="00D90E4F">
        <w:t>s</w:t>
      </w:r>
      <w:r w:rsidR="000353CA" w:rsidRPr="00D90E4F">
        <w:t xml:space="preserve"> that intersect with the crossing rectangle</w:t>
      </w:r>
      <w:r w:rsidR="000242B4" w:rsidRPr="00D90E4F">
        <w:t xml:space="preserve"> are changed. Objects that are completely outside will remain unchanged.</w:t>
      </w:r>
    </w:p>
    <w:p w14:paraId="67F09D1D" w14:textId="77777777" w:rsidR="001B40D5" w:rsidRPr="00D90E4F" w:rsidRDefault="001B40D5" w:rsidP="001B40D5">
      <w:pPr>
        <w:pStyle w:val="Rubrik2"/>
      </w:pPr>
      <w:bookmarkStart w:id="415" w:name="_Toc335636915"/>
      <w:bookmarkStart w:id="416" w:name="_Toc129002686"/>
      <w:bookmarkStart w:id="417" w:name="_Toc229474786"/>
      <w:r w:rsidRPr="00D90E4F">
        <w:t>Ske</w:t>
      </w:r>
      <w:bookmarkStart w:id="418" w:name="skew"/>
      <w:bookmarkEnd w:id="418"/>
      <w:r w:rsidRPr="00D90E4F">
        <w:t>w</w:t>
      </w:r>
      <w:bookmarkEnd w:id="415"/>
      <w:bookmarkEnd w:id="416"/>
      <w:bookmarkEnd w:id="417"/>
    </w:p>
    <w:p w14:paraId="3826E08A" w14:textId="388BB78B" w:rsidR="000C667D" w:rsidRDefault="000C667D" w:rsidP="000C667D">
      <w:pPr>
        <w:pStyle w:val="Bild"/>
      </w:pPr>
      <w:r w:rsidRPr="000C667D">
        <w:rPr>
          <w:noProof/>
        </w:rPr>
        <w:drawing>
          <wp:inline distT="0" distB="0" distL="0" distR="0" wp14:anchorId="630D2D01" wp14:editId="2FFD6239">
            <wp:extent cx="1436400" cy="885600"/>
            <wp:effectExtent l="0" t="0" r="0" b="0"/>
            <wp:docPr id="1156910942" name="Bildobjekt 1" descr="En bild som visar text, Teckensnitt, linje,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10942" name="Bildobjekt 1" descr="En bild som visar text, Teckensnitt, linje, diagram&#10;&#10;Automatiskt genererad beskrivning"/>
                    <pic:cNvPicPr/>
                  </pic:nvPicPr>
                  <pic:blipFill>
                    <a:blip r:embed="rId234"/>
                    <a:stretch>
                      <a:fillRect/>
                    </a:stretch>
                  </pic:blipFill>
                  <pic:spPr>
                    <a:xfrm>
                      <a:off x="0" y="0"/>
                      <a:ext cx="1436400" cy="885600"/>
                    </a:xfrm>
                    <a:prstGeom prst="rect">
                      <a:avLst/>
                    </a:prstGeom>
                  </pic:spPr>
                </pic:pic>
              </a:graphicData>
            </a:graphic>
          </wp:inline>
        </w:drawing>
      </w:r>
    </w:p>
    <w:p w14:paraId="2CD8601F" w14:textId="2FBB1BD1" w:rsidR="00427F38" w:rsidRPr="00D90E4F" w:rsidRDefault="004954D2" w:rsidP="006241A9">
      <w:r w:rsidRPr="00D90E4F">
        <w:t xml:space="preserve">This </w:t>
      </w:r>
      <w:r w:rsidR="00427F38" w:rsidRPr="00D90E4F">
        <w:t>command asks</w:t>
      </w:r>
      <w:r w:rsidR="00DE45E4" w:rsidRPr="00D90E4F">
        <w:t xml:space="preserve"> for objects to be skewed</w:t>
      </w:r>
      <w:r w:rsidR="009F5F7A" w:rsidRPr="00D90E4F">
        <w:t xml:space="preserve">, </w:t>
      </w:r>
      <w:r w:rsidR="00DE45E4" w:rsidRPr="00D90E4F">
        <w:t xml:space="preserve">a </w:t>
      </w:r>
      <w:r w:rsidR="009F5F7A" w:rsidRPr="00D90E4F">
        <w:t>base point to skew from</w:t>
      </w:r>
      <w:r w:rsidR="00DE45E4" w:rsidRPr="00D90E4F">
        <w:t xml:space="preserve"> and t</w:t>
      </w:r>
      <w:r w:rsidR="00427F38" w:rsidRPr="00D90E4F">
        <w:t xml:space="preserve">he skew angle in Y </w:t>
      </w:r>
      <w:r w:rsidR="00DE45E4" w:rsidRPr="00D90E4F">
        <w:t>and X</w:t>
      </w:r>
      <w:r w:rsidR="00427F38" w:rsidRPr="00D90E4F">
        <w:t>.</w:t>
      </w:r>
    </w:p>
    <w:p w14:paraId="03EC51EB" w14:textId="77777777" w:rsidR="00DE45E4" w:rsidRPr="00D90E4F" w:rsidRDefault="009378B9" w:rsidP="00651CD9">
      <w:pPr>
        <w:pStyle w:val="Bild"/>
      </w:pPr>
      <w:r w:rsidRPr="00D90E4F">
        <w:rPr>
          <w:noProof/>
        </w:rPr>
        <w:drawing>
          <wp:inline distT="0" distB="0" distL="0" distR="0" wp14:anchorId="50570E8E" wp14:editId="36D644B1">
            <wp:extent cx="4147820" cy="446405"/>
            <wp:effectExtent l="19050" t="0" r="5080" b="0"/>
            <wp:docPr id="19452" name="Bild 19452" descr="Image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52" descr="Image218"/>
                    <pic:cNvPicPr>
                      <a:picLocks noChangeAspect="1" noChangeArrowheads="1"/>
                    </pic:cNvPicPr>
                  </pic:nvPicPr>
                  <pic:blipFill>
                    <a:blip r:embed="rId235" cstate="print"/>
                    <a:srcRect/>
                    <a:stretch>
                      <a:fillRect/>
                    </a:stretch>
                  </pic:blipFill>
                  <pic:spPr bwMode="auto">
                    <a:xfrm>
                      <a:off x="0" y="0"/>
                      <a:ext cx="4147820" cy="446405"/>
                    </a:xfrm>
                    <a:prstGeom prst="rect">
                      <a:avLst/>
                    </a:prstGeom>
                    <a:noFill/>
                    <a:ln w="9525">
                      <a:noFill/>
                      <a:miter lim="800000"/>
                      <a:headEnd/>
                      <a:tailEnd/>
                    </a:ln>
                  </pic:spPr>
                </pic:pic>
              </a:graphicData>
            </a:graphic>
          </wp:inline>
        </w:drawing>
      </w:r>
    </w:p>
    <w:p w14:paraId="129E9D89" w14:textId="0375FD15" w:rsidR="00427F38" w:rsidRPr="00D90E4F" w:rsidRDefault="009F5F7A" w:rsidP="006241A9">
      <w:r w:rsidRPr="00D90E4F">
        <w:t>P</w:t>
      </w:r>
      <w:r w:rsidR="00DE45E4" w:rsidRPr="00D90E4F">
        <w:t>icture shows an example where Y is skewed 30 degree</w:t>
      </w:r>
      <w:r w:rsidRPr="00D90E4F">
        <w:t>s</w:t>
      </w:r>
      <w:r w:rsidR="00DE45E4" w:rsidRPr="00D90E4F">
        <w:t xml:space="preserve"> (60 degree</w:t>
      </w:r>
      <w:r w:rsidRPr="00D90E4F">
        <w:t>s</w:t>
      </w:r>
      <w:r w:rsidR="00DE45E4" w:rsidRPr="00D90E4F">
        <w:t xml:space="preserve"> from X).</w:t>
      </w:r>
    </w:p>
    <w:p w14:paraId="6A0E436B" w14:textId="77777777" w:rsidR="008E04F6" w:rsidRPr="00D90E4F" w:rsidRDefault="00CF5836" w:rsidP="008E04F6">
      <w:pPr>
        <w:pStyle w:val="Rubrik2"/>
      </w:pPr>
      <w:bookmarkStart w:id="419" w:name="_Toc335636916"/>
      <w:bookmarkStart w:id="420" w:name="_Toc129002687"/>
      <w:bookmarkStart w:id="421" w:name="_Toc229474787"/>
      <w:r w:rsidRPr="00D90E4F">
        <w:lastRenderedPageBreak/>
        <w:t>Ar</w:t>
      </w:r>
      <w:bookmarkStart w:id="422" w:name="array"/>
      <w:bookmarkEnd w:id="422"/>
      <w:r w:rsidRPr="00D90E4F">
        <w:t>ray</w:t>
      </w:r>
      <w:bookmarkEnd w:id="419"/>
      <w:bookmarkEnd w:id="420"/>
      <w:bookmarkEnd w:id="421"/>
    </w:p>
    <w:p w14:paraId="403D57FB" w14:textId="49758D10" w:rsidR="008E04F6" w:rsidRPr="00D90E4F" w:rsidRDefault="000C667D" w:rsidP="000C667D">
      <w:pPr>
        <w:pStyle w:val="Bild"/>
      </w:pPr>
      <w:r w:rsidRPr="000C667D">
        <w:rPr>
          <w:noProof/>
        </w:rPr>
        <w:drawing>
          <wp:inline distT="0" distB="0" distL="0" distR="0" wp14:anchorId="3DB17CB3" wp14:editId="5459B22D">
            <wp:extent cx="1472400" cy="914400"/>
            <wp:effectExtent l="0" t="0" r="0" b="0"/>
            <wp:docPr id="747006733" name="Bildobjekt 1" descr="En bild som visar text, skärmbild, diagram,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06733" name="Bildobjekt 1" descr="En bild som visar text, skärmbild, diagram, linje&#10;&#10;Automatiskt genererad beskrivning"/>
                    <pic:cNvPicPr/>
                  </pic:nvPicPr>
                  <pic:blipFill>
                    <a:blip r:embed="rId236"/>
                    <a:stretch>
                      <a:fillRect/>
                    </a:stretch>
                  </pic:blipFill>
                  <pic:spPr>
                    <a:xfrm>
                      <a:off x="0" y="0"/>
                      <a:ext cx="1472400" cy="914400"/>
                    </a:xfrm>
                    <a:prstGeom prst="rect">
                      <a:avLst/>
                    </a:prstGeom>
                  </pic:spPr>
                </pic:pic>
              </a:graphicData>
            </a:graphic>
          </wp:inline>
        </w:drawing>
      </w:r>
    </w:p>
    <w:p w14:paraId="1D6B569A" w14:textId="77777777" w:rsidR="00741598" w:rsidRPr="00D90E4F" w:rsidRDefault="004954D2" w:rsidP="00315803">
      <w:r w:rsidRPr="00D90E4F">
        <w:t xml:space="preserve">This </w:t>
      </w:r>
      <w:r w:rsidR="00741598" w:rsidRPr="00D90E4F">
        <w:t xml:space="preserve">command is a simple form of nesting that copies objects in a rectangular or polar array. The command asks for </w:t>
      </w:r>
      <w:r w:rsidR="009F5F7A" w:rsidRPr="00D90E4F">
        <w:t xml:space="preserve">which </w:t>
      </w:r>
      <w:r w:rsidR="00741598" w:rsidRPr="00D90E4F">
        <w:t>object</w:t>
      </w:r>
      <w:r w:rsidR="009F5F7A" w:rsidRPr="00D90E4F">
        <w:t>s</w:t>
      </w:r>
      <w:r w:rsidR="00741598" w:rsidRPr="00D90E4F">
        <w:t xml:space="preserve"> to use then shows </w:t>
      </w:r>
      <w:r w:rsidRPr="00D90E4F">
        <w:t xml:space="preserve">the </w:t>
      </w:r>
      <w:r w:rsidR="00741598" w:rsidRPr="00D90E4F">
        <w:t>following dialog</w:t>
      </w:r>
      <w:r w:rsidR="004E2D5E" w:rsidRPr="00D90E4F">
        <w:t xml:space="preserve"> box:</w:t>
      </w:r>
    </w:p>
    <w:p w14:paraId="4C1C875C" w14:textId="569EB782" w:rsidR="00741598" w:rsidRPr="00D90E4F" w:rsidRDefault="000C667D" w:rsidP="00651CD9">
      <w:pPr>
        <w:pStyle w:val="Bild"/>
      </w:pPr>
      <w:r>
        <w:rPr>
          <w:noProof/>
        </w:rPr>
        <w:drawing>
          <wp:inline distT="0" distB="0" distL="0" distR="0" wp14:anchorId="397C27CA" wp14:editId="14226033">
            <wp:extent cx="2217600" cy="2469600"/>
            <wp:effectExtent l="0" t="0" r="0" b="6985"/>
            <wp:docPr id="631716856" name="Bildobjekt 1" descr="En bild som visar text, skärmbild, skärm,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16856" name="Bildobjekt 1" descr="En bild som visar text, skärmbild, skärm, nummer&#10;&#10;Automatiskt genererad beskrivning"/>
                    <pic:cNvPicPr/>
                  </pic:nvPicPr>
                  <pic:blipFill>
                    <a:blip r:embed="rId237"/>
                    <a:stretch>
                      <a:fillRect/>
                    </a:stretch>
                  </pic:blipFill>
                  <pic:spPr>
                    <a:xfrm>
                      <a:off x="0" y="0"/>
                      <a:ext cx="2217600" cy="2469600"/>
                    </a:xfrm>
                    <a:prstGeom prst="rect">
                      <a:avLst/>
                    </a:prstGeom>
                  </pic:spPr>
                </pic:pic>
              </a:graphicData>
            </a:graphic>
          </wp:inline>
        </w:drawing>
      </w:r>
    </w:p>
    <w:p w14:paraId="7D81A0B2" w14:textId="77777777" w:rsidR="00741598" w:rsidRPr="00D90E4F" w:rsidRDefault="00741598" w:rsidP="00850E4E">
      <w:pPr>
        <w:pStyle w:val="Rubrik3"/>
      </w:pPr>
      <w:bookmarkStart w:id="423" w:name="_Toc129002688"/>
      <w:r w:rsidRPr="00D90E4F">
        <w:t>Rectangular</w:t>
      </w:r>
      <w:bookmarkEnd w:id="423"/>
    </w:p>
    <w:p w14:paraId="70FEC96B" w14:textId="77777777" w:rsidR="00741598" w:rsidRPr="00D90E4F" w:rsidRDefault="00741598" w:rsidP="00315803">
      <w:r w:rsidRPr="00D90E4F">
        <w:t>This option copies the selected objects in rows and columns.</w:t>
      </w:r>
    </w:p>
    <w:p w14:paraId="0865DD4D" w14:textId="52DD6722" w:rsidR="000C667D" w:rsidRDefault="000C667D" w:rsidP="002D3E07">
      <w:pPr>
        <w:pStyle w:val="Rubrik5"/>
      </w:pPr>
      <w:r>
        <w:t>Rows and columns</w:t>
      </w:r>
    </w:p>
    <w:p w14:paraId="216F08DD" w14:textId="7088D207" w:rsidR="000C667D" w:rsidRPr="000C667D" w:rsidRDefault="000C667D" w:rsidP="000C667D">
      <w:r>
        <w:t>Enter how many copies you want in X and Y.</w:t>
      </w:r>
    </w:p>
    <w:p w14:paraId="7981F857" w14:textId="0391B8A9" w:rsidR="00741598" w:rsidRPr="00D90E4F" w:rsidRDefault="00850E4E" w:rsidP="002D3E07">
      <w:pPr>
        <w:pStyle w:val="Rubrik5"/>
      </w:pPr>
      <w:r w:rsidRPr="00D90E4F">
        <w:t>Delta</w:t>
      </w:r>
    </w:p>
    <w:p w14:paraId="0A212628" w14:textId="77777777" w:rsidR="00850E4E" w:rsidRPr="00D90E4F" w:rsidRDefault="00C47395" w:rsidP="00850E4E">
      <w:r w:rsidRPr="00D90E4F">
        <w:t>"</w:t>
      </w:r>
      <w:r w:rsidR="00850E4E" w:rsidRPr="00D90E4F">
        <w:t>Delta X</w:t>
      </w:r>
      <w:r w:rsidRPr="00D90E4F">
        <w:t>"</w:t>
      </w:r>
      <w:r w:rsidR="00850E4E" w:rsidRPr="00D90E4F">
        <w:t xml:space="preserve"> and </w:t>
      </w:r>
      <w:r w:rsidRPr="00D90E4F">
        <w:t>"</w:t>
      </w:r>
      <w:r w:rsidR="005D5589" w:rsidRPr="00D90E4F">
        <w:t xml:space="preserve">Delta </w:t>
      </w:r>
      <w:r w:rsidR="00850E4E" w:rsidRPr="00D90E4F">
        <w:t>Y</w:t>
      </w:r>
      <w:r w:rsidRPr="00D90E4F">
        <w:t>"</w:t>
      </w:r>
      <w:r w:rsidR="005D5589" w:rsidRPr="00D90E4F">
        <w:t xml:space="preserve"> are</w:t>
      </w:r>
      <w:r w:rsidR="00850E4E" w:rsidRPr="00D90E4F">
        <w:t xml:space="preserve"> the distance</w:t>
      </w:r>
      <w:r w:rsidR="005D5589" w:rsidRPr="00D90E4F">
        <w:t>s</w:t>
      </w:r>
      <w:r w:rsidR="00850E4E" w:rsidRPr="00D90E4F">
        <w:t xml:space="preserve"> between the rows and columns</w:t>
      </w:r>
    </w:p>
    <w:p w14:paraId="34C18C72" w14:textId="77777777" w:rsidR="00850E4E" w:rsidRPr="00D90E4F" w:rsidRDefault="00850E4E" w:rsidP="002D3E07">
      <w:pPr>
        <w:pStyle w:val="Rubrik5"/>
      </w:pPr>
      <w:r w:rsidRPr="00D90E4F">
        <w:t>Spacing</w:t>
      </w:r>
    </w:p>
    <w:p w14:paraId="0035C8EF" w14:textId="77777777" w:rsidR="00315803" w:rsidRPr="00D90E4F" w:rsidRDefault="005D5589" w:rsidP="00850E4E">
      <w:r w:rsidRPr="00D90E4F">
        <w:t>To have</w:t>
      </w:r>
      <w:r w:rsidR="00850E4E" w:rsidRPr="00D90E4F">
        <w:t xml:space="preserve"> a space between each line and column press the </w:t>
      </w:r>
      <w:r w:rsidR="00C47395" w:rsidRPr="00D90E4F">
        <w:t>"</w:t>
      </w:r>
      <w:r w:rsidR="00A946E1" w:rsidRPr="00D90E4F">
        <w:t>S</w:t>
      </w:r>
      <w:r w:rsidR="00850E4E" w:rsidRPr="00D90E4F">
        <w:t>pace</w:t>
      </w:r>
      <w:r w:rsidR="00C47395" w:rsidRPr="00D90E4F">
        <w:t>"</w:t>
      </w:r>
      <w:r w:rsidR="00850E4E" w:rsidRPr="00D90E4F">
        <w:t xml:space="preserve"> button and enter the space. The </w:t>
      </w:r>
      <w:r w:rsidR="00C47395" w:rsidRPr="00D90E4F">
        <w:t>"</w:t>
      </w:r>
      <w:r w:rsidRPr="00D90E4F">
        <w:t>D</w:t>
      </w:r>
      <w:r w:rsidR="00850E4E" w:rsidRPr="00D90E4F">
        <w:t>elta</w:t>
      </w:r>
      <w:r w:rsidR="00C47395" w:rsidRPr="00D90E4F">
        <w:t>"</w:t>
      </w:r>
      <w:r w:rsidR="00850E4E" w:rsidRPr="00D90E4F">
        <w:t xml:space="preserve"> between the lines and columns </w:t>
      </w:r>
      <w:r w:rsidRPr="00D90E4F">
        <w:t xml:space="preserve">is </w:t>
      </w:r>
      <w:r w:rsidR="00850E4E" w:rsidRPr="00D90E4F">
        <w:t>calculated from the dimension of the selected objects.</w:t>
      </w:r>
    </w:p>
    <w:p w14:paraId="2A6A324C" w14:textId="77777777" w:rsidR="00850E4E" w:rsidRPr="00D90E4F" w:rsidRDefault="00850E4E" w:rsidP="00850E4E">
      <w:pPr>
        <w:pStyle w:val="Rubrik3"/>
      </w:pPr>
      <w:bookmarkStart w:id="424" w:name="_Toc129002689"/>
      <w:r w:rsidRPr="00D90E4F">
        <w:t>Polar</w:t>
      </w:r>
      <w:bookmarkEnd w:id="424"/>
    </w:p>
    <w:p w14:paraId="47184D4D" w14:textId="77777777" w:rsidR="00850E4E" w:rsidRPr="00D90E4F" w:rsidRDefault="00E5671C" w:rsidP="00C5669C">
      <w:r w:rsidRPr="00D90E4F">
        <w:t>This option copies the selected objects in a polar layout.</w:t>
      </w:r>
    </w:p>
    <w:p w14:paraId="0A5A53F9" w14:textId="020FE308" w:rsidR="00E5671C" w:rsidRPr="00D90E4F" w:rsidRDefault="000C667D" w:rsidP="00651CD9">
      <w:pPr>
        <w:pStyle w:val="Bild"/>
      </w:pPr>
      <w:r>
        <w:rPr>
          <w:noProof/>
        </w:rPr>
        <w:lastRenderedPageBreak/>
        <w:drawing>
          <wp:inline distT="0" distB="0" distL="0" distR="0" wp14:anchorId="36856A92" wp14:editId="192A0899">
            <wp:extent cx="2217600" cy="3801600"/>
            <wp:effectExtent l="0" t="0" r="0" b="8890"/>
            <wp:docPr id="1232947561" name="Bildobjekt 1" descr="En bild som visar text, skärmbild, programvara, Datoriko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47561" name="Bildobjekt 1" descr="En bild som visar text, skärmbild, programvara, Datorikon&#10;&#10;Automatiskt genererad beskrivning"/>
                    <pic:cNvPicPr/>
                  </pic:nvPicPr>
                  <pic:blipFill>
                    <a:blip r:embed="rId238"/>
                    <a:stretch>
                      <a:fillRect/>
                    </a:stretch>
                  </pic:blipFill>
                  <pic:spPr>
                    <a:xfrm>
                      <a:off x="0" y="0"/>
                      <a:ext cx="2217600" cy="3801600"/>
                    </a:xfrm>
                    <a:prstGeom prst="rect">
                      <a:avLst/>
                    </a:prstGeom>
                  </pic:spPr>
                </pic:pic>
              </a:graphicData>
            </a:graphic>
          </wp:inline>
        </w:drawing>
      </w:r>
    </w:p>
    <w:p w14:paraId="28082D17" w14:textId="77777777" w:rsidR="00C958E1" w:rsidRPr="00D90E4F" w:rsidRDefault="00E5671C" w:rsidP="002D3E07">
      <w:pPr>
        <w:pStyle w:val="Rubrik5"/>
      </w:pPr>
      <w:r w:rsidRPr="00D90E4F">
        <w:t>Center</w:t>
      </w:r>
    </w:p>
    <w:p w14:paraId="5CB693BC" w14:textId="77777777" w:rsidR="00E5671C" w:rsidRPr="00D90E4F" w:rsidRDefault="00E5671C" w:rsidP="00E5671C">
      <w:r w:rsidRPr="00D90E4F">
        <w:t xml:space="preserve">Enter the center of the array. </w:t>
      </w:r>
      <w:r w:rsidR="005D5589" w:rsidRPr="00D90E4F">
        <w:t>U</w:t>
      </w:r>
      <w:r w:rsidRPr="00D90E4F">
        <w:t xml:space="preserve">se the </w:t>
      </w:r>
      <w:r w:rsidR="00C47395" w:rsidRPr="00D90E4F">
        <w:t>"</w:t>
      </w:r>
      <w:r w:rsidR="00A946E1" w:rsidRPr="00D90E4F">
        <w:t>P</w:t>
      </w:r>
      <w:r w:rsidRPr="00D90E4F">
        <w:t>ick</w:t>
      </w:r>
      <w:r w:rsidR="00C47395" w:rsidRPr="00D90E4F">
        <w:t>"</w:t>
      </w:r>
      <w:r w:rsidRPr="00D90E4F">
        <w:t xml:space="preserve"> button to pick a point.</w:t>
      </w:r>
    </w:p>
    <w:p w14:paraId="634E7EF8" w14:textId="77777777" w:rsidR="00E5671C" w:rsidRPr="00D90E4F" w:rsidRDefault="00E5671C" w:rsidP="002D3E07">
      <w:pPr>
        <w:pStyle w:val="Rubrik5"/>
      </w:pPr>
      <w:r w:rsidRPr="00D90E4F">
        <w:t>Method</w:t>
      </w:r>
    </w:p>
    <w:p w14:paraId="5569CA9B" w14:textId="77777777" w:rsidR="00E5671C" w:rsidRPr="00D90E4F" w:rsidRDefault="00E5671C" w:rsidP="00E5671C">
      <w:r w:rsidRPr="00D90E4F">
        <w:t xml:space="preserve">There are several methods to describe the </w:t>
      </w:r>
      <w:r w:rsidR="00F577F9" w:rsidRPr="00D90E4F">
        <w:t>angles between each copy.</w:t>
      </w:r>
    </w:p>
    <w:p w14:paraId="568E8655" w14:textId="77777777" w:rsidR="00F577F9" w:rsidRPr="00D90E4F" w:rsidRDefault="00F577F9" w:rsidP="002D3E07">
      <w:pPr>
        <w:pStyle w:val="Rubrik5"/>
      </w:pPr>
      <w:r w:rsidRPr="00D90E4F">
        <w:t>Rotate</w:t>
      </w:r>
    </w:p>
    <w:p w14:paraId="34C4458B" w14:textId="07BD9EA9" w:rsidR="00F577F9" w:rsidRPr="00D90E4F" w:rsidRDefault="000C667D" w:rsidP="000C667D">
      <w:pPr>
        <w:pStyle w:val="Bild"/>
      </w:pPr>
      <w:r w:rsidRPr="000C667D">
        <w:rPr>
          <w:noProof/>
        </w:rPr>
        <w:drawing>
          <wp:inline distT="0" distB="0" distL="0" distR="0" wp14:anchorId="107C605C" wp14:editId="3D5AFF5C">
            <wp:extent cx="2066400" cy="1022400"/>
            <wp:effectExtent l="0" t="0" r="0" b="6350"/>
            <wp:docPr id="1564905613" name="Bildobjekt 1" descr="En bild som visar text, diagram, linje,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05613" name="Bildobjekt 1" descr="En bild som visar text, diagram, linje, Teckensnitt&#10;&#10;Automatiskt genererad beskrivning"/>
                    <pic:cNvPicPr/>
                  </pic:nvPicPr>
                  <pic:blipFill>
                    <a:blip r:embed="rId239"/>
                    <a:stretch>
                      <a:fillRect/>
                    </a:stretch>
                  </pic:blipFill>
                  <pic:spPr>
                    <a:xfrm>
                      <a:off x="0" y="0"/>
                      <a:ext cx="2066400" cy="1022400"/>
                    </a:xfrm>
                    <a:prstGeom prst="rect">
                      <a:avLst/>
                    </a:prstGeom>
                  </pic:spPr>
                </pic:pic>
              </a:graphicData>
            </a:graphic>
          </wp:inline>
        </w:drawing>
      </w:r>
    </w:p>
    <w:p w14:paraId="44F8E624" w14:textId="77777777" w:rsidR="00F577F9" w:rsidRPr="00D90E4F" w:rsidRDefault="00F577F9" w:rsidP="00F577F9">
      <w:r w:rsidRPr="00D90E4F">
        <w:t>If the selected object</w:t>
      </w:r>
      <w:r w:rsidR="005D5589" w:rsidRPr="00D90E4F">
        <w:t>s</w:t>
      </w:r>
      <w:r w:rsidRPr="00D90E4F">
        <w:t xml:space="preserve"> </w:t>
      </w:r>
      <w:r w:rsidR="005D5589" w:rsidRPr="00D90E4F">
        <w:t>are</w:t>
      </w:r>
      <w:r w:rsidRPr="00D90E4F">
        <w:t xml:space="preserve"> rotated around the center then the command does not need any more information.</w:t>
      </w:r>
    </w:p>
    <w:p w14:paraId="1BA1C56D" w14:textId="6F15B487" w:rsidR="00F577F9" w:rsidRPr="00D90E4F" w:rsidRDefault="000C667D" w:rsidP="000C667D">
      <w:pPr>
        <w:pStyle w:val="Bild"/>
      </w:pPr>
      <w:r w:rsidRPr="000C667D">
        <w:rPr>
          <w:noProof/>
        </w:rPr>
        <w:drawing>
          <wp:inline distT="0" distB="0" distL="0" distR="0" wp14:anchorId="2EBB9CD9" wp14:editId="6E7D09C5">
            <wp:extent cx="2572109" cy="1247949"/>
            <wp:effectExtent l="0" t="0" r="0" b="9525"/>
            <wp:docPr id="855463461" name="Bildobjekt 1" descr="En bild som visar text, skärmbild, diagram,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63461" name="Bildobjekt 1" descr="En bild som visar text, skärmbild, diagram, linje&#10;&#10;Automatiskt genererad beskrivning"/>
                    <pic:cNvPicPr/>
                  </pic:nvPicPr>
                  <pic:blipFill>
                    <a:blip r:embed="rId240"/>
                    <a:stretch>
                      <a:fillRect/>
                    </a:stretch>
                  </pic:blipFill>
                  <pic:spPr>
                    <a:xfrm>
                      <a:off x="0" y="0"/>
                      <a:ext cx="2572109" cy="1247949"/>
                    </a:xfrm>
                    <a:prstGeom prst="rect">
                      <a:avLst/>
                    </a:prstGeom>
                  </pic:spPr>
                </pic:pic>
              </a:graphicData>
            </a:graphic>
          </wp:inline>
        </w:drawing>
      </w:r>
    </w:p>
    <w:p w14:paraId="62FB9351" w14:textId="006C17AA" w:rsidR="00E5671C" w:rsidRDefault="00F577F9" w:rsidP="00E5671C">
      <w:r w:rsidRPr="00D90E4F">
        <w:t xml:space="preserve">If the objects </w:t>
      </w:r>
      <w:r w:rsidR="005D5589" w:rsidRPr="00D90E4F">
        <w:t>are</w:t>
      </w:r>
      <w:r w:rsidRPr="00D90E4F">
        <w:t xml:space="preserve"> copied without </w:t>
      </w:r>
      <w:r w:rsidR="002A3C39" w:rsidRPr="00D90E4F">
        <w:t>rotation,</w:t>
      </w:r>
      <w:r w:rsidRPr="00D90E4F">
        <w:t xml:space="preserve"> then the command needs a base point for the</w:t>
      </w:r>
      <w:r w:rsidR="00102A1D" w:rsidRPr="00D90E4F">
        <w:t xml:space="preserve"> objects.</w:t>
      </w:r>
    </w:p>
    <w:p w14:paraId="57B64A73" w14:textId="7E994CB8" w:rsidR="002A3C39" w:rsidRDefault="002A3C39" w:rsidP="002A3C39">
      <w:pPr>
        <w:pStyle w:val="Rubrik2"/>
      </w:pPr>
      <w:bookmarkStart w:id="425" w:name="_Toc229474788"/>
      <w:r>
        <w:t>Dimension</w:t>
      </w:r>
      <w:bookmarkEnd w:id="425"/>
    </w:p>
    <w:p w14:paraId="1FEF3D1B" w14:textId="705CB050" w:rsidR="002A3C39" w:rsidRDefault="002A3C39" w:rsidP="002A3C39">
      <w:pPr>
        <w:pStyle w:val="Bild"/>
      </w:pPr>
      <w:r w:rsidRPr="002A3C39">
        <w:rPr>
          <w:noProof/>
        </w:rPr>
        <w:drawing>
          <wp:inline distT="0" distB="0" distL="0" distR="0" wp14:anchorId="094BA861" wp14:editId="5E63AF30">
            <wp:extent cx="1940400" cy="860400"/>
            <wp:effectExtent l="0" t="0" r="3175" b="0"/>
            <wp:docPr id="1012264368"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64368" name="Bildobjekt 1" descr="En bild som visar text, skärmbild, Teckensnitt, nummer&#10;&#10;Automatiskt genererad beskrivning"/>
                    <pic:cNvPicPr/>
                  </pic:nvPicPr>
                  <pic:blipFill>
                    <a:blip r:embed="rId241"/>
                    <a:stretch>
                      <a:fillRect/>
                    </a:stretch>
                  </pic:blipFill>
                  <pic:spPr>
                    <a:xfrm>
                      <a:off x="0" y="0"/>
                      <a:ext cx="1940400" cy="860400"/>
                    </a:xfrm>
                    <a:prstGeom prst="rect">
                      <a:avLst/>
                    </a:prstGeom>
                  </pic:spPr>
                </pic:pic>
              </a:graphicData>
            </a:graphic>
          </wp:inline>
        </w:drawing>
      </w:r>
    </w:p>
    <w:p w14:paraId="13C3B024" w14:textId="3E223C3D" w:rsidR="002A3C39" w:rsidRDefault="002A3C39" w:rsidP="002A3C39">
      <w:pPr>
        <w:pStyle w:val="Bild"/>
      </w:pPr>
      <w:r>
        <w:lastRenderedPageBreak/>
        <w:t>Start the command and click on objects that you want to measure.</w:t>
      </w:r>
      <w:r w:rsidR="00262BC9">
        <w:t xml:space="preserve"> The command will automatically switch between Horizontal, Vertical and Aligned dimensions.</w:t>
      </w:r>
    </w:p>
    <w:p w14:paraId="7D2C3337" w14:textId="05A7D6EE" w:rsidR="002A3C39" w:rsidRDefault="00262BC9" w:rsidP="002A3C39">
      <w:pPr>
        <w:pStyle w:val="Bild"/>
      </w:pPr>
      <w:r w:rsidRPr="00262BC9">
        <w:rPr>
          <w:noProof/>
        </w:rPr>
        <w:drawing>
          <wp:inline distT="0" distB="0" distL="0" distR="0" wp14:anchorId="12ED236F" wp14:editId="531C85D8">
            <wp:extent cx="1684800" cy="1533600"/>
            <wp:effectExtent l="0" t="0" r="0" b="0"/>
            <wp:docPr id="535620987" name="Bildobjekt 1" descr="En bild som visar diagram, linje, skärmbild,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20987" name="Bildobjekt 1" descr="En bild som visar diagram, linje, skärmbild, design&#10;&#10;Automatiskt genererad beskrivning"/>
                    <pic:cNvPicPr/>
                  </pic:nvPicPr>
                  <pic:blipFill>
                    <a:blip r:embed="rId242"/>
                    <a:stretch>
                      <a:fillRect/>
                    </a:stretch>
                  </pic:blipFill>
                  <pic:spPr>
                    <a:xfrm>
                      <a:off x="0" y="0"/>
                      <a:ext cx="1684800" cy="1533600"/>
                    </a:xfrm>
                    <a:prstGeom prst="rect">
                      <a:avLst/>
                    </a:prstGeom>
                  </pic:spPr>
                </pic:pic>
              </a:graphicData>
            </a:graphic>
          </wp:inline>
        </w:drawing>
      </w:r>
    </w:p>
    <w:p w14:paraId="0FC82180" w14:textId="55B51B5B" w:rsidR="00262BC9" w:rsidRDefault="00262BC9" w:rsidP="002A3C39">
      <w:pPr>
        <w:pStyle w:val="Bild"/>
      </w:pPr>
      <w:r>
        <w:t>If you need another orientation than suggested than you can press H, V or A keys.</w:t>
      </w:r>
    </w:p>
    <w:p w14:paraId="5003D1DF" w14:textId="505BAE24" w:rsidR="00262BC9" w:rsidRDefault="00262BC9" w:rsidP="002A3C39">
      <w:pPr>
        <w:pStyle w:val="Bild"/>
      </w:pPr>
      <w:r w:rsidRPr="002A3C39">
        <w:rPr>
          <w:noProof/>
        </w:rPr>
        <w:drawing>
          <wp:inline distT="0" distB="0" distL="0" distR="0" wp14:anchorId="68347A3C" wp14:editId="404243DC">
            <wp:extent cx="2354400" cy="464400"/>
            <wp:effectExtent l="0" t="0" r="8255" b="0"/>
            <wp:docPr id="1688593443"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3443" name="Bildobjekt 1" descr="En bild som visar text, skärmbild, Teckensnitt, linje&#10;&#10;Automatiskt genererad beskrivning"/>
                    <pic:cNvPicPr/>
                  </pic:nvPicPr>
                  <pic:blipFill>
                    <a:blip r:embed="rId243"/>
                    <a:stretch>
                      <a:fillRect/>
                    </a:stretch>
                  </pic:blipFill>
                  <pic:spPr>
                    <a:xfrm>
                      <a:off x="0" y="0"/>
                      <a:ext cx="2354400" cy="464400"/>
                    </a:xfrm>
                    <a:prstGeom prst="rect">
                      <a:avLst/>
                    </a:prstGeom>
                  </pic:spPr>
                </pic:pic>
              </a:graphicData>
            </a:graphic>
          </wp:inline>
        </w:drawing>
      </w:r>
    </w:p>
    <w:p w14:paraId="01EE5828" w14:textId="63F29C39" w:rsidR="00262BC9" w:rsidRDefault="00262BC9" w:rsidP="00262BC9">
      <w:pPr>
        <w:pStyle w:val="Rubrik2"/>
      </w:pPr>
      <w:bookmarkStart w:id="426" w:name="_Toc229474789"/>
      <w:r>
        <w:t>Text</w:t>
      </w:r>
      <w:bookmarkEnd w:id="426"/>
    </w:p>
    <w:p w14:paraId="2F572CDB" w14:textId="16116975" w:rsidR="00262BC9" w:rsidRPr="00262BC9" w:rsidRDefault="00262BC9" w:rsidP="00262BC9">
      <w:pPr>
        <w:pStyle w:val="Bild"/>
      </w:pPr>
      <w:r w:rsidRPr="00262BC9">
        <w:rPr>
          <w:noProof/>
        </w:rPr>
        <w:drawing>
          <wp:inline distT="0" distB="0" distL="0" distR="0" wp14:anchorId="35075990" wp14:editId="28986E9E">
            <wp:extent cx="1594800" cy="900000"/>
            <wp:effectExtent l="0" t="0" r="5715" b="0"/>
            <wp:docPr id="140879249"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9249" name="Bildobjekt 1" descr="En bild som visar text, skärmbild, Teckensnitt, nummer&#10;&#10;Automatiskt genererad beskrivning"/>
                    <pic:cNvPicPr/>
                  </pic:nvPicPr>
                  <pic:blipFill>
                    <a:blip r:embed="rId244"/>
                    <a:stretch>
                      <a:fillRect/>
                    </a:stretch>
                  </pic:blipFill>
                  <pic:spPr>
                    <a:xfrm>
                      <a:off x="0" y="0"/>
                      <a:ext cx="1594800" cy="900000"/>
                    </a:xfrm>
                    <a:prstGeom prst="rect">
                      <a:avLst/>
                    </a:prstGeom>
                  </pic:spPr>
                </pic:pic>
              </a:graphicData>
            </a:graphic>
          </wp:inline>
        </w:drawing>
      </w:r>
    </w:p>
    <w:p w14:paraId="66C0BD2E" w14:textId="77777777" w:rsidR="00262BC9" w:rsidRPr="00D90E4F" w:rsidRDefault="00262BC9" w:rsidP="00262BC9">
      <w:bookmarkStart w:id="427" w:name="_Ref334982622"/>
      <w:bookmarkStart w:id="428" w:name="_Toc335636931"/>
      <w:bookmarkStart w:id="429" w:name="_Toc115697740"/>
      <w:bookmarkStart w:id="430" w:name="_Toc129002702"/>
      <w:bookmarkStart w:id="431" w:name="_Toc335636917"/>
      <w:bookmarkStart w:id="432" w:name="_Toc129002690"/>
      <w:r w:rsidRPr="00D90E4F">
        <w:t>Shortcut "SHIFT+F"</w:t>
      </w:r>
    </w:p>
    <w:p w14:paraId="0B26872C" w14:textId="77777777" w:rsidR="00262BC9" w:rsidRDefault="00262BC9" w:rsidP="00262BC9">
      <w:r w:rsidRPr="00D90E4F">
        <w:t>Use this command to insert text into the drawing area. Instead of selecting the start point of the text press "F" to select the font to be used.</w:t>
      </w:r>
    </w:p>
    <w:p w14:paraId="436C62A3" w14:textId="106B0EA4" w:rsidR="00262BC9" w:rsidRPr="00D90E4F" w:rsidRDefault="00262BC9" w:rsidP="00262BC9">
      <w:pPr>
        <w:pStyle w:val="Bild"/>
      </w:pPr>
      <w:r>
        <w:rPr>
          <w:noProof/>
        </w:rPr>
        <w:drawing>
          <wp:inline distT="0" distB="0" distL="0" distR="0" wp14:anchorId="761D6957" wp14:editId="797B9E69">
            <wp:extent cx="2916000" cy="2109600"/>
            <wp:effectExtent l="0" t="0" r="0" b="5080"/>
            <wp:docPr id="1230240556"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40556" name="Bildobjekt 1" descr="En bild som visar text, skärmbild, Teckensnitt, nummer&#10;&#10;Automatiskt genererad beskrivning"/>
                    <pic:cNvPicPr/>
                  </pic:nvPicPr>
                  <pic:blipFill>
                    <a:blip r:embed="rId245"/>
                    <a:stretch>
                      <a:fillRect/>
                    </a:stretch>
                  </pic:blipFill>
                  <pic:spPr>
                    <a:xfrm>
                      <a:off x="0" y="0"/>
                      <a:ext cx="2916000" cy="2109600"/>
                    </a:xfrm>
                    <a:prstGeom prst="rect">
                      <a:avLst/>
                    </a:prstGeom>
                  </pic:spPr>
                </pic:pic>
              </a:graphicData>
            </a:graphic>
          </wp:inline>
        </w:drawing>
      </w:r>
    </w:p>
    <w:p w14:paraId="0E55318B" w14:textId="77777777" w:rsidR="00A22DB2" w:rsidRDefault="00262BC9" w:rsidP="00262BC9">
      <w:r w:rsidRPr="00D90E4F">
        <w:t>Select font style, insertion base point, height and type the text.</w:t>
      </w:r>
    </w:p>
    <w:p w14:paraId="46B72155" w14:textId="04DCCC94" w:rsidR="000073F6" w:rsidRDefault="000073F6" w:rsidP="00262BC9">
      <w:r>
        <w:t>You can control the justification from the console.</w:t>
      </w:r>
    </w:p>
    <w:p w14:paraId="70B3BDB3" w14:textId="30295804" w:rsidR="000073F6" w:rsidRDefault="000073F6" w:rsidP="000073F6">
      <w:pPr>
        <w:pStyle w:val="Bild"/>
      </w:pPr>
      <w:r>
        <w:rPr>
          <w:noProof/>
        </w:rPr>
        <w:drawing>
          <wp:inline distT="0" distB="0" distL="0" distR="0" wp14:anchorId="3D225EEE" wp14:editId="4D35AD72">
            <wp:extent cx="4010400" cy="907200"/>
            <wp:effectExtent l="0" t="0" r="0" b="7620"/>
            <wp:docPr id="1770245822" name="Bildobjekt 1" descr="En bild som visar Teckensnitt, text, typografi, Grafik&#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45822" name="Bildobjekt 1" descr="En bild som visar Teckensnitt, text, typografi, Grafik&#10;&#10;Automatiskt genererad beskrivning"/>
                    <pic:cNvPicPr/>
                  </pic:nvPicPr>
                  <pic:blipFill>
                    <a:blip r:embed="rId246"/>
                    <a:stretch>
                      <a:fillRect/>
                    </a:stretch>
                  </pic:blipFill>
                  <pic:spPr>
                    <a:xfrm>
                      <a:off x="0" y="0"/>
                      <a:ext cx="4010400" cy="907200"/>
                    </a:xfrm>
                    <a:prstGeom prst="rect">
                      <a:avLst/>
                    </a:prstGeom>
                  </pic:spPr>
                </pic:pic>
              </a:graphicData>
            </a:graphic>
          </wp:inline>
        </w:drawing>
      </w:r>
    </w:p>
    <w:p w14:paraId="359B116A" w14:textId="2C671B1E" w:rsidR="000073F6" w:rsidRDefault="000073F6" w:rsidP="00262BC9">
      <w:r>
        <w:t>The red point is the insertion point</w:t>
      </w:r>
    </w:p>
    <w:p w14:paraId="1A628296" w14:textId="5F9015A4" w:rsidR="00A22DB2" w:rsidRDefault="000073F6" w:rsidP="000073F6">
      <w:pPr>
        <w:pStyle w:val="Bild"/>
      </w:pPr>
      <w:r w:rsidRPr="000073F6">
        <w:rPr>
          <w:noProof/>
        </w:rPr>
        <w:drawing>
          <wp:inline distT="0" distB="0" distL="0" distR="0" wp14:anchorId="1A99C649" wp14:editId="6FBF73E7">
            <wp:extent cx="3150000" cy="471600"/>
            <wp:effectExtent l="0" t="0" r="0" b="5080"/>
            <wp:docPr id="1221210533"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10533" name="Bildobjekt 1" descr="En bild som visar text, skärmbild, Teckensnitt, linje&#10;&#10;Automatiskt genererad beskrivning"/>
                    <pic:cNvPicPr/>
                  </pic:nvPicPr>
                  <pic:blipFill>
                    <a:blip r:embed="rId247"/>
                    <a:stretch>
                      <a:fillRect/>
                    </a:stretch>
                  </pic:blipFill>
                  <pic:spPr>
                    <a:xfrm>
                      <a:off x="0" y="0"/>
                      <a:ext cx="3150000" cy="471600"/>
                    </a:xfrm>
                    <a:prstGeom prst="rect">
                      <a:avLst/>
                    </a:prstGeom>
                  </pic:spPr>
                </pic:pic>
              </a:graphicData>
            </a:graphic>
          </wp:inline>
        </w:drawing>
      </w:r>
    </w:p>
    <w:p w14:paraId="3FF700D5" w14:textId="13904ED5" w:rsidR="000073F6" w:rsidRDefault="000073F6" w:rsidP="000073F6">
      <w:pPr>
        <w:pStyle w:val="Bild"/>
      </w:pPr>
      <w:r>
        <w:t>You can modify the settings by double click on the text.</w:t>
      </w:r>
    </w:p>
    <w:p w14:paraId="009D0F9D" w14:textId="3235F022" w:rsidR="000073F6" w:rsidRDefault="000073F6" w:rsidP="000073F6">
      <w:pPr>
        <w:pStyle w:val="Bild"/>
      </w:pPr>
      <w:r>
        <w:rPr>
          <w:noProof/>
        </w:rPr>
        <w:lastRenderedPageBreak/>
        <w:drawing>
          <wp:inline distT="0" distB="0" distL="0" distR="0" wp14:anchorId="5A4A1AB2" wp14:editId="67EF1067">
            <wp:extent cx="2102400" cy="2498400"/>
            <wp:effectExtent l="0" t="0" r="0" b="0"/>
            <wp:docPr id="705019558" name="Bildobjekt 1" descr="En bild som visar text, skärmbild, nummer,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19558" name="Bildobjekt 1" descr="En bild som visar text, skärmbild, nummer, Teckensnitt&#10;&#10;Automatiskt genererad beskrivning"/>
                    <pic:cNvPicPr/>
                  </pic:nvPicPr>
                  <pic:blipFill>
                    <a:blip r:embed="rId248"/>
                    <a:stretch>
                      <a:fillRect/>
                    </a:stretch>
                  </pic:blipFill>
                  <pic:spPr>
                    <a:xfrm>
                      <a:off x="0" y="0"/>
                      <a:ext cx="2102400" cy="2498400"/>
                    </a:xfrm>
                    <a:prstGeom prst="rect">
                      <a:avLst/>
                    </a:prstGeom>
                  </pic:spPr>
                </pic:pic>
              </a:graphicData>
            </a:graphic>
          </wp:inline>
        </w:drawing>
      </w:r>
    </w:p>
    <w:p w14:paraId="3FB17A92" w14:textId="79B97F15" w:rsidR="000073F6" w:rsidRDefault="00420A46" w:rsidP="00420A46">
      <w:pPr>
        <w:pStyle w:val="Rubrik2"/>
      </w:pPr>
      <w:bookmarkStart w:id="433" w:name="_Toc229474790"/>
      <w:r>
        <w:t>Diameter</w:t>
      </w:r>
      <w:bookmarkEnd w:id="433"/>
    </w:p>
    <w:p w14:paraId="16193A05" w14:textId="54511A2C" w:rsidR="00420A46" w:rsidRDefault="00420A46" w:rsidP="00651CD9">
      <w:pPr>
        <w:pStyle w:val="Bild"/>
      </w:pPr>
      <w:r w:rsidRPr="00420A46">
        <w:rPr>
          <w:noProof/>
        </w:rPr>
        <w:drawing>
          <wp:inline distT="0" distB="0" distL="0" distR="0" wp14:anchorId="4665DB0F" wp14:editId="1662DE94">
            <wp:extent cx="1785600" cy="1029600"/>
            <wp:effectExtent l="0" t="0" r="5715" b="0"/>
            <wp:docPr id="756672811"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72811" name="Bildobjekt 1" descr="En bild som visar text, skärmbild, Teckensnitt, nummer&#10;&#10;Automatiskt genererad beskrivning"/>
                    <pic:cNvPicPr/>
                  </pic:nvPicPr>
                  <pic:blipFill>
                    <a:blip r:embed="rId249"/>
                    <a:stretch>
                      <a:fillRect/>
                    </a:stretch>
                  </pic:blipFill>
                  <pic:spPr>
                    <a:xfrm>
                      <a:off x="0" y="0"/>
                      <a:ext cx="1785600" cy="1029600"/>
                    </a:xfrm>
                    <a:prstGeom prst="rect">
                      <a:avLst/>
                    </a:prstGeom>
                  </pic:spPr>
                </pic:pic>
              </a:graphicData>
            </a:graphic>
          </wp:inline>
        </w:drawing>
      </w:r>
    </w:p>
    <w:p w14:paraId="41050FB0" w14:textId="77777777" w:rsidR="00420A46" w:rsidRPr="00D90E4F" w:rsidRDefault="00420A46" w:rsidP="00420A46">
      <w:r w:rsidRPr="00D90E4F">
        <w:t>This command is used to add dimensions on circles and arc objects. Select a point on the arc or circle and place the dimension.</w:t>
      </w:r>
    </w:p>
    <w:p w14:paraId="05DE4055" w14:textId="3D5EA5BA" w:rsidR="00420A46" w:rsidRDefault="00420A46" w:rsidP="00420A46">
      <w:pPr>
        <w:pStyle w:val="Rubrik2"/>
      </w:pPr>
      <w:bookmarkStart w:id="434" w:name="_Toc229474791"/>
      <w:r>
        <w:t>Radius</w:t>
      </w:r>
      <w:bookmarkEnd w:id="434"/>
    </w:p>
    <w:p w14:paraId="67AFC41C" w14:textId="255C5458" w:rsidR="00420A46" w:rsidRDefault="00420A46" w:rsidP="008570C9">
      <w:pPr>
        <w:pStyle w:val="Bild"/>
      </w:pPr>
      <w:r w:rsidRPr="00420A46">
        <w:rPr>
          <w:noProof/>
        </w:rPr>
        <w:drawing>
          <wp:inline distT="0" distB="0" distL="0" distR="0" wp14:anchorId="621C6A84" wp14:editId="627FB735">
            <wp:extent cx="1659600" cy="1051200"/>
            <wp:effectExtent l="0" t="0" r="0" b="0"/>
            <wp:docPr id="19513912"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912" name="Bildobjekt 1" descr="En bild som visar text, skärmbild, Teckensnitt, nummer&#10;&#10;Automatiskt genererad beskrivning"/>
                    <pic:cNvPicPr/>
                  </pic:nvPicPr>
                  <pic:blipFill>
                    <a:blip r:embed="rId250"/>
                    <a:stretch>
                      <a:fillRect/>
                    </a:stretch>
                  </pic:blipFill>
                  <pic:spPr>
                    <a:xfrm>
                      <a:off x="0" y="0"/>
                      <a:ext cx="1659600" cy="1051200"/>
                    </a:xfrm>
                    <a:prstGeom prst="rect">
                      <a:avLst/>
                    </a:prstGeom>
                  </pic:spPr>
                </pic:pic>
              </a:graphicData>
            </a:graphic>
          </wp:inline>
        </w:drawing>
      </w:r>
    </w:p>
    <w:p w14:paraId="6DB47DF3" w14:textId="77777777" w:rsidR="00420A46" w:rsidRPr="00D90E4F" w:rsidRDefault="00420A46" w:rsidP="00420A46">
      <w:r w:rsidRPr="00D90E4F">
        <w:t>This command creates a dimension showing the Radius for an arc or circle.</w:t>
      </w:r>
    </w:p>
    <w:p w14:paraId="3FAF7DCC" w14:textId="71776CDD" w:rsidR="00420A46" w:rsidRDefault="008570C9" w:rsidP="00420A46">
      <w:pPr>
        <w:pStyle w:val="Rubrik2"/>
      </w:pPr>
      <w:bookmarkStart w:id="435" w:name="_Toc229474792"/>
      <w:r>
        <w:t>Positions</w:t>
      </w:r>
      <w:bookmarkEnd w:id="435"/>
    </w:p>
    <w:p w14:paraId="7BC78530" w14:textId="2C9D1165" w:rsidR="00420A46" w:rsidRDefault="008570C9" w:rsidP="008570C9">
      <w:pPr>
        <w:pStyle w:val="Bild"/>
      </w:pPr>
      <w:r w:rsidRPr="008570C9">
        <w:rPr>
          <w:noProof/>
        </w:rPr>
        <w:drawing>
          <wp:inline distT="0" distB="0" distL="0" distR="0" wp14:anchorId="20B1106F" wp14:editId="5A736DF6">
            <wp:extent cx="1753200" cy="914400"/>
            <wp:effectExtent l="0" t="0" r="0" b="0"/>
            <wp:docPr id="1324912035"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12035" name="Bildobjekt 1" descr="En bild som visar text, skärmbild, Teckensnitt, nummer&#10;&#10;Automatiskt genererad beskrivning"/>
                    <pic:cNvPicPr/>
                  </pic:nvPicPr>
                  <pic:blipFill>
                    <a:blip r:embed="rId251"/>
                    <a:stretch>
                      <a:fillRect/>
                    </a:stretch>
                  </pic:blipFill>
                  <pic:spPr>
                    <a:xfrm>
                      <a:off x="0" y="0"/>
                      <a:ext cx="1753200" cy="914400"/>
                    </a:xfrm>
                    <a:prstGeom prst="rect">
                      <a:avLst/>
                    </a:prstGeom>
                  </pic:spPr>
                </pic:pic>
              </a:graphicData>
            </a:graphic>
          </wp:inline>
        </w:drawing>
      </w:r>
    </w:p>
    <w:p w14:paraId="01E32FB6" w14:textId="1BBBC2A7" w:rsidR="008570C9" w:rsidRDefault="008570C9" w:rsidP="008570C9">
      <w:pPr>
        <w:pStyle w:val="Bild"/>
      </w:pPr>
      <w:r>
        <w:t>This is an automatic command for circles (holes).</w:t>
      </w:r>
      <w:r>
        <w:br/>
        <w:t>Command ask for Base point and then you can select all circles.</w:t>
      </w:r>
    </w:p>
    <w:p w14:paraId="74013CA2" w14:textId="79EEC4F7" w:rsidR="008570C9" w:rsidRDefault="008570C9" w:rsidP="008570C9">
      <w:pPr>
        <w:pStyle w:val="Bild"/>
      </w:pPr>
      <w:r w:rsidRPr="008570C9">
        <w:rPr>
          <w:noProof/>
        </w:rPr>
        <w:lastRenderedPageBreak/>
        <w:drawing>
          <wp:inline distT="0" distB="0" distL="0" distR="0" wp14:anchorId="58073CE0" wp14:editId="220BC50B">
            <wp:extent cx="2073600" cy="1645200"/>
            <wp:effectExtent l="0" t="0" r="3175" b="0"/>
            <wp:docPr id="319104691" name="Bildobjekt 1" descr="En bild som visar Teckensnitt, text, Grafik, cirk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04691" name="Bildobjekt 1" descr="En bild som visar Teckensnitt, text, Grafik, cirkel&#10;&#10;Automatiskt genererad beskrivning"/>
                    <pic:cNvPicPr/>
                  </pic:nvPicPr>
                  <pic:blipFill>
                    <a:blip r:embed="rId252"/>
                    <a:stretch>
                      <a:fillRect/>
                    </a:stretch>
                  </pic:blipFill>
                  <pic:spPr>
                    <a:xfrm>
                      <a:off x="0" y="0"/>
                      <a:ext cx="2073600" cy="1645200"/>
                    </a:xfrm>
                    <a:prstGeom prst="rect">
                      <a:avLst/>
                    </a:prstGeom>
                  </pic:spPr>
                </pic:pic>
              </a:graphicData>
            </a:graphic>
          </wp:inline>
        </w:drawing>
      </w:r>
    </w:p>
    <w:p w14:paraId="728DFE87" w14:textId="05F0DBCD" w:rsidR="008570C9" w:rsidRDefault="008570C9" w:rsidP="008570C9">
      <w:pPr>
        <w:pStyle w:val="Rubrik2"/>
      </w:pPr>
      <w:bookmarkStart w:id="436" w:name="_Toc229474793"/>
      <w:r>
        <w:t>Angular dimension</w:t>
      </w:r>
      <w:bookmarkEnd w:id="436"/>
    </w:p>
    <w:p w14:paraId="7D61B8AB" w14:textId="7B917F35" w:rsidR="008570C9" w:rsidRDefault="008570C9" w:rsidP="008570C9">
      <w:pPr>
        <w:pStyle w:val="Bild"/>
      </w:pPr>
      <w:r w:rsidRPr="008570C9">
        <w:rPr>
          <w:noProof/>
        </w:rPr>
        <w:drawing>
          <wp:inline distT="0" distB="0" distL="0" distR="0" wp14:anchorId="17CA0313" wp14:editId="508617D6">
            <wp:extent cx="1720800" cy="784800"/>
            <wp:effectExtent l="0" t="0" r="0" b="0"/>
            <wp:docPr id="1718578439" name="Bildobjekt 1" descr="En bild som visar text, Teckensnitt, Electric blue,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78439" name="Bildobjekt 1" descr="En bild som visar text, Teckensnitt, Electric blue, linje&#10;&#10;Automatiskt genererad beskrivning"/>
                    <pic:cNvPicPr/>
                  </pic:nvPicPr>
                  <pic:blipFill>
                    <a:blip r:embed="rId253"/>
                    <a:stretch>
                      <a:fillRect/>
                    </a:stretch>
                  </pic:blipFill>
                  <pic:spPr>
                    <a:xfrm>
                      <a:off x="0" y="0"/>
                      <a:ext cx="1720800" cy="784800"/>
                    </a:xfrm>
                    <a:prstGeom prst="rect">
                      <a:avLst/>
                    </a:prstGeom>
                  </pic:spPr>
                </pic:pic>
              </a:graphicData>
            </a:graphic>
          </wp:inline>
        </w:drawing>
      </w:r>
    </w:p>
    <w:p w14:paraId="0E9D0172" w14:textId="77777777" w:rsidR="008570C9" w:rsidRPr="00D90E4F" w:rsidRDefault="008570C9" w:rsidP="008570C9">
      <w:r w:rsidRPr="00D90E4F">
        <w:t>This command creates an angle dimensioning between 2 linear segments. Move the cursor before placing the dimension to select which quadrant to use.</w:t>
      </w:r>
    </w:p>
    <w:p w14:paraId="384D2285" w14:textId="77777777" w:rsidR="008570C9" w:rsidRPr="00D90E4F" w:rsidRDefault="008570C9" w:rsidP="008570C9">
      <w:pPr>
        <w:pStyle w:val="Rubrik2"/>
      </w:pPr>
      <w:bookmarkStart w:id="437" w:name="_Toc229474794"/>
      <w:r w:rsidRPr="00D90E4F">
        <w:t>Leader</w:t>
      </w:r>
      <w:bookmarkEnd w:id="437"/>
    </w:p>
    <w:p w14:paraId="02321353" w14:textId="189664FC" w:rsidR="008570C9" w:rsidRPr="00D90E4F" w:rsidRDefault="008570C9" w:rsidP="008570C9">
      <w:pPr>
        <w:pStyle w:val="Bild"/>
      </w:pPr>
      <w:r w:rsidRPr="008570C9">
        <w:rPr>
          <w:noProof/>
        </w:rPr>
        <w:drawing>
          <wp:inline distT="0" distB="0" distL="0" distR="0" wp14:anchorId="5CACE82B" wp14:editId="20615CAF">
            <wp:extent cx="1645200" cy="990000"/>
            <wp:effectExtent l="0" t="0" r="0" b="635"/>
            <wp:docPr id="1267806874" name="Bildobjekt 1" descr="En bild som visar text, skärmbild, Teckensnitt,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06874" name="Bildobjekt 1" descr="En bild som visar text, skärmbild, Teckensnitt, Rektangel&#10;&#10;Automatiskt genererad beskrivning"/>
                    <pic:cNvPicPr/>
                  </pic:nvPicPr>
                  <pic:blipFill>
                    <a:blip r:embed="rId254"/>
                    <a:stretch>
                      <a:fillRect/>
                    </a:stretch>
                  </pic:blipFill>
                  <pic:spPr>
                    <a:xfrm>
                      <a:off x="0" y="0"/>
                      <a:ext cx="1645200" cy="990000"/>
                    </a:xfrm>
                    <a:prstGeom prst="rect">
                      <a:avLst/>
                    </a:prstGeom>
                  </pic:spPr>
                </pic:pic>
              </a:graphicData>
            </a:graphic>
          </wp:inline>
        </w:drawing>
      </w:r>
    </w:p>
    <w:p w14:paraId="0BCAFFEF" w14:textId="77777777" w:rsidR="008570C9" w:rsidRPr="00D90E4F" w:rsidRDefault="008570C9" w:rsidP="008570C9">
      <w:r w:rsidRPr="00D90E4F">
        <w:t xml:space="preserve">This command will add a leader with information text to an existing object. Select the command and enter the text. Place the text on the drawing area or press the spacebar or Enter to select an object. </w:t>
      </w:r>
    </w:p>
    <w:p w14:paraId="05C9353E" w14:textId="77777777" w:rsidR="008570C9" w:rsidRPr="00D90E4F" w:rsidRDefault="008570C9" w:rsidP="008570C9">
      <w:pPr>
        <w:pStyle w:val="Rubrik2"/>
      </w:pPr>
      <w:bookmarkStart w:id="438" w:name="_Toc229474795"/>
      <w:r w:rsidRPr="00D90E4F">
        <w:t>Dimension style</w:t>
      </w:r>
      <w:bookmarkEnd w:id="438"/>
    </w:p>
    <w:p w14:paraId="42C9A695" w14:textId="7FB931F4" w:rsidR="008570C9" w:rsidRDefault="008570C9" w:rsidP="008570C9">
      <w:pPr>
        <w:pStyle w:val="Bild"/>
      </w:pPr>
      <w:r w:rsidRPr="008570C9">
        <w:rPr>
          <w:noProof/>
        </w:rPr>
        <w:drawing>
          <wp:inline distT="0" distB="0" distL="0" distR="0" wp14:anchorId="7EBE4B42" wp14:editId="151FB176">
            <wp:extent cx="1760400" cy="853200"/>
            <wp:effectExtent l="0" t="0" r="0" b="4445"/>
            <wp:docPr id="691668291" name="Bildobjekt 1" descr="En bild som visar text, Teckensnitt, linje,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68291" name="Bildobjekt 1" descr="En bild som visar text, Teckensnitt, linje, skärmbild&#10;&#10;Automatiskt genererad beskrivning"/>
                    <pic:cNvPicPr/>
                  </pic:nvPicPr>
                  <pic:blipFill>
                    <a:blip r:embed="rId255"/>
                    <a:stretch>
                      <a:fillRect/>
                    </a:stretch>
                  </pic:blipFill>
                  <pic:spPr>
                    <a:xfrm>
                      <a:off x="0" y="0"/>
                      <a:ext cx="1760400" cy="853200"/>
                    </a:xfrm>
                    <a:prstGeom prst="rect">
                      <a:avLst/>
                    </a:prstGeom>
                  </pic:spPr>
                </pic:pic>
              </a:graphicData>
            </a:graphic>
          </wp:inline>
        </w:drawing>
      </w:r>
    </w:p>
    <w:p w14:paraId="269A502F" w14:textId="40304BF1" w:rsidR="008570C9" w:rsidRDefault="00AE5CA2" w:rsidP="008570C9">
      <w:pPr>
        <w:pStyle w:val="Bild"/>
      </w:pPr>
      <w:r>
        <w:t>Following dialog will be shown.</w:t>
      </w:r>
    </w:p>
    <w:p w14:paraId="26ECDEFD" w14:textId="7B9F7CED" w:rsidR="00AE5CA2" w:rsidRDefault="00AE5CA2" w:rsidP="008570C9">
      <w:pPr>
        <w:pStyle w:val="Bild"/>
      </w:pPr>
      <w:r>
        <w:rPr>
          <w:noProof/>
        </w:rPr>
        <w:lastRenderedPageBreak/>
        <w:drawing>
          <wp:inline distT="0" distB="0" distL="0" distR="0" wp14:anchorId="30889B64" wp14:editId="694B7A1E">
            <wp:extent cx="4536000" cy="3247200"/>
            <wp:effectExtent l="0" t="0" r="0" b="0"/>
            <wp:docPr id="1746204225" name="Bildobjekt 1" descr="En bild som visar text, skärmbild, programvara, skär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04225" name="Bildobjekt 1" descr="En bild som visar text, skärmbild, programvara, skärm&#10;&#10;Automatiskt genererad beskrivning"/>
                    <pic:cNvPicPr/>
                  </pic:nvPicPr>
                  <pic:blipFill>
                    <a:blip r:embed="rId256"/>
                    <a:stretch>
                      <a:fillRect/>
                    </a:stretch>
                  </pic:blipFill>
                  <pic:spPr>
                    <a:xfrm>
                      <a:off x="0" y="0"/>
                      <a:ext cx="4536000" cy="3247200"/>
                    </a:xfrm>
                    <a:prstGeom prst="rect">
                      <a:avLst/>
                    </a:prstGeom>
                  </pic:spPr>
                </pic:pic>
              </a:graphicData>
            </a:graphic>
          </wp:inline>
        </w:drawing>
      </w:r>
    </w:p>
    <w:p w14:paraId="33DDF02E" w14:textId="616E5CC3" w:rsidR="008570C9" w:rsidRDefault="00AE5CA2" w:rsidP="00AE5CA2">
      <w:pPr>
        <w:pStyle w:val="Rubrik5"/>
      </w:pPr>
      <w:r>
        <w:t>Dimension colors</w:t>
      </w:r>
    </w:p>
    <w:p w14:paraId="6DC20760" w14:textId="0F0022F3" w:rsidR="00AE5CA2" w:rsidRDefault="00AE5CA2" w:rsidP="00651CD9">
      <w:pPr>
        <w:pStyle w:val="Bild"/>
      </w:pPr>
      <w:r w:rsidRPr="00AE5CA2">
        <w:rPr>
          <w:noProof/>
        </w:rPr>
        <w:drawing>
          <wp:inline distT="0" distB="0" distL="0" distR="0" wp14:anchorId="13496C11" wp14:editId="59A5C0D7">
            <wp:extent cx="1450800" cy="745200"/>
            <wp:effectExtent l="0" t="0" r="0" b="0"/>
            <wp:docPr id="383404642"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04642" name="Bildobjekt 1" descr="En bild som visar text, skärmbild, Teckensnitt, linje&#10;&#10;Automatiskt genererad beskrivning"/>
                    <pic:cNvPicPr/>
                  </pic:nvPicPr>
                  <pic:blipFill>
                    <a:blip r:embed="rId257"/>
                    <a:stretch>
                      <a:fillRect/>
                    </a:stretch>
                  </pic:blipFill>
                  <pic:spPr>
                    <a:xfrm>
                      <a:off x="0" y="0"/>
                      <a:ext cx="1450800" cy="745200"/>
                    </a:xfrm>
                    <a:prstGeom prst="rect">
                      <a:avLst/>
                    </a:prstGeom>
                  </pic:spPr>
                </pic:pic>
              </a:graphicData>
            </a:graphic>
          </wp:inline>
        </w:drawing>
      </w:r>
    </w:p>
    <w:p w14:paraId="017D1525" w14:textId="77765099" w:rsidR="00AE5CA2" w:rsidRDefault="00AE5CA2" w:rsidP="00AE5CA2">
      <w:r>
        <w:t>Click on one of the settings and change the color.</w:t>
      </w:r>
    </w:p>
    <w:p w14:paraId="017C7392" w14:textId="4B1F46E1" w:rsidR="00AE5CA2" w:rsidRDefault="00AE5CA2" w:rsidP="00AE5CA2">
      <w:pPr>
        <w:pStyle w:val="Rubrik5"/>
      </w:pPr>
      <w:r>
        <w:t>Text height</w:t>
      </w:r>
    </w:p>
    <w:p w14:paraId="43B922D1" w14:textId="5A5D944D" w:rsidR="00AE5CA2" w:rsidRDefault="00AE5CA2" w:rsidP="00AE5CA2">
      <w:r>
        <w:t>This is the theoretical text height. Normal value is 3.5 mm.</w:t>
      </w:r>
    </w:p>
    <w:p w14:paraId="51114989" w14:textId="74357091" w:rsidR="00AE5CA2" w:rsidRDefault="00AE5CA2" w:rsidP="00AE5CA2">
      <w:pPr>
        <w:pStyle w:val="Rubrik5"/>
      </w:pPr>
      <w:r>
        <w:t>Text gap</w:t>
      </w:r>
    </w:p>
    <w:p w14:paraId="106CB871" w14:textId="2E84FB97" w:rsidR="00AE5CA2" w:rsidRDefault="00AE5CA2" w:rsidP="00AE5CA2">
      <w:r>
        <w:t>This currently only used on the leader, we will probably remove this.</w:t>
      </w:r>
    </w:p>
    <w:p w14:paraId="2E9A3D1B" w14:textId="7D9177B9" w:rsidR="00AE5CA2" w:rsidRDefault="00AE5CA2" w:rsidP="00AE5CA2">
      <w:pPr>
        <w:pStyle w:val="Rubrik5"/>
      </w:pPr>
      <w:r>
        <w:t>Witness line</w:t>
      </w:r>
    </w:p>
    <w:p w14:paraId="6DAD0A2D" w14:textId="465CD463" w:rsidR="00AE5CA2" w:rsidRDefault="00AE5CA2" w:rsidP="00651CD9">
      <w:pPr>
        <w:pStyle w:val="Bild"/>
      </w:pPr>
      <w:r>
        <w:rPr>
          <w:noProof/>
        </w:rPr>
        <w:drawing>
          <wp:inline distT="0" distB="0" distL="0" distR="0" wp14:anchorId="724CC6FC" wp14:editId="6A06FD03">
            <wp:extent cx="2286000" cy="784800"/>
            <wp:effectExtent l="0" t="0" r="0" b="0"/>
            <wp:docPr id="166102127" name="Bildobjekt 1" descr="En bild som visar skärmbild, linje, diagram,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2127" name="Bildobjekt 1" descr="En bild som visar skärmbild, linje, diagram, Rektangel&#10;&#10;Automatiskt genererad beskrivning"/>
                    <pic:cNvPicPr/>
                  </pic:nvPicPr>
                  <pic:blipFill>
                    <a:blip r:embed="rId258"/>
                    <a:stretch>
                      <a:fillRect/>
                    </a:stretch>
                  </pic:blipFill>
                  <pic:spPr>
                    <a:xfrm>
                      <a:off x="0" y="0"/>
                      <a:ext cx="2286000" cy="784800"/>
                    </a:xfrm>
                    <a:prstGeom prst="rect">
                      <a:avLst/>
                    </a:prstGeom>
                  </pic:spPr>
                </pic:pic>
              </a:graphicData>
            </a:graphic>
          </wp:inline>
        </w:drawing>
      </w:r>
    </w:p>
    <w:p w14:paraId="05ED0E1C" w14:textId="772015B2" w:rsidR="00AE5CA2" w:rsidRDefault="00AE5CA2" w:rsidP="00AE5CA2">
      <w:r>
        <w:t>A show the witness line extension and B Witness line origin.</w:t>
      </w:r>
    </w:p>
    <w:p w14:paraId="60A556BB" w14:textId="4789460E" w:rsidR="00AE5CA2" w:rsidRDefault="00AE5CA2" w:rsidP="00AE5CA2">
      <w:pPr>
        <w:pStyle w:val="Rubrik5"/>
      </w:pPr>
      <w:r>
        <w:t>Layer</w:t>
      </w:r>
    </w:p>
    <w:p w14:paraId="7996B83A" w14:textId="0CCB7347" w:rsidR="00AE5CA2" w:rsidRDefault="00AE5CA2" w:rsidP="00AE5CA2">
      <w:r>
        <w:t xml:space="preserve">If you define a layer, then all dimensions will be placed in that layer. In the </w:t>
      </w:r>
      <w:hyperlink w:anchor="_Layer" w:history="1">
        <w:r w:rsidRPr="00AE5CA2">
          <w:rPr>
            <w:rStyle w:val="Hyperlnk"/>
          </w:rPr>
          <w:t>layer command</w:t>
        </w:r>
      </w:hyperlink>
      <w:r>
        <w:t xml:space="preserve"> you can make this layer invisible. That’s a way to turn dimensions on and off for a whole drawing.</w:t>
      </w:r>
    </w:p>
    <w:p w14:paraId="43B47646" w14:textId="3FD274AC" w:rsidR="00AE5CA2" w:rsidRDefault="004A4FB8" w:rsidP="004A4FB8">
      <w:pPr>
        <w:pStyle w:val="Rubrik5"/>
      </w:pPr>
      <w:r>
        <w:t xml:space="preserve">Suppress trailing zeroes </w:t>
      </w:r>
    </w:p>
    <w:p w14:paraId="08B05AD5" w14:textId="25DD8927" w:rsidR="004A4FB8" w:rsidRDefault="004A4FB8" w:rsidP="004A4FB8">
      <w:r>
        <w:t>If this is checked then all trailing zeroes will be suppressed.</w:t>
      </w:r>
      <w:r>
        <w:br/>
        <w:t>Example: 10.000 will be 10</w:t>
      </w:r>
    </w:p>
    <w:p w14:paraId="6454A9AD" w14:textId="64598500" w:rsidR="004A4FB8" w:rsidRDefault="004A4FB8" w:rsidP="004A4FB8">
      <w:pPr>
        <w:pStyle w:val="Rubrik5"/>
      </w:pPr>
      <w:r>
        <w:t>Arrow length and dimension snap</w:t>
      </w:r>
    </w:p>
    <w:p w14:paraId="00FEFEA3" w14:textId="01B9B2C4" w:rsidR="004A4FB8" w:rsidRDefault="004A4FB8" w:rsidP="00651CD9">
      <w:pPr>
        <w:pStyle w:val="Bild"/>
      </w:pPr>
      <w:r w:rsidRPr="005077C3">
        <w:rPr>
          <w:noProof/>
        </w:rPr>
        <w:drawing>
          <wp:inline distT="0" distB="0" distL="0" distR="0" wp14:anchorId="1903AE10" wp14:editId="1BBD3ADA">
            <wp:extent cx="1407600" cy="1029600"/>
            <wp:effectExtent l="0" t="0" r="2540" b="0"/>
            <wp:docPr id="113537376" name="Bildobjekt 1" descr="En bild som visar diagram, skärmbild, linje, tex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7376" name="Bildobjekt 1" descr="En bild som visar diagram, skärmbild, linje, text&#10;&#10;Automatiskt genererad beskrivning"/>
                    <pic:cNvPicPr/>
                  </pic:nvPicPr>
                  <pic:blipFill>
                    <a:blip r:embed="rId259"/>
                    <a:stretch>
                      <a:fillRect/>
                    </a:stretch>
                  </pic:blipFill>
                  <pic:spPr>
                    <a:xfrm>
                      <a:off x="0" y="0"/>
                      <a:ext cx="1407600" cy="1029600"/>
                    </a:xfrm>
                    <a:prstGeom prst="rect">
                      <a:avLst/>
                    </a:prstGeom>
                  </pic:spPr>
                </pic:pic>
              </a:graphicData>
            </a:graphic>
          </wp:inline>
        </w:drawing>
      </w:r>
    </w:p>
    <w:p w14:paraId="47A184AE" w14:textId="5CA58E0B" w:rsidR="005077C3" w:rsidRDefault="005077C3" w:rsidP="005077C3">
      <w:r>
        <w:t>A It's possible to set the length of the arrows.</w:t>
      </w:r>
    </w:p>
    <w:p w14:paraId="54A91C71" w14:textId="70C28D9D" w:rsidR="005077C3" w:rsidRDefault="005077C3" w:rsidP="005077C3">
      <w:r>
        <w:t>B is the first-dimension snap distance.</w:t>
      </w:r>
    </w:p>
    <w:p w14:paraId="0F2A47C5" w14:textId="3A897319" w:rsidR="005077C3" w:rsidRDefault="005077C3" w:rsidP="005077C3">
      <w:r>
        <w:lastRenderedPageBreak/>
        <w:t>C is adjacent dimension snap distance.</w:t>
      </w:r>
    </w:p>
    <w:p w14:paraId="543DA60D" w14:textId="7A1AE7A7" w:rsidR="005077C3" w:rsidRDefault="005077C3" w:rsidP="005077C3">
      <w:pPr>
        <w:pStyle w:val="Rubrik5"/>
      </w:pPr>
      <w:r>
        <w:t>Dimension scaling</w:t>
      </w:r>
    </w:p>
    <w:p w14:paraId="1AFEE586" w14:textId="7D982AFF" w:rsidR="005077C3" w:rsidRDefault="005077C3" w:rsidP="00651CD9">
      <w:pPr>
        <w:pStyle w:val="Bild"/>
      </w:pPr>
      <w:r w:rsidRPr="005077C3">
        <w:rPr>
          <w:noProof/>
        </w:rPr>
        <w:drawing>
          <wp:inline distT="0" distB="0" distL="0" distR="0" wp14:anchorId="51B66C66" wp14:editId="41D6C465">
            <wp:extent cx="1720800" cy="1386000"/>
            <wp:effectExtent l="0" t="0" r="0" b="5080"/>
            <wp:docPr id="1718604384"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04384" name="Bildobjekt 1" descr="En bild som visar text, skärmbild, Teckensnitt, nummer&#10;&#10;Automatiskt genererad beskrivning"/>
                    <pic:cNvPicPr/>
                  </pic:nvPicPr>
                  <pic:blipFill>
                    <a:blip r:embed="rId260"/>
                    <a:stretch>
                      <a:fillRect/>
                    </a:stretch>
                  </pic:blipFill>
                  <pic:spPr>
                    <a:xfrm>
                      <a:off x="0" y="0"/>
                      <a:ext cx="1720800" cy="1386000"/>
                    </a:xfrm>
                    <a:prstGeom prst="rect">
                      <a:avLst/>
                    </a:prstGeom>
                  </pic:spPr>
                </pic:pic>
              </a:graphicData>
            </a:graphic>
          </wp:inline>
        </w:drawing>
      </w:r>
    </w:p>
    <w:p w14:paraId="3D57083A" w14:textId="280955DF" w:rsidR="005077C3" w:rsidRDefault="005077C3" w:rsidP="005077C3">
      <w:r>
        <w:t>The dimension scaling will scale the most values like text height, arrows, dimension snap. If you will print a large drawing on a small paper, you probably want to scale up the dimensions else it will probably not be possible to see.</w:t>
      </w:r>
    </w:p>
    <w:p w14:paraId="1F7C2936" w14:textId="6F1515D1" w:rsidR="005077C3" w:rsidRDefault="005077C3" w:rsidP="005077C3">
      <w:r>
        <w:t>By clicking on the dot button, you can set the printing size.</w:t>
      </w:r>
    </w:p>
    <w:p w14:paraId="501BD1E5" w14:textId="55A9843B" w:rsidR="005077C3" w:rsidRDefault="005077C3" w:rsidP="00651CD9">
      <w:pPr>
        <w:pStyle w:val="Bild"/>
      </w:pPr>
      <w:r w:rsidRPr="005077C3">
        <w:rPr>
          <w:noProof/>
        </w:rPr>
        <w:drawing>
          <wp:inline distT="0" distB="0" distL="0" distR="0" wp14:anchorId="6342AE90" wp14:editId="3006173D">
            <wp:extent cx="1692000" cy="1630800"/>
            <wp:effectExtent l="0" t="0" r="3810" b="7620"/>
            <wp:docPr id="611985656"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85656" name="Bildobjekt 1" descr="En bild som visar text, skärmbild, Teckensnitt, nummer&#10;&#10;Automatiskt genererad beskrivning"/>
                    <pic:cNvPicPr/>
                  </pic:nvPicPr>
                  <pic:blipFill>
                    <a:blip r:embed="rId261"/>
                    <a:stretch>
                      <a:fillRect/>
                    </a:stretch>
                  </pic:blipFill>
                  <pic:spPr>
                    <a:xfrm>
                      <a:off x="0" y="0"/>
                      <a:ext cx="1692000" cy="1630800"/>
                    </a:xfrm>
                    <a:prstGeom prst="rect">
                      <a:avLst/>
                    </a:prstGeom>
                  </pic:spPr>
                </pic:pic>
              </a:graphicData>
            </a:graphic>
          </wp:inline>
        </w:drawing>
      </w:r>
    </w:p>
    <w:p w14:paraId="0DE5D75A" w14:textId="0DB6FD96" w:rsidR="005077C3" w:rsidRDefault="005077C3" w:rsidP="005077C3">
      <w:r>
        <w:t>The dimension scaling will then be calculated to have the correct size.</w:t>
      </w:r>
    </w:p>
    <w:p w14:paraId="355FD52B" w14:textId="18039548" w:rsidR="005077C3" w:rsidRDefault="005077C3" w:rsidP="005077C3">
      <w:pPr>
        <w:pStyle w:val="Rubrik5"/>
      </w:pPr>
      <w:r>
        <w:t>Decimals</w:t>
      </w:r>
    </w:p>
    <w:p w14:paraId="0965F8BC" w14:textId="407A8EB0" w:rsidR="005077C3" w:rsidRDefault="005077C3" w:rsidP="005077C3">
      <w:r>
        <w:t>Set the number of decimals you want to use for the dimension.</w:t>
      </w:r>
    </w:p>
    <w:p w14:paraId="2133ABFC" w14:textId="3A7F0D73" w:rsidR="005077C3" w:rsidRDefault="005077C3" w:rsidP="005077C3">
      <w:pPr>
        <w:pStyle w:val="Rubrik5"/>
      </w:pPr>
      <w:r>
        <w:t>Value scaling</w:t>
      </w:r>
    </w:p>
    <w:p w14:paraId="0700A7D0" w14:textId="5D810301" w:rsidR="005077C3" w:rsidRDefault="005077C3" w:rsidP="005077C3">
      <w:r>
        <w:t>This is an automatic scaling of the sizes. For example, if you measure something that is 50 mm and the scale is 2 then the measurement says 100 mm.</w:t>
      </w:r>
    </w:p>
    <w:p w14:paraId="16D1AB1E" w14:textId="633D1C92" w:rsidR="005077C3" w:rsidRDefault="005077C3" w:rsidP="005077C3">
      <w:pPr>
        <w:pStyle w:val="Rubrik5"/>
      </w:pPr>
      <w:r>
        <w:t>Defaults</w:t>
      </w:r>
    </w:p>
    <w:p w14:paraId="7D535143" w14:textId="22447A8D" w:rsidR="005077C3" w:rsidRPr="005077C3" w:rsidRDefault="005077C3" w:rsidP="00651CD9">
      <w:pPr>
        <w:pStyle w:val="Bild"/>
      </w:pPr>
      <w:r w:rsidRPr="005077C3">
        <w:rPr>
          <w:noProof/>
        </w:rPr>
        <w:drawing>
          <wp:inline distT="0" distB="0" distL="0" distR="0" wp14:anchorId="381E36CF" wp14:editId="072AC1D3">
            <wp:extent cx="1468800" cy="730800"/>
            <wp:effectExtent l="0" t="0" r="0" b="0"/>
            <wp:docPr id="93089556"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9556" name="Bildobjekt 1" descr="En bild som visar text, skärmbild, Teckensnitt, linje&#10;&#10;Automatiskt genererad beskrivning"/>
                    <pic:cNvPicPr/>
                  </pic:nvPicPr>
                  <pic:blipFill>
                    <a:blip r:embed="rId262"/>
                    <a:stretch>
                      <a:fillRect/>
                    </a:stretch>
                  </pic:blipFill>
                  <pic:spPr>
                    <a:xfrm>
                      <a:off x="0" y="0"/>
                      <a:ext cx="1468800" cy="730800"/>
                    </a:xfrm>
                    <a:prstGeom prst="rect">
                      <a:avLst/>
                    </a:prstGeom>
                  </pic:spPr>
                </pic:pic>
              </a:graphicData>
            </a:graphic>
          </wp:inline>
        </w:drawing>
      </w:r>
    </w:p>
    <w:p w14:paraId="264F39A2" w14:textId="7E0C46DE" w:rsidR="005077C3" w:rsidRDefault="005077C3" w:rsidP="005077C3">
      <w:r>
        <w:t>If you click on Standard then all values will be factory settings by IGEMS</w:t>
      </w:r>
    </w:p>
    <w:p w14:paraId="65C20733" w14:textId="7A51FD0F" w:rsidR="005077C3" w:rsidRDefault="005077C3" w:rsidP="00651CD9">
      <w:pPr>
        <w:pStyle w:val="Bild"/>
      </w:pPr>
      <w:r>
        <w:t xml:space="preserve">If you do some changes and then click on Save as </w:t>
      </w:r>
      <w:r w:rsidR="00651CD9">
        <w:t>default,</w:t>
      </w:r>
      <w:r>
        <w:t xml:space="preserve"> then </w:t>
      </w:r>
      <w:r w:rsidR="00AD61B9">
        <w:t>the settings will be saved</w:t>
      </w:r>
      <w:r w:rsidR="00AD61B9">
        <w:br/>
      </w:r>
      <w:r>
        <w:rPr>
          <w:noProof/>
        </w:rPr>
        <w:drawing>
          <wp:inline distT="0" distB="0" distL="0" distR="0" wp14:anchorId="5AB822BC" wp14:editId="6C54FC8B">
            <wp:extent cx="1504800" cy="1015200"/>
            <wp:effectExtent l="0" t="0" r="635" b="0"/>
            <wp:docPr id="1113317891"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17891" name="Bildobjekt 1" descr="En bild som visar text, skärmbild, Teckensnitt, nummer&#10;&#10;Automatiskt genererad beskrivning"/>
                    <pic:cNvPicPr/>
                  </pic:nvPicPr>
                  <pic:blipFill>
                    <a:blip r:embed="rId263"/>
                    <a:stretch>
                      <a:fillRect/>
                    </a:stretch>
                  </pic:blipFill>
                  <pic:spPr>
                    <a:xfrm>
                      <a:off x="0" y="0"/>
                      <a:ext cx="1504800" cy="1015200"/>
                    </a:xfrm>
                    <a:prstGeom prst="rect">
                      <a:avLst/>
                    </a:prstGeom>
                  </pic:spPr>
                </pic:pic>
              </a:graphicData>
            </a:graphic>
          </wp:inline>
        </w:drawing>
      </w:r>
    </w:p>
    <w:p w14:paraId="75334FB9" w14:textId="38B088C6" w:rsidR="00AD61B9" w:rsidRDefault="00AD61B9" w:rsidP="005077C3">
      <w:r>
        <w:t xml:space="preserve">If you click on Open </w:t>
      </w:r>
      <w:r w:rsidR="00651CD9">
        <w:t>default,</w:t>
      </w:r>
      <w:r>
        <w:t xml:space="preserve"> then your last saved default will be used again.</w:t>
      </w:r>
    </w:p>
    <w:p w14:paraId="4A033128" w14:textId="77777777" w:rsidR="00AD61B9" w:rsidRPr="005077C3" w:rsidRDefault="00AD61B9" w:rsidP="005077C3"/>
    <w:p w14:paraId="42E85F95" w14:textId="6CC15CDA" w:rsidR="00AD61B9" w:rsidRDefault="00AD61B9" w:rsidP="00AD61B9">
      <w:pPr>
        <w:pStyle w:val="Rubrik2"/>
      </w:pPr>
      <w:bookmarkStart w:id="439" w:name="_Toc229474796"/>
      <w:bookmarkEnd w:id="427"/>
      <w:bookmarkEnd w:id="428"/>
      <w:bookmarkEnd w:id="429"/>
      <w:bookmarkEnd w:id="430"/>
      <w:r>
        <w:lastRenderedPageBreak/>
        <w:t>Zoom extents</w:t>
      </w:r>
      <w:bookmarkEnd w:id="439"/>
    </w:p>
    <w:p w14:paraId="151AA2AE" w14:textId="6211402C" w:rsidR="00AD61B9" w:rsidRDefault="00AD61B9" w:rsidP="00AD61B9">
      <w:pPr>
        <w:pStyle w:val="Bild"/>
      </w:pPr>
      <w:r w:rsidRPr="00AD61B9">
        <w:rPr>
          <w:noProof/>
        </w:rPr>
        <w:drawing>
          <wp:inline distT="0" distB="0" distL="0" distR="0" wp14:anchorId="4AD7B0ED" wp14:editId="3279076D">
            <wp:extent cx="1432800" cy="792000"/>
            <wp:effectExtent l="0" t="0" r="0" b="8255"/>
            <wp:docPr id="1575286825"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86825" name="Bildobjekt 1" descr="En bild som visar text, skärmbild, Teckensnitt, nummer&#10;&#10;Automatiskt genererad beskrivning"/>
                    <pic:cNvPicPr/>
                  </pic:nvPicPr>
                  <pic:blipFill>
                    <a:blip r:embed="rId264"/>
                    <a:stretch>
                      <a:fillRect/>
                    </a:stretch>
                  </pic:blipFill>
                  <pic:spPr>
                    <a:xfrm>
                      <a:off x="0" y="0"/>
                      <a:ext cx="1432800" cy="792000"/>
                    </a:xfrm>
                    <a:prstGeom prst="rect">
                      <a:avLst/>
                    </a:prstGeom>
                  </pic:spPr>
                </pic:pic>
              </a:graphicData>
            </a:graphic>
          </wp:inline>
        </w:drawing>
      </w:r>
    </w:p>
    <w:bookmarkEnd w:id="431"/>
    <w:bookmarkEnd w:id="432"/>
    <w:p w14:paraId="7B1AEBBF" w14:textId="77777777" w:rsidR="005D5589" w:rsidRPr="00D90E4F" w:rsidRDefault="005D5589" w:rsidP="005D5589">
      <w:r w:rsidRPr="00D90E4F">
        <w:t>Shortcut "CTRL+SHIFT+E"</w:t>
      </w:r>
    </w:p>
    <w:p w14:paraId="52D2F572" w14:textId="77777777" w:rsidR="00AA11FF" w:rsidRPr="00D90E4F" w:rsidRDefault="005D5589" w:rsidP="00E06097">
      <w:r w:rsidRPr="00D90E4F">
        <w:t xml:space="preserve">Click </w:t>
      </w:r>
      <w:r w:rsidR="00A13752" w:rsidRPr="00D90E4F">
        <w:t xml:space="preserve">this button </w:t>
      </w:r>
      <w:r w:rsidR="002A093C" w:rsidRPr="00D90E4F">
        <w:t>for</w:t>
      </w:r>
      <w:r w:rsidRPr="00D90E4F">
        <w:t xml:space="preserve"> </w:t>
      </w:r>
      <w:r w:rsidR="00A13752" w:rsidRPr="00D90E4F">
        <w:t xml:space="preserve">IGEMS </w:t>
      </w:r>
      <w:r w:rsidR="002A093C" w:rsidRPr="00D90E4F">
        <w:t>to</w:t>
      </w:r>
      <w:r w:rsidR="00A13752" w:rsidRPr="00D90E4F">
        <w:t xml:space="preserve"> zoom out so all objects are shown on the screen.</w:t>
      </w:r>
      <w:r w:rsidR="00AA11FF" w:rsidRPr="00D90E4F">
        <w:br/>
      </w:r>
      <w:r w:rsidR="00AA11FF" w:rsidRPr="00D90E4F">
        <w:rPr>
          <w:b/>
        </w:rPr>
        <w:t>Note!</w:t>
      </w:r>
      <w:r w:rsidR="00AA11FF" w:rsidRPr="00D90E4F">
        <w:t xml:space="preserve"> </w:t>
      </w:r>
      <w:r w:rsidRPr="00D90E4F">
        <w:t xml:space="preserve">Zoom extents by double clicking the mouse wheel if preferred. </w:t>
      </w:r>
    </w:p>
    <w:p w14:paraId="021F0862" w14:textId="77777777" w:rsidR="00810C3D" w:rsidRPr="00D90E4F" w:rsidRDefault="00810C3D" w:rsidP="00810C3D">
      <w:pPr>
        <w:pStyle w:val="Rubrik2"/>
      </w:pPr>
      <w:bookmarkStart w:id="440" w:name="_Toc335636918"/>
      <w:bookmarkStart w:id="441" w:name="_Toc129002691"/>
      <w:bookmarkStart w:id="442" w:name="_Toc229474797"/>
      <w:r w:rsidRPr="00D90E4F">
        <w:t>Pa</w:t>
      </w:r>
      <w:bookmarkStart w:id="443" w:name="pan"/>
      <w:bookmarkEnd w:id="443"/>
      <w:r w:rsidRPr="00D90E4F">
        <w:t>n</w:t>
      </w:r>
      <w:bookmarkEnd w:id="440"/>
      <w:bookmarkEnd w:id="441"/>
      <w:bookmarkEnd w:id="442"/>
    </w:p>
    <w:p w14:paraId="7B9155A4" w14:textId="4E14F2EE" w:rsidR="00A13752" w:rsidRPr="00D90E4F" w:rsidRDefault="00AD61B9" w:rsidP="00AD61B9">
      <w:pPr>
        <w:pStyle w:val="Bild"/>
      </w:pPr>
      <w:r w:rsidRPr="00AD61B9">
        <w:rPr>
          <w:noProof/>
        </w:rPr>
        <w:drawing>
          <wp:inline distT="0" distB="0" distL="0" distR="0" wp14:anchorId="14B86D41" wp14:editId="0FC9C6B5">
            <wp:extent cx="1569600" cy="777600"/>
            <wp:effectExtent l="0" t="0" r="0" b="3810"/>
            <wp:docPr id="132997775"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7775" name="Bildobjekt 1" descr="En bild som visar text, skärmbild, Teckensnitt, nummer&#10;&#10;Automatiskt genererad beskrivning"/>
                    <pic:cNvPicPr/>
                  </pic:nvPicPr>
                  <pic:blipFill>
                    <a:blip r:embed="rId265"/>
                    <a:stretch>
                      <a:fillRect/>
                    </a:stretch>
                  </pic:blipFill>
                  <pic:spPr>
                    <a:xfrm>
                      <a:off x="0" y="0"/>
                      <a:ext cx="1569600" cy="777600"/>
                    </a:xfrm>
                    <a:prstGeom prst="rect">
                      <a:avLst/>
                    </a:prstGeom>
                  </pic:spPr>
                </pic:pic>
              </a:graphicData>
            </a:graphic>
          </wp:inline>
        </w:drawing>
      </w:r>
    </w:p>
    <w:p w14:paraId="440AAD2A" w14:textId="77777777" w:rsidR="005D5589" w:rsidRPr="00D90E4F" w:rsidRDefault="005D5589" w:rsidP="005D5589">
      <w:r w:rsidRPr="00D90E4F">
        <w:t>Shortcut "CTRL+SHIFT+P"</w:t>
      </w:r>
    </w:p>
    <w:p w14:paraId="68A1F7E0" w14:textId="06284C7C" w:rsidR="00AA11FF" w:rsidRPr="00D90E4F" w:rsidRDefault="00765EC9" w:rsidP="00765EC9">
      <w:r w:rsidRPr="00D90E4F">
        <w:t xml:space="preserve">The </w:t>
      </w:r>
      <w:r w:rsidR="00C47395" w:rsidRPr="00D90E4F">
        <w:t>"</w:t>
      </w:r>
      <w:r w:rsidRPr="00D90E4F">
        <w:t>Pan</w:t>
      </w:r>
      <w:r w:rsidR="00C47395" w:rsidRPr="00D90E4F">
        <w:t>"</w:t>
      </w:r>
      <w:r w:rsidRPr="00D90E4F">
        <w:t xml:space="preserve"> command </w:t>
      </w:r>
      <w:r w:rsidR="005D5589" w:rsidRPr="00D90E4F">
        <w:t>is</w:t>
      </w:r>
      <w:r w:rsidRPr="00D90E4F">
        <w:t xml:space="preserve"> used </w:t>
      </w:r>
      <w:r w:rsidR="00666524" w:rsidRPr="00D90E4F">
        <w:t>to reposition</w:t>
      </w:r>
      <w:r w:rsidRPr="00D90E4F">
        <w:t xml:space="preserve"> </w:t>
      </w:r>
      <w:r w:rsidR="005D5589" w:rsidRPr="00D90E4F">
        <w:t>the</w:t>
      </w:r>
      <w:r w:rsidRPr="00D90E4F">
        <w:t xml:space="preserve"> drawing area in X and Y by selecting a base point and a second point for new position.</w:t>
      </w:r>
      <w:r w:rsidR="00A13752" w:rsidRPr="00D90E4F">
        <w:t xml:space="preserve"> </w:t>
      </w:r>
      <w:r w:rsidR="00AA11FF" w:rsidRPr="00D90E4F">
        <w:br/>
      </w:r>
      <w:r w:rsidR="00AA11FF" w:rsidRPr="00D90E4F">
        <w:rPr>
          <w:b/>
        </w:rPr>
        <w:t>Note!</w:t>
      </w:r>
      <w:r w:rsidR="00AA11FF" w:rsidRPr="00D90E4F">
        <w:t xml:space="preserve"> </w:t>
      </w:r>
      <w:r w:rsidR="005D5589" w:rsidRPr="00D90E4F">
        <w:t>H</w:t>
      </w:r>
      <w:r w:rsidR="00AA11FF" w:rsidRPr="00D90E4F">
        <w:t>old down the mouse wheel while moving the mouse</w:t>
      </w:r>
      <w:r w:rsidR="005D5589" w:rsidRPr="00D90E4F">
        <w:t xml:space="preserve"> to pan</w:t>
      </w:r>
      <w:r w:rsidR="00AD61B9">
        <w:t xml:space="preserve"> is preferred.</w:t>
      </w:r>
    </w:p>
    <w:p w14:paraId="28AF417D" w14:textId="77777777" w:rsidR="00AA11FF" w:rsidRPr="00D90E4F" w:rsidRDefault="00EF40A0" w:rsidP="00AA11FF">
      <w:pPr>
        <w:pStyle w:val="Rubrik2"/>
      </w:pPr>
      <w:bookmarkStart w:id="444" w:name="_Toc335636919"/>
      <w:bookmarkStart w:id="445" w:name="_Toc129002692"/>
      <w:bookmarkStart w:id="446" w:name="_Toc229474798"/>
      <w:r w:rsidRPr="00D90E4F">
        <w:t>Zoo</w:t>
      </w:r>
      <w:bookmarkStart w:id="447" w:name="zoom"/>
      <w:bookmarkEnd w:id="447"/>
      <w:r w:rsidRPr="00D90E4F">
        <w:t>m</w:t>
      </w:r>
      <w:bookmarkEnd w:id="444"/>
      <w:bookmarkEnd w:id="445"/>
      <w:bookmarkEnd w:id="446"/>
    </w:p>
    <w:p w14:paraId="78B7B941" w14:textId="5174BC04" w:rsidR="00EF40A0" w:rsidRPr="00D90E4F" w:rsidRDefault="00AD61B9" w:rsidP="00B6161B">
      <w:pPr>
        <w:pStyle w:val="Bild"/>
      </w:pPr>
      <w:r w:rsidRPr="00AD61B9">
        <w:rPr>
          <w:noProof/>
        </w:rPr>
        <w:drawing>
          <wp:inline distT="0" distB="0" distL="0" distR="0" wp14:anchorId="36FE6748" wp14:editId="23DF1F38">
            <wp:extent cx="1620000" cy="756000"/>
            <wp:effectExtent l="0" t="0" r="0" b="6350"/>
            <wp:docPr id="1308721960"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21960" name="Bildobjekt 1" descr="En bild som visar text, skärmbild, Teckensnitt, nummer&#10;&#10;Automatiskt genererad beskrivning"/>
                    <pic:cNvPicPr/>
                  </pic:nvPicPr>
                  <pic:blipFill>
                    <a:blip r:embed="rId266"/>
                    <a:stretch>
                      <a:fillRect/>
                    </a:stretch>
                  </pic:blipFill>
                  <pic:spPr>
                    <a:xfrm>
                      <a:off x="0" y="0"/>
                      <a:ext cx="1620000" cy="756000"/>
                    </a:xfrm>
                    <a:prstGeom prst="rect">
                      <a:avLst/>
                    </a:prstGeom>
                  </pic:spPr>
                </pic:pic>
              </a:graphicData>
            </a:graphic>
          </wp:inline>
        </w:drawing>
      </w:r>
    </w:p>
    <w:p w14:paraId="3B4AFC7B" w14:textId="6A2A8274" w:rsidR="00AA11FF" w:rsidRPr="00D90E4F" w:rsidRDefault="00AA11FF" w:rsidP="00652592">
      <w:r w:rsidRPr="00D90E4F">
        <w:t xml:space="preserve">Start the command and then pick a point to zoom in. </w:t>
      </w:r>
      <w:r w:rsidR="002A093C" w:rsidRPr="00D90E4F">
        <w:t>To z</w:t>
      </w:r>
      <w:r w:rsidRPr="00D90E4F">
        <w:t xml:space="preserve">oom out hold down the CTRL key while </w:t>
      </w:r>
      <w:r w:rsidR="00891BBE" w:rsidRPr="00D90E4F">
        <w:t>selecting</w:t>
      </w:r>
      <w:r w:rsidRPr="00D90E4F">
        <w:t xml:space="preserve">. </w:t>
      </w:r>
      <w:r w:rsidR="004B6CD0" w:rsidRPr="00D90E4F">
        <w:br/>
      </w:r>
      <w:r w:rsidR="004B6CD0" w:rsidRPr="00D90E4F">
        <w:rPr>
          <w:b/>
        </w:rPr>
        <w:t>Note!</w:t>
      </w:r>
      <w:r w:rsidR="004B6CD0" w:rsidRPr="00D90E4F">
        <w:t xml:space="preserve"> </w:t>
      </w:r>
      <w:r w:rsidR="002A093C" w:rsidRPr="00D90E4F">
        <w:t xml:space="preserve">Roll the mouse wheel to </w:t>
      </w:r>
      <w:r w:rsidRPr="00D90E4F">
        <w:t>zoom out</w:t>
      </w:r>
      <w:r w:rsidR="00AD61B9">
        <w:t xml:space="preserve"> or in is preferred.</w:t>
      </w:r>
    </w:p>
    <w:p w14:paraId="46C4DCEA" w14:textId="77777777" w:rsidR="00331643" w:rsidRPr="00D90E4F" w:rsidRDefault="00331643" w:rsidP="00331643">
      <w:pPr>
        <w:pStyle w:val="Rubrik2"/>
      </w:pPr>
      <w:bookmarkStart w:id="448" w:name="_Toc335636920"/>
      <w:bookmarkStart w:id="449" w:name="_Toc129002693"/>
      <w:bookmarkStart w:id="450" w:name="_Toc229474799"/>
      <w:r w:rsidRPr="00D90E4F">
        <w:t>Zoo</w:t>
      </w:r>
      <w:bookmarkStart w:id="451" w:name="zoomwindow"/>
      <w:bookmarkEnd w:id="451"/>
      <w:r w:rsidRPr="00D90E4F">
        <w:t>m window</w:t>
      </w:r>
      <w:bookmarkEnd w:id="448"/>
      <w:bookmarkEnd w:id="449"/>
      <w:bookmarkEnd w:id="450"/>
    </w:p>
    <w:p w14:paraId="240EABD7" w14:textId="48D59B84" w:rsidR="00EF40A0" w:rsidRPr="00D90E4F" w:rsidRDefault="00B622EB" w:rsidP="00B6161B">
      <w:pPr>
        <w:pStyle w:val="Bild"/>
      </w:pPr>
      <w:r w:rsidRPr="00B622EB">
        <w:rPr>
          <w:noProof/>
        </w:rPr>
        <w:drawing>
          <wp:inline distT="0" distB="0" distL="0" distR="0" wp14:anchorId="5B12BFE0" wp14:editId="36A71171">
            <wp:extent cx="1515600" cy="853200"/>
            <wp:effectExtent l="0" t="0" r="8890" b="4445"/>
            <wp:docPr id="2007788268"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88268" name="Bildobjekt 1" descr="En bild som visar text, skärmbild, Teckensnitt, nummer&#10;&#10;Automatiskt genererad beskrivning"/>
                    <pic:cNvPicPr/>
                  </pic:nvPicPr>
                  <pic:blipFill>
                    <a:blip r:embed="rId267"/>
                    <a:stretch>
                      <a:fillRect/>
                    </a:stretch>
                  </pic:blipFill>
                  <pic:spPr>
                    <a:xfrm>
                      <a:off x="0" y="0"/>
                      <a:ext cx="1515600" cy="853200"/>
                    </a:xfrm>
                    <a:prstGeom prst="rect">
                      <a:avLst/>
                    </a:prstGeom>
                  </pic:spPr>
                </pic:pic>
              </a:graphicData>
            </a:graphic>
          </wp:inline>
        </w:drawing>
      </w:r>
    </w:p>
    <w:p w14:paraId="61E328ED" w14:textId="77777777" w:rsidR="00810C3D" w:rsidRPr="00D90E4F" w:rsidRDefault="0066165E" w:rsidP="00DD101B">
      <w:r w:rsidRPr="00D90E4F">
        <w:t xml:space="preserve">This </w:t>
      </w:r>
      <w:r w:rsidR="004B6CD0" w:rsidRPr="00D90E4F">
        <w:t xml:space="preserve">command </w:t>
      </w:r>
      <w:r w:rsidR="007F1D7B" w:rsidRPr="00D90E4F">
        <w:t>needs</w:t>
      </w:r>
      <w:r w:rsidR="004B6CD0" w:rsidRPr="00D90E4F">
        <w:t xml:space="preserve"> two points to describe a rectangle. IGEMS will zoom up that area.</w:t>
      </w:r>
    </w:p>
    <w:p w14:paraId="6CC3C534" w14:textId="6726977B" w:rsidR="00B622EB" w:rsidRDefault="00B622EB" w:rsidP="004A42BE">
      <w:pPr>
        <w:pStyle w:val="Rubrik2"/>
      </w:pPr>
      <w:bookmarkStart w:id="452" w:name="_Toc335636922"/>
      <w:bookmarkStart w:id="453" w:name="_Toc129002695"/>
      <w:bookmarkStart w:id="454" w:name="_Toc229474800"/>
      <w:r>
        <w:t>Zoom object</w:t>
      </w:r>
      <w:bookmarkEnd w:id="454"/>
    </w:p>
    <w:p w14:paraId="370D2830" w14:textId="15B558B5" w:rsidR="00B622EB" w:rsidRDefault="00B622EB" w:rsidP="00B6161B">
      <w:pPr>
        <w:pStyle w:val="Bild"/>
      </w:pPr>
      <w:r w:rsidRPr="00B622EB">
        <w:rPr>
          <w:noProof/>
        </w:rPr>
        <w:drawing>
          <wp:inline distT="0" distB="0" distL="0" distR="0" wp14:anchorId="6918C3F6" wp14:editId="1F7FEB6D">
            <wp:extent cx="1519200" cy="1015200"/>
            <wp:effectExtent l="0" t="0" r="5080" b="0"/>
            <wp:docPr id="2096112068"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12068" name="Bildobjekt 1" descr="En bild som visar text, skärmbild, Teckensnitt, linje&#10;&#10;Automatiskt genererad beskrivning"/>
                    <pic:cNvPicPr/>
                  </pic:nvPicPr>
                  <pic:blipFill>
                    <a:blip r:embed="rId268"/>
                    <a:stretch>
                      <a:fillRect/>
                    </a:stretch>
                  </pic:blipFill>
                  <pic:spPr>
                    <a:xfrm>
                      <a:off x="0" y="0"/>
                      <a:ext cx="1519200" cy="1015200"/>
                    </a:xfrm>
                    <a:prstGeom prst="rect">
                      <a:avLst/>
                    </a:prstGeom>
                  </pic:spPr>
                </pic:pic>
              </a:graphicData>
            </a:graphic>
          </wp:inline>
        </w:drawing>
      </w:r>
    </w:p>
    <w:p w14:paraId="356781CD" w14:textId="77777777" w:rsidR="00B622EB" w:rsidRPr="00B622EB" w:rsidRDefault="00B622EB" w:rsidP="00B622EB"/>
    <w:p w14:paraId="02BE5964" w14:textId="7C01D134" w:rsidR="004A42BE" w:rsidRPr="00D90E4F" w:rsidRDefault="004A42BE" w:rsidP="004A42BE">
      <w:pPr>
        <w:pStyle w:val="Rubrik2"/>
      </w:pPr>
      <w:bookmarkStart w:id="455" w:name="_Toc229474801"/>
      <w:r w:rsidRPr="00D90E4F">
        <w:lastRenderedPageBreak/>
        <w:t>Line</w:t>
      </w:r>
      <w:bookmarkStart w:id="456" w:name="linetype"/>
      <w:bookmarkEnd w:id="456"/>
      <w:r w:rsidRPr="00D90E4F">
        <w:t xml:space="preserve"> type</w:t>
      </w:r>
      <w:bookmarkEnd w:id="452"/>
      <w:bookmarkEnd w:id="453"/>
      <w:bookmarkEnd w:id="455"/>
    </w:p>
    <w:p w14:paraId="5B77F508" w14:textId="11374E6C" w:rsidR="000D553D" w:rsidRPr="00D90E4F" w:rsidRDefault="006D1998" w:rsidP="002E520D">
      <w:pPr>
        <w:pStyle w:val="Bild"/>
      </w:pPr>
      <w:r w:rsidRPr="006D1998">
        <w:rPr>
          <w:noProof/>
        </w:rPr>
        <w:drawing>
          <wp:inline distT="0" distB="0" distL="0" distR="0" wp14:anchorId="11C83E8F" wp14:editId="2031E0F5">
            <wp:extent cx="1461600" cy="594000"/>
            <wp:effectExtent l="0" t="0" r="5715" b="0"/>
            <wp:docPr id="1523439486" name="Bildobjekt 1" descr="En bild som visar text, Teckensnitt, nummer,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39486" name="Bildobjekt 1" descr="En bild som visar text, Teckensnitt, nummer, skärmbild&#10;&#10;Automatiskt genererad beskrivning"/>
                    <pic:cNvPicPr/>
                  </pic:nvPicPr>
                  <pic:blipFill>
                    <a:blip r:embed="rId269"/>
                    <a:stretch>
                      <a:fillRect/>
                    </a:stretch>
                  </pic:blipFill>
                  <pic:spPr>
                    <a:xfrm>
                      <a:off x="0" y="0"/>
                      <a:ext cx="1461600" cy="594000"/>
                    </a:xfrm>
                    <a:prstGeom prst="rect">
                      <a:avLst/>
                    </a:prstGeom>
                  </pic:spPr>
                </pic:pic>
              </a:graphicData>
            </a:graphic>
          </wp:inline>
        </w:drawing>
      </w:r>
    </w:p>
    <w:p w14:paraId="6BCBB20E" w14:textId="62C2B331" w:rsidR="000D553D" w:rsidRPr="00D90E4F" w:rsidRDefault="00EE634E" w:rsidP="000D553D">
      <w:r>
        <w:t>Following dialog will be shown</w:t>
      </w:r>
    </w:p>
    <w:p w14:paraId="007ABA9A" w14:textId="75269779" w:rsidR="00A95974" w:rsidRDefault="00EE634E" w:rsidP="002E520D">
      <w:pPr>
        <w:pStyle w:val="Bild"/>
      </w:pPr>
      <w:r>
        <w:rPr>
          <w:noProof/>
        </w:rPr>
        <w:drawing>
          <wp:inline distT="0" distB="0" distL="0" distR="0" wp14:anchorId="648DE57B" wp14:editId="32A98882">
            <wp:extent cx="1819275" cy="1962150"/>
            <wp:effectExtent l="0" t="0" r="9525" b="0"/>
            <wp:docPr id="1285079938" name="Bildobjekt 1" descr="En bild som visar text, skärmbild, nummer,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79938" name="Bildobjekt 1" descr="En bild som visar text, skärmbild, nummer, Teckensnitt&#10;&#10;Automatiskt genererad beskrivning"/>
                    <pic:cNvPicPr/>
                  </pic:nvPicPr>
                  <pic:blipFill>
                    <a:blip r:embed="rId270"/>
                    <a:stretch>
                      <a:fillRect/>
                    </a:stretch>
                  </pic:blipFill>
                  <pic:spPr>
                    <a:xfrm>
                      <a:off x="0" y="0"/>
                      <a:ext cx="1819275" cy="1962150"/>
                    </a:xfrm>
                    <a:prstGeom prst="rect">
                      <a:avLst/>
                    </a:prstGeom>
                  </pic:spPr>
                </pic:pic>
              </a:graphicData>
            </a:graphic>
          </wp:inline>
        </w:drawing>
      </w:r>
    </w:p>
    <w:p w14:paraId="4CE77A49" w14:textId="13873094" w:rsidR="00EE634E" w:rsidRDefault="00EE634E" w:rsidP="00A95974">
      <w:pPr>
        <w:keepNext/>
      </w:pPr>
      <w:r>
        <w:t>This can be used in two ways:</w:t>
      </w:r>
    </w:p>
    <w:p w14:paraId="32AB05FC" w14:textId="463D390F" w:rsidR="00EE634E" w:rsidRDefault="00EE634E" w:rsidP="00EA11A3">
      <w:pPr>
        <w:pStyle w:val="Liststycke"/>
        <w:keepNext/>
        <w:numPr>
          <w:ilvl w:val="0"/>
          <w:numId w:val="39"/>
        </w:numPr>
      </w:pPr>
      <w:r>
        <w:t>If you have some selected objects and you select a linetype then the selected objects will have the new linetype. But default linetype will not be changed. If you make a new line (for example) then it will not be drawn by the new linetype.</w:t>
      </w:r>
    </w:p>
    <w:p w14:paraId="7298EE51" w14:textId="31CFF388" w:rsidR="00EE634E" w:rsidRDefault="00EE634E" w:rsidP="00EA11A3">
      <w:pPr>
        <w:pStyle w:val="Liststycke"/>
        <w:keepNext/>
        <w:numPr>
          <w:ilvl w:val="0"/>
          <w:numId w:val="39"/>
        </w:numPr>
      </w:pPr>
      <w:r>
        <w:t>If you have no object selected and you select a linetype then this will be default for following objects.</w:t>
      </w:r>
    </w:p>
    <w:p w14:paraId="72B29EFE" w14:textId="77777777" w:rsidR="006D1998" w:rsidRPr="00D90E4F" w:rsidRDefault="006D1998" w:rsidP="006D1998">
      <w:pPr>
        <w:pStyle w:val="Rubrik5"/>
      </w:pPr>
      <w:r w:rsidRPr="00D90E4F">
        <w:t>Layer controlled</w:t>
      </w:r>
    </w:p>
    <w:p w14:paraId="498A75E0" w14:textId="7451438F" w:rsidR="006D1998" w:rsidRPr="00D90E4F" w:rsidRDefault="006D1998" w:rsidP="006D1998">
      <w:r w:rsidRPr="00D90E4F">
        <w:t xml:space="preserve">Bind different line types to different layers. The linetype will then be changed when you change layer. If a template is configured with predefined layers and line types, line type will never have to be changed manually. </w:t>
      </w:r>
      <w:r>
        <w:t xml:space="preserve">Se the </w:t>
      </w:r>
      <w:hyperlink w:anchor="_Layer" w:history="1">
        <w:r w:rsidRPr="006D1998">
          <w:rPr>
            <w:rStyle w:val="Hyperlnk"/>
          </w:rPr>
          <w:t>Layer command</w:t>
        </w:r>
      </w:hyperlink>
    </w:p>
    <w:p w14:paraId="75A53018" w14:textId="77777777" w:rsidR="006D1998" w:rsidRPr="00D90E4F" w:rsidRDefault="006D1998" w:rsidP="00D02862"/>
    <w:p w14:paraId="1ED4F9F5" w14:textId="77777777" w:rsidR="000D1ADD" w:rsidRPr="00D90E4F" w:rsidRDefault="000D1ADD" w:rsidP="000D1ADD">
      <w:pPr>
        <w:pStyle w:val="Rubrik2"/>
      </w:pPr>
      <w:bookmarkStart w:id="457" w:name="_Toc335636923"/>
      <w:bookmarkStart w:id="458" w:name="_Toc129002696"/>
      <w:bookmarkStart w:id="459" w:name="_Toc229474802"/>
      <w:r w:rsidRPr="00D90E4F">
        <w:t xml:space="preserve">Line </w:t>
      </w:r>
      <w:r w:rsidR="00EF416E" w:rsidRPr="00D90E4F">
        <w:t>w</w:t>
      </w:r>
      <w:bookmarkStart w:id="460" w:name="lineweight"/>
      <w:bookmarkEnd w:id="460"/>
      <w:r w:rsidR="00EF416E" w:rsidRPr="00D90E4F">
        <w:t>eight</w:t>
      </w:r>
      <w:bookmarkEnd w:id="457"/>
      <w:bookmarkEnd w:id="458"/>
      <w:bookmarkEnd w:id="459"/>
    </w:p>
    <w:p w14:paraId="0B5F51E6" w14:textId="406AFF69" w:rsidR="002F7412" w:rsidRPr="00D90E4F" w:rsidRDefault="00EE634E" w:rsidP="00EE634E">
      <w:pPr>
        <w:pStyle w:val="Bild"/>
      </w:pPr>
      <w:r w:rsidRPr="00EE634E">
        <w:rPr>
          <w:noProof/>
        </w:rPr>
        <w:drawing>
          <wp:inline distT="0" distB="0" distL="0" distR="0" wp14:anchorId="08206F95" wp14:editId="07040B50">
            <wp:extent cx="1602000" cy="907200"/>
            <wp:effectExtent l="0" t="0" r="0" b="7620"/>
            <wp:docPr id="151261416" name="Bildobjekt 1" descr="En bild som visar text, Teckensnitt, Electric blue,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1416" name="Bildobjekt 1" descr="En bild som visar text, Teckensnitt, Electric blue, nummer&#10;&#10;Automatiskt genererad beskrivning"/>
                    <pic:cNvPicPr/>
                  </pic:nvPicPr>
                  <pic:blipFill>
                    <a:blip r:embed="rId271"/>
                    <a:stretch>
                      <a:fillRect/>
                    </a:stretch>
                  </pic:blipFill>
                  <pic:spPr>
                    <a:xfrm>
                      <a:off x="0" y="0"/>
                      <a:ext cx="1602000" cy="907200"/>
                    </a:xfrm>
                    <a:prstGeom prst="rect">
                      <a:avLst/>
                    </a:prstGeom>
                  </pic:spPr>
                </pic:pic>
              </a:graphicData>
            </a:graphic>
          </wp:inline>
        </w:drawing>
      </w:r>
    </w:p>
    <w:p w14:paraId="62D5AAC3" w14:textId="77777777" w:rsidR="002F7412" w:rsidRPr="00D90E4F" w:rsidRDefault="004841EA" w:rsidP="002F7412">
      <w:r w:rsidRPr="00D90E4F">
        <w:t xml:space="preserve">Use this </w:t>
      </w:r>
      <w:r w:rsidR="00947DB9" w:rsidRPr="00D90E4F">
        <w:t>command to show different line weight on the CAD screen.</w:t>
      </w:r>
    </w:p>
    <w:p w14:paraId="67823BD2" w14:textId="3785FC33" w:rsidR="0051629D" w:rsidRPr="00D90E4F" w:rsidRDefault="000A6346" w:rsidP="002E520D">
      <w:pPr>
        <w:pStyle w:val="Bild"/>
      </w:pPr>
      <w:r>
        <w:rPr>
          <w:noProof/>
        </w:rPr>
        <w:drawing>
          <wp:inline distT="0" distB="0" distL="0" distR="0" wp14:anchorId="2A290666" wp14:editId="2532D37D">
            <wp:extent cx="1432800" cy="2307600"/>
            <wp:effectExtent l="0" t="0" r="0" b="0"/>
            <wp:docPr id="57583887" name="Bildobjekt 1" descr="En bild som visar text, skärmbild, nummer, multimedi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3887" name="Bildobjekt 1" descr="En bild som visar text, skärmbild, nummer, multimedia&#10;&#10;Automatiskt genererad beskrivning"/>
                    <pic:cNvPicPr/>
                  </pic:nvPicPr>
                  <pic:blipFill>
                    <a:blip r:embed="rId272"/>
                    <a:stretch>
                      <a:fillRect/>
                    </a:stretch>
                  </pic:blipFill>
                  <pic:spPr>
                    <a:xfrm>
                      <a:off x="0" y="0"/>
                      <a:ext cx="1432800" cy="2307600"/>
                    </a:xfrm>
                    <a:prstGeom prst="rect">
                      <a:avLst/>
                    </a:prstGeom>
                  </pic:spPr>
                </pic:pic>
              </a:graphicData>
            </a:graphic>
          </wp:inline>
        </w:drawing>
      </w:r>
    </w:p>
    <w:p w14:paraId="0A3DC674" w14:textId="77777777" w:rsidR="00F45038" w:rsidRDefault="00F45038" w:rsidP="00F45038">
      <w:r w:rsidRPr="00D90E4F">
        <w:t xml:space="preserve">The "Display thick lines" </w:t>
      </w:r>
      <w:r w:rsidR="004841EA" w:rsidRPr="00D90E4F">
        <w:t xml:space="preserve">checkbox </w:t>
      </w:r>
      <w:r w:rsidRPr="00D90E4F">
        <w:t>must be activated to see the different weight</w:t>
      </w:r>
      <w:r w:rsidR="004841EA" w:rsidRPr="00D90E4F">
        <w:t>s</w:t>
      </w:r>
      <w:r w:rsidRPr="00D90E4F">
        <w:t xml:space="preserve"> on the screen. The "By block" and "By layer" works in the same ways as for color and line type.</w:t>
      </w:r>
    </w:p>
    <w:p w14:paraId="1F22310B" w14:textId="77777777" w:rsidR="000A6346" w:rsidRDefault="000A6346" w:rsidP="000A6346">
      <w:pPr>
        <w:keepNext/>
      </w:pPr>
      <w:r>
        <w:lastRenderedPageBreak/>
        <w:t>This can be used in two ways:</w:t>
      </w:r>
    </w:p>
    <w:p w14:paraId="7DC0335B" w14:textId="544C3F07" w:rsidR="000A6346" w:rsidRDefault="000A6346" w:rsidP="00EA11A3">
      <w:pPr>
        <w:pStyle w:val="Liststycke"/>
        <w:keepNext/>
        <w:numPr>
          <w:ilvl w:val="0"/>
          <w:numId w:val="39"/>
        </w:numPr>
      </w:pPr>
      <w:r>
        <w:t>If you have some selected objects and you select a lineweight then the selected objects will have the new thickness. But default Lineweight will not be changed. If you make a new line (for example) then it will not be drawn by the new lineweight.</w:t>
      </w:r>
    </w:p>
    <w:p w14:paraId="04B1C8ED" w14:textId="6F0B5E48" w:rsidR="000A6346" w:rsidRDefault="000A6346" w:rsidP="000A6346">
      <w:r>
        <w:t>If you have no object selected and you select a lineweight then this will be default for following objects. It will be used until it's changed.</w:t>
      </w:r>
    </w:p>
    <w:p w14:paraId="4A0CEB05" w14:textId="77777777" w:rsidR="000C7175" w:rsidRPr="00D90E4F" w:rsidRDefault="000C7175" w:rsidP="000C7175">
      <w:pPr>
        <w:pStyle w:val="Rubrik2"/>
      </w:pPr>
      <w:bookmarkStart w:id="461" w:name="_Toc335636925"/>
      <w:bookmarkStart w:id="462" w:name="_Toc129002697"/>
      <w:bookmarkStart w:id="463" w:name="_Toc229474803"/>
      <w:r w:rsidRPr="00D90E4F">
        <w:t xml:space="preserve">Send to </w:t>
      </w:r>
      <w:bookmarkStart w:id="464" w:name="sendtoback"/>
      <w:bookmarkEnd w:id="464"/>
      <w:r w:rsidRPr="00D90E4F">
        <w:t>back</w:t>
      </w:r>
      <w:bookmarkEnd w:id="461"/>
      <w:bookmarkEnd w:id="462"/>
      <w:bookmarkEnd w:id="463"/>
    </w:p>
    <w:p w14:paraId="6CA107A4" w14:textId="7C553AEA" w:rsidR="00CE6812" w:rsidRPr="00D90E4F" w:rsidRDefault="000A6346" w:rsidP="002E520D">
      <w:pPr>
        <w:pStyle w:val="Bild"/>
      </w:pPr>
      <w:r w:rsidRPr="000A6346">
        <w:rPr>
          <w:noProof/>
        </w:rPr>
        <w:drawing>
          <wp:inline distT="0" distB="0" distL="0" distR="0" wp14:anchorId="6CC2108D" wp14:editId="761B7380">
            <wp:extent cx="1558800" cy="885600"/>
            <wp:effectExtent l="0" t="0" r="3810" b="0"/>
            <wp:docPr id="547342519" name="Bildobjekt 1" descr="En bild som visar text, skärmbild, Teckensnitt,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42519" name="Bildobjekt 1" descr="En bild som visar text, skärmbild, Teckensnitt, Rektangel&#10;&#10;Automatiskt genererad beskrivning"/>
                    <pic:cNvPicPr/>
                  </pic:nvPicPr>
                  <pic:blipFill>
                    <a:blip r:embed="rId273"/>
                    <a:stretch>
                      <a:fillRect/>
                    </a:stretch>
                  </pic:blipFill>
                  <pic:spPr>
                    <a:xfrm>
                      <a:off x="0" y="0"/>
                      <a:ext cx="1558800" cy="885600"/>
                    </a:xfrm>
                    <a:prstGeom prst="rect">
                      <a:avLst/>
                    </a:prstGeom>
                  </pic:spPr>
                </pic:pic>
              </a:graphicData>
            </a:graphic>
          </wp:inline>
        </w:drawing>
      </w:r>
    </w:p>
    <w:p w14:paraId="6C268B0F" w14:textId="75BF684A" w:rsidR="00CE6812" w:rsidRDefault="00D400C8" w:rsidP="00CE6812">
      <w:r w:rsidRPr="00D90E4F">
        <w:t>Use t</w:t>
      </w:r>
      <w:r w:rsidR="00CE6812" w:rsidRPr="00D90E4F">
        <w:t xml:space="preserve">his command </w:t>
      </w:r>
      <w:r w:rsidRPr="00D90E4F">
        <w:t xml:space="preserve">to control which object should be visible when </w:t>
      </w:r>
      <w:r w:rsidR="00CE6812" w:rsidRPr="00D90E4F">
        <w:t>two object</w:t>
      </w:r>
      <w:r w:rsidRPr="00D90E4F">
        <w:t>s</w:t>
      </w:r>
      <w:r w:rsidR="00CE6812" w:rsidRPr="00D90E4F">
        <w:t xml:space="preserve"> </w:t>
      </w:r>
      <w:r w:rsidRPr="00D90E4F">
        <w:t xml:space="preserve">are </w:t>
      </w:r>
      <w:r w:rsidR="00CE6812" w:rsidRPr="00D90E4F">
        <w:t>on top of each other</w:t>
      </w:r>
      <w:r w:rsidRPr="00D90E4F">
        <w:t xml:space="preserve">. </w:t>
      </w:r>
      <w:r w:rsidR="00FE7493" w:rsidRPr="00D90E4F">
        <w:t>This</w:t>
      </w:r>
      <w:ins w:id="465" w:author="jnelson" w:date="2012-09-17T13:24:00Z">
        <w:r w:rsidR="00FE7493" w:rsidRPr="00D90E4F">
          <w:t xml:space="preserve"> </w:t>
        </w:r>
      </w:ins>
      <w:r w:rsidR="00FE7493" w:rsidRPr="00D90E4F">
        <w:t>command is often used for pictures or similar objects on the screen.</w:t>
      </w:r>
    </w:p>
    <w:p w14:paraId="5EA76062" w14:textId="6E8C5005" w:rsidR="000A6346" w:rsidRDefault="000A6346" w:rsidP="000A6346">
      <w:pPr>
        <w:pStyle w:val="Bild"/>
      </w:pPr>
      <w:r w:rsidRPr="000A6346">
        <w:rPr>
          <w:noProof/>
        </w:rPr>
        <w:drawing>
          <wp:inline distT="0" distB="0" distL="0" distR="0" wp14:anchorId="17E6BD11" wp14:editId="6F6CE709">
            <wp:extent cx="2458800" cy="1119600"/>
            <wp:effectExtent l="0" t="0" r="0" b="4445"/>
            <wp:docPr id="2075462397" name="Bildobjekt 1" descr="En bild som visar skärmbild, Teckensnitt, Grafik, tex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62397" name="Bildobjekt 1" descr="En bild som visar skärmbild, Teckensnitt, Grafik, text&#10;&#10;Automatiskt genererad beskrivning"/>
                    <pic:cNvPicPr/>
                  </pic:nvPicPr>
                  <pic:blipFill>
                    <a:blip r:embed="rId274"/>
                    <a:stretch>
                      <a:fillRect/>
                    </a:stretch>
                  </pic:blipFill>
                  <pic:spPr>
                    <a:xfrm>
                      <a:off x="0" y="0"/>
                      <a:ext cx="2458800" cy="1119600"/>
                    </a:xfrm>
                    <a:prstGeom prst="rect">
                      <a:avLst/>
                    </a:prstGeom>
                  </pic:spPr>
                </pic:pic>
              </a:graphicData>
            </a:graphic>
          </wp:inline>
        </w:drawing>
      </w:r>
    </w:p>
    <w:p w14:paraId="313E12E4" w14:textId="65096F1D" w:rsidR="000A6346" w:rsidRPr="000A6346" w:rsidRDefault="000A6346" w:rsidP="000A6346">
      <w:r>
        <w:t>On the picture above the text is back the part.</w:t>
      </w:r>
    </w:p>
    <w:p w14:paraId="1DB1BF41" w14:textId="77777777" w:rsidR="001E4B5F" w:rsidRPr="00D90E4F" w:rsidRDefault="001E4B5F" w:rsidP="001E4B5F">
      <w:pPr>
        <w:pStyle w:val="Rubrik2"/>
      </w:pPr>
      <w:bookmarkStart w:id="466" w:name="_Toc335636926"/>
      <w:bookmarkStart w:id="467" w:name="_Toc129002698"/>
      <w:bookmarkStart w:id="468" w:name="_Toc229474804"/>
      <w:r w:rsidRPr="00D90E4F">
        <w:t>Bring to f</w:t>
      </w:r>
      <w:bookmarkStart w:id="469" w:name="bringtofront"/>
      <w:bookmarkEnd w:id="469"/>
      <w:r w:rsidRPr="00D90E4F">
        <w:t>ront</w:t>
      </w:r>
      <w:bookmarkEnd w:id="466"/>
      <w:bookmarkEnd w:id="467"/>
      <w:bookmarkEnd w:id="468"/>
    </w:p>
    <w:p w14:paraId="53F3B7FD" w14:textId="6D7109BC" w:rsidR="009A763B" w:rsidRPr="00D90E4F" w:rsidRDefault="000A6346" w:rsidP="002E520D">
      <w:pPr>
        <w:pStyle w:val="Bild"/>
      </w:pPr>
      <w:r w:rsidRPr="000A6346">
        <w:rPr>
          <w:noProof/>
        </w:rPr>
        <w:drawing>
          <wp:inline distT="0" distB="0" distL="0" distR="0" wp14:anchorId="0638C20E" wp14:editId="6D466F63">
            <wp:extent cx="1620000" cy="824400"/>
            <wp:effectExtent l="0" t="0" r="0" b="0"/>
            <wp:docPr id="1262717930" name="Bildobjekt 1" descr="En bild som visar text, skärmbild, Teckensnitt,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17930" name="Bildobjekt 1" descr="En bild som visar text, skärmbild, Teckensnitt, Rektangel&#10;&#10;Automatiskt genererad beskrivning"/>
                    <pic:cNvPicPr/>
                  </pic:nvPicPr>
                  <pic:blipFill>
                    <a:blip r:embed="rId275"/>
                    <a:stretch>
                      <a:fillRect/>
                    </a:stretch>
                  </pic:blipFill>
                  <pic:spPr>
                    <a:xfrm>
                      <a:off x="0" y="0"/>
                      <a:ext cx="1620000" cy="824400"/>
                    </a:xfrm>
                    <a:prstGeom prst="rect">
                      <a:avLst/>
                    </a:prstGeom>
                  </pic:spPr>
                </pic:pic>
              </a:graphicData>
            </a:graphic>
          </wp:inline>
        </w:drawing>
      </w:r>
    </w:p>
    <w:p w14:paraId="47E65860" w14:textId="77777777" w:rsidR="001F4DC3" w:rsidRDefault="001F4DC3" w:rsidP="001F4DC3">
      <w:r w:rsidRPr="00D90E4F">
        <w:t xml:space="preserve">This command works opposite to </w:t>
      </w:r>
      <w:r w:rsidR="00C47395" w:rsidRPr="00D90E4F">
        <w:t>"</w:t>
      </w:r>
      <w:r w:rsidRPr="00D90E4F">
        <w:t>Send to back</w:t>
      </w:r>
      <w:r w:rsidR="00C47395" w:rsidRPr="00D90E4F">
        <w:t>"</w:t>
      </w:r>
      <w:r w:rsidRPr="00D90E4F">
        <w:t xml:space="preserve"> command. Select object and pick the command to </w:t>
      </w:r>
      <w:r w:rsidR="00031324" w:rsidRPr="00D90E4F">
        <w:t>place it</w:t>
      </w:r>
      <w:r w:rsidRPr="00D90E4F">
        <w:t xml:space="preserve"> on top of other objects.</w:t>
      </w:r>
    </w:p>
    <w:p w14:paraId="09F7E789" w14:textId="0CFB0528" w:rsidR="000A6346" w:rsidRPr="00D90E4F" w:rsidRDefault="000A6346" w:rsidP="000A6346">
      <w:pPr>
        <w:pStyle w:val="Bild"/>
      </w:pPr>
      <w:r w:rsidRPr="000A6346">
        <w:rPr>
          <w:noProof/>
        </w:rPr>
        <w:drawing>
          <wp:inline distT="0" distB="0" distL="0" distR="0" wp14:anchorId="1501876E" wp14:editId="37EFBDA6">
            <wp:extent cx="2466000" cy="1083600"/>
            <wp:effectExtent l="0" t="0" r="0" b="2540"/>
            <wp:docPr id="1643108119" name="Bildobjekt 1" descr="En bild som visar skärmbild, Teckensnitt, Grafik,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08119" name="Bildobjekt 1" descr="En bild som visar skärmbild, Teckensnitt, Grafik, design&#10;&#10;Automatiskt genererad beskrivning"/>
                    <pic:cNvPicPr/>
                  </pic:nvPicPr>
                  <pic:blipFill>
                    <a:blip r:embed="rId276"/>
                    <a:stretch>
                      <a:fillRect/>
                    </a:stretch>
                  </pic:blipFill>
                  <pic:spPr>
                    <a:xfrm>
                      <a:off x="0" y="0"/>
                      <a:ext cx="2466000" cy="1083600"/>
                    </a:xfrm>
                    <a:prstGeom prst="rect">
                      <a:avLst/>
                    </a:prstGeom>
                  </pic:spPr>
                </pic:pic>
              </a:graphicData>
            </a:graphic>
          </wp:inline>
        </w:drawing>
      </w:r>
    </w:p>
    <w:p w14:paraId="6AD93131" w14:textId="77777777" w:rsidR="00923B1E" w:rsidRPr="00D90E4F" w:rsidRDefault="00923B1E" w:rsidP="00923B1E">
      <w:pPr>
        <w:pStyle w:val="Rubrik2"/>
      </w:pPr>
      <w:bookmarkStart w:id="470" w:name="_Toc335636928"/>
      <w:bookmarkStart w:id="471" w:name="_Toc129002699"/>
      <w:bookmarkStart w:id="472" w:name="_Toc229474805"/>
      <w:r w:rsidRPr="00D90E4F">
        <w:t>Inf</w:t>
      </w:r>
      <w:bookmarkStart w:id="473" w:name="info"/>
      <w:bookmarkEnd w:id="473"/>
      <w:r w:rsidRPr="00D90E4F">
        <w:t>o</w:t>
      </w:r>
      <w:bookmarkEnd w:id="470"/>
      <w:bookmarkEnd w:id="471"/>
      <w:bookmarkEnd w:id="472"/>
    </w:p>
    <w:p w14:paraId="2941083B" w14:textId="1C2BB172" w:rsidR="00923B1E" w:rsidRPr="00D90E4F" w:rsidRDefault="007266A1" w:rsidP="007266A1">
      <w:pPr>
        <w:pStyle w:val="Bild"/>
      </w:pPr>
      <w:r w:rsidRPr="007266A1">
        <w:rPr>
          <w:noProof/>
        </w:rPr>
        <w:drawing>
          <wp:inline distT="0" distB="0" distL="0" distR="0" wp14:anchorId="53432660" wp14:editId="6652DB16">
            <wp:extent cx="1785600" cy="817200"/>
            <wp:effectExtent l="0" t="0" r="5715" b="2540"/>
            <wp:docPr id="401430929"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30929" name="Bildobjekt 1" descr="En bild som visar text, skärmbild, Teckensnitt, nummer&#10;&#10;Automatiskt genererad beskrivning"/>
                    <pic:cNvPicPr/>
                  </pic:nvPicPr>
                  <pic:blipFill>
                    <a:blip r:embed="rId277"/>
                    <a:stretch>
                      <a:fillRect/>
                    </a:stretch>
                  </pic:blipFill>
                  <pic:spPr>
                    <a:xfrm>
                      <a:off x="0" y="0"/>
                      <a:ext cx="1785600" cy="817200"/>
                    </a:xfrm>
                    <a:prstGeom prst="rect">
                      <a:avLst/>
                    </a:prstGeom>
                  </pic:spPr>
                </pic:pic>
              </a:graphicData>
            </a:graphic>
          </wp:inline>
        </w:drawing>
      </w:r>
    </w:p>
    <w:p w14:paraId="096F6185" w14:textId="77777777" w:rsidR="00923B1E" w:rsidRPr="00D90E4F" w:rsidRDefault="00573BC5" w:rsidP="00923B1E">
      <w:r w:rsidRPr="00D90E4F">
        <w:t xml:space="preserve">The </w:t>
      </w:r>
      <w:r w:rsidR="00C47395" w:rsidRPr="00D90E4F">
        <w:t>"</w:t>
      </w:r>
      <w:r w:rsidRPr="00D90E4F">
        <w:t>Info</w:t>
      </w:r>
      <w:r w:rsidR="00C47395" w:rsidRPr="00D90E4F">
        <w:t>"</w:t>
      </w:r>
      <w:r w:rsidRPr="00D90E4F">
        <w:t xml:space="preserve"> command is the fastest way </w:t>
      </w:r>
      <w:r w:rsidR="00C252AC" w:rsidRPr="00D90E4F">
        <w:t>to get</w:t>
      </w:r>
      <w:r w:rsidRPr="00D90E4F">
        <w:t xml:space="preserve"> information from </w:t>
      </w:r>
      <w:r w:rsidR="00FC556D" w:rsidRPr="00D90E4F">
        <w:t xml:space="preserve">objects on </w:t>
      </w:r>
      <w:r w:rsidRPr="00D90E4F">
        <w:t>the drawing.</w:t>
      </w:r>
    </w:p>
    <w:p w14:paraId="10FCD8A7" w14:textId="77777777" w:rsidR="00573BC5" w:rsidRPr="00D90E4F" w:rsidRDefault="00FC556D" w:rsidP="00573BC5">
      <w:pPr>
        <w:pStyle w:val="DoNow"/>
      </w:pPr>
      <w:r w:rsidRPr="00D90E4F">
        <w:t>Draw two circles. S</w:t>
      </w:r>
      <w:r w:rsidR="00573BC5" w:rsidRPr="00D90E4F">
        <w:t xml:space="preserve">tart the </w:t>
      </w:r>
      <w:r w:rsidR="00C47395" w:rsidRPr="00D90E4F">
        <w:t>"</w:t>
      </w:r>
      <w:r w:rsidR="00573BC5" w:rsidRPr="00D90E4F">
        <w:t>Info</w:t>
      </w:r>
      <w:r w:rsidR="00C47395" w:rsidRPr="00D90E4F">
        <w:t>"</w:t>
      </w:r>
      <w:r w:rsidR="00573BC5" w:rsidRPr="00D90E4F">
        <w:t xml:space="preserve"> command</w:t>
      </w:r>
      <w:r w:rsidRPr="00D90E4F">
        <w:t xml:space="preserve"> </w:t>
      </w:r>
      <w:r w:rsidR="00573BC5" w:rsidRPr="00D90E4F">
        <w:t>and select the circles.</w:t>
      </w:r>
    </w:p>
    <w:p w14:paraId="4F102E06" w14:textId="12EE26A6" w:rsidR="00573BC5" w:rsidRPr="00D90E4F" w:rsidRDefault="007266A1" w:rsidP="002E520D">
      <w:pPr>
        <w:pStyle w:val="Bild"/>
      </w:pPr>
      <w:r>
        <w:rPr>
          <w:noProof/>
        </w:rPr>
        <w:lastRenderedPageBreak/>
        <w:drawing>
          <wp:inline distT="0" distB="0" distL="0" distR="0" wp14:anchorId="554D7662" wp14:editId="7D7FDF2D">
            <wp:extent cx="1486800" cy="4305600"/>
            <wp:effectExtent l="0" t="0" r="0" b="0"/>
            <wp:docPr id="1711439336" name="Bildobjekt 1" descr="En bild som visar text, skärmbild, nummer,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39336" name="Bildobjekt 1" descr="En bild som visar text, skärmbild, nummer, Teckensnitt&#10;&#10;Automatiskt genererad beskrivning"/>
                    <pic:cNvPicPr/>
                  </pic:nvPicPr>
                  <pic:blipFill>
                    <a:blip r:embed="rId278"/>
                    <a:stretch>
                      <a:fillRect/>
                    </a:stretch>
                  </pic:blipFill>
                  <pic:spPr>
                    <a:xfrm>
                      <a:off x="0" y="0"/>
                      <a:ext cx="1486800" cy="4305600"/>
                    </a:xfrm>
                    <a:prstGeom prst="rect">
                      <a:avLst/>
                    </a:prstGeom>
                  </pic:spPr>
                </pic:pic>
              </a:graphicData>
            </a:graphic>
          </wp:inline>
        </w:drawing>
      </w:r>
    </w:p>
    <w:p w14:paraId="500B7CF0" w14:textId="77777777" w:rsidR="00573BC5" w:rsidRPr="00D90E4F" w:rsidRDefault="00C252AC" w:rsidP="00573BC5">
      <w:r w:rsidRPr="00D90E4F">
        <w:t xml:space="preserve">This </w:t>
      </w:r>
      <w:r w:rsidR="00573BC5" w:rsidRPr="00D90E4F">
        <w:t xml:space="preserve">command shows </w:t>
      </w:r>
      <w:r w:rsidR="00367E41" w:rsidRPr="00D90E4F">
        <w:t xml:space="preserve">the </w:t>
      </w:r>
      <w:r w:rsidR="00573BC5" w:rsidRPr="00D90E4F">
        <w:t>following information</w:t>
      </w:r>
      <w:r w:rsidRPr="00D90E4F">
        <w:t>:</w:t>
      </w:r>
    </w:p>
    <w:p w14:paraId="63C4E32B" w14:textId="77777777" w:rsidR="00573BC5" w:rsidRPr="00D90E4F" w:rsidRDefault="00573BC5" w:rsidP="002D3E07">
      <w:pPr>
        <w:pStyle w:val="Rubrik5"/>
      </w:pPr>
      <w:r w:rsidRPr="00D90E4F">
        <w:t>Information about the selection</w:t>
      </w:r>
    </w:p>
    <w:p w14:paraId="134BDC9D" w14:textId="77777777" w:rsidR="00573BC5" w:rsidRPr="00D90E4F" w:rsidRDefault="00BD7A6D" w:rsidP="00573BC5">
      <w:r w:rsidRPr="00D90E4F">
        <w:t>The upper</w:t>
      </w:r>
      <w:r w:rsidR="00573BC5" w:rsidRPr="00D90E4F">
        <w:t xml:space="preserve"> area</w:t>
      </w:r>
      <w:r w:rsidR="00C252AC" w:rsidRPr="00D90E4F">
        <w:t xml:space="preserve"> of the box</w:t>
      </w:r>
      <w:r w:rsidR="00573BC5" w:rsidRPr="00D90E4F">
        <w:t xml:space="preserve"> </w:t>
      </w:r>
      <w:r w:rsidR="00C252AC" w:rsidRPr="00D90E4F">
        <w:t>provides</w:t>
      </w:r>
      <w:r w:rsidR="00573BC5" w:rsidRPr="00D90E4F">
        <w:t xml:space="preserve"> information about how many object</w:t>
      </w:r>
      <w:r w:rsidR="00C252AC" w:rsidRPr="00D90E4F">
        <w:t>s</w:t>
      </w:r>
      <w:r w:rsidR="00573BC5" w:rsidRPr="00D90E4F">
        <w:t xml:space="preserve"> are selected and the</w:t>
      </w:r>
      <w:r w:rsidR="00C252AC" w:rsidRPr="00D90E4F">
        <w:t>ir</w:t>
      </w:r>
      <w:r w:rsidR="00573BC5" w:rsidRPr="00D90E4F">
        <w:t xml:space="preserve"> total length. </w:t>
      </w:r>
      <w:r w:rsidRPr="00D90E4F">
        <w:t xml:space="preserve">The bounding box </w:t>
      </w:r>
      <w:r w:rsidR="00C252AC" w:rsidRPr="00D90E4F">
        <w:t xml:space="preserve">gives </w:t>
      </w:r>
      <w:r w:rsidRPr="00D90E4F">
        <w:t>information about the area and the size needed</w:t>
      </w:r>
      <w:r w:rsidR="00FC556D" w:rsidRPr="00D90E4F">
        <w:t xml:space="preserve"> for the objects</w:t>
      </w:r>
      <w:r w:rsidRPr="00D90E4F">
        <w:t>.</w:t>
      </w:r>
    </w:p>
    <w:p w14:paraId="605B2D67" w14:textId="77777777" w:rsidR="00BD7A6D" w:rsidRPr="00D90E4F" w:rsidRDefault="00BD7A6D" w:rsidP="00BD7A6D">
      <w:pPr>
        <w:pStyle w:val="Frga"/>
      </w:pPr>
      <w:r w:rsidRPr="00D90E4F">
        <w:t>Can this information be used for calculating cutting costs?</w:t>
      </w:r>
    </w:p>
    <w:p w14:paraId="24E9B55E" w14:textId="4F64D0A3" w:rsidR="00BD7A6D" w:rsidRPr="00D90E4F" w:rsidRDefault="00BD7A6D" w:rsidP="00BD7A6D">
      <w:pPr>
        <w:pStyle w:val="Answer"/>
      </w:pPr>
      <w:r w:rsidRPr="00D90E4F">
        <w:t>Yes it can, but you have more exact tools if you make a complete cost calculation</w:t>
      </w:r>
      <w:r w:rsidR="007266A1">
        <w:t>.</w:t>
      </w:r>
    </w:p>
    <w:p w14:paraId="34DF8EAC" w14:textId="77777777" w:rsidR="00573BC5" w:rsidRPr="00D90E4F" w:rsidRDefault="00BD7A6D" w:rsidP="002D3E07">
      <w:pPr>
        <w:pStyle w:val="Rubrik5"/>
      </w:pPr>
      <w:r w:rsidRPr="00D90E4F">
        <w:t>Object information</w:t>
      </w:r>
    </w:p>
    <w:p w14:paraId="7F7126CF" w14:textId="77777777" w:rsidR="00BD7A6D" w:rsidRPr="00D90E4F" w:rsidRDefault="00BD7A6D" w:rsidP="00BD7A6D">
      <w:r w:rsidRPr="00D90E4F">
        <w:t xml:space="preserve">The lower area </w:t>
      </w:r>
      <w:r w:rsidR="00C252AC" w:rsidRPr="00D90E4F">
        <w:t>of the box provides</w:t>
      </w:r>
      <w:r w:rsidRPr="00D90E4F">
        <w:t xml:space="preserve"> information about each object in the selection.</w:t>
      </w:r>
    </w:p>
    <w:p w14:paraId="32EADA99" w14:textId="77777777" w:rsidR="00BD7A6D" w:rsidRPr="00D90E4F" w:rsidRDefault="009378B9" w:rsidP="002E520D">
      <w:pPr>
        <w:pStyle w:val="Bild"/>
      </w:pPr>
      <w:r w:rsidRPr="00D90E4F">
        <w:rPr>
          <w:noProof/>
        </w:rPr>
        <w:drawing>
          <wp:inline distT="0" distB="0" distL="0" distR="0" wp14:anchorId="54F23FF6" wp14:editId="6C8CB5DA">
            <wp:extent cx="1243330" cy="760730"/>
            <wp:effectExtent l="19050" t="19050" r="13970" b="20320"/>
            <wp:docPr id="18742" name="Bild 18742" descr="Image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42" descr="Image245"/>
                    <pic:cNvPicPr>
                      <a:picLocks noChangeAspect="1" noChangeArrowheads="1"/>
                    </pic:cNvPicPr>
                  </pic:nvPicPr>
                  <pic:blipFill>
                    <a:blip r:embed="rId279" cstate="print"/>
                    <a:srcRect/>
                    <a:stretch>
                      <a:fillRect/>
                    </a:stretch>
                  </pic:blipFill>
                  <pic:spPr bwMode="auto">
                    <a:xfrm>
                      <a:off x="0" y="0"/>
                      <a:ext cx="1243330" cy="760730"/>
                    </a:xfrm>
                    <a:prstGeom prst="rect">
                      <a:avLst/>
                    </a:prstGeom>
                    <a:noFill/>
                    <a:ln w="6350">
                      <a:solidFill>
                        <a:srgbClr val="000000"/>
                      </a:solidFill>
                      <a:miter lim="800000"/>
                      <a:headEnd/>
                      <a:tailEnd/>
                    </a:ln>
                    <a:effectLst/>
                  </pic:spPr>
                </pic:pic>
              </a:graphicData>
            </a:graphic>
          </wp:inline>
        </w:drawing>
      </w:r>
    </w:p>
    <w:p w14:paraId="06B5521F" w14:textId="77777777" w:rsidR="00573BC5" w:rsidRPr="00D90E4F" w:rsidRDefault="00C252AC" w:rsidP="00573BC5">
      <w:r w:rsidRPr="00D90E4F">
        <w:t>S</w:t>
      </w:r>
      <w:r w:rsidR="00BD7A6D" w:rsidRPr="00D90E4F">
        <w:t xml:space="preserve">elect one object in the list </w:t>
      </w:r>
      <w:r w:rsidRPr="00D90E4F">
        <w:t>to highlight that</w:t>
      </w:r>
      <w:r w:rsidR="00BD7A6D" w:rsidRPr="00D90E4F">
        <w:t xml:space="preserve"> object on the screen.</w:t>
      </w:r>
    </w:p>
    <w:p w14:paraId="751C2A27" w14:textId="77777777" w:rsidR="00FC556D" w:rsidRPr="00D90E4F" w:rsidRDefault="009378B9" w:rsidP="007266A1">
      <w:pPr>
        <w:pStyle w:val="Bild"/>
      </w:pPr>
      <w:r w:rsidRPr="00D90E4F">
        <w:rPr>
          <w:noProof/>
        </w:rPr>
        <w:drawing>
          <wp:inline distT="0" distB="0" distL="0" distR="0" wp14:anchorId="6D296534" wp14:editId="681C6337">
            <wp:extent cx="1675130" cy="972820"/>
            <wp:effectExtent l="19050" t="0" r="1270" b="0"/>
            <wp:docPr id="18743" name="Bild 18743" descr="Image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43" descr="Image246"/>
                    <pic:cNvPicPr>
                      <a:picLocks noChangeAspect="1" noChangeArrowheads="1"/>
                    </pic:cNvPicPr>
                  </pic:nvPicPr>
                  <pic:blipFill>
                    <a:blip r:embed="rId280" cstate="print"/>
                    <a:srcRect/>
                    <a:stretch>
                      <a:fillRect/>
                    </a:stretch>
                  </pic:blipFill>
                  <pic:spPr bwMode="auto">
                    <a:xfrm>
                      <a:off x="0" y="0"/>
                      <a:ext cx="1675130" cy="972820"/>
                    </a:xfrm>
                    <a:prstGeom prst="rect">
                      <a:avLst/>
                    </a:prstGeom>
                    <a:noFill/>
                    <a:ln w="9525">
                      <a:noFill/>
                      <a:miter lim="800000"/>
                      <a:headEnd/>
                      <a:tailEnd/>
                    </a:ln>
                  </pic:spPr>
                </pic:pic>
              </a:graphicData>
            </a:graphic>
          </wp:inline>
        </w:drawing>
      </w:r>
    </w:p>
    <w:p w14:paraId="4FCF4F85" w14:textId="77777777" w:rsidR="00FC556D" w:rsidRPr="00D90E4F" w:rsidRDefault="00FC556D" w:rsidP="00FC556D">
      <w:r w:rsidRPr="00D90E4F">
        <w:t xml:space="preserve">The </w:t>
      </w:r>
      <w:r w:rsidR="003E2139" w:rsidRPr="00D90E4F">
        <w:t>green</w:t>
      </w:r>
      <w:r w:rsidRPr="00D90E4F">
        <w:t xml:space="preserve"> rectangle shows the bounding box, the yellow object is the selected object on the screen.</w:t>
      </w:r>
    </w:p>
    <w:p w14:paraId="5F2A753C" w14:textId="77777777" w:rsidR="00E328DC" w:rsidRPr="00D90E4F" w:rsidRDefault="00E328DC" w:rsidP="00E328DC">
      <w:pPr>
        <w:pStyle w:val="Rubrik2"/>
      </w:pPr>
      <w:bookmarkStart w:id="474" w:name="_Toc335636929"/>
      <w:bookmarkStart w:id="475" w:name="_Toc129002700"/>
      <w:bookmarkStart w:id="476" w:name="_Toc229474806"/>
      <w:r w:rsidRPr="00D90E4F">
        <w:t>Distan</w:t>
      </w:r>
      <w:bookmarkStart w:id="477" w:name="distance"/>
      <w:bookmarkEnd w:id="477"/>
      <w:r w:rsidRPr="00D90E4F">
        <w:t>ce</w:t>
      </w:r>
      <w:bookmarkEnd w:id="474"/>
      <w:bookmarkEnd w:id="475"/>
      <w:bookmarkEnd w:id="476"/>
    </w:p>
    <w:p w14:paraId="0E3919EC" w14:textId="0D0EFF2D" w:rsidR="00FC556D" w:rsidRPr="008A52B7" w:rsidRDefault="007266A1" w:rsidP="008A52B7">
      <w:pPr>
        <w:pStyle w:val="Bild"/>
      </w:pPr>
      <w:r w:rsidRPr="007266A1">
        <w:rPr>
          <w:noProof/>
        </w:rPr>
        <w:drawing>
          <wp:inline distT="0" distB="0" distL="0" distR="0" wp14:anchorId="69F7D4D1" wp14:editId="02EC1800">
            <wp:extent cx="2322000" cy="792000"/>
            <wp:effectExtent l="0" t="0" r="2540" b="8255"/>
            <wp:docPr id="381555145"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55145" name="Bildobjekt 1" descr="En bild som visar text, skärmbild, Teckensnitt, nummer&#10;&#10;Automatiskt genererad beskrivning"/>
                    <pic:cNvPicPr/>
                  </pic:nvPicPr>
                  <pic:blipFill>
                    <a:blip r:embed="rId281"/>
                    <a:stretch>
                      <a:fillRect/>
                    </a:stretch>
                  </pic:blipFill>
                  <pic:spPr>
                    <a:xfrm>
                      <a:off x="0" y="0"/>
                      <a:ext cx="2322000" cy="792000"/>
                    </a:xfrm>
                    <a:prstGeom prst="rect">
                      <a:avLst/>
                    </a:prstGeom>
                  </pic:spPr>
                </pic:pic>
              </a:graphicData>
            </a:graphic>
          </wp:inline>
        </w:drawing>
      </w:r>
    </w:p>
    <w:p w14:paraId="3FA42383" w14:textId="0EC40B6E" w:rsidR="00B1382B" w:rsidRPr="00D90E4F" w:rsidRDefault="00367E41" w:rsidP="00B1382B">
      <w:r w:rsidRPr="00D90E4F">
        <w:lastRenderedPageBreak/>
        <w:t xml:space="preserve">This </w:t>
      </w:r>
      <w:r w:rsidR="00B1382B" w:rsidRPr="00D90E4F">
        <w:t xml:space="preserve">command </w:t>
      </w:r>
      <w:r w:rsidR="00715C28" w:rsidRPr="00D90E4F">
        <w:t>need</w:t>
      </w:r>
      <w:r w:rsidR="00C252AC" w:rsidRPr="00D90E4F">
        <w:t>s</w:t>
      </w:r>
      <w:r w:rsidR="00715C28" w:rsidRPr="00D90E4F">
        <w:t xml:space="preserve"> two points and will display the information </w:t>
      </w:r>
      <w:r w:rsidR="00B1382B" w:rsidRPr="00D90E4F">
        <w:t>on the command line</w:t>
      </w:r>
      <w:r w:rsidR="00FC556D" w:rsidRPr="00D90E4F">
        <w:t xml:space="preserve"> area</w:t>
      </w:r>
      <w:r w:rsidR="007266A1">
        <w:t>.</w:t>
      </w:r>
    </w:p>
    <w:p w14:paraId="16F33BF3" w14:textId="6DE1FE1F" w:rsidR="00FE6B99" w:rsidRPr="00D90E4F" w:rsidRDefault="007266A1" w:rsidP="007266A1">
      <w:pPr>
        <w:pStyle w:val="Bild"/>
      </w:pPr>
      <w:r w:rsidRPr="007266A1">
        <w:rPr>
          <w:noProof/>
        </w:rPr>
        <w:drawing>
          <wp:inline distT="0" distB="0" distL="0" distR="0" wp14:anchorId="11DEEC97" wp14:editId="67EDD5A5">
            <wp:extent cx="4492800" cy="489600"/>
            <wp:effectExtent l="0" t="0" r="3175" b="5715"/>
            <wp:docPr id="611912760"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12760" name="Bildobjekt 1" descr="En bild som visar text, skärmbild, Teckensnitt, linje&#10;&#10;Automatiskt genererad beskrivning"/>
                    <pic:cNvPicPr/>
                  </pic:nvPicPr>
                  <pic:blipFill>
                    <a:blip r:embed="rId282"/>
                    <a:stretch>
                      <a:fillRect/>
                    </a:stretch>
                  </pic:blipFill>
                  <pic:spPr>
                    <a:xfrm>
                      <a:off x="0" y="0"/>
                      <a:ext cx="4492800" cy="489600"/>
                    </a:xfrm>
                    <a:prstGeom prst="rect">
                      <a:avLst/>
                    </a:prstGeom>
                  </pic:spPr>
                </pic:pic>
              </a:graphicData>
            </a:graphic>
          </wp:inline>
        </w:drawing>
      </w:r>
    </w:p>
    <w:p w14:paraId="6202E35A" w14:textId="1EA841EE" w:rsidR="00130604" w:rsidRPr="00D90E4F" w:rsidRDefault="007266A1" w:rsidP="008A52B7">
      <w:pPr>
        <w:pStyle w:val="Bild"/>
      </w:pPr>
      <w:bookmarkStart w:id="478" w:name="id"/>
      <w:bookmarkStart w:id="479" w:name="_Toc335636930"/>
      <w:bookmarkStart w:id="480" w:name="_Toc129002701"/>
      <w:bookmarkEnd w:id="478"/>
      <w:r>
        <w:t>I</w:t>
      </w:r>
      <w:r w:rsidR="00D65368" w:rsidRPr="00D90E4F">
        <w:t>d</w:t>
      </w:r>
      <w:bookmarkEnd w:id="479"/>
      <w:bookmarkEnd w:id="480"/>
    </w:p>
    <w:p w14:paraId="54B5945D" w14:textId="5F87A5F7" w:rsidR="00D65368" w:rsidRPr="00D90E4F" w:rsidRDefault="007266A1" w:rsidP="002E520D">
      <w:pPr>
        <w:pStyle w:val="Bild"/>
      </w:pPr>
      <w:r w:rsidRPr="007266A1">
        <w:rPr>
          <w:noProof/>
        </w:rPr>
        <w:drawing>
          <wp:inline distT="0" distB="0" distL="0" distR="0" wp14:anchorId="0FE559AE" wp14:editId="54B3A517">
            <wp:extent cx="1566000" cy="1144800"/>
            <wp:effectExtent l="0" t="0" r="0" b="0"/>
            <wp:docPr id="278209393"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09393" name="Bildobjekt 1" descr="En bild som visar text, skärmbild, Teckensnitt, nummer&#10;&#10;Automatiskt genererad beskrivning"/>
                    <pic:cNvPicPr/>
                  </pic:nvPicPr>
                  <pic:blipFill>
                    <a:blip r:embed="rId283"/>
                    <a:stretch>
                      <a:fillRect/>
                    </a:stretch>
                  </pic:blipFill>
                  <pic:spPr>
                    <a:xfrm>
                      <a:off x="0" y="0"/>
                      <a:ext cx="1566000" cy="1144800"/>
                    </a:xfrm>
                    <a:prstGeom prst="rect">
                      <a:avLst/>
                    </a:prstGeom>
                  </pic:spPr>
                </pic:pic>
              </a:graphicData>
            </a:graphic>
          </wp:inline>
        </w:drawing>
      </w:r>
    </w:p>
    <w:p w14:paraId="55099DF5" w14:textId="17DA4FC8" w:rsidR="00130604" w:rsidRPr="008A52B7" w:rsidRDefault="00C47395" w:rsidP="00FE6B99">
      <w:r w:rsidRPr="00D90E4F">
        <w:t>"</w:t>
      </w:r>
      <w:r w:rsidR="00CA078E" w:rsidRPr="00D90E4F">
        <w:t>ID</w:t>
      </w:r>
      <w:r w:rsidRPr="00D90E4F">
        <w:t>"</w:t>
      </w:r>
      <w:r w:rsidR="00CA078E" w:rsidRPr="00D90E4F">
        <w:t xml:space="preserve"> shows the absolute coordinate in X and Y for the selected position.</w:t>
      </w:r>
      <w:r w:rsidR="0038440E" w:rsidRPr="00D90E4F">
        <w:t xml:space="preserve"> </w:t>
      </w:r>
      <w:r w:rsidRPr="00D90E4F">
        <w:t>"</w:t>
      </w:r>
      <w:r w:rsidR="00C252AC" w:rsidRPr="00D90E4F">
        <w:t>Absolute</w:t>
      </w:r>
      <w:r w:rsidRPr="00D90E4F">
        <w:t>"</w:t>
      </w:r>
      <w:r w:rsidR="0038440E" w:rsidRPr="00D90E4F">
        <w:t xml:space="preserve"> means the coordinate position in relation to IGEMS </w:t>
      </w:r>
      <w:r w:rsidR="007266A1">
        <w:t>World Coordinate System.</w:t>
      </w:r>
    </w:p>
    <w:p w14:paraId="5D3DF559" w14:textId="77777777" w:rsidR="005B1688" w:rsidRPr="00D90E4F" w:rsidRDefault="0092063C" w:rsidP="005B1688">
      <w:pPr>
        <w:pStyle w:val="Rubrik1"/>
      </w:pPr>
      <w:bookmarkStart w:id="481" w:name="_Dimension"/>
      <w:bookmarkStart w:id="482" w:name="_CAM-Tools"/>
      <w:bookmarkStart w:id="483" w:name="_Toc335636940"/>
      <w:bookmarkStart w:id="484" w:name="_Toc115697741"/>
      <w:bookmarkStart w:id="485" w:name="_Toc129002714"/>
      <w:bookmarkStart w:id="486" w:name="_Toc229474807"/>
      <w:bookmarkEnd w:id="481"/>
      <w:bookmarkEnd w:id="482"/>
      <w:r w:rsidRPr="00D90E4F">
        <w:lastRenderedPageBreak/>
        <w:t>CAM-</w:t>
      </w:r>
      <w:r w:rsidR="00206B39" w:rsidRPr="00D90E4F">
        <w:t>T</w:t>
      </w:r>
      <w:r w:rsidR="00D51B3D" w:rsidRPr="00D90E4F">
        <w:t>ools</w:t>
      </w:r>
      <w:bookmarkEnd w:id="483"/>
      <w:bookmarkEnd w:id="484"/>
      <w:bookmarkEnd w:id="485"/>
      <w:bookmarkEnd w:id="486"/>
    </w:p>
    <w:p w14:paraId="76331E11" w14:textId="3253FAE0" w:rsidR="006B4965" w:rsidRDefault="00487593" w:rsidP="005949B5">
      <w:pPr>
        <w:pStyle w:val="Bild"/>
      </w:pPr>
      <w:r w:rsidRPr="005949B5">
        <w:rPr>
          <w:noProof/>
        </w:rPr>
        <w:drawing>
          <wp:inline distT="0" distB="0" distL="0" distR="0" wp14:anchorId="5ACC2097" wp14:editId="0B61A199">
            <wp:extent cx="2754000" cy="3499200"/>
            <wp:effectExtent l="0" t="0" r="8255" b="6350"/>
            <wp:docPr id="1192502142" name="Bildobjekt 1" descr="En bild som visar text, skärmbild, programvara,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02142" name="Bildobjekt 1" descr="En bild som visar text, skärmbild, programvara, nummer&#10;&#10;Automatiskt genererad beskrivning"/>
                    <pic:cNvPicPr/>
                  </pic:nvPicPr>
                  <pic:blipFill>
                    <a:blip r:embed="rId284"/>
                    <a:stretch>
                      <a:fillRect/>
                    </a:stretch>
                  </pic:blipFill>
                  <pic:spPr>
                    <a:xfrm>
                      <a:off x="0" y="0"/>
                      <a:ext cx="2754000" cy="3499200"/>
                    </a:xfrm>
                    <a:prstGeom prst="rect">
                      <a:avLst/>
                    </a:prstGeom>
                  </pic:spPr>
                </pic:pic>
              </a:graphicData>
            </a:graphic>
          </wp:inline>
        </w:drawing>
      </w:r>
    </w:p>
    <w:p w14:paraId="2CFA3080" w14:textId="31C0A554" w:rsidR="001C701B" w:rsidRPr="00D90E4F" w:rsidRDefault="0092063C" w:rsidP="009220E7">
      <w:r w:rsidRPr="00D90E4F">
        <w:t xml:space="preserve">The </w:t>
      </w:r>
      <w:r w:rsidR="00C47395" w:rsidRPr="00D90E4F">
        <w:t>"</w:t>
      </w:r>
      <w:r w:rsidRPr="00D90E4F">
        <w:t>CAM-Tools</w:t>
      </w:r>
      <w:r w:rsidR="00C47395" w:rsidRPr="00D90E4F">
        <w:t>"</w:t>
      </w:r>
      <w:r w:rsidRPr="00D90E4F">
        <w:t xml:space="preserve"> </w:t>
      </w:r>
      <w:r w:rsidR="00D729A2" w:rsidRPr="00D90E4F">
        <w:t>module includes</w:t>
      </w:r>
      <w:r w:rsidRPr="00D90E4F">
        <w:t xml:space="preserve"> </w:t>
      </w:r>
      <w:r w:rsidR="001C701B" w:rsidRPr="00D90E4F">
        <w:t>commands</w:t>
      </w:r>
      <w:r w:rsidR="005F7E9E" w:rsidRPr="00D90E4F">
        <w:t xml:space="preserve"> for analyzing</w:t>
      </w:r>
      <w:r w:rsidR="00D729A2" w:rsidRPr="00D90E4F">
        <w:t xml:space="preserve">, </w:t>
      </w:r>
      <w:r w:rsidR="006012AD" w:rsidRPr="00D90E4F">
        <w:t xml:space="preserve">preparing </w:t>
      </w:r>
      <w:r w:rsidR="00D729A2" w:rsidRPr="00D90E4F">
        <w:t xml:space="preserve">and </w:t>
      </w:r>
      <w:r w:rsidRPr="00D90E4F">
        <w:t xml:space="preserve">optimizing the </w:t>
      </w:r>
      <w:r w:rsidR="006012AD" w:rsidRPr="00D90E4F">
        <w:t xml:space="preserve">geometry </w:t>
      </w:r>
      <w:r w:rsidRPr="00D90E4F">
        <w:t xml:space="preserve">before starting to make </w:t>
      </w:r>
      <w:r w:rsidR="00CD4119" w:rsidRPr="00D90E4F">
        <w:t xml:space="preserve">a </w:t>
      </w:r>
      <w:r w:rsidRPr="00D90E4F">
        <w:t xml:space="preserve">toolpath. </w:t>
      </w:r>
      <w:r w:rsidR="00022EFF" w:rsidRPr="00D90E4F">
        <w:t xml:space="preserve">To use these commands </w:t>
      </w:r>
      <w:r w:rsidR="00386FAE" w:rsidRPr="00D90E4F">
        <w:t xml:space="preserve">there must be </w:t>
      </w:r>
      <w:r w:rsidR="00022EFF" w:rsidRPr="00D90E4F">
        <w:t xml:space="preserve">a license for the </w:t>
      </w:r>
      <w:r w:rsidR="00C47395" w:rsidRPr="00D90E4F">
        <w:t>"</w:t>
      </w:r>
      <w:r w:rsidR="00022EFF" w:rsidRPr="00D90E4F">
        <w:t>CAM-Tools</w:t>
      </w:r>
      <w:r w:rsidR="00C47395" w:rsidRPr="00D90E4F">
        <w:t>"</w:t>
      </w:r>
      <w:r w:rsidR="00022EFF" w:rsidRPr="00D90E4F">
        <w:t xml:space="preserve"> module.</w:t>
      </w:r>
      <w:r w:rsidR="006B4965">
        <w:t xml:space="preserve"> If you have a subscription license, this module is always included.</w:t>
      </w:r>
    </w:p>
    <w:p w14:paraId="152357D3" w14:textId="77777777" w:rsidR="0092063C" w:rsidRPr="00D90E4F" w:rsidRDefault="0092063C" w:rsidP="0092063C">
      <w:pPr>
        <w:pStyle w:val="Rubrik2"/>
      </w:pPr>
      <w:bookmarkStart w:id="487" w:name="_Toc335636941"/>
      <w:bookmarkStart w:id="488" w:name="_Toc129002715"/>
      <w:bookmarkStart w:id="489" w:name="_Toc229474808"/>
      <w:r w:rsidRPr="00D90E4F">
        <w:t>Cl</w:t>
      </w:r>
      <w:bookmarkStart w:id="490" w:name="cleanup"/>
      <w:bookmarkEnd w:id="490"/>
      <w:r w:rsidRPr="00D90E4F">
        <w:t>ean up</w:t>
      </w:r>
      <w:bookmarkEnd w:id="487"/>
      <w:bookmarkEnd w:id="488"/>
      <w:bookmarkEnd w:id="489"/>
    </w:p>
    <w:p w14:paraId="270FBFA3" w14:textId="3BB5CE51" w:rsidR="009220E7" w:rsidRPr="00D90E4F" w:rsidRDefault="006B4965" w:rsidP="005949B5">
      <w:pPr>
        <w:pStyle w:val="Bild"/>
      </w:pPr>
      <w:r w:rsidRPr="006B4965">
        <w:rPr>
          <w:noProof/>
        </w:rPr>
        <w:drawing>
          <wp:inline distT="0" distB="0" distL="0" distR="0" wp14:anchorId="0DAC2BED" wp14:editId="330967D8">
            <wp:extent cx="2754000" cy="1144800"/>
            <wp:effectExtent l="0" t="0" r="8255" b="0"/>
            <wp:docPr id="1924417942"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17942" name="Bildobjekt 1" descr="En bild som visar text, skärmbild, Teckensnitt, nummer&#10;&#10;Automatiskt genererad beskrivning"/>
                    <pic:cNvPicPr/>
                  </pic:nvPicPr>
                  <pic:blipFill>
                    <a:blip r:embed="rId285"/>
                    <a:stretch>
                      <a:fillRect/>
                    </a:stretch>
                  </pic:blipFill>
                  <pic:spPr>
                    <a:xfrm>
                      <a:off x="0" y="0"/>
                      <a:ext cx="2754000" cy="1144800"/>
                    </a:xfrm>
                    <a:prstGeom prst="rect">
                      <a:avLst/>
                    </a:prstGeom>
                  </pic:spPr>
                </pic:pic>
              </a:graphicData>
            </a:graphic>
          </wp:inline>
        </w:drawing>
      </w:r>
    </w:p>
    <w:p w14:paraId="2237954D" w14:textId="77777777" w:rsidR="0092063C" w:rsidRDefault="0092063C" w:rsidP="0092063C">
      <w:r w:rsidRPr="00D90E4F">
        <w:t>This command removes double objects, overlapping geometry and closes gaps that may occur in the selected geometry. Start the command and enter a tolerance to fit a new curve and select objects.</w:t>
      </w:r>
    </w:p>
    <w:p w14:paraId="39EB3951" w14:textId="5E112A3F" w:rsidR="00A0305E" w:rsidRDefault="00A0305E" w:rsidP="00A0305E">
      <w:pPr>
        <w:pStyle w:val="DoNow"/>
      </w:pPr>
      <w:r>
        <w:t xml:space="preserve">Open </w:t>
      </w:r>
      <w:r w:rsidR="00FA0567">
        <w:t xml:space="preserve">the drawing </w:t>
      </w:r>
      <w:r>
        <w:t xml:space="preserve">Cleanup.dig in the </w:t>
      </w:r>
      <w:hyperlink w:anchor="_Samples" w:history="1">
        <w:r w:rsidRPr="00AD339E">
          <w:rPr>
            <w:rStyle w:val="Hyperlnk"/>
          </w:rPr>
          <w:t>sample directory</w:t>
        </w:r>
        <w:r w:rsidR="00AD339E" w:rsidRPr="00AD339E">
          <w:rPr>
            <w:rStyle w:val="Hyperlnk"/>
          </w:rPr>
          <w:t>.</w:t>
        </w:r>
      </w:hyperlink>
    </w:p>
    <w:p w14:paraId="2A93CDA8" w14:textId="71F758E2" w:rsidR="00AD339E" w:rsidRDefault="00AD339E" w:rsidP="005949B5">
      <w:pPr>
        <w:pStyle w:val="Bild"/>
      </w:pPr>
      <w:r w:rsidRPr="00AD339E">
        <w:rPr>
          <w:noProof/>
        </w:rPr>
        <w:drawing>
          <wp:inline distT="0" distB="0" distL="0" distR="0" wp14:anchorId="3919BFD3" wp14:editId="2BE0E6E2">
            <wp:extent cx="3639058" cy="1657581"/>
            <wp:effectExtent l="0" t="0" r="0" b="0"/>
            <wp:docPr id="655710060" name="Bildobjekt 1" descr="En bild som visar rita, skiss, Grafik,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10060" name="Bildobjekt 1" descr="En bild som visar rita, skiss, Grafik, design&#10;&#10;Automatiskt genererad beskrivning"/>
                    <pic:cNvPicPr/>
                  </pic:nvPicPr>
                  <pic:blipFill>
                    <a:blip r:embed="rId286"/>
                    <a:stretch>
                      <a:fillRect/>
                    </a:stretch>
                  </pic:blipFill>
                  <pic:spPr>
                    <a:xfrm>
                      <a:off x="0" y="0"/>
                      <a:ext cx="3639058" cy="1657581"/>
                    </a:xfrm>
                    <a:prstGeom prst="rect">
                      <a:avLst/>
                    </a:prstGeom>
                  </pic:spPr>
                </pic:pic>
              </a:graphicData>
            </a:graphic>
          </wp:inline>
        </w:drawing>
      </w:r>
    </w:p>
    <w:p w14:paraId="24926CF7" w14:textId="7B68C2F0" w:rsidR="00AD339E" w:rsidRDefault="00AD339E" w:rsidP="00AD339E">
      <w:pPr>
        <w:pStyle w:val="DoNow"/>
      </w:pPr>
      <w:r>
        <w:t>Start the command and specify tolerance. In this case 0.001 is OK.</w:t>
      </w:r>
    </w:p>
    <w:p w14:paraId="50A7A430" w14:textId="0402DB81" w:rsidR="00AD339E" w:rsidRDefault="00AD339E" w:rsidP="005949B5">
      <w:pPr>
        <w:pStyle w:val="Bild"/>
      </w:pPr>
      <w:r w:rsidRPr="00AD339E">
        <w:rPr>
          <w:noProof/>
        </w:rPr>
        <w:drawing>
          <wp:inline distT="0" distB="0" distL="0" distR="0" wp14:anchorId="7CAB8700" wp14:editId="7F6DB2F0">
            <wp:extent cx="2818800" cy="435600"/>
            <wp:effectExtent l="0" t="0" r="635" b="3175"/>
            <wp:docPr id="1551135237"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35237" name="Bildobjekt 1" descr="En bild som visar text, skärmbild, Teckensnitt, linje&#10;&#10;Automatiskt genererad beskrivning"/>
                    <pic:cNvPicPr/>
                  </pic:nvPicPr>
                  <pic:blipFill>
                    <a:blip r:embed="rId287"/>
                    <a:stretch>
                      <a:fillRect/>
                    </a:stretch>
                  </pic:blipFill>
                  <pic:spPr>
                    <a:xfrm>
                      <a:off x="0" y="0"/>
                      <a:ext cx="2818800" cy="435600"/>
                    </a:xfrm>
                    <a:prstGeom prst="rect">
                      <a:avLst/>
                    </a:prstGeom>
                  </pic:spPr>
                </pic:pic>
              </a:graphicData>
            </a:graphic>
          </wp:inline>
        </w:drawing>
      </w:r>
    </w:p>
    <w:p w14:paraId="2F224339" w14:textId="0CA3DE7B" w:rsidR="00AD339E" w:rsidRPr="00AD339E" w:rsidRDefault="00AD339E" w:rsidP="00AD339E">
      <w:pPr>
        <w:pStyle w:val="DoNow"/>
      </w:pPr>
      <w:r>
        <w:lastRenderedPageBreak/>
        <w:t>Select all objects.</w:t>
      </w:r>
    </w:p>
    <w:p w14:paraId="30B360CE" w14:textId="5B44B289" w:rsidR="00AD339E" w:rsidRDefault="00AD339E" w:rsidP="005949B5">
      <w:pPr>
        <w:pStyle w:val="Bild"/>
      </w:pPr>
      <w:r w:rsidRPr="00AD339E">
        <w:rPr>
          <w:noProof/>
        </w:rPr>
        <w:drawing>
          <wp:inline distT="0" distB="0" distL="0" distR="0" wp14:anchorId="75821CC4" wp14:editId="7B802170">
            <wp:extent cx="3024000" cy="410400"/>
            <wp:effectExtent l="0" t="0" r="5080" b="8890"/>
            <wp:docPr id="2008329317" name="Bildobjekt 1" descr="En bild som visar text, Teckensnitt, skärmbild,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29317" name="Bildobjekt 1" descr="En bild som visar text, Teckensnitt, skärmbild, linje&#10;&#10;Automatiskt genererad beskrivning"/>
                    <pic:cNvPicPr/>
                  </pic:nvPicPr>
                  <pic:blipFill>
                    <a:blip r:embed="rId288"/>
                    <a:stretch>
                      <a:fillRect/>
                    </a:stretch>
                  </pic:blipFill>
                  <pic:spPr>
                    <a:xfrm>
                      <a:off x="0" y="0"/>
                      <a:ext cx="3024000" cy="410400"/>
                    </a:xfrm>
                    <a:prstGeom prst="rect">
                      <a:avLst/>
                    </a:prstGeom>
                  </pic:spPr>
                </pic:pic>
              </a:graphicData>
            </a:graphic>
          </wp:inline>
        </w:drawing>
      </w:r>
    </w:p>
    <w:p w14:paraId="3E15B5B5" w14:textId="43403380" w:rsidR="003F785A" w:rsidRPr="00D90E4F" w:rsidRDefault="00AD339E" w:rsidP="003F785A">
      <w:r>
        <w:t>The command removed 2112 unnecessary objects.</w:t>
      </w:r>
    </w:p>
    <w:p w14:paraId="61E8BCEA" w14:textId="77777777" w:rsidR="00E209EA" w:rsidRPr="00D90E4F" w:rsidRDefault="00A34800" w:rsidP="00E209EA">
      <w:pPr>
        <w:pStyle w:val="Rubrik2"/>
      </w:pPr>
      <w:bookmarkStart w:id="491" w:name="_Toc335636942"/>
      <w:bookmarkStart w:id="492" w:name="_Toc129002716"/>
      <w:bookmarkStart w:id="493" w:name="_Toc229474809"/>
      <w:r w:rsidRPr="00D90E4F">
        <w:t>Edge</w:t>
      </w:r>
      <w:bookmarkStart w:id="494" w:name="edgefix"/>
      <w:bookmarkEnd w:id="494"/>
      <w:r w:rsidR="00E209EA" w:rsidRPr="00D90E4F">
        <w:t>fix</w:t>
      </w:r>
      <w:bookmarkEnd w:id="491"/>
      <w:bookmarkEnd w:id="492"/>
      <w:bookmarkEnd w:id="493"/>
    </w:p>
    <w:p w14:paraId="2AD33CE9" w14:textId="6EF39BA7" w:rsidR="001347CC" w:rsidRDefault="001347CC" w:rsidP="005949B5">
      <w:pPr>
        <w:pStyle w:val="Bild"/>
      </w:pPr>
      <w:r w:rsidRPr="001347CC">
        <w:rPr>
          <w:noProof/>
        </w:rPr>
        <w:drawing>
          <wp:inline distT="0" distB="0" distL="0" distR="0" wp14:anchorId="12A7513A" wp14:editId="663FEB20">
            <wp:extent cx="2721600" cy="907200"/>
            <wp:effectExtent l="0" t="0" r="3175" b="7620"/>
            <wp:docPr id="88009593"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9593" name="Bildobjekt 1" descr="En bild som visar text, skärmbild, Teckensnitt, nummer&#10;&#10;Automatiskt genererad beskrivning"/>
                    <pic:cNvPicPr/>
                  </pic:nvPicPr>
                  <pic:blipFill>
                    <a:blip r:embed="rId289"/>
                    <a:stretch>
                      <a:fillRect/>
                    </a:stretch>
                  </pic:blipFill>
                  <pic:spPr>
                    <a:xfrm>
                      <a:off x="0" y="0"/>
                      <a:ext cx="2721600" cy="907200"/>
                    </a:xfrm>
                    <a:prstGeom prst="rect">
                      <a:avLst/>
                    </a:prstGeom>
                  </pic:spPr>
                </pic:pic>
              </a:graphicData>
            </a:graphic>
          </wp:inline>
        </w:drawing>
      </w:r>
    </w:p>
    <w:p w14:paraId="630556DA" w14:textId="2918787E" w:rsidR="00F7225C" w:rsidRDefault="00CD4119" w:rsidP="00F7225C">
      <w:r w:rsidRPr="00D90E4F">
        <w:t xml:space="preserve">This </w:t>
      </w:r>
      <w:r w:rsidR="00A34800" w:rsidRPr="00D90E4F">
        <w:t>command</w:t>
      </w:r>
      <w:r w:rsidR="00F7225C" w:rsidRPr="00D90E4F">
        <w:t xml:space="preserve"> replace</w:t>
      </w:r>
      <w:r w:rsidR="00386FAE" w:rsidRPr="00D90E4F">
        <w:t>s</w:t>
      </w:r>
      <w:r w:rsidR="00F7225C" w:rsidRPr="00D90E4F">
        <w:t xml:space="preserve"> a portion of a polyline with an arc or line to </w:t>
      </w:r>
      <w:r w:rsidR="00782BBA" w:rsidRPr="00D90E4F">
        <w:t>increase the quality and smoothness of the curve.</w:t>
      </w:r>
    </w:p>
    <w:p w14:paraId="4982F4E9" w14:textId="21882CEA" w:rsidR="001347CC" w:rsidRDefault="00FA0567" w:rsidP="00FA0567">
      <w:pPr>
        <w:pStyle w:val="DoNow"/>
      </w:pPr>
      <w:r>
        <w:t xml:space="preserve">Open the drawing Edgefix.dig in the </w:t>
      </w:r>
      <w:hyperlink w:anchor="_Samples" w:history="1">
        <w:r w:rsidRPr="00FA0567">
          <w:rPr>
            <w:rStyle w:val="Hyperlnk"/>
          </w:rPr>
          <w:t>sample</w:t>
        </w:r>
        <w:r>
          <w:rPr>
            <w:rStyle w:val="Hyperlnk"/>
          </w:rPr>
          <w:t>s</w:t>
        </w:r>
        <w:r w:rsidRPr="00FA0567">
          <w:rPr>
            <w:rStyle w:val="Hyperlnk"/>
          </w:rPr>
          <w:t xml:space="preserve"> directory</w:t>
        </w:r>
      </w:hyperlink>
      <w:r>
        <w:t>.</w:t>
      </w:r>
    </w:p>
    <w:p w14:paraId="45B971F1" w14:textId="364C22CC" w:rsidR="001347CC" w:rsidRDefault="003A4F75" w:rsidP="00FA0567">
      <w:pPr>
        <w:pStyle w:val="Bild"/>
      </w:pPr>
      <w:r>
        <w:rPr>
          <w:noProof/>
        </w:rPr>
        <w:drawing>
          <wp:inline distT="0" distB="0" distL="0" distR="0" wp14:anchorId="21DFC9EC" wp14:editId="13A020BE">
            <wp:extent cx="3272400" cy="2073600"/>
            <wp:effectExtent l="0" t="0" r="4445" b="3175"/>
            <wp:docPr id="1694278150" name="Bildobjekt 1" descr="En bild som visar rita, clipart, Linjekonst, skiss&#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78150" name="Bildobjekt 1" descr="En bild som visar rita, clipart, Linjekonst, skiss&#10;&#10;Automatiskt genererad beskrivning"/>
                    <pic:cNvPicPr/>
                  </pic:nvPicPr>
                  <pic:blipFill>
                    <a:blip r:embed="rId290"/>
                    <a:stretch>
                      <a:fillRect/>
                    </a:stretch>
                  </pic:blipFill>
                  <pic:spPr>
                    <a:xfrm>
                      <a:off x="0" y="0"/>
                      <a:ext cx="3272400" cy="2073600"/>
                    </a:xfrm>
                    <a:prstGeom prst="rect">
                      <a:avLst/>
                    </a:prstGeom>
                  </pic:spPr>
                </pic:pic>
              </a:graphicData>
            </a:graphic>
          </wp:inline>
        </w:drawing>
      </w:r>
    </w:p>
    <w:p w14:paraId="1288261A" w14:textId="77777777" w:rsidR="003A4F75" w:rsidRPr="00D90E4F" w:rsidRDefault="003A4F75" w:rsidP="003A4F75">
      <w:r>
        <w:t xml:space="preserve">Click on </w:t>
      </w:r>
      <w:r w:rsidRPr="00D90E4F">
        <w:t xml:space="preserve">start point A and an end point B. </w:t>
      </w:r>
      <w:r>
        <w:t>S</w:t>
      </w:r>
      <w:r w:rsidRPr="00D90E4F">
        <w:t>elect position C for the new curve which will replace the old curve with an arc</w:t>
      </w:r>
      <w:r>
        <w:t>. If you instead of selecting a point, you press the space it will be a line between A and B.</w:t>
      </w:r>
    </w:p>
    <w:p w14:paraId="5EE1E13B" w14:textId="5C36168F" w:rsidR="00B45CE7" w:rsidRPr="00D90E4F" w:rsidRDefault="003A4F75" w:rsidP="003A4F75">
      <w:pPr>
        <w:pStyle w:val="Bild"/>
      </w:pPr>
      <w:r>
        <w:rPr>
          <w:noProof/>
        </w:rPr>
        <w:drawing>
          <wp:inline distT="0" distB="0" distL="0" distR="0" wp14:anchorId="20FE4B98" wp14:editId="255E170E">
            <wp:extent cx="3085200" cy="1317600"/>
            <wp:effectExtent l="0" t="0" r="1270" b="0"/>
            <wp:docPr id="261368841" name="Bildobjekt 1" descr="En bild som visar Grafik, Teckensnitt, diagram, cirk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68841" name="Bildobjekt 1" descr="En bild som visar Grafik, Teckensnitt, diagram, cirkel&#10;&#10;Automatiskt genererad beskrivning"/>
                    <pic:cNvPicPr/>
                  </pic:nvPicPr>
                  <pic:blipFill>
                    <a:blip r:embed="rId291"/>
                    <a:stretch>
                      <a:fillRect/>
                    </a:stretch>
                  </pic:blipFill>
                  <pic:spPr>
                    <a:xfrm>
                      <a:off x="0" y="0"/>
                      <a:ext cx="3085200" cy="1317600"/>
                    </a:xfrm>
                    <a:prstGeom prst="rect">
                      <a:avLst/>
                    </a:prstGeom>
                  </pic:spPr>
                </pic:pic>
              </a:graphicData>
            </a:graphic>
          </wp:inline>
        </w:drawing>
      </w:r>
    </w:p>
    <w:p w14:paraId="761638D4" w14:textId="25FE4748" w:rsidR="008A5495" w:rsidRDefault="008A5495" w:rsidP="003A1543">
      <w:pPr>
        <w:pStyle w:val="Rubrik2"/>
      </w:pPr>
      <w:bookmarkStart w:id="495" w:name="_Curvefit"/>
      <w:bookmarkStart w:id="496" w:name="_Toc335636943"/>
      <w:bookmarkStart w:id="497" w:name="_Toc129002717"/>
      <w:bookmarkStart w:id="498" w:name="_Toc229474810"/>
      <w:bookmarkEnd w:id="495"/>
      <w:r>
        <w:t>Curvefit</w:t>
      </w:r>
      <w:bookmarkEnd w:id="498"/>
    </w:p>
    <w:p w14:paraId="4FCF91A2" w14:textId="7DA467AD" w:rsidR="008A5495" w:rsidRDefault="008A5495" w:rsidP="007817C6">
      <w:pPr>
        <w:pStyle w:val="Bild"/>
      </w:pPr>
      <w:r w:rsidRPr="008A5495">
        <w:rPr>
          <w:noProof/>
        </w:rPr>
        <w:drawing>
          <wp:inline distT="0" distB="0" distL="0" distR="0" wp14:anchorId="272A51C2" wp14:editId="50607C9D">
            <wp:extent cx="2689200" cy="928800"/>
            <wp:effectExtent l="0" t="0" r="0" b="5080"/>
            <wp:docPr id="271462787"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62787" name="Bildobjekt 1" descr="En bild som visar text, skärmbild, Teckensnitt, nummer&#10;&#10;Automatiskt genererad beskrivning"/>
                    <pic:cNvPicPr/>
                  </pic:nvPicPr>
                  <pic:blipFill>
                    <a:blip r:embed="rId292"/>
                    <a:stretch>
                      <a:fillRect/>
                    </a:stretch>
                  </pic:blipFill>
                  <pic:spPr>
                    <a:xfrm>
                      <a:off x="0" y="0"/>
                      <a:ext cx="2689200" cy="928800"/>
                    </a:xfrm>
                    <a:prstGeom prst="rect">
                      <a:avLst/>
                    </a:prstGeom>
                  </pic:spPr>
                </pic:pic>
              </a:graphicData>
            </a:graphic>
          </wp:inline>
        </w:drawing>
      </w:r>
    </w:p>
    <w:p w14:paraId="54BE470A" w14:textId="07104236" w:rsidR="007817C6" w:rsidRPr="00D90E4F" w:rsidRDefault="007817C6" w:rsidP="007817C6">
      <w:r w:rsidRPr="00D90E4F">
        <w:t xml:space="preserve">This command converts a polyline consisting of many short </w:t>
      </w:r>
      <w:r>
        <w:t>lines and arcs</w:t>
      </w:r>
      <w:r w:rsidRPr="00D90E4F">
        <w:t xml:space="preserve"> into a smooth curve with lines and arcs based on a given tolerance. The feature is useful to eliminate short line segments that may cause the machine not to operate as it should. It also may reduce file size.</w:t>
      </w:r>
    </w:p>
    <w:p w14:paraId="1FCBE846" w14:textId="43BB9DED" w:rsidR="008A5495" w:rsidRDefault="007817C6" w:rsidP="007817C6">
      <w:pPr>
        <w:pStyle w:val="DoNow"/>
      </w:pPr>
      <w:r>
        <w:t xml:space="preserve">Open the file "Curvefit.dig" in the </w:t>
      </w:r>
      <w:hyperlink w:anchor="_Samples" w:history="1">
        <w:r w:rsidRPr="007817C6">
          <w:rPr>
            <w:rStyle w:val="Hyperlnk"/>
          </w:rPr>
          <w:t>Samples directory.</w:t>
        </w:r>
      </w:hyperlink>
    </w:p>
    <w:p w14:paraId="2F7C0781" w14:textId="2D2F74D3" w:rsidR="008A5495" w:rsidRDefault="00DE675D" w:rsidP="00DE675D">
      <w:pPr>
        <w:pStyle w:val="Bild"/>
      </w:pPr>
      <w:r w:rsidRPr="00DE675D">
        <w:rPr>
          <w:noProof/>
        </w:rPr>
        <w:lastRenderedPageBreak/>
        <w:drawing>
          <wp:inline distT="0" distB="0" distL="0" distR="0" wp14:anchorId="10A18A36" wp14:editId="203FFF01">
            <wp:extent cx="3381847" cy="2124371"/>
            <wp:effectExtent l="0" t="0" r="9525" b="9525"/>
            <wp:docPr id="1554018087" name="Bildobjekt 1" descr="En bild som visar design&#10;&#10;Automatiskt genererad beskrivning med medelhög exakth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18087" name="Bildobjekt 1" descr="En bild som visar design&#10;&#10;Automatiskt genererad beskrivning med medelhög exakthet"/>
                    <pic:cNvPicPr/>
                  </pic:nvPicPr>
                  <pic:blipFill>
                    <a:blip r:embed="rId293"/>
                    <a:stretch>
                      <a:fillRect/>
                    </a:stretch>
                  </pic:blipFill>
                  <pic:spPr>
                    <a:xfrm>
                      <a:off x="0" y="0"/>
                      <a:ext cx="3381847" cy="2124371"/>
                    </a:xfrm>
                    <a:prstGeom prst="rect">
                      <a:avLst/>
                    </a:prstGeom>
                  </pic:spPr>
                </pic:pic>
              </a:graphicData>
            </a:graphic>
          </wp:inline>
        </w:drawing>
      </w:r>
    </w:p>
    <w:p w14:paraId="07DCAFDD" w14:textId="2DF900B9" w:rsidR="00DE675D" w:rsidRPr="00DE675D" w:rsidRDefault="00DE675D" w:rsidP="00DE675D">
      <w:r>
        <w:t xml:space="preserve">This file has a closed </w:t>
      </w:r>
      <w:r w:rsidR="006F6BFF">
        <w:t xml:space="preserve">polyline </w:t>
      </w:r>
      <w:r w:rsidR="006F6BFF" w:rsidRPr="006F6BFF">
        <w:t>consisting of 9</w:t>
      </w:r>
      <w:r w:rsidR="006F6BFF">
        <w:t>44 short lines.</w:t>
      </w:r>
    </w:p>
    <w:p w14:paraId="54C1EDB1" w14:textId="2575BD0F" w:rsidR="007817C6" w:rsidRDefault="006F6BFF" w:rsidP="005949B5">
      <w:pPr>
        <w:pStyle w:val="Bild"/>
      </w:pPr>
      <w:r w:rsidRPr="006F6BFF">
        <w:rPr>
          <w:noProof/>
        </w:rPr>
        <w:drawing>
          <wp:inline distT="0" distB="0" distL="0" distR="0" wp14:anchorId="30E29F00" wp14:editId="0425C036">
            <wp:extent cx="2437200" cy="435600"/>
            <wp:effectExtent l="0" t="0" r="1270" b="3175"/>
            <wp:docPr id="35324935"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4935" name="Bildobjekt 1" descr="En bild som visar text, skärmbild, Teckensnitt, linje&#10;&#10;Automatiskt genererad beskrivning"/>
                    <pic:cNvPicPr/>
                  </pic:nvPicPr>
                  <pic:blipFill>
                    <a:blip r:embed="rId294"/>
                    <a:stretch>
                      <a:fillRect/>
                    </a:stretch>
                  </pic:blipFill>
                  <pic:spPr>
                    <a:xfrm>
                      <a:off x="0" y="0"/>
                      <a:ext cx="2437200" cy="435600"/>
                    </a:xfrm>
                    <a:prstGeom prst="rect">
                      <a:avLst/>
                    </a:prstGeom>
                  </pic:spPr>
                </pic:pic>
              </a:graphicData>
            </a:graphic>
          </wp:inline>
        </w:drawing>
      </w:r>
    </w:p>
    <w:p w14:paraId="50EFECF6" w14:textId="7B9FD7B9" w:rsidR="007817C6" w:rsidRDefault="006F6BFF" w:rsidP="006F6BFF">
      <w:pPr>
        <w:pStyle w:val="DoNow"/>
      </w:pPr>
      <w:r>
        <w:t>Specify a tolerance and select the polyline.</w:t>
      </w:r>
    </w:p>
    <w:p w14:paraId="7B9BB74C" w14:textId="3EBDB1FA" w:rsidR="006F6BFF" w:rsidRDefault="006F6BFF" w:rsidP="005949B5">
      <w:pPr>
        <w:pStyle w:val="Bild"/>
      </w:pPr>
      <w:r w:rsidRPr="006F6BFF">
        <w:rPr>
          <w:noProof/>
        </w:rPr>
        <w:drawing>
          <wp:inline distT="0" distB="0" distL="0" distR="0" wp14:anchorId="0E619293" wp14:editId="1E7D5EF0">
            <wp:extent cx="2844000" cy="518400"/>
            <wp:effectExtent l="0" t="0" r="0" b="0"/>
            <wp:docPr id="1595765825" name="Bildobjekt 1" descr="En bild som visar text, Teckensnitt, skärmbild,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65825" name="Bildobjekt 1" descr="En bild som visar text, Teckensnitt, skärmbild, linje&#10;&#10;Automatiskt genererad beskrivning"/>
                    <pic:cNvPicPr/>
                  </pic:nvPicPr>
                  <pic:blipFill>
                    <a:blip r:embed="rId295"/>
                    <a:stretch>
                      <a:fillRect/>
                    </a:stretch>
                  </pic:blipFill>
                  <pic:spPr>
                    <a:xfrm>
                      <a:off x="0" y="0"/>
                      <a:ext cx="2844000" cy="518400"/>
                    </a:xfrm>
                    <a:prstGeom prst="rect">
                      <a:avLst/>
                    </a:prstGeom>
                  </pic:spPr>
                </pic:pic>
              </a:graphicData>
            </a:graphic>
          </wp:inline>
        </w:drawing>
      </w:r>
    </w:p>
    <w:p w14:paraId="7734E4F2" w14:textId="5D1F7432" w:rsidR="006F6BFF" w:rsidRDefault="006F6BFF" w:rsidP="008A5495">
      <w:r>
        <w:t xml:space="preserve">The 944 linear objects </w:t>
      </w:r>
      <w:r w:rsidR="006B143A">
        <w:t>have</w:t>
      </w:r>
      <w:r>
        <w:t xml:space="preserve"> no</w:t>
      </w:r>
      <w:r w:rsidR="006B143A">
        <w:t>w</w:t>
      </w:r>
      <w:r>
        <w:t xml:space="preserve"> been converted to 35 arcs.</w:t>
      </w:r>
    </w:p>
    <w:p w14:paraId="0ADBEC3B" w14:textId="77777777" w:rsidR="006B143A" w:rsidRPr="00D90E4F" w:rsidRDefault="006B143A" w:rsidP="006B143A">
      <w:pPr>
        <w:pStyle w:val="Rubrik2"/>
      </w:pPr>
      <w:bookmarkStart w:id="499" w:name="_Toc335636945"/>
      <w:bookmarkStart w:id="500" w:name="_Toc129002719"/>
      <w:bookmarkStart w:id="501" w:name="_Toc229474811"/>
      <w:r w:rsidRPr="00D90E4F">
        <w:t>Bou</w:t>
      </w:r>
      <w:bookmarkStart w:id="502" w:name="boundaryscan"/>
      <w:bookmarkEnd w:id="502"/>
      <w:r w:rsidRPr="00D90E4F">
        <w:t>ndary scan</w:t>
      </w:r>
      <w:bookmarkEnd w:id="499"/>
      <w:bookmarkEnd w:id="500"/>
      <w:bookmarkEnd w:id="501"/>
    </w:p>
    <w:p w14:paraId="32025C57" w14:textId="77777777" w:rsidR="006B143A" w:rsidRPr="00D90E4F" w:rsidRDefault="006B143A" w:rsidP="005949B5">
      <w:pPr>
        <w:pStyle w:val="Bild"/>
      </w:pPr>
      <w:r w:rsidRPr="006F6BFF">
        <w:rPr>
          <w:noProof/>
        </w:rPr>
        <w:drawing>
          <wp:inline distT="0" distB="0" distL="0" distR="0" wp14:anchorId="4871C51B" wp14:editId="59A76864">
            <wp:extent cx="2718000" cy="1004400"/>
            <wp:effectExtent l="0" t="0" r="6350" b="5715"/>
            <wp:docPr id="1419753722"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53722" name="Bildobjekt 1" descr="En bild som visar text, skärmbild, Teckensnitt, nummer&#10;&#10;Automatiskt genererad beskrivning"/>
                    <pic:cNvPicPr/>
                  </pic:nvPicPr>
                  <pic:blipFill>
                    <a:blip r:embed="rId296"/>
                    <a:stretch>
                      <a:fillRect/>
                    </a:stretch>
                  </pic:blipFill>
                  <pic:spPr>
                    <a:xfrm>
                      <a:off x="0" y="0"/>
                      <a:ext cx="2718000" cy="1004400"/>
                    </a:xfrm>
                    <a:prstGeom prst="rect">
                      <a:avLst/>
                    </a:prstGeom>
                  </pic:spPr>
                </pic:pic>
              </a:graphicData>
            </a:graphic>
          </wp:inline>
        </w:drawing>
      </w:r>
    </w:p>
    <w:p w14:paraId="1F9D4555" w14:textId="77777777" w:rsidR="006B143A" w:rsidRDefault="006B143A" w:rsidP="006B143A">
      <w:r w:rsidRPr="00D90E4F">
        <w:t>This command extracts closed polylines from enclosed areas.</w:t>
      </w:r>
    </w:p>
    <w:p w14:paraId="6F798B8B" w14:textId="7BF63A31" w:rsidR="006B143A" w:rsidRDefault="006B143A" w:rsidP="006B143A">
      <w:pPr>
        <w:pStyle w:val="DoNow"/>
      </w:pPr>
      <w:r>
        <w:t>Open the file "BoundaryScan</w:t>
      </w:r>
      <w:r w:rsidR="00BE0107">
        <w:t>.dig</w:t>
      </w:r>
      <w:r>
        <w:t xml:space="preserve">" in the </w:t>
      </w:r>
      <w:hyperlink w:anchor="_Samples" w:history="1">
        <w:r w:rsidRPr="006B143A">
          <w:rPr>
            <w:rStyle w:val="Hyperlnk"/>
          </w:rPr>
          <w:t>Sample</w:t>
        </w:r>
        <w:r>
          <w:rPr>
            <w:rStyle w:val="Hyperlnk"/>
          </w:rPr>
          <w:t>s</w:t>
        </w:r>
        <w:r w:rsidRPr="006B143A">
          <w:rPr>
            <w:rStyle w:val="Hyperlnk"/>
          </w:rPr>
          <w:t xml:space="preserve"> directory</w:t>
        </w:r>
      </w:hyperlink>
      <w:r>
        <w:t>.</w:t>
      </w:r>
    </w:p>
    <w:p w14:paraId="216AB089" w14:textId="1BC3268C" w:rsidR="006B143A" w:rsidRDefault="006B143A" w:rsidP="006B143A">
      <w:pPr>
        <w:pStyle w:val="Bild"/>
      </w:pPr>
      <w:r w:rsidRPr="006B143A">
        <w:rPr>
          <w:noProof/>
        </w:rPr>
        <w:drawing>
          <wp:inline distT="0" distB="0" distL="0" distR="0" wp14:anchorId="28AA8ADF" wp14:editId="319E67D3">
            <wp:extent cx="3172268" cy="2162477"/>
            <wp:effectExtent l="0" t="0" r="9525" b="9525"/>
            <wp:docPr id="1752926068" name="Bildobjekt 1" descr="En bild som visar rita, Linjekonst, linjeritning,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26068" name="Bildobjekt 1" descr="En bild som visar rita, Linjekonst, linjeritning, design&#10;&#10;Automatiskt genererad beskrivning"/>
                    <pic:cNvPicPr/>
                  </pic:nvPicPr>
                  <pic:blipFill>
                    <a:blip r:embed="rId297"/>
                    <a:stretch>
                      <a:fillRect/>
                    </a:stretch>
                  </pic:blipFill>
                  <pic:spPr>
                    <a:xfrm>
                      <a:off x="0" y="0"/>
                      <a:ext cx="3172268" cy="2162477"/>
                    </a:xfrm>
                    <a:prstGeom prst="rect">
                      <a:avLst/>
                    </a:prstGeom>
                  </pic:spPr>
                </pic:pic>
              </a:graphicData>
            </a:graphic>
          </wp:inline>
        </w:drawing>
      </w:r>
    </w:p>
    <w:p w14:paraId="719C78CB" w14:textId="3BBBECB4" w:rsidR="006B143A" w:rsidRDefault="006B143A" w:rsidP="006B143A">
      <w:r>
        <w:t>The object can consist of lines, arcs, ellipses, circles and splines.</w:t>
      </w:r>
    </w:p>
    <w:p w14:paraId="792BD7CA" w14:textId="30733026" w:rsidR="006B143A" w:rsidRDefault="006B143A" w:rsidP="006B143A">
      <w:pPr>
        <w:pStyle w:val="Bild"/>
      </w:pPr>
      <w:r w:rsidRPr="006B143A">
        <w:rPr>
          <w:noProof/>
        </w:rPr>
        <w:drawing>
          <wp:inline distT="0" distB="0" distL="0" distR="0" wp14:anchorId="4E0ADEF2" wp14:editId="73984C34">
            <wp:extent cx="2336400" cy="464400"/>
            <wp:effectExtent l="0" t="0" r="6985" b="0"/>
            <wp:docPr id="409939380"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39380" name="Bildobjekt 1" descr="En bild som visar text, skärmbild, Teckensnitt, linje&#10;&#10;Automatiskt genererad beskrivning"/>
                    <pic:cNvPicPr/>
                  </pic:nvPicPr>
                  <pic:blipFill>
                    <a:blip r:embed="rId298"/>
                    <a:stretch>
                      <a:fillRect/>
                    </a:stretch>
                  </pic:blipFill>
                  <pic:spPr>
                    <a:xfrm>
                      <a:off x="0" y="0"/>
                      <a:ext cx="2336400" cy="464400"/>
                    </a:xfrm>
                    <a:prstGeom prst="rect">
                      <a:avLst/>
                    </a:prstGeom>
                  </pic:spPr>
                </pic:pic>
              </a:graphicData>
            </a:graphic>
          </wp:inline>
        </w:drawing>
      </w:r>
    </w:p>
    <w:p w14:paraId="38A000DD" w14:textId="77777777" w:rsidR="00012B80" w:rsidRDefault="006B143A" w:rsidP="006B143A">
      <w:r>
        <w:t xml:space="preserve">Specify a tolerance. </w:t>
      </w:r>
    </w:p>
    <w:p w14:paraId="3828A132" w14:textId="75058E28" w:rsidR="00012B80" w:rsidRDefault="00012B80" w:rsidP="005949B5">
      <w:pPr>
        <w:pStyle w:val="Bild"/>
      </w:pPr>
      <w:r w:rsidRPr="00012B80">
        <w:rPr>
          <w:noProof/>
        </w:rPr>
        <w:lastRenderedPageBreak/>
        <w:drawing>
          <wp:inline distT="0" distB="0" distL="0" distR="0" wp14:anchorId="712B9C4C" wp14:editId="59E90608">
            <wp:extent cx="1897200" cy="925200"/>
            <wp:effectExtent l="0" t="0" r="8255" b="8255"/>
            <wp:docPr id="1997425879" name="Bildobjekt 1" descr="En bild som visar skärmbild, linje, svart, kons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25879" name="Bildobjekt 1" descr="En bild som visar skärmbild, linje, svart, konst&#10;&#10;Automatiskt genererad beskrivning"/>
                    <pic:cNvPicPr/>
                  </pic:nvPicPr>
                  <pic:blipFill>
                    <a:blip r:embed="rId299"/>
                    <a:stretch>
                      <a:fillRect/>
                    </a:stretch>
                  </pic:blipFill>
                  <pic:spPr>
                    <a:xfrm>
                      <a:off x="0" y="0"/>
                      <a:ext cx="1897200" cy="925200"/>
                    </a:xfrm>
                    <a:prstGeom prst="rect">
                      <a:avLst/>
                    </a:prstGeom>
                  </pic:spPr>
                </pic:pic>
              </a:graphicData>
            </a:graphic>
          </wp:inline>
        </w:drawing>
      </w:r>
    </w:p>
    <w:p w14:paraId="7596DD55" w14:textId="3C71A54E" w:rsidR="006B143A" w:rsidRDefault="006B143A" w:rsidP="006B143A">
      <w:r>
        <w:t>If there is no gap between the objects, then the tolerance can be 0.</w:t>
      </w:r>
      <w:r w:rsidR="00012B80">
        <w:t xml:space="preserve"> If there is a gap, the tolerance value must be larger than the gap.</w:t>
      </w:r>
    </w:p>
    <w:p w14:paraId="0E3D63F4" w14:textId="753E8380" w:rsidR="006B143A" w:rsidRDefault="00012B80" w:rsidP="00012B80">
      <w:pPr>
        <w:pStyle w:val="Bild"/>
      </w:pPr>
      <w:r w:rsidRPr="00012B80">
        <w:rPr>
          <w:noProof/>
        </w:rPr>
        <w:drawing>
          <wp:inline distT="0" distB="0" distL="0" distR="0" wp14:anchorId="7A47BDC2" wp14:editId="5ACB9918">
            <wp:extent cx="2066400" cy="417600"/>
            <wp:effectExtent l="0" t="0" r="0" b="1905"/>
            <wp:docPr id="508578494"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78494" name="Bildobjekt 1" descr="En bild som visar text, skärmbild, Teckensnitt, linje&#10;&#10;Automatiskt genererad beskrivning"/>
                    <pic:cNvPicPr/>
                  </pic:nvPicPr>
                  <pic:blipFill>
                    <a:blip r:embed="rId300"/>
                    <a:stretch>
                      <a:fillRect/>
                    </a:stretch>
                  </pic:blipFill>
                  <pic:spPr>
                    <a:xfrm>
                      <a:off x="0" y="0"/>
                      <a:ext cx="2066400" cy="417600"/>
                    </a:xfrm>
                    <a:prstGeom prst="rect">
                      <a:avLst/>
                    </a:prstGeom>
                  </pic:spPr>
                </pic:pic>
              </a:graphicData>
            </a:graphic>
          </wp:inline>
        </w:drawing>
      </w:r>
    </w:p>
    <w:p w14:paraId="567A0B80" w14:textId="00EA40C3" w:rsidR="006B143A" w:rsidRDefault="006B143A" w:rsidP="006B143A">
      <w:r>
        <w:t>On very large drawings it speeds up the calculation if you select the objects that should be involved in the process. On small drawings its no need to specify involved objects</w:t>
      </w:r>
      <w:r w:rsidR="00012B80">
        <w:t>. You can accept by the space bar.</w:t>
      </w:r>
    </w:p>
    <w:p w14:paraId="145C6819" w14:textId="59D31E74" w:rsidR="00012B80" w:rsidRDefault="00012B80" w:rsidP="00012B80">
      <w:pPr>
        <w:pStyle w:val="Bild"/>
      </w:pPr>
      <w:r w:rsidRPr="00012B80">
        <w:rPr>
          <w:noProof/>
        </w:rPr>
        <w:drawing>
          <wp:inline distT="0" distB="0" distL="0" distR="0" wp14:anchorId="1344340A" wp14:editId="22AE6003">
            <wp:extent cx="2631600" cy="450000"/>
            <wp:effectExtent l="0" t="0" r="0" b="7620"/>
            <wp:docPr id="645417782" name="Bildobjekt 1" descr="En bild som visar text, Teckensnitt, skärmbild,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17782" name="Bildobjekt 1" descr="En bild som visar text, Teckensnitt, skärmbild, linje&#10;&#10;Automatiskt genererad beskrivning"/>
                    <pic:cNvPicPr/>
                  </pic:nvPicPr>
                  <pic:blipFill>
                    <a:blip r:embed="rId301"/>
                    <a:stretch>
                      <a:fillRect/>
                    </a:stretch>
                  </pic:blipFill>
                  <pic:spPr>
                    <a:xfrm>
                      <a:off x="0" y="0"/>
                      <a:ext cx="2631600" cy="450000"/>
                    </a:xfrm>
                    <a:prstGeom prst="rect">
                      <a:avLst/>
                    </a:prstGeom>
                  </pic:spPr>
                </pic:pic>
              </a:graphicData>
            </a:graphic>
          </wp:inline>
        </w:drawing>
      </w:r>
    </w:p>
    <w:p w14:paraId="576536CA" w14:textId="792A8F5D" w:rsidR="00012B80" w:rsidRDefault="00012B80" w:rsidP="006B143A">
      <w:r>
        <w:t>Click on a point inside a bounding area. Press space and move the new object to another position</w:t>
      </w:r>
    </w:p>
    <w:p w14:paraId="0BC31A94" w14:textId="4EAC4584" w:rsidR="006B143A" w:rsidRPr="006B143A" w:rsidRDefault="006B143A" w:rsidP="00012B80">
      <w:pPr>
        <w:pStyle w:val="Bild"/>
      </w:pPr>
      <w:r w:rsidRPr="006B143A">
        <w:rPr>
          <w:noProof/>
        </w:rPr>
        <w:drawing>
          <wp:inline distT="0" distB="0" distL="0" distR="0" wp14:anchorId="41F3C00E" wp14:editId="4E96BC85">
            <wp:extent cx="4132800" cy="1746000"/>
            <wp:effectExtent l="0" t="0" r="1270" b="6985"/>
            <wp:docPr id="1592158249" name="Bildobjekt 1" descr="En bild som visar handskrift, rita, text,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58249" name="Bildobjekt 1" descr="En bild som visar handskrift, rita, text, Teckensnitt&#10;&#10;Automatiskt genererad beskrivning"/>
                    <pic:cNvPicPr/>
                  </pic:nvPicPr>
                  <pic:blipFill>
                    <a:blip r:embed="rId302"/>
                    <a:stretch>
                      <a:fillRect/>
                    </a:stretch>
                  </pic:blipFill>
                  <pic:spPr>
                    <a:xfrm>
                      <a:off x="0" y="0"/>
                      <a:ext cx="4132800" cy="1746000"/>
                    </a:xfrm>
                    <a:prstGeom prst="rect">
                      <a:avLst/>
                    </a:prstGeom>
                  </pic:spPr>
                </pic:pic>
              </a:graphicData>
            </a:graphic>
          </wp:inline>
        </w:drawing>
      </w:r>
    </w:p>
    <w:p w14:paraId="0E669E80" w14:textId="5E215172" w:rsidR="006B143A" w:rsidRPr="008A5495" w:rsidRDefault="00012B80" w:rsidP="008A5495">
      <w:r>
        <w:t>You can select a</w:t>
      </w:r>
      <w:r w:rsidR="006B143A" w:rsidRPr="00D90E4F">
        <w:t xml:space="preserve"> color by using shortcut "C" while picking the point.</w:t>
      </w:r>
    </w:p>
    <w:p w14:paraId="6E82547D" w14:textId="74FF02AA" w:rsidR="003A1543" w:rsidRPr="00D90E4F" w:rsidRDefault="003A1543" w:rsidP="003A1543">
      <w:pPr>
        <w:pStyle w:val="Rubrik2"/>
      </w:pPr>
      <w:bookmarkStart w:id="503" w:name="_Toc229474812"/>
      <w:r w:rsidRPr="00D90E4F">
        <w:t>Rep</w:t>
      </w:r>
      <w:bookmarkStart w:id="504" w:name="replace"/>
      <w:bookmarkEnd w:id="504"/>
      <w:r w:rsidRPr="00D90E4F">
        <w:t>lace</w:t>
      </w:r>
      <w:bookmarkEnd w:id="496"/>
      <w:bookmarkEnd w:id="497"/>
      <w:bookmarkEnd w:id="503"/>
    </w:p>
    <w:p w14:paraId="0EA8671F" w14:textId="6700DEC2" w:rsidR="008A5495" w:rsidRDefault="00BE0107" w:rsidP="00BE0107">
      <w:pPr>
        <w:pStyle w:val="Bild"/>
      </w:pPr>
      <w:r w:rsidRPr="00BE0107">
        <w:rPr>
          <w:noProof/>
        </w:rPr>
        <w:drawing>
          <wp:inline distT="0" distB="0" distL="0" distR="0" wp14:anchorId="276E9876" wp14:editId="5DB0FA76">
            <wp:extent cx="2682000" cy="982800"/>
            <wp:effectExtent l="0" t="0" r="4445" b="8255"/>
            <wp:docPr id="1258228487"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28487" name="Bildobjekt 1" descr="En bild som visar text, skärmbild, Teckensnitt, nummer&#10;&#10;Automatiskt genererad beskrivning"/>
                    <pic:cNvPicPr/>
                  </pic:nvPicPr>
                  <pic:blipFill>
                    <a:blip r:embed="rId303"/>
                    <a:stretch>
                      <a:fillRect/>
                    </a:stretch>
                  </pic:blipFill>
                  <pic:spPr>
                    <a:xfrm>
                      <a:off x="0" y="0"/>
                      <a:ext cx="2682000" cy="982800"/>
                    </a:xfrm>
                    <a:prstGeom prst="rect">
                      <a:avLst/>
                    </a:prstGeom>
                  </pic:spPr>
                </pic:pic>
              </a:graphicData>
            </a:graphic>
          </wp:inline>
        </w:drawing>
      </w:r>
    </w:p>
    <w:p w14:paraId="1FB3A21D" w14:textId="0957F6EC" w:rsidR="002431A8" w:rsidRDefault="001E6058" w:rsidP="009C6DDF">
      <w:r w:rsidRPr="00D90E4F">
        <w:t xml:space="preserve">This </w:t>
      </w:r>
      <w:r w:rsidR="002431A8" w:rsidRPr="00D90E4F">
        <w:t>command replaces objects with other objects.</w:t>
      </w:r>
    </w:p>
    <w:p w14:paraId="7D322044" w14:textId="5B2D6885" w:rsidR="00BE0107" w:rsidRDefault="00BE0107" w:rsidP="00BE0107">
      <w:pPr>
        <w:pStyle w:val="DoNow"/>
      </w:pPr>
      <w:r>
        <w:t xml:space="preserve">Open the file "Replace.dig" in the </w:t>
      </w:r>
      <w:hyperlink w:anchor="_Samples" w:history="1">
        <w:r w:rsidRPr="006B143A">
          <w:rPr>
            <w:rStyle w:val="Hyperlnk"/>
          </w:rPr>
          <w:t>Sample</w:t>
        </w:r>
        <w:r>
          <w:rPr>
            <w:rStyle w:val="Hyperlnk"/>
          </w:rPr>
          <w:t>s</w:t>
        </w:r>
        <w:r w:rsidRPr="006B143A">
          <w:rPr>
            <w:rStyle w:val="Hyperlnk"/>
          </w:rPr>
          <w:t xml:space="preserve"> directory</w:t>
        </w:r>
      </w:hyperlink>
      <w:r>
        <w:t>.</w:t>
      </w:r>
    </w:p>
    <w:p w14:paraId="4DE187A4" w14:textId="04992B72" w:rsidR="00BE0107" w:rsidRPr="00D90E4F" w:rsidRDefault="00BE0107" w:rsidP="00BE0107">
      <w:pPr>
        <w:pStyle w:val="Bild"/>
      </w:pPr>
      <w:r w:rsidRPr="00BE0107">
        <w:rPr>
          <w:noProof/>
        </w:rPr>
        <w:drawing>
          <wp:inline distT="0" distB="0" distL="0" distR="0" wp14:anchorId="0324674B" wp14:editId="47730639">
            <wp:extent cx="2196000" cy="1224000"/>
            <wp:effectExtent l="0" t="0" r="0" b="0"/>
            <wp:docPr id="1520229551" name="Bildobjekt 1" descr="En bild som visar skiss, diagram,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29551" name="Bildobjekt 1" descr="En bild som visar skiss, diagram, design&#10;&#10;Automatiskt genererad beskrivning"/>
                    <pic:cNvPicPr/>
                  </pic:nvPicPr>
                  <pic:blipFill>
                    <a:blip r:embed="rId304"/>
                    <a:stretch>
                      <a:fillRect/>
                    </a:stretch>
                  </pic:blipFill>
                  <pic:spPr>
                    <a:xfrm>
                      <a:off x="0" y="0"/>
                      <a:ext cx="2196000" cy="1224000"/>
                    </a:xfrm>
                    <a:prstGeom prst="rect">
                      <a:avLst/>
                    </a:prstGeom>
                  </pic:spPr>
                </pic:pic>
              </a:graphicData>
            </a:graphic>
          </wp:inline>
        </w:drawing>
      </w:r>
    </w:p>
    <w:p w14:paraId="495EFFF0" w14:textId="0F1234AB" w:rsidR="00317D2C" w:rsidRDefault="00BE0107" w:rsidP="00BE0107">
      <w:pPr>
        <w:pStyle w:val="DoNow"/>
      </w:pPr>
      <w:r>
        <w:t>Start the command and select circle as source object, and all the polygons as target objects</w:t>
      </w:r>
    </w:p>
    <w:p w14:paraId="11473B1A" w14:textId="51143DA1" w:rsidR="00BE0107" w:rsidRPr="00BE0107" w:rsidRDefault="00BE0107" w:rsidP="00BE0107">
      <w:pPr>
        <w:pStyle w:val="Bild"/>
      </w:pPr>
      <w:r w:rsidRPr="00BE0107">
        <w:rPr>
          <w:noProof/>
        </w:rPr>
        <w:lastRenderedPageBreak/>
        <w:drawing>
          <wp:inline distT="0" distB="0" distL="0" distR="0" wp14:anchorId="108D2E7F" wp14:editId="4135160E">
            <wp:extent cx="1965600" cy="1126800"/>
            <wp:effectExtent l="0" t="0" r="0" b="0"/>
            <wp:docPr id="502240070" name="Bildobjekt 1" descr="En bild som visar cirk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40070" name="Bildobjekt 1" descr="En bild som visar cirkel&#10;&#10;Automatiskt genererad beskrivning"/>
                    <pic:cNvPicPr/>
                  </pic:nvPicPr>
                  <pic:blipFill>
                    <a:blip r:embed="rId305"/>
                    <a:stretch>
                      <a:fillRect/>
                    </a:stretch>
                  </pic:blipFill>
                  <pic:spPr>
                    <a:xfrm>
                      <a:off x="0" y="0"/>
                      <a:ext cx="1965600" cy="1126800"/>
                    </a:xfrm>
                    <a:prstGeom prst="rect">
                      <a:avLst/>
                    </a:prstGeom>
                  </pic:spPr>
                </pic:pic>
              </a:graphicData>
            </a:graphic>
          </wp:inline>
        </w:drawing>
      </w:r>
    </w:p>
    <w:p w14:paraId="378F7A66" w14:textId="0983FAA2" w:rsidR="00317D2C" w:rsidRPr="00D90E4F" w:rsidRDefault="002431A8" w:rsidP="002431A8">
      <w:r w:rsidRPr="00D90E4F">
        <w:t>All target objects will be replaced by the source object. The position</w:t>
      </w:r>
      <w:r w:rsidR="00BE0107">
        <w:t>s</w:t>
      </w:r>
      <w:r w:rsidRPr="00D90E4F">
        <w:t xml:space="preserve"> </w:t>
      </w:r>
      <w:r w:rsidR="00BE0107">
        <w:t xml:space="preserve">are </w:t>
      </w:r>
      <w:r w:rsidRPr="00D90E4F">
        <w:t xml:space="preserve">calculated by the center of gravity position. </w:t>
      </w:r>
    </w:p>
    <w:p w14:paraId="165777D2" w14:textId="77777777" w:rsidR="003A1543" w:rsidRPr="00D90E4F" w:rsidRDefault="003A1543" w:rsidP="003A1543">
      <w:pPr>
        <w:pStyle w:val="Rubrik2"/>
      </w:pPr>
      <w:bookmarkStart w:id="505" w:name="_Toc335636944"/>
      <w:bookmarkStart w:id="506" w:name="_Toc129002718"/>
      <w:bookmarkStart w:id="507" w:name="_Toc229474813"/>
      <w:r w:rsidRPr="00D90E4F">
        <w:t>Ana</w:t>
      </w:r>
      <w:bookmarkStart w:id="508" w:name="analyze"/>
      <w:bookmarkEnd w:id="508"/>
      <w:r w:rsidRPr="00D90E4F">
        <w:t>lyze</w:t>
      </w:r>
      <w:bookmarkEnd w:id="505"/>
      <w:bookmarkEnd w:id="506"/>
      <w:bookmarkEnd w:id="507"/>
    </w:p>
    <w:p w14:paraId="6E618768" w14:textId="13F7878B" w:rsidR="000C7050" w:rsidRPr="00D90E4F" w:rsidRDefault="00BE0107" w:rsidP="00BE0107">
      <w:pPr>
        <w:pStyle w:val="Bild"/>
      </w:pPr>
      <w:r w:rsidRPr="00BE0107">
        <w:rPr>
          <w:noProof/>
        </w:rPr>
        <w:drawing>
          <wp:inline distT="0" distB="0" distL="0" distR="0" wp14:anchorId="0764C4ED" wp14:editId="62A19349">
            <wp:extent cx="2862000" cy="997200"/>
            <wp:effectExtent l="0" t="0" r="0" b="0"/>
            <wp:docPr id="92582465"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2465" name="Bildobjekt 1" descr="En bild som visar text, skärmbild, Teckensnitt, nummer&#10;&#10;Automatiskt genererad beskrivning"/>
                    <pic:cNvPicPr/>
                  </pic:nvPicPr>
                  <pic:blipFill>
                    <a:blip r:embed="rId306"/>
                    <a:stretch>
                      <a:fillRect/>
                    </a:stretch>
                  </pic:blipFill>
                  <pic:spPr>
                    <a:xfrm>
                      <a:off x="0" y="0"/>
                      <a:ext cx="2862000" cy="997200"/>
                    </a:xfrm>
                    <a:prstGeom prst="rect">
                      <a:avLst/>
                    </a:prstGeom>
                  </pic:spPr>
                </pic:pic>
              </a:graphicData>
            </a:graphic>
          </wp:inline>
        </w:drawing>
      </w:r>
    </w:p>
    <w:p w14:paraId="5C05E049" w14:textId="7014D6FB" w:rsidR="00BE0107" w:rsidRDefault="00BE0107" w:rsidP="003D2030">
      <w:r>
        <w:t>You need to have closed geometries without gaps and overlaps to generate good toolpaths. There are several automatic commands like Cleanup, Curvefit, Boundary scan that can do this. On very tricky drawings you can use the analyze command and fix the problem manually.</w:t>
      </w:r>
    </w:p>
    <w:p w14:paraId="1A71ECE3" w14:textId="0B531B17" w:rsidR="00BE0107" w:rsidRDefault="00BE0107" w:rsidP="00BE0107">
      <w:pPr>
        <w:pStyle w:val="DoNow"/>
      </w:pPr>
      <w:r>
        <w:t xml:space="preserve">Open the drawing "Analyze.dig" in the </w:t>
      </w:r>
      <w:hyperlink w:anchor="_Samples" w:history="1">
        <w:r w:rsidRPr="00BE0107">
          <w:rPr>
            <w:rStyle w:val="Hyperlnk"/>
          </w:rPr>
          <w:t>Samples directory</w:t>
        </w:r>
      </w:hyperlink>
      <w:r>
        <w:t xml:space="preserve">. </w:t>
      </w:r>
    </w:p>
    <w:p w14:paraId="6B3C2CDF" w14:textId="68DD28A4" w:rsidR="00BE0107" w:rsidRPr="00BE0107" w:rsidRDefault="00BE0107" w:rsidP="00BE0107">
      <w:pPr>
        <w:pStyle w:val="Bild"/>
      </w:pPr>
      <w:r w:rsidRPr="00BE0107">
        <w:rPr>
          <w:noProof/>
        </w:rPr>
        <w:drawing>
          <wp:inline distT="0" distB="0" distL="0" distR="0" wp14:anchorId="076D16D7" wp14:editId="7C71A810">
            <wp:extent cx="6120000" cy="1461600"/>
            <wp:effectExtent l="0" t="0" r="0" b="5715"/>
            <wp:docPr id="613310266" name="Bildobjekt 1" descr="En bild som visar linje, skärmbild,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10266" name="Bildobjekt 1" descr="En bild som visar linje, skärmbild, diagram&#10;&#10;Automatiskt genererad beskrivning"/>
                    <pic:cNvPicPr/>
                  </pic:nvPicPr>
                  <pic:blipFill>
                    <a:blip r:embed="rId307"/>
                    <a:stretch>
                      <a:fillRect/>
                    </a:stretch>
                  </pic:blipFill>
                  <pic:spPr>
                    <a:xfrm>
                      <a:off x="0" y="0"/>
                      <a:ext cx="6120000" cy="1461600"/>
                    </a:xfrm>
                    <a:prstGeom prst="rect">
                      <a:avLst/>
                    </a:prstGeom>
                  </pic:spPr>
                </pic:pic>
              </a:graphicData>
            </a:graphic>
          </wp:inline>
        </w:drawing>
      </w:r>
    </w:p>
    <w:p w14:paraId="4BCD0DFE" w14:textId="77777777" w:rsidR="00BE0107" w:rsidRDefault="00BE0107" w:rsidP="00BE0107">
      <w:r w:rsidRPr="00D90E4F">
        <w:t xml:space="preserve">This command creates red </w:t>
      </w:r>
      <w:r>
        <w:t>X</w:t>
      </w:r>
      <w:r w:rsidRPr="00D90E4F">
        <w:t xml:space="preserve"> on gaps between objects and yellow </w:t>
      </w:r>
      <w:r>
        <w:t>X</w:t>
      </w:r>
      <w:r w:rsidRPr="00D90E4F">
        <w:t xml:space="preserve"> if the objects are overlapped.</w:t>
      </w:r>
    </w:p>
    <w:p w14:paraId="4EC03286" w14:textId="1EDB2B82" w:rsidR="001745E4" w:rsidRPr="00D90E4F" w:rsidRDefault="00BE0107" w:rsidP="006E04A3">
      <w:r>
        <w:t>To remove the X just click on the command one more time.</w:t>
      </w:r>
    </w:p>
    <w:p w14:paraId="7D2F69AB" w14:textId="77777777" w:rsidR="007256E1" w:rsidRPr="00D90E4F" w:rsidRDefault="007256E1" w:rsidP="007256E1">
      <w:pPr>
        <w:pStyle w:val="Rubrik2"/>
      </w:pPr>
      <w:bookmarkStart w:id="509" w:name="_Toc335636946"/>
      <w:bookmarkStart w:id="510" w:name="_Toc129002720"/>
      <w:bookmarkStart w:id="511" w:name="_Toc229474814"/>
      <w:r w:rsidRPr="00D90E4F">
        <w:t>Boun</w:t>
      </w:r>
      <w:bookmarkStart w:id="512" w:name="boundarytrim"/>
      <w:bookmarkEnd w:id="512"/>
      <w:r w:rsidRPr="00D90E4F">
        <w:t xml:space="preserve">dary </w:t>
      </w:r>
      <w:r w:rsidR="00D83227" w:rsidRPr="00D90E4F">
        <w:t>trim</w:t>
      </w:r>
      <w:bookmarkEnd w:id="509"/>
      <w:bookmarkEnd w:id="510"/>
      <w:bookmarkEnd w:id="511"/>
    </w:p>
    <w:p w14:paraId="1EF5C89F" w14:textId="776C1D71" w:rsidR="007852C4" w:rsidRPr="00D90E4F" w:rsidRDefault="00487593" w:rsidP="00BE0107">
      <w:pPr>
        <w:pStyle w:val="Bild"/>
      </w:pPr>
      <w:r w:rsidRPr="00487593">
        <w:rPr>
          <w:noProof/>
        </w:rPr>
        <w:drawing>
          <wp:inline distT="0" distB="0" distL="0" distR="0" wp14:anchorId="09B26EE4" wp14:editId="49A588D8">
            <wp:extent cx="2430000" cy="662400"/>
            <wp:effectExtent l="0" t="0" r="8890" b="4445"/>
            <wp:docPr id="1091335192" name="Bildobjekt 1" descr="En bild som visar text, skärmbild, Teckensnitt, Varumärk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35192" name="Bildobjekt 1" descr="En bild som visar text, skärmbild, Teckensnitt, Varumärke&#10;&#10;Automatiskt genererad beskrivning"/>
                    <pic:cNvPicPr/>
                  </pic:nvPicPr>
                  <pic:blipFill>
                    <a:blip r:embed="rId308"/>
                    <a:stretch>
                      <a:fillRect/>
                    </a:stretch>
                  </pic:blipFill>
                  <pic:spPr>
                    <a:xfrm>
                      <a:off x="0" y="0"/>
                      <a:ext cx="2430000" cy="662400"/>
                    </a:xfrm>
                    <a:prstGeom prst="rect">
                      <a:avLst/>
                    </a:prstGeom>
                  </pic:spPr>
                </pic:pic>
              </a:graphicData>
            </a:graphic>
          </wp:inline>
        </w:drawing>
      </w:r>
    </w:p>
    <w:p w14:paraId="6384D51A" w14:textId="77777777" w:rsidR="005A6530" w:rsidRDefault="001E6058" w:rsidP="007852C4">
      <w:pPr>
        <w:pStyle w:val="Beskrivning"/>
        <w:rPr>
          <w:b w:val="0"/>
          <w:sz w:val="20"/>
          <w:szCs w:val="20"/>
        </w:rPr>
      </w:pPr>
      <w:r w:rsidRPr="00D90E4F">
        <w:rPr>
          <w:b w:val="0"/>
          <w:sz w:val="20"/>
          <w:szCs w:val="20"/>
        </w:rPr>
        <w:t xml:space="preserve">This </w:t>
      </w:r>
      <w:r w:rsidR="005A6530" w:rsidRPr="00D90E4F">
        <w:rPr>
          <w:b w:val="0"/>
          <w:sz w:val="20"/>
          <w:szCs w:val="20"/>
        </w:rPr>
        <w:t>command trims or deletes objects that are inside or outside a closed geometry.</w:t>
      </w:r>
    </w:p>
    <w:p w14:paraId="77F3BBCD" w14:textId="77777777" w:rsidR="00BE0107" w:rsidRPr="00BE0107" w:rsidRDefault="00BE0107" w:rsidP="00BE0107"/>
    <w:p w14:paraId="79F02108" w14:textId="77777777" w:rsidR="005A6530" w:rsidRPr="00D90E4F" w:rsidRDefault="009378B9" w:rsidP="005949B5">
      <w:pPr>
        <w:pStyle w:val="Bild"/>
      </w:pPr>
      <w:r w:rsidRPr="00D90E4F">
        <w:rPr>
          <w:noProof/>
        </w:rPr>
        <w:drawing>
          <wp:inline distT="0" distB="0" distL="0" distR="0" wp14:anchorId="56C5C616" wp14:editId="7C4D2570">
            <wp:extent cx="3818255" cy="943610"/>
            <wp:effectExtent l="19050" t="0" r="0" b="0"/>
            <wp:docPr id="18774" name="Bild 18774" descr="Image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74" descr="Image276"/>
                    <pic:cNvPicPr>
                      <a:picLocks noChangeAspect="1" noChangeArrowheads="1"/>
                    </pic:cNvPicPr>
                  </pic:nvPicPr>
                  <pic:blipFill>
                    <a:blip r:embed="rId309" cstate="print"/>
                    <a:srcRect/>
                    <a:stretch>
                      <a:fillRect/>
                    </a:stretch>
                  </pic:blipFill>
                  <pic:spPr bwMode="auto">
                    <a:xfrm>
                      <a:off x="0" y="0"/>
                      <a:ext cx="3818255" cy="943610"/>
                    </a:xfrm>
                    <a:prstGeom prst="rect">
                      <a:avLst/>
                    </a:prstGeom>
                    <a:noFill/>
                    <a:ln w="9525">
                      <a:noFill/>
                      <a:miter lim="800000"/>
                      <a:headEnd/>
                      <a:tailEnd/>
                    </a:ln>
                  </pic:spPr>
                </pic:pic>
              </a:graphicData>
            </a:graphic>
          </wp:inline>
        </w:drawing>
      </w:r>
    </w:p>
    <w:p w14:paraId="2D6AEE19" w14:textId="77777777" w:rsidR="005A6530" w:rsidRPr="00D90E4F" w:rsidRDefault="00386FAE" w:rsidP="007852C4">
      <w:pPr>
        <w:pStyle w:val="Beskrivning"/>
        <w:rPr>
          <w:b w:val="0"/>
          <w:sz w:val="20"/>
          <w:szCs w:val="20"/>
        </w:rPr>
      </w:pPr>
      <w:r w:rsidRPr="00D90E4F">
        <w:rPr>
          <w:b w:val="0"/>
          <w:sz w:val="20"/>
          <w:szCs w:val="20"/>
        </w:rPr>
        <w:t>St</w:t>
      </w:r>
      <w:r w:rsidR="005A6530" w:rsidRPr="00D90E4F">
        <w:rPr>
          <w:b w:val="0"/>
          <w:sz w:val="20"/>
          <w:szCs w:val="20"/>
        </w:rPr>
        <w:t>art</w:t>
      </w:r>
      <w:r w:rsidRPr="00D90E4F">
        <w:rPr>
          <w:b w:val="0"/>
          <w:sz w:val="20"/>
          <w:szCs w:val="20"/>
        </w:rPr>
        <w:t xml:space="preserve"> </w:t>
      </w:r>
      <w:r w:rsidR="005A6530" w:rsidRPr="00D90E4F">
        <w:rPr>
          <w:b w:val="0"/>
          <w:sz w:val="20"/>
          <w:szCs w:val="20"/>
        </w:rPr>
        <w:t xml:space="preserve">the command and </w:t>
      </w:r>
      <w:r w:rsidRPr="00D90E4F">
        <w:rPr>
          <w:b w:val="0"/>
          <w:sz w:val="20"/>
          <w:szCs w:val="20"/>
        </w:rPr>
        <w:t>select a point</w:t>
      </w:r>
      <w:r w:rsidR="005A6530" w:rsidRPr="00D90E4F">
        <w:rPr>
          <w:b w:val="0"/>
          <w:sz w:val="20"/>
          <w:szCs w:val="20"/>
        </w:rPr>
        <w:t xml:space="preserve"> on the circle (A)</w:t>
      </w:r>
      <w:r w:rsidRPr="00D90E4F">
        <w:rPr>
          <w:b w:val="0"/>
          <w:sz w:val="20"/>
          <w:szCs w:val="20"/>
        </w:rPr>
        <w:t>. E</w:t>
      </w:r>
      <w:r w:rsidR="005A6530" w:rsidRPr="00D90E4F">
        <w:rPr>
          <w:b w:val="0"/>
          <w:sz w:val="20"/>
          <w:szCs w:val="20"/>
        </w:rPr>
        <w:t xml:space="preserve">verything inside the circle is deleted. Objects that are intersecting with the circle are trimmed. </w:t>
      </w:r>
      <w:r w:rsidRPr="00D90E4F">
        <w:rPr>
          <w:b w:val="0"/>
          <w:sz w:val="20"/>
          <w:szCs w:val="20"/>
        </w:rPr>
        <w:t>Hold</w:t>
      </w:r>
      <w:r w:rsidR="005A6530" w:rsidRPr="00D90E4F">
        <w:rPr>
          <w:b w:val="0"/>
          <w:sz w:val="20"/>
          <w:szCs w:val="20"/>
        </w:rPr>
        <w:t xml:space="preserve"> down the SHIFT key while selecting the circle </w:t>
      </w:r>
      <w:r w:rsidR="001E6058" w:rsidRPr="00D90E4F">
        <w:rPr>
          <w:b w:val="0"/>
          <w:sz w:val="20"/>
          <w:szCs w:val="20"/>
        </w:rPr>
        <w:t xml:space="preserve">to </w:t>
      </w:r>
      <w:r w:rsidR="005A6530" w:rsidRPr="00D90E4F">
        <w:rPr>
          <w:b w:val="0"/>
          <w:sz w:val="20"/>
          <w:szCs w:val="20"/>
        </w:rPr>
        <w:t>make the opposite result.</w:t>
      </w:r>
    </w:p>
    <w:p w14:paraId="67CBFAA2" w14:textId="580A0FB7" w:rsidR="006E6D28" w:rsidRPr="00D90E4F" w:rsidRDefault="006E6D28" w:rsidP="006E6D28">
      <w:pPr>
        <w:pStyle w:val="Rubrik2"/>
      </w:pPr>
      <w:bookmarkStart w:id="513" w:name="_Toc335636948"/>
      <w:bookmarkStart w:id="514" w:name="_Toc129002722"/>
      <w:bookmarkStart w:id="515" w:name="_Toc229474815"/>
      <w:r w:rsidRPr="00D90E4F">
        <w:lastRenderedPageBreak/>
        <w:t>Poly jo</w:t>
      </w:r>
      <w:bookmarkStart w:id="516" w:name="polyjoint"/>
      <w:bookmarkEnd w:id="516"/>
      <w:r w:rsidRPr="00D90E4F">
        <w:t>int</w:t>
      </w:r>
      <w:bookmarkEnd w:id="513"/>
      <w:bookmarkEnd w:id="514"/>
      <w:bookmarkEnd w:id="515"/>
    </w:p>
    <w:p w14:paraId="1C786449" w14:textId="0D6806E5" w:rsidR="005C4C99" w:rsidRPr="00D90E4F" w:rsidRDefault="00487593" w:rsidP="005949B5">
      <w:pPr>
        <w:pStyle w:val="Bild"/>
      </w:pPr>
      <w:r w:rsidRPr="00487593">
        <w:rPr>
          <w:noProof/>
        </w:rPr>
        <w:drawing>
          <wp:inline distT="0" distB="0" distL="0" distR="0" wp14:anchorId="7200FCD4" wp14:editId="2841D88A">
            <wp:extent cx="1630800" cy="1058400"/>
            <wp:effectExtent l="0" t="0" r="7620" b="8890"/>
            <wp:docPr id="1481569487"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69487" name="Bildobjekt 1" descr="En bild som visar text, skärmbild, Teckensnitt, linje&#10;&#10;Automatiskt genererad beskrivning"/>
                    <pic:cNvPicPr/>
                  </pic:nvPicPr>
                  <pic:blipFill>
                    <a:blip r:embed="rId310"/>
                    <a:stretch>
                      <a:fillRect/>
                    </a:stretch>
                  </pic:blipFill>
                  <pic:spPr>
                    <a:xfrm>
                      <a:off x="0" y="0"/>
                      <a:ext cx="1630800" cy="1058400"/>
                    </a:xfrm>
                    <a:prstGeom prst="rect">
                      <a:avLst/>
                    </a:prstGeom>
                  </pic:spPr>
                </pic:pic>
              </a:graphicData>
            </a:graphic>
          </wp:inline>
        </w:drawing>
      </w:r>
    </w:p>
    <w:p w14:paraId="51AC14B1" w14:textId="77777777" w:rsidR="005C4C99" w:rsidRPr="00D90E4F" w:rsidRDefault="004E60E9" w:rsidP="005C4C99">
      <w:r w:rsidRPr="00D90E4F">
        <w:t xml:space="preserve">This </w:t>
      </w:r>
      <w:r w:rsidR="005C4C99" w:rsidRPr="00D90E4F">
        <w:t xml:space="preserve">command </w:t>
      </w:r>
      <w:r w:rsidR="00F062EA" w:rsidRPr="00D90E4F">
        <w:t>is</w:t>
      </w:r>
      <w:r w:rsidR="005C4C99" w:rsidRPr="00D90E4F">
        <w:t xml:space="preserve"> used to join areas together or to split areas.</w:t>
      </w:r>
      <w:r w:rsidR="00872528" w:rsidRPr="00D90E4F">
        <w:t xml:space="preserve"> The function must be applied on closed polylines.</w:t>
      </w:r>
    </w:p>
    <w:p w14:paraId="698AF336" w14:textId="465A7F99" w:rsidR="005C4C99" w:rsidRPr="00D90E4F" w:rsidRDefault="009378B9" w:rsidP="00487593">
      <w:pPr>
        <w:keepNext/>
      </w:pPr>
      <w:r w:rsidRPr="00D90E4F">
        <w:rPr>
          <w:noProof/>
        </w:rPr>
        <w:drawing>
          <wp:inline distT="0" distB="0" distL="0" distR="0" wp14:anchorId="0CB14876" wp14:editId="08357BF6">
            <wp:extent cx="3496945" cy="943610"/>
            <wp:effectExtent l="19050" t="0" r="8255" b="0"/>
            <wp:docPr id="18778" name="Bild 18778" descr="Image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78" descr="Image280"/>
                    <pic:cNvPicPr>
                      <a:picLocks noChangeAspect="1" noChangeArrowheads="1"/>
                    </pic:cNvPicPr>
                  </pic:nvPicPr>
                  <pic:blipFill>
                    <a:blip r:embed="rId311" cstate="print"/>
                    <a:srcRect/>
                    <a:stretch>
                      <a:fillRect/>
                    </a:stretch>
                  </pic:blipFill>
                  <pic:spPr bwMode="auto">
                    <a:xfrm>
                      <a:off x="0" y="0"/>
                      <a:ext cx="3496945" cy="943610"/>
                    </a:xfrm>
                    <a:prstGeom prst="rect">
                      <a:avLst/>
                    </a:prstGeom>
                    <a:noFill/>
                    <a:ln w="9525">
                      <a:noFill/>
                      <a:miter lim="800000"/>
                      <a:headEnd/>
                      <a:tailEnd/>
                    </a:ln>
                  </pic:spPr>
                </pic:pic>
              </a:graphicData>
            </a:graphic>
          </wp:inline>
        </w:drawing>
      </w:r>
    </w:p>
    <w:p w14:paraId="12A1493E" w14:textId="1349FECD" w:rsidR="00872528" w:rsidRPr="00D90E4F" w:rsidRDefault="00872528" w:rsidP="00872528">
      <w:r w:rsidRPr="00D90E4F">
        <w:t>The command ask</w:t>
      </w:r>
      <w:r w:rsidR="00F062EA" w:rsidRPr="00D90E4F">
        <w:t>s</w:t>
      </w:r>
      <w:r w:rsidRPr="00D90E4F">
        <w:t xml:space="preserve"> for a width and then for points.</w:t>
      </w:r>
      <w:r w:rsidR="00F062EA" w:rsidRPr="00D90E4F">
        <w:t xml:space="preserve"> S</w:t>
      </w:r>
      <w:r w:rsidRPr="00D90E4F">
        <w:t xml:space="preserve">elect a point outside (A) to outside (B) </w:t>
      </w:r>
      <w:r w:rsidR="00F062EA" w:rsidRPr="00D90E4F">
        <w:t>and</w:t>
      </w:r>
      <w:r w:rsidRPr="00D90E4F">
        <w:t xml:space="preserve"> the geometry is spit up in two geometries. </w:t>
      </w:r>
      <w:r w:rsidR="00F062EA" w:rsidRPr="00D90E4F">
        <w:t>S</w:t>
      </w:r>
      <w:r w:rsidRPr="00D90E4F">
        <w:t xml:space="preserve">elect a point inside geometry (C) to another inside geometry </w:t>
      </w:r>
      <w:r w:rsidR="004E60E9" w:rsidRPr="00D90E4F">
        <w:t xml:space="preserve">(C) </w:t>
      </w:r>
      <w:r w:rsidR="00F062EA" w:rsidRPr="00D90E4F">
        <w:t>and</w:t>
      </w:r>
      <w:r w:rsidRPr="00D90E4F">
        <w:t xml:space="preserve"> the command will join the two geometries.</w:t>
      </w:r>
    </w:p>
    <w:p w14:paraId="50839535" w14:textId="77777777" w:rsidR="004F0515" w:rsidRPr="00D90E4F" w:rsidRDefault="004F0515" w:rsidP="004F0515">
      <w:pPr>
        <w:pStyle w:val="Rubrik2"/>
      </w:pPr>
      <w:bookmarkStart w:id="517" w:name="_Toc129002723"/>
      <w:bookmarkStart w:id="518" w:name="_Toc229474816"/>
      <w:r w:rsidRPr="00D90E4F">
        <w:t>Corne</w:t>
      </w:r>
      <w:bookmarkStart w:id="519" w:name="cornercutout"/>
      <w:bookmarkEnd w:id="519"/>
      <w:r w:rsidRPr="00D90E4F">
        <w:t>r cutout</w:t>
      </w:r>
      <w:bookmarkEnd w:id="517"/>
      <w:bookmarkEnd w:id="518"/>
    </w:p>
    <w:p w14:paraId="6EA9FC47" w14:textId="4C89EFE8" w:rsidR="00487593" w:rsidRDefault="00487593" w:rsidP="005949B5">
      <w:pPr>
        <w:pStyle w:val="Bild"/>
      </w:pPr>
      <w:r w:rsidRPr="00487593">
        <w:rPr>
          <w:noProof/>
        </w:rPr>
        <w:drawing>
          <wp:inline distT="0" distB="0" distL="0" distR="0" wp14:anchorId="62C56654" wp14:editId="3927EF62">
            <wp:extent cx="1713600" cy="1119600"/>
            <wp:effectExtent l="0" t="0" r="1270" b="4445"/>
            <wp:docPr id="491296170" name="Bildobjekt 1" descr="En bild som visar text, skärmbild, Teckensnitt, Varumärk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96170" name="Bildobjekt 1" descr="En bild som visar text, skärmbild, Teckensnitt, Varumärke&#10;&#10;Automatiskt genererad beskrivning"/>
                    <pic:cNvPicPr/>
                  </pic:nvPicPr>
                  <pic:blipFill>
                    <a:blip r:embed="rId312"/>
                    <a:stretch>
                      <a:fillRect/>
                    </a:stretch>
                  </pic:blipFill>
                  <pic:spPr>
                    <a:xfrm>
                      <a:off x="0" y="0"/>
                      <a:ext cx="1713600" cy="1119600"/>
                    </a:xfrm>
                    <a:prstGeom prst="rect">
                      <a:avLst/>
                    </a:prstGeom>
                  </pic:spPr>
                </pic:pic>
              </a:graphicData>
            </a:graphic>
          </wp:inline>
        </w:drawing>
      </w:r>
    </w:p>
    <w:p w14:paraId="62FFE93E" w14:textId="549C123E" w:rsidR="004F0515" w:rsidRDefault="00487593" w:rsidP="004F0515">
      <w:r>
        <w:t>The command shows following dialog</w:t>
      </w:r>
    </w:p>
    <w:p w14:paraId="3D3CA9A7" w14:textId="18BA9D12" w:rsidR="00487593" w:rsidRDefault="00690553" w:rsidP="005949B5">
      <w:pPr>
        <w:pStyle w:val="Bild"/>
      </w:pPr>
      <w:r>
        <w:rPr>
          <w:noProof/>
        </w:rPr>
        <w:drawing>
          <wp:inline distT="0" distB="0" distL="0" distR="0" wp14:anchorId="4A287CBA" wp14:editId="335A868E">
            <wp:extent cx="1598400" cy="2361600"/>
            <wp:effectExtent l="0" t="0" r="1905" b="635"/>
            <wp:docPr id="1982959950" name="Bildobjekt 1" descr="En bild som visar skärmbild, text,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59950" name="Bildobjekt 1" descr="En bild som visar skärmbild, text, Teckensnitt, nummer&#10;&#10;Automatiskt genererad beskrivning"/>
                    <pic:cNvPicPr/>
                  </pic:nvPicPr>
                  <pic:blipFill>
                    <a:blip r:embed="rId313"/>
                    <a:stretch>
                      <a:fillRect/>
                    </a:stretch>
                  </pic:blipFill>
                  <pic:spPr>
                    <a:xfrm>
                      <a:off x="0" y="0"/>
                      <a:ext cx="1598400" cy="2361600"/>
                    </a:xfrm>
                    <a:prstGeom prst="rect">
                      <a:avLst/>
                    </a:prstGeom>
                  </pic:spPr>
                </pic:pic>
              </a:graphicData>
            </a:graphic>
          </wp:inline>
        </w:drawing>
      </w:r>
    </w:p>
    <w:p w14:paraId="15D1E76A" w14:textId="7E48C617" w:rsidR="00487593" w:rsidRDefault="00690553" w:rsidP="004F0515">
      <w:r>
        <w:t>Type the wanted radius and click on the type of cutout you want to use.</w:t>
      </w:r>
    </w:p>
    <w:p w14:paraId="4E8BD4B5" w14:textId="520B0C2B" w:rsidR="00690553" w:rsidRDefault="00690553" w:rsidP="004F0515">
      <w:r>
        <w:t>Select the two object that should be involved.</w:t>
      </w:r>
    </w:p>
    <w:p w14:paraId="0F9A1828" w14:textId="34D7BED7" w:rsidR="00487593" w:rsidRPr="00D90E4F" w:rsidRDefault="00487593" w:rsidP="005949B5">
      <w:pPr>
        <w:pStyle w:val="Bild"/>
      </w:pPr>
      <w:r w:rsidRPr="00487593">
        <w:rPr>
          <w:noProof/>
        </w:rPr>
        <w:drawing>
          <wp:inline distT="0" distB="0" distL="0" distR="0" wp14:anchorId="53C10E34" wp14:editId="5EE1BCE5">
            <wp:extent cx="2196000" cy="1357200"/>
            <wp:effectExtent l="0" t="0" r="0" b="0"/>
            <wp:docPr id="455941285" name="Bildobjekt 1" descr="En bild som visar design, tex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41285" name="Bildobjekt 1" descr="En bild som visar design, text&#10;&#10;Automatiskt genererad beskrivning"/>
                    <pic:cNvPicPr/>
                  </pic:nvPicPr>
                  <pic:blipFill>
                    <a:blip r:embed="rId314"/>
                    <a:stretch>
                      <a:fillRect/>
                    </a:stretch>
                  </pic:blipFill>
                  <pic:spPr>
                    <a:xfrm>
                      <a:off x="0" y="0"/>
                      <a:ext cx="2196000" cy="1357200"/>
                    </a:xfrm>
                    <a:prstGeom prst="rect">
                      <a:avLst/>
                    </a:prstGeom>
                  </pic:spPr>
                </pic:pic>
              </a:graphicData>
            </a:graphic>
          </wp:inline>
        </w:drawing>
      </w:r>
    </w:p>
    <w:p w14:paraId="0EA3EB4F" w14:textId="77777777" w:rsidR="00F26FB4" w:rsidRPr="00D90E4F" w:rsidRDefault="00F26FB4" w:rsidP="00F26FB4">
      <w:pPr>
        <w:pStyle w:val="Rubrik2"/>
      </w:pPr>
      <w:bookmarkStart w:id="520" w:name="_Toc335636949"/>
      <w:bookmarkStart w:id="521" w:name="_Toc129002724"/>
      <w:bookmarkStart w:id="522" w:name="_Toc229474817"/>
      <w:r w:rsidRPr="00D90E4F">
        <w:lastRenderedPageBreak/>
        <w:t>Vector</w:t>
      </w:r>
      <w:bookmarkStart w:id="523" w:name="vectorize"/>
      <w:bookmarkEnd w:id="523"/>
      <w:r w:rsidRPr="00D90E4F">
        <w:t>ize</w:t>
      </w:r>
      <w:bookmarkEnd w:id="520"/>
      <w:bookmarkEnd w:id="521"/>
      <w:bookmarkEnd w:id="522"/>
    </w:p>
    <w:p w14:paraId="7013B05C" w14:textId="409DA2A8" w:rsidR="00F26FB4" w:rsidRPr="00D90E4F" w:rsidRDefault="00690553" w:rsidP="005949B5">
      <w:pPr>
        <w:pStyle w:val="Bild"/>
      </w:pPr>
      <w:r w:rsidRPr="00690553">
        <w:rPr>
          <w:noProof/>
        </w:rPr>
        <w:drawing>
          <wp:inline distT="0" distB="0" distL="0" distR="0" wp14:anchorId="5CDB3FA1" wp14:editId="58BD6A03">
            <wp:extent cx="1450800" cy="954000"/>
            <wp:effectExtent l="0" t="0" r="0" b="0"/>
            <wp:docPr id="1794254272"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54272" name="Bildobjekt 1" descr="En bild som visar text, skärmbild, Teckensnitt, nummer&#10;&#10;Automatiskt genererad beskrivning"/>
                    <pic:cNvPicPr/>
                  </pic:nvPicPr>
                  <pic:blipFill>
                    <a:blip r:embed="rId315"/>
                    <a:stretch>
                      <a:fillRect/>
                    </a:stretch>
                  </pic:blipFill>
                  <pic:spPr>
                    <a:xfrm>
                      <a:off x="0" y="0"/>
                      <a:ext cx="1450800" cy="954000"/>
                    </a:xfrm>
                    <a:prstGeom prst="rect">
                      <a:avLst/>
                    </a:prstGeom>
                  </pic:spPr>
                </pic:pic>
              </a:graphicData>
            </a:graphic>
          </wp:inline>
        </w:drawing>
      </w:r>
    </w:p>
    <w:p w14:paraId="3E61BE45" w14:textId="3AA31672" w:rsidR="007C20F8" w:rsidRPr="00D90E4F" w:rsidRDefault="00DD784A" w:rsidP="004B697E">
      <w:r w:rsidRPr="00D90E4F">
        <w:t xml:space="preserve">The </w:t>
      </w:r>
      <w:r w:rsidR="00C47395" w:rsidRPr="00D90E4F">
        <w:t>"</w:t>
      </w:r>
      <w:r w:rsidR="004B697E" w:rsidRPr="00D90E4F">
        <w:t>Vectorize</w:t>
      </w:r>
      <w:r w:rsidR="00C47395" w:rsidRPr="00D90E4F">
        <w:t>"</w:t>
      </w:r>
      <w:r w:rsidRPr="00D90E4F">
        <w:t xml:space="preserve"> command </w:t>
      </w:r>
      <w:r w:rsidR="00F062EA" w:rsidRPr="00D90E4F">
        <w:t>gives</w:t>
      </w:r>
      <w:r w:rsidR="007C20F8" w:rsidRPr="00D90E4F">
        <w:t xml:space="preserve"> an opposite result as the </w:t>
      </w:r>
      <w:r w:rsidR="00C47395" w:rsidRPr="00D90E4F">
        <w:t>"</w:t>
      </w:r>
      <w:hyperlink w:anchor="_Curvefit" w:history="1">
        <w:r w:rsidR="007C20F8" w:rsidRPr="00690553">
          <w:rPr>
            <w:rStyle w:val="Hyperlnk"/>
          </w:rPr>
          <w:t>Curvefit</w:t>
        </w:r>
        <w:r w:rsidR="00C47395" w:rsidRPr="00690553">
          <w:rPr>
            <w:rStyle w:val="Hyperlnk"/>
          </w:rPr>
          <w:t>"</w:t>
        </w:r>
        <w:r w:rsidR="007C20F8" w:rsidRPr="00690553">
          <w:rPr>
            <w:rStyle w:val="Hyperlnk"/>
          </w:rPr>
          <w:t xml:space="preserve"> command.</w:t>
        </w:r>
      </w:hyperlink>
      <w:r w:rsidR="00690553">
        <w:t xml:space="preserve"> It will convert arcs to many short lines.</w:t>
      </w:r>
    </w:p>
    <w:p w14:paraId="46CD38DA" w14:textId="77777777" w:rsidR="007C20F8" w:rsidRPr="00D90E4F" w:rsidRDefault="009378B9" w:rsidP="005949B5">
      <w:pPr>
        <w:pStyle w:val="Bild"/>
      </w:pPr>
      <w:r w:rsidRPr="00D90E4F">
        <w:rPr>
          <w:noProof/>
        </w:rPr>
        <w:drawing>
          <wp:inline distT="0" distB="0" distL="0" distR="0" wp14:anchorId="00998864" wp14:editId="1D1221B2">
            <wp:extent cx="2772410" cy="922020"/>
            <wp:effectExtent l="19050" t="0" r="8890" b="0"/>
            <wp:docPr id="18780" name="Bild 18780" descr="Image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80" descr="Image282"/>
                    <pic:cNvPicPr>
                      <a:picLocks noChangeAspect="1" noChangeArrowheads="1"/>
                    </pic:cNvPicPr>
                  </pic:nvPicPr>
                  <pic:blipFill>
                    <a:blip r:embed="rId316" cstate="print"/>
                    <a:srcRect/>
                    <a:stretch>
                      <a:fillRect/>
                    </a:stretch>
                  </pic:blipFill>
                  <pic:spPr bwMode="auto">
                    <a:xfrm>
                      <a:off x="0" y="0"/>
                      <a:ext cx="2772410" cy="922020"/>
                    </a:xfrm>
                    <a:prstGeom prst="rect">
                      <a:avLst/>
                    </a:prstGeom>
                    <a:noFill/>
                    <a:ln w="9525">
                      <a:noFill/>
                      <a:miter lim="800000"/>
                      <a:headEnd/>
                      <a:tailEnd/>
                    </a:ln>
                  </pic:spPr>
                </pic:pic>
              </a:graphicData>
            </a:graphic>
          </wp:inline>
        </w:drawing>
      </w:r>
    </w:p>
    <w:p w14:paraId="0D69AAD7" w14:textId="77777777" w:rsidR="00690553" w:rsidRDefault="009B6FE4" w:rsidP="004B697E">
      <w:r w:rsidRPr="00D90E4F">
        <w:t xml:space="preserve">Select the command and enter a tolerance. </w:t>
      </w:r>
    </w:p>
    <w:p w14:paraId="6D2136AF" w14:textId="3D765E08" w:rsidR="00690553" w:rsidRDefault="00690553" w:rsidP="00690553">
      <w:pPr>
        <w:pStyle w:val="Bild"/>
      </w:pPr>
      <w:r w:rsidRPr="00690553">
        <w:rPr>
          <w:noProof/>
        </w:rPr>
        <w:drawing>
          <wp:inline distT="0" distB="0" distL="0" distR="0" wp14:anchorId="01023DB0" wp14:editId="4D34C250">
            <wp:extent cx="2221200" cy="471600"/>
            <wp:effectExtent l="0" t="0" r="0" b="5080"/>
            <wp:docPr id="1753104851"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04851" name="Bildobjekt 1" descr="En bild som visar text, skärmbild, Teckensnitt, linje&#10;&#10;Automatiskt genererad beskrivning"/>
                    <pic:cNvPicPr/>
                  </pic:nvPicPr>
                  <pic:blipFill>
                    <a:blip r:embed="rId317"/>
                    <a:stretch>
                      <a:fillRect/>
                    </a:stretch>
                  </pic:blipFill>
                  <pic:spPr>
                    <a:xfrm>
                      <a:off x="0" y="0"/>
                      <a:ext cx="2221200" cy="471600"/>
                    </a:xfrm>
                    <a:prstGeom prst="rect">
                      <a:avLst/>
                    </a:prstGeom>
                  </pic:spPr>
                </pic:pic>
              </a:graphicData>
            </a:graphic>
          </wp:inline>
        </w:drawing>
      </w:r>
    </w:p>
    <w:p w14:paraId="20BCB231" w14:textId="6D26308B" w:rsidR="004B697E" w:rsidRPr="00D90E4F" w:rsidRDefault="009B6FE4" w:rsidP="004B697E">
      <w:r w:rsidRPr="00D90E4F">
        <w:t>The tolerance</w:t>
      </w:r>
      <w:r w:rsidR="008802B3" w:rsidRPr="00D90E4F">
        <w:t xml:space="preserve"> decides how much the new curve </w:t>
      </w:r>
      <w:r w:rsidRPr="00D90E4F">
        <w:t>will de</w:t>
      </w:r>
      <w:r w:rsidR="008802B3" w:rsidRPr="00D90E4F">
        <w:t>viate from the original curve (A</w:t>
      </w:r>
      <w:r w:rsidRPr="00D90E4F">
        <w:t xml:space="preserve">). A small tolerance </w:t>
      </w:r>
      <w:r w:rsidR="008802B3" w:rsidRPr="00D90E4F">
        <w:t xml:space="preserve">(C) </w:t>
      </w:r>
      <w:r w:rsidRPr="00D90E4F">
        <w:t xml:space="preserve">will create more and shorter line segments </w:t>
      </w:r>
      <w:r w:rsidR="00414128" w:rsidRPr="00D90E4F">
        <w:t>and</w:t>
      </w:r>
      <w:r w:rsidRPr="00D90E4F">
        <w:t xml:space="preserve"> will stay closer to the original curve</w:t>
      </w:r>
      <w:r w:rsidR="00414128" w:rsidRPr="00D90E4F">
        <w:t xml:space="preserve"> compared to enter</w:t>
      </w:r>
      <w:r w:rsidR="004E60E9" w:rsidRPr="00D90E4F">
        <w:t>ing</w:t>
      </w:r>
      <w:r w:rsidR="00414128" w:rsidRPr="00D90E4F">
        <w:t xml:space="preserve"> a large tolerance</w:t>
      </w:r>
      <w:r w:rsidR="008802B3" w:rsidRPr="00D90E4F">
        <w:t xml:space="preserve"> (B)</w:t>
      </w:r>
      <w:r w:rsidR="00414128" w:rsidRPr="00D90E4F">
        <w:t>.</w:t>
      </w:r>
    </w:p>
    <w:p w14:paraId="020CB368" w14:textId="77777777" w:rsidR="004F0515" w:rsidRDefault="004F0515" w:rsidP="004F0515">
      <w:pPr>
        <w:pStyle w:val="Rubrik2"/>
      </w:pPr>
      <w:bookmarkStart w:id="524" w:name="_Toc129002725"/>
      <w:bookmarkStart w:id="525" w:name="_Toc229474818"/>
      <w:r w:rsidRPr="00D90E4F">
        <w:t>Divid</w:t>
      </w:r>
      <w:bookmarkStart w:id="526" w:name="divide"/>
      <w:bookmarkEnd w:id="526"/>
      <w:r w:rsidRPr="00D90E4F">
        <w:t>e</w:t>
      </w:r>
      <w:bookmarkEnd w:id="524"/>
      <w:bookmarkEnd w:id="525"/>
    </w:p>
    <w:p w14:paraId="504FE39A" w14:textId="32EBC10D" w:rsidR="00690553" w:rsidRDefault="00690553" w:rsidP="005949B5">
      <w:pPr>
        <w:pStyle w:val="Bild"/>
      </w:pPr>
      <w:r w:rsidRPr="00690553">
        <w:rPr>
          <w:noProof/>
        </w:rPr>
        <w:drawing>
          <wp:inline distT="0" distB="0" distL="0" distR="0" wp14:anchorId="1959DB8E" wp14:editId="567C9728">
            <wp:extent cx="1422000" cy="874800"/>
            <wp:effectExtent l="0" t="0" r="6985" b="1905"/>
            <wp:docPr id="1060902854"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02854" name="Bildobjekt 1" descr="En bild som visar text, skärmbild, Teckensnitt, nummer&#10;&#10;Automatiskt genererad beskrivning"/>
                    <pic:cNvPicPr/>
                  </pic:nvPicPr>
                  <pic:blipFill>
                    <a:blip r:embed="rId318"/>
                    <a:stretch>
                      <a:fillRect/>
                    </a:stretch>
                  </pic:blipFill>
                  <pic:spPr>
                    <a:xfrm>
                      <a:off x="0" y="0"/>
                      <a:ext cx="1422000" cy="874800"/>
                    </a:xfrm>
                    <a:prstGeom prst="rect">
                      <a:avLst/>
                    </a:prstGeom>
                  </pic:spPr>
                </pic:pic>
              </a:graphicData>
            </a:graphic>
          </wp:inline>
        </w:drawing>
      </w:r>
    </w:p>
    <w:p w14:paraId="7BE55C84" w14:textId="0CA95CFA" w:rsidR="00690553" w:rsidRDefault="00690553" w:rsidP="00690553">
      <w:r>
        <w:t>The command will divide selected object in a specified distance or in number of objects</w:t>
      </w:r>
    </w:p>
    <w:p w14:paraId="11B33172" w14:textId="77777777" w:rsidR="00690553" w:rsidRDefault="00690553" w:rsidP="00690553"/>
    <w:p w14:paraId="76A11A95" w14:textId="725DF472" w:rsidR="00690553" w:rsidRPr="00690553" w:rsidRDefault="00690553" w:rsidP="005949B5">
      <w:pPr>
        <w:pStyle w:val="Bild"/>
      </w:pPr>
      <w:r w:rsidRPr="00690553">
        <w:rPr>
          <w:noProof/>
        </w:rPr>
        <w:drawing>
          <wp:inline distT="0" distB="0" distL="0" distR="0" wp14:anchorId="1977AD68" wp14:editId="3A0B0534">
            <wp:extent cx="2458800" cy="403200"/>
            <wp:effectExtent l="0" t="0" r="0" b="0"/>
            <wp:docPr id="1663376083" name="Bildobjekt 1" descr="En bild som visar text, Teckensnitt, skärmbild,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76083" name="Bildobjekt 1" descr="En bild som visar text, Teckensnitt, skärmbild, linje&#10;&#10;Automatiskt genererad beskrivning"/>
                    <pic:cNvPicPr/>
                  </pic:nvPicPr>
                  <pic:blipFill>
                    <a:blip r:embed="rId319"/>
                    <a:stretch>
                      <a:fillRect/>
                    </a:stretch>
                  </pic:blipFill>
                  <pic:spPr>
                    <a:xfrm>
                      <a:off x="0" y="0"/>
                      <a:ext cx="2458800" cy="403200"/>
                    </a:xfrm>
                    <a:prstGeom prst="rect">
                      <a:avLst/>
                    </a:prstGeom>
                  </pic:spPr>
                </pic:pic>
              </a:graphicData>
            </a:graphic>
          </wp:inline>
        </w:drawing>
      </w:r>
    </w:p>
    <w:p w14:paraId="31BCF55B" w14:textId="77777777" w:rsidR="00543023" w:rsidRPr="00D90E4F" w:rsidRDefault="00543023" w:rsidP="00543023">
      <w:pPr>
        <w:pStyle w:val="Rubrik2"/>
      </w:pPr>
      <w:bookmarkStart w:id="527" w:name="_Toc335636950"/>
      <w:bookmarkStart w:id="528" w:name="_Toc129002726"/>
      <w:bookmarkStart w:id="529" w:name="_Toc229474819"/>
      <w:r w:rsidRPr="00D90E4F">
        <w:t>Pocke</w:t>
      </w:r>
      <w:bookmarkStart w:id="530" w:name="pocketing"/>
      <w:bookmarkEnd w:id="530"/>
      <w:r w:rsidRPr="00D90E4F">
        <w:t>ting</w:t>
      </w:r>
      <w:bookmarkEnd w:id="527"/>
      <w:bookmarkEnd w:id="528"/>
      <w:bookmarkEnd w:id="529"/>
    </w:p>
    <w:p w14:paraId="33779CF1" w14:textId="56467E1F" w:rsidR="00690553" w:rsidRDefault="00690553" w:rsidP="005949B5">
      <w:pPr>
        <w:pStyle w:val="Bild"/>
      </w:pPr>
      <w:r w:rsidRPr="00690553">
        <w:rPr>
          <w:noProof/>
        </w:rPr>
        <w:drawing>
          <wp:inline distT="0" distB="0" distL="0" distR="0" wp14:anchorId="6961573B" wp14:editId="66DBE06C">
            <wp:extent cx="1400400" cy="928800"/>
            <wp:effectExtent l="0" t="0" r="0" b="5080"/>
            <wp:docPr id="395961329" name="Bildobjekt 1" descr="En bild som visar text, skärmbild, Teckensnitt, Varumärk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61329" name="Bildobjekt 1" descr="En bild som visar text, skärmbild, Teckensnitt, Varumärke&#10;&#10;Automatiskt genererad beskrivning"/>
                    <pic:cNvPicPr/>
                  </pic:nvPicPr>
                  <pic:blipFill>
                    <a:blip r:embed="rId320"/>
                    <a:stretch>
                      <a:fillRect/>
                    </a:stretch>
                  </pic:blipFill>
                  <pic:spPr>
                    <a:xfrm>
                      <a:off x="0" y="0"/>
                      <a:ext cx="1400400" cy="928800"/>
                    </a:xfrm>
                    <a:prstGeom prst="rect">
                      <a:avLst/>
                    </a:prstGeom>
                  </pic:spPr>
                </pic:pic>
              </a:graphicData>
            </a:graphic>
          </wp:inline>
        </w:drawing>
      </w:r>
    </w:p>
    <w:p w14:paraId="01F65F83" w14:textId="2F8C4674" w:rsidR="00082C97" w:rsidRPr="00D90E4F" w:rsidRDefault="00C47395" w:rsidP="00543023">
      <w:r w:rsidRPr="00D90E4F">
        <w:t>"</w:t>
      </w:r>
      <w:r w:rsidR="00543023" w:rsidRPr="00D90E4F">
        <w:t>Pocket</w:t>
      </w:r>
      <w:r w:rsidR="004E60E9" w:rsidRPr="00D90E4F">
        <w:t>ing</w:t>
      </w:r>
      <w:r w:rsidRPr="00D90E4F">
        <w:t>"</w:t>
      </w:r>
      <w:r w:rsidR="00543023" w:rsidRPr="00D90E4F">
        <w:t xml:space="preserve"> </w:t>
      </w:r>
      <w:r w:rsidR="0014108B" w:rsidRPr="00D90E4F">
        <w:t>generates</w:t>
      </w:r>
      <w:r w:rsidR="00543023" w:rsidRPr="00D90E4F">
        <w:t xml:space="preserve"> a zigzag </w:t>
      </w:r>
      <w:r w:rsidR="0014108B" w:rsidRPr="00D90E4F">
        <w:t>pattern t</w:t>
      </w:r>
      <w:r w:rsidR="001D574B" w:rsidRPr="00D90E4F">
        <w:t>hat can</w:t>
      </w:r>
      <w:r w:rsidR="00F062EA" w:rsidRPr="00D90E4F">
        <w:t xml:space="preserve"> later</w:t>
      </w:r>
      <w:r w:rsidR="0014108B" w:rsidRPr="00D90E4F">
        <w:t xml:space="preserve"> </w:t>
      </w:r>
      <w:r w:rsidR="00543023" w:rsidRPr="00D90E4F">
        <w:t xml:space="preserve">be used </w:t>
      </w:r>
      <w:r w:rsidR="0014108B" w:rsidRPr="00D90E4F">
        <w:t>to create a toolpath</w:t>
      </w:r>
      <w:r w:rsidR="00CF5261" w:rsidRPr="00D90E4F">
        <w:t xml:space="preserve"> for milling.</w:t>
      </w:r>
    </w:p>
    <w:p w14:paraId="63BAD691" w14:textId="77777777" w:rsidR="00082C97" w:rsidRPr="00D90E4F" w:rsidRDefault="009378B9" w:rsidP="005949B5">
      <w:pPr>
        <w:pStyle w:val="Bild"/>
      </w:pPr>
      <w:r w:rsidRPr="00D90E4F">
        <w:rPr>
          <w:noProof/>
        </w:rPr>
        <w:drawing>
          <wp:inline distT="0" distB="0" distL="0" distR="0" wp14:anchorId="05FD3994" wp14:editId="5E969ABC">
            <wp:extent cx="3599180" cy="753745"/>
            <wp:effectExtent l="19050" t="0" r="1270" b="0"/>
            <wp:docPr id="18782" name="Bild 18782" descr="Image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82" descr="Image284"/>
                    <pic:cNvPicPr>
                      <a:picLocks noChangeAspect="1" noChangeArrowheads="1"/>
                    </pic:cNvPicPr>
                  </pic:nvPicPr>
                  <pic:blipFill>
                    <a:blip r:embed="rId321" cstate="print"/>
                    <a:srcRect/>
                    <a:stretch>
                      <a:fillRect/>
                    </a:stretch>
                  </pic:blipFill>
                  <pic:spPr bwMode="auto">
                    <a:xfrm>
                      <a:off x="0" y="0"/>
                      <a:ext cx="3599180" cy="753745"/>
                    </a:xfrm>
                    <a:prstGeom prst="rect">
                      <a:avLst/>
                    </a:prstGeom>
                    <a:noFill/>
                    <a:ln w="9525">
                      <a:noFill/>
                      <a:miter lim="800000"/>
                      <a:headEnd/>
                      <a:tailEnd/>
                    </a:ln>
                  </pic:spPr>
                </pic:pic>
              </a:graphicData>
            </a:graphic>
          </wp:inline>
        </w:drawing>
      </w:r>
    </w:p>
    <w:p w14:paraId="11C65871" w14:textId="77777777" w:rsidR="00CF5261" w:rsidRPr="00D90E4F" w:rsidRDefault="0014108B" w:rsidP="00543023">
      <w:r w:rsidRPr="00D90E4F">
        <w:t>This command expects i</w:t>
      </w:r>
      <w:r w:rsidR="00543023" w:rsidRPr="00D90E4F">
        <w:t xml:space="preserve">nput </w:t>
      </w:r>
      <w:r w:rsidR="00984C7A" w:rsidRPr="00D90E4F">
        <w:t>for</w:t>
      </w:r>
      <w:r w:rsidRPr="00D90E4F">
        <w:t xml:space="preserve"> </w:t>
      </w:r>
      <w:r w:rsidR="00543023" w:rsidRPr="00D90E4F">
        <w:t xml:space="preserve">angle and a value for </w:t>
      </w:r>
      <w:r w:rsidRPr="00D90E4F">
        <w:t xml:space="preserve">the </w:t>
      </w:r>
      <w:r w:rsidR="00543023" w:rsidRPr="00D90E4F">
        <w:t xml:space="preserve">step over </w:t>
      </w:r>
      <w:r w:rsidRPr="00D90E4F">
        <w:t xml:space="preserve">before </w:t>
      </w:r>
      <w:r w:rsidR="00984C7A" w:rsidRPr="00D90E4F">
        <w:t>selecting the closed contour</w:t>
      </w:r>
      <w:r w:rsidR="00BF7F5B" w:rsidRPr="00D90E4F">
        <w:t xml:space="preserve"> to apply the pocket pattern.</w:t>
      </w:r>
    </w:p>
    <w:p w14:paraId="013B906A" w14:textId="77777777" w:rsidR="000A7F90" w:rsidRPr="00D90E4F" w:rsidRDefault="000A7F90" w:rsidP="000A7F90">
      <w:pPr>
        <w:pStyle w:val="Rubrik2"/>
      </w:pPr>
      <w:bookmarkStart w:id="531" w:name="_Toc335636951"/>
      <w:bookmarkStart w:id="532" w:name="_Toc129002727"/>
      <w:bookmarkStart w:id="533" w:name="_Toc229474820"/>
      <w:r w:rsidRPr="00D90E4F">
        <w:lastRenderedPageBreak/>
        <w:t>Conve</w:t>
      </w:r>
      <w:bookmarkStart w:id="534" w:name="convexhull"/>
      <w:bookmarkEnd w:id="534"/>
      <w:r w:rsidRPr="00D90E4F">
        <w:t>x hull</w:t>
      </w:r>
      <w:bookmarkEnd w:id="531"/>
      <w:bookmarkEnd w:id="532"/>
      <w:bookmarkEnd w:id="533"/>
    </w:p>
    <w:p w14:paraId="08B9F1D8" w14:textId="2774D617" w:rsidR="00C8084C" w:rsidRDefault="00C8084C" w:rsidP="005949B5">
      <w:pPr>
        <w:pStyle w:val="Bild"/>
      </w:pPr>
      <w:r w:rsidRPr="00C8084C">
        <w:rPr>
          <w:noProof/>
        </w:rPr>
        <w:drawing>
          <wp:inline distT="0" distB="0" distL="0" distR="0" wp14:anchorId="4845EAA6" wp14:editId="08E6787D">
            <wp:extent cx="1443600" cy="817200"/>
            <wp:effectExtent l="0" t="0" r="4445" b="2540"/>
            <wp:docPr id="339287123"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87123" name="Bildobjekt 1" descr="En bild som visar text, skärmbild, Teckensnitt, linje&#10;&#10;Automatiskt genererad beskrivning"/>
                    <pic:cNvPicPr/>
                  </pic:nvPicPr>
                  <pic:blipFill>
                    <a:blip r:embed="rId322"/>
                    <a:stretch>
                      <a:fillRect/>
                    </a:stretch>
                  </pic:blipFill>
                  <pic:spPr>
                    <a:xfrm>
                      <a:off x="0" y="0"/>
                      <a:ext cx="1443600" cy="817200"/>
                    </a:xfrm>
                    <a:prstGeom prst="rect">
                      <a:avLst/>
                    </a:prstGeom>
                  </pic:spPr>
                </pic:pic>
              </a:graphicData>
            </a:graphic>
          </wp:inline>
        </w:drawing>
      </w:r>
    </w:p>
    <w:p w14:paraId="61177853" w14:textId="5A5CA8F3" w:rsidR="000A7F90" w:rsidRPr="00D90E4F" w:rsidRDefault="00C47395" w:rsidP="000A7F90">
      <w:r w:rsidRPr="00D90E4F">
        <w:t>"</w:t>
      </w:r>
      <w:r w:rsidR="002E0C8A" w:rsidRPr="00D90E4F">
        <w:t>Convex hull</w:t>
      </w:r>
      <w:r w:rsidRPr="00D90E4F">
        <w:t>"</w:t>
      </w:r>
      <w:r w:rsidR="002E0C8A" w:rsidRPr="00D90E4F">
        <w:t xml:space="preserve"> creates an enclosing polygon </w:t>
      </w:r>
      <w:r w:rsidR="00C8084C" w:rsidRPr="00D90E4F">
        <w:t>around selected object</w:t>
      </w:r>
      <w:r w:rsidR="00C8084C">
        <w:t>s</w:t>
      </w:r>
      <w:r w:rsidR="002E0C8A" w:rsidRPr="00D90E4F">
        <w:t>.</w:t>
      </w:r>
    </w:p>
    <w:p w14:paraId="4FEF28E3" w14:textId="166C10A6" w:rsidR="000A4D91" w:rsidRPr="00D90E4F" w:rsidRDefault="009378B9" w:rsidP="005949B5">
      <w:pPr>
        <w:pStyle w:val="Bild"/>
      </w:pPr>
      <w:r w:rsidRPr="00D90E4F">
        <w:rPr>
          <w:noProof/>
        </w:rPr>
        <w:drawing>
          <wp:inline distT="0" distB="0" distL="0" distR="0" wp14:anchorId="577B66FA" wp14:editId="342A6375">
            <wp:extent cx="2260600" cy="1148715"/>
            <wp:effectExtent l="19050" t="0" r="6350" b="0"/>
            <wp:docPr id="18784" name="Bild 18784" descr="Image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84" descr="Image286"/>
                    <pic:cNvPicPr>
                      <a:picLocks noChangeAspect="1" noChangeArrowheads="1"/>
                    </pic:cNvPicPr>
                  </pic:nvPicPr>
                  <pic:blipFill>
                    <a:blip r:embed="rId323" cstate="print"/>
                    <a:srcRect/>
                    <a:stretch>
                      <a:fillRect/>
                    </a:stretch>
                  </pic:blipFill>
                  <pic:spPr bwMode="auto">
                    <a:xfrm>
                      <a:off x="0" y="0"/>
                      <a:ext cx="2260600" cy="1148715"/>
                    </a:xfrm>
                    <a:prstGeom prst="rect">
                      <a:avLst/>
                    </a:prstGeom>
                    <a:noFill/>
                    <a:ln w="9525">
                      <a:noFill/>
                      <a:miter lim="800000"/>
                      <a:headEnd/>
                      <a:tailEnd/>
                    </a:ln>
                  </pic:spPr>
                </pic:pic>
              </a:graphicData>
            </a:graphic>
          </wp:inline>
        </w:drawing>
      </w:r>
    </w:p>
    <w:p w14:paraId="2500699A" w14:textId="77777777" w:rsidR="000A7F90" w:rsidRPr="00D90E4F" w:rsidRDefault="00C47395" w:rsidP="00543023">
      <w:r w:rsidRPr="00D90E4F">
        <w:t>"</w:t>
      </w:r>
      <w:r w:rsidR="00FF0ED8" w:rsidRPr="00D90E4F">
        <w:t>Convex hull</w:t>
      </w:r>
      <w:r w:rsidRPr="00D90E4F">
        <w:t>"</w:t>
      </w:r>
      <w:r w:rsidR="00FF0ED8" w:rsidRPr="00D90E4F">
        <w:t xml:space="preserve"> has </w:t>
      </w:r>
      <w:r w:rsidR="00CE649F" w:rsidRPr="00D90E4F">
        <w:t xml:space="preserve">only convex </w:t>
      </w:r>
      <w:r w:rsidR="00FF0ED8" w:rsidRPr="00D90E4F">
        <w:t>geometry</w:t>
      </w:r>
      <w:r w:rsidR="00F062EA" w:rsidRPr="00D90E4F">
        <w:t xml:space="preserve"> -</w:t>
      </w:r>
      <w:r w:rsidR="00FF0ED8" w:rsidRPr="00D90E4F">
        <w:t xml:space="preserve"> </w:t>
      </w:r>
      <w:r w:rsidR="00CE649F" w:rsidRPr="00D90E4F">
        <w:t>no concave</w:t>
      </w:r>
      <w:r w:rsidR="00FF0ED8" w:rsidRPr="00D90E4F">
        <w:t>.</w:t>
      </w:r>
    </w:p>
    <w:p w14:paraId="1BE00A52" w14:textId="77777777" w:rsidR="004F0515" w:rsidRDefault="004F0515" w:rsidP="004F0515">
      <w:pPr>
        <w:pStyle w:val="Rubrik2"/>
      </w:pPr>
      <w:bookmarkStart w:id="535" w:name="_Toc129002728"/>
      <w:bookmarkStart w:id="536" w:name="_Toc229474821"/>
      <w:r w:rsidRPr="00D90E4F">
        <w:t>Alig</w:t>
      </w:r>
      <w:bookmarkStart w:id="537" w:name="align"/>
      <w:bookmarkEnd w:id="537"/>
      <w:r w:rsidRPr="00D90E4F">
        <w:t>n</w:t>
      </w:r>
      <w:bookmarkEnd w:id="535"/>
      <w:bookmarkEnd w:id="536"/>
    </w:p>
    <w:p w14:paraId="5F752AAE" w14:textId="06894F10" w:rsidR="00C8084C" w:rsidRDefault="00C8084C" w:rsidP="00C8084C">
      <w:pPr>
        <w:pStyle w:val="Bild"/>
      </w:pPr>
      <w:r w:rsidRPr="00C8084C">
        <w:rPr>
          <w:noProof/>
        </w:rPr>
        <w:drawing>
          <wp:inline distT="0" distB="0" distL="0" distR="0" wp14:anchorId="5CAADAD3" wp14:editId="554655E7">
            <wp:extent cx="1486800" cy="961200"/>
            <wp:effectExtent l="0" t="0" r="0" b="0"/>
            <wp:docPr id="1498355094" name="Bildobjekt 1" descr="En bild som visar text, skärmbild, Teckensnitt,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55094" name="Bildobjekt 1" descr="En bild som visar text, skärmbild, Teckensnitt, Rektangel&#10;&#10;Automatiskt genererad beskrivning"/>
                    <pic:cNvPicPr/>
                  </pic:nvPicPr>
                  <pic:blipFill>
                    <a:blip r:embed="rId324"/>
                    <a:stretch>
                      <a:fillRect/>
                    </a:stretch>
                  </pic:blipFill>
                  <pic:spPr>
                    <a:xfrm>
                      <a:off x="0" y="0"/>
                      <a:ext cx="1486800" cy="961200"/>
                    </a:xfrm>
                    <a:prstGeom prst="rect">
                      <a:avLst/>
                    </a:prstGeom>
                  </pic:spPr>
                </pic:pic>
              </a:graphicData>
            </a:graphic>
          </wp:inline>
        </w:drawing>
      </w:r>
    </w:p>
    <w:p w14:paraId="00BECB6B" w14:textId="2557A50B" w:rsidR="00C8084C" w:rsidRDefault="00C8084C" w:rsidP="00C8084C">
      <w:r>
        <w:t>The align command will align object to vertical or horizontal direction</w:t>
      </w:r>
    </w:p>
    <w:p w14:paraId="09FA6ED9" w14:textId="0D0B1D35" w:rsidR="00C8084C" w:rsidRDefault="00C8084C" w:rsidP="00C8084C">
      <w:pPr>
        <w:pStyle w:val="Bild"/>
      </w:pPr>
      <w:r w:rsidRPr="00C8084C">
        <w:rPr>
          <w:noProof/>
        </w:rPr>
        <w:drawing>
          <wp:inline distT="0" distB="0" distL="0" distR="0" wp14:anchorId="7E6C2B7A" wp14:editId="0B1E8B77">
            <wp:extent cx="3938400" cy="1152000"/>
            <wp:effectExtent l="0" t="0" r="5080" b="0"/>
            <wp:docPr id="879717994" name="Bildobjekt 1" descr="En bild som visar skärmbild, linje, diagram,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17994" name="Bildobjekt 1" descr="En bild som visar skärmbild, linje, diagram, design&#10;&#10;Automatiskt genererad beskrivning"/>
                    <pic:cNvPicPr/>
                  </pic:nvPicPr>
                  <pic:blipFill>
                    <a:blip r:embed="rId325"/>
                    <a:stretch>
                      <a:fillRect/>
                    </a:stretch>
                  </pic:blipFill>
                  <pic:spPr>
                    <a:xfrm>
                      <a:off x="0" y="0"/>
                      <a:ext cx="3938400" cy="1152000"/>
                    </a:xfrm>
                    <a:prstGeom prst="rect">
                      <a:avLst/>
                    </a:prstGeom>
                  </pic:spPr>
                </pic:pic>
              </a:graphicData>
            </a:graphic>
          </wp:inline>
        </w:drawing>
      </w:r>
    </w:p>
    <w:p w14:paraId="6A83F40B" w14:textId="77777777" w:rsidR="004F0515" w:rsidRDefault="004F0515" w:rsidP="004F0515">
      <w:pPr>
        <w:pStyle w:val="Rubrik2"/>
      </w:pPr>
      <w:bookmarkStart w:id="538" w:name="_Toc129002729"/>
      <w:bookmarkStart w:id="539" w:name="_Toc229474822"/>
      <w:r w:rsidRPr="00D90E4F">
        <w:t>Dove</w:t>
      </w:r>
      <w:bookmarkStart w:id="540" w:name="dovetail"/>
      <w:bookmarkEnd w:id="540"/>
      <w:r w:rsidRPr="00D90E4F">
        <w:t>tail</w:t>
      </w:r>
      <w:bookmarkEnd w:id="538"/>
      <w:bookmarkEnd w:id="539"/>
    </w:p>
    <w:p w14:paraId="5F3902EB" w14:textId="0F528FA4" w:rsidR="00C8084C" w:rsidRDefault="00C8084C" w:rsidP="00C8084C">
      <w:pPr>
        <w:pStyle w:val="Bild"/>
      </w:pPr>
      <w:r w:rsidRPr="00C8084C">
        <w:rPr>
          <w:noProof/>
        </w:rPr>
        <w:drawing>
          <wp:inline distT="0" distB="0" distL="0" distR="0" wp14:anchorId="6D5D31F6" wp14:editId="066502E4">
            <wp:extent cx="1396800" cy="709200"/>
            <wp:effectExtent l="0" t="0" r="0" b="0"/>
            <wp:docPr id="876315578" name="Bildobjekt 1" descr="En bild som visar text, skärmbild, Teckensnitt,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15578" name="Bildobjekt 1" descr="En bild som visar text, skärmbild, Teckensnitt, Rektangel&#10;&#10;Automatiskt genererad beskrivning"/>
                    <pic:cNvPicPr/>
                  </pic:nvPicPr>
                  <pic:blipFill>
                    <a:blip r:embed="rId326"/>
                    <a:stretch>
                      <a:fillRect/>
                    </a:stretch>
                  </pic:blipFill>
                  <pic:spPr>
                    <a:xfrm>
                      <a:off x="0" y="0"/>
                      <a:ext cx="1396800" cy="709200"/>
                    </a:xfrm>
                    <a:prstGeom prst="rect">
                      <a:avLst/>
                    </a:prstGeom>
                  </pic:spPr>
                </pic:pic>
              </a:graphicData>
            </a:graphic>
          </wp:inline>
        </w:drawing>
      </w:r>
    </w:p>
    <w:p w14:paraId="1797C353" w14:textId="271F3302" w:rsidR="00C8084C" w:rsidRDefault="00C8084C" w:rsidP="00C8084C">
      <w:r>
        <w:t xml:space="preserve">The command </w:t>
      </w:r>
      <w:r w:rsidR="00F455CA">
        <w:t>asks</w:t>
      </w:r>
      <w:r>
        <w:t xml:space="preserve"> for a width</w:t>
      </w:r>
    </w:p>
    <w:p w14:paraId="490E2A6C" w14:textId="6F1BCB22" w:rsidR="00C8084C" w:rsidRDefault="00C8084C" w:rsidP="00C8084C">
      <w:pPr>
        <w:pStyle w:val="Bild"/>
      </w:pPr>
      <w:r w:rsidRPr="00C8084C">
        <w:rPr>
          <w:noProof/>
        </w:rPr>
        <w:drawing>
          <wp:inline distT="0" distB="0" distL="0" distR="0" wp14:anchorId="3431A995" wp14:editId="298B6A0D">
            <wp:extent cx="1947600" cy="442800"/>
            <wp:effectExtent l="0" t="0" r="0" b="0"/>
            <wp:docPr id="1029923760"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23760" name="Bildobjekt 1" descr="En bild som visar text, skärmbild, Teckensnitt, linje&#10;&#10;Automatiskt genererad beskrivning"/>
                    <pic:cNvPicPr/>
                  </pic:nvPicPr>
                  <pic:blipFill>
                    <a:blip r:embed="rId327"/>
                    <a:stretch>
                      <a:fillRect/>
                    </a:stretch>
                  </pic:blipFill>
                  <pic:spPr>
                    <a:xfrm>
                      <a:off x="0" y="0"/>
                      <a:ext cx="1947600" cy="442800"/>
                    </a:xfrm>
                    <a:prstGeom prst="rect">
                      <a:avLst/>
                    </a:prstGeom>
                  </pic:spPr>
                </pic:pic>
              </a:graphicData>
            </a:graphic>
          </wp:inline>
        </w:drawing>
      </w:r>
    </w:p>
    <w:p w14:paraId="0F02C761" w14:textId="0B1395AC" w:rsidR="00C8084C" w:rsidRPr="00C8084C" w:rsidRDefault="00F455CA" w:rsidP="00C8084C">
      <w:r>
        <w:t>Then start point (P1) and next point (P2)</w:t>
      </w:r>
    </w:p>
    <w:p w14:paraId="4745019D" w14:textId="1E10D74A" w:rsidR="00C8084C" w:rsidRPr="00C8084C" w:rsidRDefault="00F455CA" w:rsidP="00C8084C">
      <w:pPr>
        <w:pStyle w:val="Bild"/>
      </w:pPr>
      <w:r>
        <w:rPr>
          <w:noProof/>
        </w:rPr>
        <w:drawing>
          <wp:inline distT="0" distB="0" distL="0" distR="0" wp14:anchorId="071FEFA1" wp14:editId="2D56D229">
            <wp:extent cx="2588400" cy="1119600"/>
            <wp:effectExtent l="0" t="0" r="2540" b="4445"/>
            <wp:docPr id="2043342665" name="Bildobjekt 1" descr="En bild som visar diagram, linje, Grafik,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42665" name="Bildobjekt 1" descr="En bild som visar diagram, linje, Grafik, skärmbild&#10;&#10;Automatiskt genererad beskrivning"/>
                    <pic:cNvPicPr/>
                  </pic:nvPicPr>
                  <pic:blipFill>
                    <a:blip r:embed="rId328"/>
                    <a:stretch>
                      <a:fillRect/>
                    </a:stretch>
                  </pic:blipFill>
                  <pic:spPr>
                    <a:xfrm>
                      <a:off x="0" y="0"/>
                      <a:ext cx="2588400" cy="1119600"/>
                    </a:xfrm>
                    <a:prstGeom prst="rect">
                      <a:avLst/>
                    </a:prstGeom>
                  </pic:spPr>
                </pic:pic>
              </a:graphicData>
            </a:graphic>
          </wp:inline>
        </w:drawing>
      </w:r>
    </w:p>
    <w:p w14:paraId="3273731A" w14:textId="77777777" w:rsidR="00A668D2" w:rsidRPr="00D90E4F" w:rsidRDefault="00A668D2" w:rsidP="00A668D2">
      <w:pPr>
        <w:pStyle w:val="Rubrik1"/>
      </w:pPr>
      <w:bookmarkStart w:id="541" w:name="_SignMaker"/>
      <w:bookmarkStart w:id="542" w:name="_Toc335636952"/>
      <w:bookmarkStart w:id="543" w:name="_Toc115697742"/>
      <w:bookmarkStart w:id="544" w:name="_Toc129002730"/>
      <w:bookmarkStart w:id="545" w:name="_Toc155164870"/>
      <w:bookmarkStart w:id="546" w:name="_Toc159143759"/>
      <w:bookmarkStart w:id="547" w:name="_Toc229474823"/>
      <w:bookmarkEnd w:id="541"/>
      <w:r w:rsidRPr="00D90E4F">
        <w:lastRenderedPageBreak/>
        <w:t>SignMaker</w:t>
      </w:r>
      <w:bookmarkEnd w:id="542"/>
      <w:bookmarkEnd w:id="543"/>
      <w:bookmarkEnd w:id="544"/>
      <w:bookmarkEnd w:id="547"/>
    </w:p>
    <w:p w14:paraId="35ABE033" w14:textId="79422EA6" w:rsidR="00F455CA" w:rsidRDefault="00F455CA" w:rsidP="00057A4A">
      <w:pPr>
        <w:pStyle w:val="Bild"/>
      </w:pPr>
      <w:r w:rsidRPr="00F455CA">
        <w:rPr>
          <w:noProof/>
        </w:rPr>
        <w:drawing>
          <wp:inline distT="0" distB="0" distL="0" distR="0" wp14:anchorId="7B048293" wp14:editId="6C88F052">
            <wp:extent cx="1198800" cy="1029600"/>
            <wp:effectExtent l="0" t="0" r="1905" b="0"/>
            <wp:docPr id="26585480" name="Bildobjekt 1" descr="En bild som visar text, skärmbild, Teckensnitt,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5480" name="Bildobjekt 1" descr="En bild som visar text, skärmbild, Teckensnitt, Rektangel&#10;&#10;Automatiskt genererad beskrivning"/>
                    <pic:cNvPicPr/>
                  </pic:nvPicPr>
                  <pic:blipFill>
                    <a:blip r:embed="rId329"/>
                    <a:stretch>
                      <a:fillRect/>
                    </a:stretch>
                  </pic:blipFill>
                  <pic:spPr>
                    <a:xfrm>
                      <a:off x="0" y="0"/>
                      <a:ext cx="1198800" cy="1029600"/>
                    </a:xfrm>
                    <a:prstGeom prst="rect">
                      <a:avLst/>
                    </a:prstGeom>
                  </pic:spPr>
                </pic:pic>
              </a:graphicData>
            </a:graphic>
          </wp:inline>
        </w:drawing>
      </w:r>
    </w:p>
    <w:p w14:paraId="18D3B519" w14:textId="77777777" w:rsidR="00F455CA" w:rsidRPr="00D90E4F" w:rsidRDefault="00022EFF" w:rsidP="00F455CA">
      <w:r w:rsidRPr="00D90E4F">
        <w:t xml:space="preserve">This </w:t>
      </w:r>
      <w:r w:rsidR="00D729A2" w:rsidRPr="00D90E4F">
        <w:t xml:space="preserve">module includes commands for making signs. For example: Converting images to CAD vectors, </w:t>
      </w:r>
      <w:r w:rsidR="00CE649F" w:rsidRPr="00D90E4F">
        <w:t xml:space="preserve">converting </w:t>
      </w:r>
      <w:r w:rsidR="00D729A2" w:rsidRPr="00D90E4F">
        <w:t>true type fonts</w:t>
      </w:r>
      <w:r w:rsidR="00F062EA" w:rsidRPr="00D90E4F">
        <w:t>, etc.</w:t>
      </w:r>
      <w:r w:rsidR="00D729A2" w:rsidRPr="00D90E4F">
        <w:t xml:space="preserve"> </w:t>
      </w:r>
      <w:r w:rsidR="00F062EA" w:rsidRPr="00D90E4F">
        <w:t xml:space="preserve">There must be a license for the </w:t>
      </w:r>
      <w:r w:rsidR="00C47395" w:rsidRPr="00D90E4F">
        <w:t>"</w:t>
      </w:r>
      <w:r w:rsidR="00F062EA" w:rsidRPr="00D90E4F">
        <w:t>SignMaker</w:t>
      </w:r>
      <w:r w:rsidR="00C47395" w:rsidRPr="00D90E4F">
        <w:t>"</w:t>
      </w:r>
      <w:r w:rsidR="00F062EA" w:rsidRPr="00D90E4F">
        <w:t xml:space="preserve"> module t</w:t>
      </w:r>
      <w:r w:rsidR="00D729A2" w:rsidRPr="00D90E4F">
        <w:t>o use these command</w:t>
      </w:r>
      <w:r w:rsidR="00F062EA" w:rsidRPr="00D90E4F">
        <w:t>s.</w:t>
      </w:r>
      <w:r w:rsidR="00F455CA">
        <w:t xml:space="preserve"> If you have a subscription license, this module is always included.</w:t>
      </w:r>
    </w:p>
    <w:p w14:paraId="0E3C5C6D" w14:textId="77777777" w:rsidR="005D064A" w:rsidRPr="00D90E4F" w:rsidRDefault="00C7089B" w:rsidP="005D064A">
      <w:pPr>
        <w:pStyle w:val="Rubrik2"/>
      </w:pPr>
      <w:bookmarkStart w:id="548" w:name="_Toc335636953"/>
      <w:bookmarkStart w:id="549" w:name="_Toc129002731"/>
      <w:bookmarkStart w:id="550" w:name="_Toc229474824"/>
      <w:r w:rsidRPr="00D90E4F">
        <w:t>Font trac</w:t>
      </w:r>
      <w:bookmarkStart w:id="551" w:name="fonttracer"/>
      <w:bookmarkEnd w:id="551"/>
      <w:r w:rsidRPr="00D90E4F">
        <w:t>er</w:t>
      </w:r>
      <w:bookmarkEnd w:id="548"/>
      <w:bookmarkEnd w:id="549"/>
      <w:bookmarkEnd w:id="550"/>
    </w:p>
    <w:p w14:paraId="23AFBDAF" w14:textId="6E69C64D" w:rsidR="005D064A" w:rsidRPr="00D90E4F" w:rsidRDefault="001709CC" w:rsidP="00057A4A">
      <w:pPr>
        <w:pStyle w:val="Bild"/>
      </w:pPr>
      <w:r w:rsidRPr="001709CC">
        <w:rPr>
          <w:noProof/>
        </w:rPr>
        <w:drawing>
          <wp:inline distT="0" distB="0" distL="0" distR="0" wp14:anchorId="6AE96C8F" wp14:editId="206150D2">
            <wp:extent cx="1242000" cy="730800"/>
            <wp:effectExtent l="0" t="0" r="0" b="0"/>
            <wp:docPr id="100735026" name="Bildobjekt 1" descr="En bild som visar text, Teckensnitt, Rektangel,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5026" name="Bildobjekt 1" descr="En bild som visar text, Teckensnitt, Rektangel, nummer&#10;&#10;Automatiskt genererad beskrivning"/>
                    <pic:cNvPicPr/>
                  </pic:nvPicPr>
                  <pic:blipFill>
                    <a:blip r:embed="rId330"/>
                    <a:stretch>
                      <a:fillRect/>
                    </a:stretch>
                  </pic:blipFill>
                  <pic:spPr>
                    <a:xfrm>
                      <a:off x="0" y="0"/>
                      <a:ext cx="1242000" cy="730800"/>
                    </a:xfrm>
                    <a:prstGeom prst="rect">
                      <a:avLst/>
                    </a:prstGeom>
                  </pic:spPr>
                </pic:pic>
              </a:graphicData>
            </a:graphic>
          </wp:inline>
        </w:drawing>
      </w:r>
    </w:p>
    <w:p w14:paraId="280C971A" w14:textId="7D4D7D7E" w:rsidR="009C334B" w:rsidRPr="00D90E4F" w:rsidRDefault="006D5EE0" w:rsidP="009C334B">
      <w:r w:rsidRPr="00D90E4F">
        <w:t xml:space="preserve">This command </w:t>
      </w:r>
      <w:r w:rsidR="00520322" w:rsidRPr="00D90E4F">
        <w:t>convert</w:t>
      </w:r>
      <w:r w:rsidR="00F062EA" w:rsidRPr="00D90E4F">
        <w:t>s</w:t>
      </w:r>
      <w:r w:rsidR="00520322" w:rsidRPr="00D90E4F">
        <w:t xml:space="preserve"> true type fonts into vector graphics</w:t>
      </w:r>
      <w:r w:rsidR="001709CC">
        <w:t xml:space="preserve">. </w:t>
      </w:r>
      <w:r w:rsidR="00CE649F" w:rsidRPr="00D90E4F">
        <w:t xml:space="preserve">The </w:t>
      </w:r>
      <w:r w:rsidR="00F062EA" w:rsidRPr="00D90E4F">
        <w:t>f</w:t>
      </w:r>
      <w:r w:rsidR="004C22C7" w:rsidRPr="00D90E4F">
        <w:t xml:space="preserve">ollowing dialog </w:t>
      </w:r>
      <w:r w:rsidR="00F062EA" w:rsidRPr="00D90E4F">
        <w:t xml:space="preserve">box </w:t>
      </w:r>
      <w:r w:rsidR="004C22C7" w:rsidRPr="00D90E4F">
        <w:t>is shown</w:t>
      </w:r>
      <w:r w:rsidR="00F062EA" w:rsidRPr="00D90E4F">
        <w:t>:</w:t>
      </w:r>
    </w:p>
    <w:p w14:paraId="060D8096" w14:textId="4F0D031F" w:rsidR="004C22C7" w:rsidRPr="00D90E4F" w:rsidRDefault="001709CC" w:rsidP="00057A4A">
      <w:pPr>
        <w:pStyle w:val="Bild"/>
      </w:pPr>
      <w:r>
        <w:rPr>
          <w:noProof/>
        </w:rPr>
        <w:drawing>
          <wp:inline distT="0" distB="0" distL="0" distR="0" wp14:anchorId="413DA84F" wp14:editId="21023181">
            <wp:extent cx="2912400" cy="3978000"/>
            <wp:effectExtent l="0" t="0" r="2540" b="3810"/>
            <wp:docPr id="1241563907" name="Bildobjekt 1" descr="En bild som visar text, elektronik, skärmbild, skär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63907" name="Bildobjekt 1" descr="En bild som visar text, elektronik, skärmbild, skärm&#10;&#10;Automatiskt genererad beskrivning"/>
                    <pic:cNvPicPr/>
                  </pic:nvPicPr>
                  <pic:blipFill>
                    <a:blip r:embed="rId331"/>
                    <a:stretch>
                      <a:fillRect/>
                    </a:stretch>
                  </pic:blipFill>
                  <pic:spPr>
                    <a:xfrm>
                      <a:off x="0" y="0"/>
                      <a:ext cx="2912400" cy="3978000"/>
                    </a:xfrm>
                    <a:prstGeom prst="rect">
                      <a:avLst/>
                    </a:prstGeom>
                  </pic:spPr>
                </pic:pic>
              </a:graphicData>
            </a:graphic>
          </wp:inline>
        </w:drawing>
      </w:r>
    </w:p>
    <w:p w14:paraId="6A89B4B1" w14:textId="71AE4476" w:rsidR="0083035D" w:rsidRPr="00D90E4F" w:rsidRDefault="0083035D" w:rsidP="002D3E07">
      <w:pPr>
        <w:pStyle w:val="Rubrik5"/>
      </w:pPr>
      <w:r w:rsidRPr="00D90E4F">
        <w:t>Select font</w:t>
      </w:r>
    </w:p>
    <w:p w14:paraId="3FE5D17A" w14:textId="77777777" w:rsidR="0083035D" w:rsidRPr="00D90E4F" w:rsidRDefault="00F062EA" w:rsidP="0083035D">
      <w:r w:rsidRPr="00D90E4F">
        <w:t>The preview area will show example text of differing fonts.</w:t>
      </w:r>
    </w:p>
    <w:p w14:paraId="6EA213BA" w14:textId="77777777" w:rsidR="0083035D" w:rsidRPr="00D90E4F" w:rsidRDefault="009378B9" w:rsidP="00057A4A">
      <w:pPr>
        <w:pStyle w:val="Bild"/>
      </w:pPr>
      <w:r w:rsidRPr="00D90E4F">
        <w:rPr>
          <w:noProof/>
        </w:rPr>
        <w:drawing>
          <wp:inline distT="0" distB="0" distL="0" distR="0" wp14:anchorId="1F886D7A" wp14:editId="669C27A5">
            <wp:extent cx="2833200" cy="1087200"/>
            <wp:effectExtent l="19050" t="19050" r="24765" b="17780"/>
            <wp:docPr id="18787" name="Bild 18787" descr="Image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87" descr="Image289"/>
                    <pic:cNvPicPr>
                      <a:picLocks noChangeAspect="1" noChangeArrowheads="1"/>
                    </pic:cNvPicPr>
                  </pic:nvPicPr>
                  <pic:blipFill>
                    <a:blip r:embed="rId332" cstate="print"/>
                    <a:srcRect/>
                    <a:stretch>
                      <a:fillRect/>
                    </a:stretch>
                  </pic:blipFill>
                  <pic:spPr bwMode="auto">
                    <a:xfrm>
                      <a:off x="0" y="0"/>
                      <a:ext cx="2833200" cy="1087200"/>
                    </a:xfrm>
                    <a:prstGeom prst="rect">
                      <a:avLst/>
                    </a:prstGeom>
                    <a:noFill/>
                    <a:ln w="6350">
                      <a:solidFill>
                        <a:srgbClr val="000000"/>
                      </a:solidFill>
                      <a:miter lim="800000"/>
                      <a:headEnd/>
                      <a:tailEnd/>
                    </a:ln>
                    <a:effectLst/>
                  </pic:spPr>
                </pic:pic>
              </a:graphicData>
            </a:graphic>
          </wp:inline>
        </w:drawing>
      </w:r>
    </w:p>
    <w:p w14:paraId="3BA1F479" w14:textId="77777777" w:rsidR="003B2459" w:rsidRPr="00D90E4F" w:rsidRDefault="004C22C7" w:rsidP="002D3E07">
      <w:pPr>
        <w:pStyle w:val="Rubrik5"/>
      </w:pPr>
      <w:r w:rsidRPr="00D90E4F">
        <w:lastRenderedPageBreak/>
        <w:t>Linear cursor</w:t>
      </w:r>
    </w:p>
    <w:p w14:paraId="4F2C8BA4" w14:textId="77777777" w:rsidR="004C22C7" w:rsidRPr="00D90E4F" w:rsidRDefault="00410557" w:rsidP="004C22C7">
      <w:r w:rsidRPr="00D90E4F">
        <w:t>Cl</w:t>
      </w:r>
      <w:r w:rsidR="0083035D" w:rsidRPr="00D90E4F">
        <w:t xml:space="preserve">ick on this button </w:t>
      </w:r>
      <w:r w:rsidRPr="00D90E4F">
        <w:t xml:space="preserve">to </w:t>
      </w:r>
      <w:r w:rsidR="0083035D" w:rsidRPr="00D90E4F">
        <w:t>set the start point for the text.</w:t>
      </w:r>
    </w:p>
    <w:p w14:paraId="7AF5E991" w14:textId="77777777" w:rsidR="007E1E18" w:rsidRPr="00D90E4F" w:rsidRDefault="007E1E18" w:rsidP="002D3E07">
      <w:pPr>
        <w:pStyle w:val="Rubrik5"/>
      </w:pPr>
      <w:r w:rsidRPr="00D90E4F">
        <w:t>Object cursor</w:t>
      </w:r>
    </w:p>
    <w:p w14:paraId="470E5B75" w14:textId="77777777" w:rsidR="007E1E18" w:rsidRPr="00D90E4F" w:rsidRDefault="00410557" w:rsidP="007E1E18">
      <w:r w:rsidRPr="00D90E4F">
        <w:t>Use this</w:t>
      </w:r>
      <w:r w:rsidR="007E1E18" w:rsidRPr="00D90E4F">
        <w:t xml:space="preserve"> option </w:t>
      </w:r>
      <w:r w:rsidRPr="00D90E4F">
        <w:t>to</w:t>
      </w:r>
      <w:r w:rsidR="007E1E18" w:rsidRPr="00D90E4F">
        <w:t xml:space="preserve"> select an object to follow.</w:t>
      </w:r>
    </w:p>
    <w:p w14:paraId="0CD7740B" w14:textId="77777777" w:rsidR="007E1E18" w:rsidRPr="00D90E4F" w:rsidRDefault="009378B9" w:rsidP="005949B5">
      <w:pPr>
        <w:pStyle w:val="Bild"/>
      </w:pPr>
      <w:r w:rsidRPr="00D90E4F">
        <w:rPr>
          <w:noProof/>
        </w:rPr>
        <w:drawing>
          <wp:inline distT="0" distB="0" distL="0" distR="0" wp14:anchorId="5E111316" wp14:editId="50162B8D">
            <wp:extent cx="1938655" cy="570865"/>
            <wp:effectExtent l="19050" t="0" r="4445" b="0"/>
            <wp:docPr id="18788" name="Bild 18788" descr="Image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88" descr="Image290"/>
                    <pic:cNvPicPr>
                      <a:picLocks noChangeAspect="1" noChangeArrowheads="1"/>
                    </pic:cNvPicPr>
                  </pic:nvPicPr>
                  <pic:blipFill>
                    <a:blip r:embed="rId333" cstate="print"/>
                    <a:srcRect/>
                    <a:stretch>
                      <a:fillRect/>
                    </a:stretch>
                  </pic:blipFill>
                  <pic:spPr bwMode="auto">
                    <a:xfrm>
                      <a:off x="0" y="0"/>
                      <a:ext cx="1938655" cy="570865"/>
                    </a:xfrm>
                    <a:prstGeom prst="rect">
                      <a:avLst/>
                    </a:prstGeom>
                    <a:noFill/>
                    <a:ln w="9525">
                      <a:noFill/>
                      <a:miter lim="800000"/>
                      <a:headEnd/>
                      <a:tailEnd/>
                    </a:ln>
                  </pic:spPr>
                </pic:pic>
              </a:graphicData>
            </a:graphic>
          </wp:inline>
        </w:drawing>
      </w:r>
    </w:p>
    <w:p w14:paraId="44396708" w14:textId="77777777" w:rsidR="007E1E18" w:rsidRPr="00D90E4F" w:rsidRDefault="00397DDA" w:rsidP="007E1E18">
      <w:r w:rsidRPr="00D90E4F">
        <w:t xml:space="preserve">Select </w:t>
      </w:r>
      <w:r w:rsidR="00410557" w:rsidRPr="00D90E4F">
        <w:t xml:space="preserve">the </w:t>
      </w:r>
      <w:r w:rsidRPr="00D90E4F">
        <w:t xml:space="preserve">start point and </w:t>
      </w:r>
      <w:r w:rsidR="00BC33BC" w:rsidRPr="00D90E4F">
        <w:t>t</w:t>
      </w:r>
      <w:r w:rsidRPr="00D90E4F">
        <w:t>he cursor will follow the geometry</w:t>
      </w:r>
      <w:r w:rsidR="002D6BB3" w:rsidRPr="00D90E4F">
        <w:t xml:space="preserve"> </w:t>
      </w:r>
      <w:r w:rsidR="00410557" w:rsidRPr="00D90E4F">
        <w:t>as</w:t>
      </w:r>
      <w:r w:rsidR="002D6BB3" w:rsidRPr="00D90E4F">
        <w:t xml:space="preserve"> </w:t>
      </w:r>
      <w:r w:rsidR="009B465E" w:rsidRPr="00D90E4F">
        <w:t>the text is typed</w:t>
      </w:r>
      <w:r w:rsidRPr="00D90E4F">
        <w:t>.</w:t>
      </w:r>
    </w:p>
    <w:p w14:paraId="6932799E" w14:textId="77777777" w:rsidR="006A2D46" w:rsidRPr="00D90E4F" w:rsidRDefault="00B04148" w:rsidP="002D3E07">
      <w:pPr>
        <w:pStyle w:val="Rubrik5"/>
      </w:pPr>
      <w:r w:rsidRPr="00D90E4F">
        <w:t>Symbols</w:t>
      </w:r>
    </w:p>
    <w:p w14:paraId="507088D3" w14:textId="77777777" w:rsidR="00397DDA" w:rsidRPr="00D90E4F" w:rsidRDefault="002D6BB3" w:rsidP="00397DDA">
      <w:r w:rsidRPr="00D90E4F">
        <w:t xml:space="preserve">Use the </w:t>
      </w:r>
      <w:r w:rsidR="00C47395" w:rsidRPr="00D90E4F">
        <w:t>"</w:t>
      </w:r>
      <w:r w:rsidRPr="00D90E4F">
        <w:t>Symbols</w:t>
      </w:r>
      <w:r w:rsidR="00C47395" w:rsidRPr="00D90E4F">
        <w:t>"</w:t>
      </w:r>
      <w:r w:rsidR="00397DDA" w:rsidRPr="00D90E4F">
        <w:t xml:space="preserve"> button </w:t>
      </w:r>
      <w:r w:rsidR="00A946E1" w:rsidRPr="00D90E4F">
        <w:t>to</w:t>
      </w:r>
      <w:r w:rsidR="00397DDA" w:rsidRPr="00D90E4F">
        <w:t xml:space="preserve"> expand the dialog</w:t>
      </w:r>
      <w:r w:rsidR="00A946E1" w:rsidRPr="00D90E4F">
        <w:t xml:space="preserve"> box</w:t>
      </w:r>
      <w:r w:rsidR="00BC33BC" w:rsidRPr="00D90E4F">
        <w:t>:</w:t>
      </w:r>
    </w:p>
    <w:p w14:paraId="4A979F66" w14:textId="6DCDAE7C" w:rsidR="00CB595F" w:rsidRPr="00D90E4F" w:rsidRDefault="001709CC" w:rsidP="00057A4A">
      <w:pPr>
        <w:pStyle w:val="Bild"/>
      </w:pPr>
      <w:r>
        <w:rPr>
          <w:noProof/>
        </w:rPr>
        <w:drawing>
          <wp:inline distT="0" distB="0" distL="0" distR="0" wp14:anchorId="37758A7D" wp14:editId="65F27BC5">
            <wp:extent cx="6120000" cy="3931200"/>
            <wp:effectExtent l="0" t="0" r="0" b="0"/>
            <wp:docPr id="294705951" name="Bildobjekt 1" descr="En bild som visar text, skärmbild, programvara, Datoriko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05951" name="Bildobjekt 1" descr="En bild som visar text, skärmbild, programvara, Datorikon&#10;&#10;Automatiskt genererad beskrivning"/>
                    <pic:cNvPicPr/>
                  </pic:nvPicPr>
                  <pic:blipFill>
                    <a:blip r:embed="rId334"/>
                    <a:stretch>
                      <a:fillRect/>
                    </a:stretch>
                  </pic:blipFill>
                  <pic:spPr>
                    <a:xfrm>
                      <a:off x="0" y="0"/>
                      <a:ext cx="6120000" cy="3931200"/>
                    </a:xfrm>
                    <a:prstGeom prst="rect">
                      <a:avLst/>
                    </a:prstGeom>
                  </pic:spPr>
                </pic:pic>
              </a:graphicData>
            </a:graphic>
          </wp:inline>
        </w:drawing>
      </w:r>
    </w:p>
    <w:p w14:paraId="35CAF2DB" w14:textId="77777777" w:rsidR="006E7458" w:rsidRPr="00D90E4F" w:rsidRDefault="006E7458" w:rsidP="006A2D46">
      <w:r w:rsidRPr="00D90E4F">
        <w:t>Double click on the sign to insert it onto the drawing.</w:t>
      </w:r>
    </w:p>
    <w:p w14:paraId="45D39D7D" w14:textId="042F0B95" w:rsidR="00397DDA" w:rsidRPr="00D90E4F" w:rsidRDefault="00397DDA" w:rsidP="001709CC">
      <w:pPr>
        <w:pStyle w:val="Rubrik5"/>
      </w:pPr>
      <w:bookmarkStart w:id="552" w:name="_Toc129002732"/>
      <w:r w:rsidRPr="00D90E4F">
        <w:t>Explode</w:t>
      </w:r>
      <w:bookmarkEnd w:id="552"/>
      <w:r w:rsidR="001709CC">
        <w:t xml:space="preserve"> text</w:t>
      </w:r>
    </w:p>
    <w:p w14:paraId="624DADC2" w14:textId="42C31C63" w:rsidR="00A95363" w:rsidRPr="00D90E4F" w:rsidRDefault="001709CC" w:rsidP="00A95363">
      <w:r>
        <w:t xml:space="preserve">You can also use the </w:t>
      </w:r>
      <w:hyperlink w:anchor="_Explode" w:history="1">
        <w:r w:rsidRPr="001709CC">
          <w:rPr>
            <w:rStyle w:val="Hyperlnk"/>
          </w:rPr>
          <w:t>Explode command</w:t>
        </w:r>
      </w:hyperlink>
      <w:r>
        <w:t xml:space="preserve"> afterwards</w:t>
      </w:r>
      <w:r w:rsidR="00A95363" w:rsidRPr="00D90E4F">
        <w:t>.</w:t>
      </w:r>
    </w:p>
    <w:p w14:paraId="4F4AAC7E" w14:textId="1E19DC26" w:rsidR="00397DDA" w:rsidRPr="00D90E4F" w:rsidRDefault="009378B9" w:rsidP="005949B5">
      <w:pPr>
        <w:pStyle w:val="Bild"/>
      </w:pPr>
      <w:r w:rsidRPr="00D90E4F">
        <w:rPr>
          <w:noProof/>
        </w:rPr>
        <w:drawing>
          <wp:inline distT="0" distB="0" distL="0" distR="0" wp14:anchorId="786956F7" wp14:editId="7C3A48BF">
            <wp:extent cx="2040890" cy="570865"/>
            <wp:effectExtent l="19050" t="0" r="0" b="0"/>
            <wp:docPr id="18790" name="Bild 18790" descr="Image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90" descr="Image292"/>
                    <pic:cNvPicPr>
                      <a:picLocks noChangeAspect="1" noChangeArrowheads="1"/>
                    </pic:cNvPicPr>
                  </pic:nvPicPr>
                  <pic:blipFill>
                    <a:blip r:embed="rId335" cstate="print"/>
                    <a:srcRect/>
                    <a:stretch>
                      <a:fillRect/>
                    </a:stretch>
                  </pic:blipFill>
                  <pic:spPr bwMode="auto">
                    <a:xfrm>
                      <a:off x="0" y="0"/>
                      <a:ext cx="2040890" cy="570865"/>
                    </a:xfrm>
                    <a:prstGeom prst="rect">
                      <a:avLst/>
                    </a:prstGeom>
                    <a:noFill/>
                    <a:ln w="9525">
                      <a:noFill/>
                      <a:miter lim="800000"/>
                      <a:headEnd/>
                      <a:tailEnd/>
                    </a:ln>
                  </pic:spPr>
                </pic:pic>
              </a:graphicData>
            </a:graphic>
          </wp:inline>
        </w:drawing>
      </w:r>
    </w:p>
    <w:p w14:paraId="7EC82CD2" w14:textId="77777777" w:rsidR="00E41A28" w:rsidRPr="00D90E4F" w:rsidRDefault="00E41A28" w:rsidP="00E41A28">
      <w:pPr>
        <w:pStyle w:val="Rubrik2"/>
      </w:pPr>
      <w:bookmarkStart w:id="553" w:name="_Image"/>
      <w:bookmarkStart w:id="554" w:name="_Toc335636954"/>
      <w:bookmarkStart w:id="555" w:name="_Toc129002733"/>
      <w:bookmarkStart w:id="556" w:name="_Toc229474825"/>
      <w:bookmarkEnd w:id="553"/>
      <w:r w:rsidRPr="00D90E4F">
        <w:t>Ima</w:t>
      </w:r>
      <w:bookmarkStart w:id="557" w:name="image"/>
      <w:bookmarkEnd w:id="557"/>
      <w:r w:rsidRPr="00D90E4F">
        <w:t>ge</w:t>
      </w:r>
      <w:bookmarkEnd w:id="554"/>
      <w:bookmarkEnd w:id="555"/>
      <w:bookmarkEnd w:id="556"/>
    </w:p>
    <w:p w14:paraId="606C6654" w14:textId="770D5F70" w:rsidR="007A6149" w:rsidRPr="00D90E4F" w:rsidRDefault="00057A4A" w:rsidP="005949B5">
      <w:pPr>
        <w:pStyle w:val="Bild"/>
      </w:pPr>
      <w:r w:rsidRPr="00057A4A">
        <w:rPr>
          <w:noProof/>
        </w:rPr>
        <w:drawing>
          <wp:inline distT="0" distB="0" distL="0" distR="0" wp14:anchorId="57134200" wp14:editId="1A507A06">
            <wp:extent cx="1785600" cy="946800"/>
            <wp:effectExtent l="0" t="0" r="5715" b="5715"/>
            <wp:docPr id="56759219"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9219" name="Bildobjekt 1" descr="En bild som visar text, skärmbild, Teckensnitt, nummer&#10;&#10;Automatiskt genererad beskrivning"/>
                    <pic:cNvPicPr/>
                  </pic:nvPicPr>
                  <pic:blipFill>
                    <a:blip r:embed="rId336"/>
                    <a:stretch>
                      <a:fillRect/>
                    </a:stretch>
                  </pic:blipFill>
                  <pic:spPr>
                    <a:xfrm>
                      <a:off x="0" y="0"/>
                      <a:ext cx="1785600" cy="946800"/>
                    </a:xfrm>
                    <a:prstGeom prst="rect">
                      <a:avLst/>
                    </a:prstGeom>
                  </pic:spPr>
                </pic:pic>
              </a:graphicData>
            </a:graphic>
          </wp:inline>
        </w:drawing>
      </w:r>
    </w:p>
    <w:p w14:paraId="13089C36" w14:textId="77777777" w:rsidR="00086636" w:rsidRDefault="00BC33BC" w:rsidP="005A0338">
      <w:r w:rsidRPr="00D90E4F">
        <w:t>Use t</w:t>
      </w:r>
      <w:r w:rsidR="005A0338" w:rsidRPr="00D90E4F">
        <w:t xml:space="preserve">he </w:t>
      </w:r>
      <w:r w:rsidR="00C47395" w:rsidRPr="00D90E4F">
        <w:t>"</w:t>
      </w:r>
      <w:r w:rsidR="005A0338" w:rsidRPr="00D90E4F">
        <w:t>Image</w:t>
      </w:r>
      <w:r w:rsidR="00C47395" w:rsidRPr="00D90E4F">
        <w:t>"</w:t>
      </w:r>
      <w:r w:rsidR="005A0338" w:rsidRPr="00D90E4F">
        <w:t xml:space="preserve"> command to insert images into </w:t>
      </w:r>
      <w:r w:rsidR="001768A8" w:rsidRPr="00D90E4F">
        <w:t xml:space="preserve">the </w:t>
      </w:r>
      <w:r w:rsidR="005A0338" w:rsidRPr="00D90E4F">
        <w:t>IGEMS drawing.</w:t>
      </w:r>
      <w:r w:rsidR="003148BD" w:rsidRPr="00D90E4F">
        <w:t xml:space="preserve"> The image can be </w:t>
      </w:r>
      <w:r w:rsidR="00086636" w:rsidRPr="00D90E4F">
        <w:t xml:space="preserve">scaled to correct size and used as a background. A common method is to draw </w:t>
      </w:r>
      <w:r w:rsidR="002D6BB3" w:rsidRPr="00D90E4F">
        <w:t xml:space="preserve">an </w:t>
      </w:r>
      <w:r w:rsidR="00086636" w:rsidRPr="00D90E4F">
        <w:t>object on the image.</w:t>
      </w:r>
      <w:r w:rsidR="002449F8" w:rsidRPr="00D90E4F">
        <w:t xml:space="preserve"> </w:t>
      </w:r>
      <w:r w:rsidR="002D6BB3" w:rsidRPr="00D90E4F">
        <w:t xml:space="preserve">These </w:t>
      </w:r>
      <w:r w:rsidR="002449F8" w:rsidRPr="00D90E4F">
        <w:t>objects can be used to generate a toolpath that cut</w:t>
      </w:r>
      <w:r w:rsidR="002D6BB3" w:rsidRPr="00D90E4F">
        <w:t>s</w:t>
      </w:r>
      <w:r w:rsidR="002449F8" w:rsidRPr="00D90E4F">
        <w:t xml:space="preserve"> the geometry in correct size.</w:t>
      </w:r>
    </w:p>
    <w:p w14:paraId="349FC78E" w14:textId="6BAC7886" w:rsidR="00057A4A" w:rsidRPr="00D90E4F" w:rsidRDefault="00057A4A" w:rsidP="00057A4A">
      <w:pPr>
        <w:pStyle w:val="DoNow"/>
      </w:pPr>
      <w:r>
        <w:lastRenderedPageBreak/>
        <w:t xml:space="preserve">You can open images from the standard open command. The picture below is from the "FloorTile.png" in the </w:t>
      </w:r>
      <w:hyperlink w:anchor="_Samples" w:history="1">
        <w:r w:rsidRPr="00057A4A">
          <w:rPr>
            <w:rStyle w:val="Hyperlnk"/>
          </w:rPr>
          <w:t>Sample directory</w:t>
        </w:r>
      </w:hyperlink>
      <w:r>
        <w:t>.</w:t>
      </w:r>
    </w:p>
    <w:p w14:paraId="68FB9843" w14:textId="6F6C50CA" w:rsidR="00057A4A" w:rsidRDefault="00057A4A" w:rsidP="005949B5">
      <w:pPr>
        <w:pStyle w:val="Bild"/>
      </w:pPr>
      <w:r w:rsidRPr="00057A4A">
        <w:rPr>
          <w:noProof/>
        </w:rPr>
        <w:drawing>
          <wp:inline distT="0" distB="0" distL="0" distR="0" wp14:anchorId="1148EEE4" wp14:editId="36FDC778">
            <wp:extent cx="2390400" cy="2505600"/>
            <wp:effectExtent l="0" t="0" r="0" b="9525"/>
            <wp:docPr id="1635809452" name="Bildobjekt 1" descr="En bild som visar skärmbild, text, Rektangel, kvadra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09452" name="Bildobjekt 1" descr="En bild som visar skärmbild, text, Rektangel, kvadrat&#10;&#10;Automatiskt genererad beskrivning"/>
                    <pic:cNvPicPr/>
                  </pic:nvPicPr>
                  <pic:blipFill>
                    <a:blip r:embed="rId337"/>
                    <a:stretch>
                      <a:fillRect/>
                    </a:stretch>
                  </pic:blipFill>
                  <pic:spPr>
                    <a:xfrm>
                      <a:off x="0" y="0"/>
                      <a:ext cx="2390400" cy="2505600"/>
                    </a:xfrm>
                    <a:prstGeom prst="rect">
                      <a:avLst/>
                    </a:prstGeom>
                  </pic:spPr>
                </pic:pic>
              </a:graphicData>
            </a:graphic>
          </wp:inline>
        </w:drawing>
      </w:r>
    </w:p>
    <w:p w14:paraId="630A5B06" w14:textId="4A77592E" w:rsidR="00965DA0" w:rsidRDefault="00965DA0" w:rsidP="00965DA0">
      <w:pPr>
        <w:pStyle w:val="Frga"/>
      </w:pPr>
      <w:r>
        <w:t>What is the difference between using the image command and insert a image from the IGEMS camera function.</w:t>
      </w:r>
    </w:p>
    <w:p w14:paraId="6C124114" w14:textId="169C97B3" w:rsidR="00965DA0" w:rsidRPr="00965DA0" w:rsidRDefault="00965DA0" w:rsidP="00965DA0">
      <w:pPr>
        <w:pStyle w:val="Answer"/>
      </w:pPr>
      <w:r>
        <w:t>An image will have different scale in the center compared to the edges. The IGEMS camera will have the same scale over the whole image.</w:t>
      </w:r>
    </w:p>
    <w:p w14:paraId="0CB69F14" w14:textId="77777777" w:rsidR="00D112A9" w:rsidRPr="00D90E4F" w:rsidRDefault="00D112A9" w:rsidP="00D112A9">
      <w:pPr>
        <w:pStyle w:val="Rubrik2"/>
      </w:pPr>
      <w:bookmarkStart w:id="558" w:name="_Toc335636955"/>
      <w:bookmarkStart w:id="559" w:name="_Toc129002734"/>
      <w:bookmarkStart w:id="560" w:name="_Toc229474826"/>
      <w:r w:rsidRPr="00D90E4F">
        <w:t>Ima</w:t>
      </w:r>
      <w:bookmarkStart w:id="561" w:name="imagetracer"/>
      <w:bookmarkEnd w:id="561"/>
      <w:r w:rsidRPr="00D90E4F">
        <w:t>ge tracer</w:t>
      </w:r>
      <w:bookmarkEnd w:id="558"/>
      <w:bookmarkEnd w:id="559"/>
      <w:bookmarkEnd w:id="560"/>
    </w:p>
    <w:p w14:paraId="5501712B" w14:textId="35F68F92" w:rsidR="0044329E" w:rsidRPr="00D90E4F" w:rsidRDefault="00057A4A" w:rsidP="00057A4A">
      <w:pPr>
        <w:pStyle w:val="Bild"/>
      </w:pPr>
      <w:r w:rsidRPr="00057A4A">
        <w:rPr>
          <w:noProof/>
        </w:rPr>
        <w:drawing>
          <wp:inline distT="0" distB="0" distL="0" distR="0" wp14:anchorId="4EEE95E7" wp14:editId="2C972376">
            <wp:extent cx="1666800" cy="921600"/>
            <wp:effectExtent l="0" t="0" r="0" b="0"/>
            <wp:docPr id="1528900332"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00332" name="Bildobjekt 1" descr="En bild som visar text, skärmbild, Teckensnitt, nummer&#10;&#10;Automatiskt genererad beskrivning"/>
                    <pic:cNvPicPr/>
                  </pic:nvPicPr>
                  <pic:blipFill>
                    <a:blip r:embed="rId338"/>
                    <a:stretch>
                      <a:fillRect/>
                    </a:stretch>
                  </pic:blipFill>
                  <pic:spPr>
                    <a:xfrm>
                      <a:off x="0" y="0"/>
                      <a:ext cx="1666800" cy="921600"/>
                    </a:xfrm>
                    <a:prstGeom prst="rect">
                      <a:avLst/>
                    </a:prstGeom>
                  </pic:spPr>
                </pic:pic>
              </a:graphicData>
            </a:graphic>
          </wp:inline>
        </w:drawing>
      </w:r>
    </w:p>
    <w:p w14:paraId="6FE209B8" w14:textId="77777777" w:rsidR="00332B9E" w:rsidRDefault="00C47395" w:rsidP="00332B9E">
      <w:r w:rsidRPr="00D90E4F">
        <w:t>"</w:t>
      </w:r>
      <w:r w:rsidR="00BD6CD3" w:rsidRPr="00D90E4F">
        <w:t>Image tracer</w:t>
      </w:r>
      <w:r w:rsidRPr="00D90E4F">
        <w:t>"</w:t>
      </w:r>
      <w:r w:rsidR="00BD6CD3" w:rsidRPr="00D90E4F">
        <w:t xml:space="preserve"> </w:t>
      </w:r>
      <w:r w:rsidR="00F81EBD" w:rsidRPr="00D90E4F">
        <w:t>read</w:t>
      </w:r>
      <w:r w:rsidR="00BD6CD3" w:rsidRPr="00D90E4F">
        <w:t xml:space="preserve">s and converts a raster file </w:t>
      </w:r>
      <w:r w:rsidR="001A2D0F" w:rsidRPr="00D90E4F">
        <w:t>in</w:t>
      </w:r>
      <w:r w:rsidR="00F81EBD" w:rsidRPr="00D90E4F">
        <w:t>to line</w:t>
      </w:r>
      <w:r w:rsidR="00BD6CD3" w:rsidRPr="00D90E4F">
        <w:t>s</w:t>
      </w:r>
      <w:r w:rsidR="00F81EBD" w:rsidRPr="00D90E4F">
        <w:t xml:space="preserve"> and arc segments.</w:t>
      </w:r>
    </w:p>
    <w:p w14:paraId="4D9BDBF1" w14:textId="71FDB6D6" w:rsidR="00493554" w:rsidRPr="00D90E4F" w:rsidRDefault="005949B5" w:rsidP="005949B5">
      <w:pPr>
        <w:pStyle w:val="Bild"/>
      </w:pPr>
      <w:r>
        <w:rPr>
          <w:noProof/>
        </w:rPr>
        <w:drawing>
          <wp:inline distT="0" distB="0" distL="0" distR="0" wp14:anchorId="2D5C13C6" wp14:editId="4EBCB9AA">
            <wp:extent cx="4089600" cy="3088800"/>
            <wp:effectExtent l="0" t="0" r="6350" b="0"/>
            <wp:docPr id="1536240831" name="Bildobjekt 1" descr="En bild som visar skärmbild, Multimedieprogram, programvara, Grafik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40831" name="Bildobjekt 1" descr="En bild som visar skärmbild, Multimedieprogram, programvara, Grafikprogramvara&#10;&#10;Automatiskt genererad beskrivning"/>
                    <pic:cNvPicPr/>
                  </pic:nvPicPr>
                  <pic:blipFill>
                    <a:blip r:embed="rId339"/>
                    <a:stretch>
                      <a:fillRect/>
                    </a:stretch>
                  </pic:blipFill>
                  <pic:spPr>
                    <a:xfrm>
                      <a:off x="0" y="0"/>
                      <a:ext cx="4089600" cy="3088800"/>
                    </a:xfrm>
                    <a:prstGeom prst="rect">
                      <a:avLst/>
                    </a:prstGeom>
                  </pic:spPr>
                </pic:pic>
              </a:graphicData>
            </a:graphic>
          </wp:inline>
        </w:drawing>
      </w:r>
    </w:p>
    <w:p w14:paraId="26F66C7C" w14:textId="2FAA19A7" w:rsidR="002449F8" w:rsidRPr="00D90E4F" w:rsidRDefault="002449F8" w:rsidP="002D3E07">
      <w:pPr>
        <w:pStyle w:val="Rubrik5"/>
      </w:pPr>
      <w:r w:rsidRPr="00D90E4F">
        <w:t>Open</w:t>
      </w:r>
    </w:p>
    <w:p w14:paraId="56AC886B" w14:textId="77777777" w:rsidR="002449F8" w:rsidRDefault="002449F8" w:rsidP="002449F8">
      <w:r w:rsidRPr="00D90E4F">
        <w:t>Use this button to select the file</w:t>
      </w:r>
      <w:r w:rsidR="004841C1" w:rsidRPr="00D90E4F">
        <w:t xml:space="preserve"> and the image will show on the right side of the dialog box.</w:t>
      </w:r>
      <w:r w:rsidRPr="00D90E4F">
        <w:t xml:space="preserve"> Supported files are PNG, JPG and BMP.</w:t>
      </w:r>
    </w:p>
    <w:p w14:paraId="091AD992" w14:textId="418161A6" w:rsidR="006D0A6B" w:rsidRDefault="006D0A6B" w:rsidP="002449F8">
      <w:r>
        <w:t xml:space="preserve">It is also possible to double click on an Image that has been inserted into the drawing with the </w:t>
      </w:r>
      <w:hyperlink w:anchor="_Image" w:history="1">
        <w:r w:rsidRPr="006D0A6B">
          <w:rPr>
            <w:rStyle w:val="Hyperlnk"/>
          </w:rPr>
          <w:t>Image</w:t>
        </w:r>
      </w:hyperlink>
      <w:r>
        <w:t xml:space="preserve"> command.</w:t>
      </w:r>
    </w:p>
    <w:p w14:paraId="410542FC" w14:textId="528AB691" w:rsidR="009776B1" w:rsidRDefault="009776B1" w:rsidP="009776B1">
      <w:pPr>
        <w:pStyle w:val="Rubrik5"/>
      </w:pPr>
      <w:r>
        <w:lastRenderedPageBreak/>
        <w:t>Zoom and pan</w:t>
      </w:r>
    </w:p>
    <w:p w14:paraId="0F5B44BB" w14:textId="00D792D9" w:rsidR="009776B1" w:rsidRPr="009776B1" w:rsidRDefault="009776B1" w:rsidP="009776B1">
      <w:r>
        <w:t>You can zoom and pan in the picture on the same way as you zoom and pan on the drawing screen.</w:t>
      </w:r>
    </w:p>
    <w:p w14:paraId="46C0EE84" w14:textId="0C964249" w:rsidR="007430F1" w:rsidRDefault="007430F1" w:rsidP="007430F1">
      <w:pPr>
        <w:pStyle w:val="Rubrik5"/>
      </w:pPr>
      <w:r>
        <w:t>Invert</w:t>
      </w:r>
    </w:p>
    <w:p w14:paraId="3E30F9C8" w14:textId="74C0375B" w:rsidR="007430F1" w:rsidRPr="007430F1" w:rsidRDefault="007430F1" w:rsidP="007430F1">
      <w:r>
        <w:t xml:space="preserve">The area that </w:t>
      </w:r>
      <w:r w:rsidR="006D0A6B">
        <w:t>describes</w:t>
      </w:r>
      <w:r>
        <w:t xml:space="preserve"> the material (black) will now be hole (white) and opposite.</w:t>
      </w:r>
    </w:p>
    <w:p w14:paraId="33FA53A1" w14:textId="21369A0F" w:rsidR="002449F8" w:rsidRPr="00D90E4F" w:rsidRDefault="002449F8" w:rsidP="002D3E07">
      <w:pPr>
        <w:pStyle w:val="Rubrik5"/>
      </w:pPr>
      <w:r w:rsidRPr="00D90E4F">
        <w:t>Threshold</w:t>
      </w:r>
    </w:p>
    <w:p w14:paraId="25670A67" w14:textId="77777777" w:rsidR="002449F8" w:rsidRDefault="002449F8" w:rsidP="002449F8">
      <w:r w:rsidRPr="00D90E4F">
        <w:t>Use this setting to control the brightness o</w:t>
      </w:r>
      <w:r w:rsidR="004841C1" w:rsidRPr="00D90E4F">
        <w:t>f</w:t>
      </w:r>
      <w:r w:rsidRPr="00D90E4F">
        <w:t xml:space="preserve"> the image.</w:t>
      </w:r>
    </w:p>
    <w:p w14:paraId="6C7710DC" w14:textId="15C0EAD9" w:rsidR="007430F1" w:rsidRDefault="006D0A6B" w:rsidP="006D0A6B">
      <w:pPr>
        <w:pStyle w:val="Rubrik5"/>
      </w:pPr>
      <w:r>
        <w:t>Blur</w:t>
      </w:r>
    </w:p>
    <w:p w14:paraId="5F96606C" w14:textId="4AE6C63B" w:rsidR="006D0A6B" w:rsidRDefault="006D0A6B" w:rsidP="006D0A6B">
      <w:r>
        <w:t xml:space="preserve">This command will </w:t>
      </w:r>
      <w:r w:rsidRPr="006D0A6B">
        <w:t>smooth to the edges</w:t>
      </w:r>
      <w:r>
        <w:t xml:space="preserve"> if the image. It will make the image less distinct.</w:t>
      </w:r>
    </w:p>
    <w:p w14:paraId="1E80F73A" w14:textId="2EEEBBA0" w:rsidR="006D0A6B" w:rsidRDefault="006D0A6B" w:rsidP="006D0A6B">
      <w:pPr>
        <w:pStyle w:val="Rubrik5"/>
      </w:pPr>
      <w:r>
        <w:t>Reset</w:t>
      </w:r>
    </w:p>
    <w:p w14:paraId="7193782F" w14:textId="7184FE32" w:rsidR="006D0A6B" w:rsidRPr="006D0A6B" w:rsidRDefault="006D0A6B" w:rsidP="006D0A6B">
      <w:r>
        <w:t>This command will reset the affect of the Blur command.</w:t>
      </w:r>
    </w:p>
    <w:p w14:paraId="7448D8BC" w14:textId="54444256" w:rsidR="006D0A6B" w:rsidRDefault="006D0A6B" w:rsidP="006D0A6B">
      <w:pPr>
        <w:pStyle w:val="Rubrik5"/>
      </w:pPr>
      <w:r>
        <w:t>Smoothing</w:t>
      </w:r>
    </w:p>
    <w:p w14:paraId="0B0528DB" w14:textId="4F956184" w:rsidR="006D0A6B" w:rsidRPr="006D0A6B" w:rsidRDefault="006D0A6B" w:rsidP="006D0A6B">
      <w:r>
        <w:t xml:space="preserve">This option will make the result smoother. It is like the blur, but it's when you press the OK </w:t>
      </w:r>
    </w:p>
    <w:p w14:paraId="262A75EF" w14:textId="4D335788" w:rsidR="006D0A6B" w:rsidRPr="006D0A6B" w:rsidRDefault="006D0A6B" w:rsidP="006D0A6B">
      <w:pPr>
        <w:pStyle w:val="Rubrik5"/>
      </w:pPr>
      <w:r>
        <w:t>C</w:t>
      </w:r>
      <w:r w:rsidR="002449F8" w:rsidRPr="00D90E4F">
        <w:t>enterline</w:t>
      </w:r>
    </w:p>
    <w:p w14:paraId="47BB7C43" w14:textId="44E5C6C5" w:rsidR="006D0A6B" w:rsidRPr="00D90E4F" w:rsidRDefault="007B6C63" w:rsidP="006D0A6B">
      <w:r w:rsidRPr="00D90E4F">
        <w:t xml:space="preserve">This option should be used on scanned drawings when the geometry is drawn by pen or </w:t>
      </w:r>
      <w:r w:rsidR="004841C1" w:rsidRPr="00D90E4F">
        <w:t xml:space="preserve">something </w:t>
      </w:r>
      <w:r w:rsidRPr="00D90E4F">
        <w:t>similar.</w:t>
      </w:r>
      <w:r w:rsidR="008759D8" w:rsidRPr="00D90E4F">
        <w:t xml:space="preserve"> Alternative </w:t>
      </w:r>
      <w:r w:rsidR="006D0A6B">
        <w:t>A</w:t>
      </w:r>
      <w:r w:rsidR="008759D8" w:rsidRPr="00D90E4F">
        <w:t xml:space="preserve"> centerline scanning.</w:t>
      </w:r>
      <w:r w:rsidR="006D0A6B" w:rsidRPr="006D0A6B">
        <w:t xml:space="preserve"> </w:t>
      </w:r>
      <w:r w:rsidR="006D0A6B" w:rsidRPr="00D90E4F">
        <w:t>Alternative B shows an outline scanned example. This option will draw objects around black areas.</w:t>
      </w:r>
    </w:p>
    <w:p w14:paraId="7E9AF1C0" w14:textId="62C3418D" w:rsidR="006D0A6B" w:rsidRPr="00D90E4F" w:rsidRDefault="006D0A6B" w:rsidP="006D0A6B">
      <w:r w:rsidRPr="00D90E4F">
        <w:rPr>
          <w:b/>
        </w:rPr>
        <w:t xml:space="preserve">Note! </w:t>
      </w:r>
      <w:r w:rsidRPr="00D90E4F">
        <w:t xml:space="preserve">For smoother geometry use the </w:t>
      </w:r>
      <w:hyperlink w:anchor="_Curvefit" w:history="1">
        <w:r w:rsidRPr="006D0A6B">
          <w:rPr>
            <w:rStyle w:val="Hyperlnk"/>
          </w:rPr>
          <w:t>"Curvefit"</w:t>
        </w:r>
      </w:hyperlink>
      <w:r w:rsidRPr="00D90E4F">
        <w:t xml:space="preserve"> command afterwards. </w:t>
      </w:r>
    </w:p>
    <w:p w14:paraId="08EA294A" w14:textId="193943AB" w:rsidR="007B6C63" w:rsidRPr="00D90E4F" w:rsidRDefault="007B6C63" w:rsidP="00254B9D"/>
    <w:p w14:paraId="7030C13B" w14:textId="0628C1F9" w:rsidR="007B6C63" w:rsidRDefault="009378B9" w:rsidP="006D0A6B">
      <w:pPr>
        <w:pStyle w:val="Bild"/>
      </w:pPr>
      <w:r w:rsidRPr="00D90E4F">
        <w:rPr>
          <w:noProof/>
        </w:rPr>
        <w:drawing>
          <wp:inline distT="0" distB="0" distL="0" distR="0" wp14:anchorId="273985DD" wp14:editId="25BF525A">
            <wp:extent cx="3931200" cy="1915200"/>
            <wp:effectExtent l="0" t="0" r="0" b="8890"/>
            <wp:docPr id="18795" name="Bild 18795" descr="Image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95" descr="Image297"/>
                    <pic:cNvPicPr>
                      <a:picLocks noChangeAspect="1" noChangeArrowheads="1"/>
                    </pic:cNvPicPr>
                  </pic:nvPicPr>
                  <pic:blipFill>
                    <a:blip r:embed="rId340" cstate="print"/>
                    <a:srcRect/>
                    <a:stretch>
                      <a:fillRect/>
                    </a:stretch>
                  </pic:blipFill>
                  <pic:spPr bwMode="auto">
                    <a:xfrm>
                      <a:off x="0" y="0"/>
                      <a:ext cx="3931200" cy="1915200"/>
                    </a:xfrm>
                    <a:prstGeom prst="rect">
                      <a:avLst/>
                    </a:prstGeom>
                    <a:noFill/>
                    <a:ln w="9525">
                      <a:noFill/>
                      <a:miter lim="800000"/>
                      <a:headEnd/>
                      <a:tailEnd/>
                    </a:ln>
                  </pic:spPr>
                </pic:pic>
              </a:graphicData>
            </a:graphic>
          </wp:inline>
        </w:drawing>
      </w:r>
    </w:p>
    <w:p w14:paraId="6B9F187E" w14:textId="6EAFF6E0" w:rsidR="006D2119" w:rsidRDefault="006D2119" w:rsidP="006D2119">
      <w:pPr>
        <w:pStyle w:val="Rubrik2"/>
      </w:pPr>
      <w:bookmarkStart w:id="562" w:name="_Toc229474827"/>
      <w:r>
        <w:t>Optimize</w:t>
      </w:r>
      <w:bookmarkEnd w:id="562"/>
    </w:p>
    <w:p w14:paraId="1621F9AF" w14:textId="7FFB461C" w:rsidR="006D2119" w:rsidRDefault="006D2119" w:rsidP="006D2119">
      <w:pPr>
        <w:pStyle w:val="Bild"/>
      </w:pPr>
      <w:r w:rsidRPr="006D2119">
        <w:rPr>
          <w:noProof/>
        </w:rPr>
        <w:drawing>
          <wp:inline distT="0" distB="0" distL="0" distR="0" wp14:anchorId="65BD97AE" wp14:editId="6B042112">
            <wp:extent cx="1767600" cy="1098000"/>
            <wp:effectExtent l="0" t="0" r="4445" b="6985"/>
            <wp:docPr id="125627566" name="Bildobjekt 1" descr="En bild som visar text, skärmbild, Teckensnitt,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7566" name="Bildobjekt 1" descr="En bild som visar text, skärmbild, Teckensnitt, programvara&#10;&#10;Automatiskt genererad beskrivning"/>
                    <pic:cNvPicPr/>
                  </pic:nvPicPr>
                  <pic:blipFill>
                    <a:blip r:embed="rId341"/>
                    <a:stretch>
                      <a:fillRect/>
                    </a:stretch>
                  </pic:blipFill>
                  <pic:spPr>
                    <a:xfrm>
                      <a:off x="0" y="0"/>
                      <a:ext cx="1767600" cy="1098000"/>
                    </a:xfrm>
                    <a:prstGeom prst="rect">
                      <a:avLst/>
                    </a:prstGeom>
                  </pic:spPr>
                </pic:pic>
              </a:graphicData>
            </a:graphic>
          </wp:inline>
        </w:drawing>
      </w:r>
    </w:p>
    <w:p w14:paraId="62820579" w14:textId="151A2859" w:rsidR="006D2119" w:rsidRDefault="006D2119" w:rsidP="006D2119">
      <w:r>
        <w:t>This command can reduce the resolution of the image.</w:t>
      </w:r>
    </w:p>
    <w:p w14:paraId="274F14D0" w14:textId="1772C970" w:rsidR="006D2119" w:rsidRDefault="006D2119" w:rsidP="006D2119">
      <w:r>
        <w:t>Use the zoom to arrange the image in the scale what is good enough to look at. Press the Optimize command.</w:t>
      </w:r>
    </w:p>
    <w:p w14:paraId="60A3C2F5" w14:textId="02C19B42" w:rsidR="006D2119" w:rsidRDefault="006D2119" w:rsidP="006D2119">
      <w:r>
        <w:t xml:space="preserve">The number of pixels on the picture is now converted to the same number of pixels that the image is used on actual screen. </w:t>
      </w:r>
    </w:p>
    <w:p w14:paraId="34334E04" w14:textId="15FFB95D" w:rsidR="006D2119" w:rsidRDefault="006D2119" w:rsidP="006D2119">
      <w:r>
        <w:t>The meaning with this command is to reduce the size of the drawing file.</w:t>
      </w:r>
    </w:p>
    <w:p w14:paraId="42254FA5" w14:textId="2970B2E5" w:rsidR="006D2119" w:rsidRPr="006D2119" w:rsidRDefault="006D2119" w:rsidP="006D2119">
      <w:r>
        <w:t>If you zoom the image to be small on the screen and then use the optimize, then the size of the file will be smaller.</w:t>
      </w:r>
    </w:p>
    <w:p w14:paraId="2A95DA11" w14:textId="77777777" w:rsidR="000074A3" w:rsidRPr="00D90E4F" w:rsidRDefault="000074A3" w:rsidP="008759D8">
      <w:pPr>
        <w:pStyle w:val="Rubrik1"/>
      </w:pPr>
      <w:bookmarkStart w:id="563" w:name="_Tile_maker"/>
      <w:bookmarkStart w:id="564" w:name="_Toc335636956"/>
      <w:bookmarkStart w:id="565" w:name="_Toc115697743"/>
      <w:bookmarkStart w:id="566" w:name="_Toc129002735"/>
      <w:bookmarkStart w:id="567" w:name="_Toc229474828"/>
      <w:bookmarkEnd w:id="563"/>
      <w:r w:rsidRPr="00D90E4F">
        <w:lastRenderedPageBreak/>
        <w:t>Tile maker</w:t>
      </w:r>
      <w:bookmarkEnd w:id="564"/>
      <w:bookmarkEnd w:id="565"/>
      <w:bookmarkEnd w:id="566"/>
      <w:bookmarkEnd w:id="567"/>
    </w:p>
    <w:p w14:paraId="77688886" w14:textId="31A126AD" w:rsidR="009F51B2" w:rsidRDefault="00DF68BA" w:rsidP="009F51B2">
      <w:pPr>
        <w:pStyle w:val="Bild"/>
      </w:pPr>
      <w:r w:rsidRPr="00DF68BA">
        <w:rPr>
          <w:noProof/>
        </w:rPr>
        <w:drawing>
          <wp:inline distT="0" distB="0" distL="0" distR="0" wp14:anchorId="0E5588A0" wp14:editId="403F56E6">
            <wp:extent cx="2276793" cy="962159"/>
            <wp:effectExtent l="0" t="0" r="9525" b="9525"/>
            <wp:docPr id="1843939365" name="Bildobjekt 1" descr="En bild som visar text, Teckensnitt, linje,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39365" name="Bildobjekt 1" descr="En bild som visar text, Teckensnitt, linje, programvara&#10;&#10;AI-genererat innehåll kan vara felaktigt."/>
                    <pic:cNvPicPr/>
                  </pic:nvPicPr>
                  <pic:blipFill>
                    <a:blip r:embed="rId342"/>
                    <a:stretch>
                      <a:fillRect/>
                    </a:stretch>
                  </pic:blipFill>
                  <pic:spPr>
                    <a:xfrm>
                      <a:off x="0" y="0"/>
                      <a:ext cx="2276793" cy="962159"/>
                    </a:xfrm>
                    <a:prstGeom prst="rect">
                      <a:avLst/>
                    </a:prstGeom>
                  </pic:spPr>
                </pic:pic>
              </a:graphicData>
            </a:graphic>
          </wp:inline>
        </w:drawing>
      </w:r>
    </w:p>
    <w:p w14:paraId="51DB98EA" w14:textId="6C477834" w:rsidR="008759D8" w:rsidRPr="00D90E4F" w:rsidRDefault="008759D8" w:rsidP="008759D8">
      <w:r w:rsidRPr="00D90E4F">
        <w:t xml:space="preserve">The </w:t>
      </w:r>
      <w:r w:rsidR="00C47395" w:rsidRPr="00D90E4F">
        <w:t>"</w:t>
      </w:r>
      <w:r w:rsidRPr="00D90E4F">
        <w:t>Tile maker</w:t>
      </w:r>
      <w:r w:rsidR="00C47395" w:rsidRPr="00D90E4F">
        <w:t>"</w:t>
      </w:r>
      <w:r w:rsidRPr="00D90E4F">
        <w:t xml:space="preserve"> module </w:t>
      </w:r>
      <w:r w:rsidR="00B5104F" w:rsidRPr="00D90E4F">
        <w:t>includes a set of commands especially designed for tile cutting</w:t>
      </w:r>
      <w:r w:rsidRPr="00D90E4F">
        <w:t xml:space="preserve">. </w:t>
      </w:r>
      <w:r w:rsidR="004841C1" w:rsidRPr="00D90E4F">
        <w:t xml:space="preserve">There must be a license for the </w:t>
      </w:r>
      <w:r w:rsidR="00C47395" w:rsidRPr="00D90E4F">
        <w:t>"</w:t>
      </w:r>
      <w:r w:rsidR="004841C1" w:rsidRPr="00D90E4F">
        <w:t>Tile maker</w:t>
      </w:r>
      <w:r w:rsidR="00C47395" w:rsidRPr="00D90E4F">
        <w:t>"</w:t>
      </w:r>
      <w:r w:rsidR="004841C1" w:rsidRPr="00D90E4F">
        <w:t xml:space="preserve"> module t</w:t>
      </w:r>
      <w:r w:rsidRPr="00D90E4F">
        <w:t>o use these command</w:t>
      </w:r>
      <w:r w:rsidR="004841C1" w:rsidRPr="00D90E4F">
        <w:t>s</w:t>
      </w:r>
      <w:r w:rsidRPr="00D90E4F">
        <w:t>.</w:t>
      </w:r>
      <w:r w:rsidR="009F51B2">
        <w:t xml:space="preserve"> If you have a subscription license, this module is always included.</w:t>
      </w:r>
    </w:p>
    <w:p w14:paraId="70862192" w14:textId="77777777" w:rsidR="001172D3" w:rsidRPr="00D90E4F" w:rsidRDefault="001172D3" w:rsidP="00C71F0C">
      <w:pPr>
        <w:pStyle w:val="Rubrik2"/>
      </w:pPr>
      <w:bookmarkStart w:id="568" w:name="_Toc335636957"/>
      <w:bookmarkStart w:id="569" w:name="_Toc129002736"/>
      <w:bookmarkStart w:id="570" w:name="_Toc229474829"/>
      <w:r w:rsidRPr="00D90E4F">
        <w:t>Ti</w:t>
      </w:r>
      <w:bookmarkStart w:id="571" w:name="tilemaker"/>
      <w:bookmarkEnd w:id="571"/>
      <w:r w:rsidRPr="00D90E4F">
        <w:t>le</w:t>
      </w:r>
      <w:bookmarkEnd w:id="568"/>
      <w:bookmarkEnd w:id="569"/>
      <w:bookmarkEnd w:id="570"/>
    </w:p>
    <w:p w14:paraId="64C2D2B3" w14:textId="6A4101F4" w:rsidR="006004E5" w:rsidRPr="00D90E4F" w:rsidRDefault="00DF68BA" w:rsidP="009F51B2">
      <w:pPr>
        <w:pStyle w:val="Bild"/>
      </w:pPr>
      <w:r w:rsidRPr="00DF68BA">
        <w:rPr>
          <w:noProof/>
        </w:rPr>
        <w:drawing>
          <wp:inline distT="0" distB="0" distL="0" distR="0" wp14:anchorId="5AF4E97F" wp14:editId="4D5AE2C9">
            <wp:extent cx="2219635" cy="809738"/>
            <wp:effectExtent l="0" t="0" r="9525" b="9525"/>
            <wp:docPr id="1620174938" name="Bildobjekt 1" descr="En bild som visar text, Teckensnitt, linje,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74938" name="Bildobjekt 1" descr="En bild som visar text, Teckensnitt, linje, nummer&#10;&#10;AI-genererat innehåll kan vara felaktigt."/>
                    <pic:cNvPicPr/>
                  </pic:nvPicPr>
                  <pic:blipFill>
                    <a:blip r:embed="rId343"/>
                    <a:stretch>
                      <a:fillRect/>
                    </a:stretch>
                  </pic:blipFill>
                  <pic:spPr>
                    <a:xfrm>
                      <a:off x="0" y="0"/>
                      <a:ext cx="2219635" cy="809738"/>
                    </a:xfrm>
                    <a:prstGeom prst="rect">
                      <a:avLst/>
                    </a:prstGeom>
                  </pic:spPr>
                </pic:pic>
              </a:graphicData>
            </a:graphic>
          </wp:inline>
        </w:drawing>
      </w:r>
    </w:p>
    <w:p w14:paraId="00D1FE44" w14:textId="77777777" w:rsidR="001B232A" w:rsidRPr="00D90E4F" w:rsidRDefault="00C71F0C" w:rsidP="00C71F0C">
      <w:r w:rsidRPr="00D90E4F">
        <w:t xml:space="preserve">The </w:t>
      </w:r>
      <w:r w:rsidR="00C47395" w:rsidRPr="00D90E4F">
        <w:t>"</w:t>
      </w:r>
      <w:r w:rsidRPr="00D90E4F">
        <w:t>Tile</w:t>
      </w:r>
      <w:r w:rsidR="00C47395" w:rsidRPr="00D90E4F">
        <w:t>"</w:t>
      </w:r>
      <w:r w:rsidRPr="00D90E4F">
        <w:t xml:space="preserve"> command create</w:t>
      </w:r>
      <w:r w:rsidR="004841C1" w:rsidRPr="00D90E4F">
        <w:t>s</w:t>
      </w:r>
      <w:r w:rsidRPr="00D90E4F">
        <w:t xml:space="preserve"> a grid of rectangle or hexagon shapes </w:t>
      </w:r>
      <w:r w:rsidR="006004E5" w:rsidRPr="00D90E4F">
        <w:t xml:space="preserve">with a specified part distance. </w:t>
      </w:r>
      <w:r w:rsidR="002D6BB3" w:rsidRPr="00D90E4F">
        <w:t>The f</w:t>
      </w:r>
      <w:r w:rsidR="006004E5" w:rsidRPr="00D90E4F">
        <w:t>ollowing dialog</w:t>
      </w:r>
      <w:r w:rsidR="004841C1" w:rsidRPr="00D90E4F">
        <w:t xml:space="preserve"> box</w:t>
      </w:r>
      <w:r w:rsidR="006004E5" w:rsidRPr="00D90E4F">
        <w:t xml:space="preserve"> is shown.</w:t>
      </w:r>
    </w:p>
    <w:p w14:paraId="13142D7B" w14:textId="7F955907" w:rsidR="00D34AB5" w:rsidRPr="00D90E4F" w:rsidRDefault="00DF68BA" w:rsidP="009F51B2">
      <w:pPr>
        <w:pStyle w:val="Bild"/>
      </w:pPr>
      <w:r>
        <w:rPr>
          <w:noProof/>
        </w:rPr>
        <w:drawing>
          <wp:inline distT="0" distB="0" distL="0" distR="0" wp14:anchorId="1F855503" wp14:editId="3E04B5AF">
            <wp:extent cx="2895600" cy="1933575"/>
            <wp:effectExtent l="0" t="0" r="0" b="9525"/>
            <wp:docPr id="1456434346" name="Bildobjekt 1" descr="En bild som visar text, skärmbild, nummer, skär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34346" name="Bildobjekt 1" descr="En bild som visar text, skärmbild, nummer, skärm&#10;&#10;AI-genererat innehåll kan vara felaktigt."/>
                    <pic:cNvPicPr/>
                  </pic:nvPicPr>
                  <pic:blipFill>
                    <a:blip r:embed="rId344"/>
                    <a:stretch>
                      <a:fillRect/>
                    </a:stretch>
                  </pic:blipFill>
                  <pic:spPr>
                    <a:xfrm>
                      <a:off x="0" y="0"/>
                      <a:ext cx="2895600" cy="1933575"/>
                    </a:xfrm>
                    <a:prstGeom prst="rect">
                      <a:avLst/>
                    </a:prstGeom>
                  </pic:spPr>
                </pic:pic>
              </a:graphicData>
            </a:graphic>
          </wp:inline>
        </w:drawing>
      </w:r>
    </w:p>
    <w:p w14:paraId="0639DFAF" w14:textId="77777777" w:rsidR="006004E5" w:rsidRPr="00D90E4F" w:rsidRDefault="00D34AB5" w:rsidP="002D3E07">
      <w:pPr>
        <w:pStyle w:val="Rubrik5"/>
      </w:pPr>
      <w:r w:rsidRPr="00D90E4F">
        <w:t>Pattern</w:t>
      </w:r>
    </w:p>
    <w:p w14:paraId="75470391" w14:textId="0ED7AFF2" w:rsidR="00574B75" w:rsidRPr="00D90E4F" w:rsidRDefault="00A42581" w:rsidP="005949B5">
      <w:pPr>
        <w:pStyle w:val="Bild"/>
      </w:pPr>
      <w:r>
        <w:rPr>
          <w:noProof/>
        </w:rPr>
        <w:drawing>
          <wp:inline distT="0" distB="0" distL="0" distR="0" wp14:anchorId="038589A5" wp14:editId="3B72580C">
            <wp:extent cx="4521600" cy="1425600"/>
            <wp:effectExtent l="0" t="0" r="0" b="3175"/>
            <wp:docPr id="503452607" name="Bildobjekt 1" descr="En bild som visar diagram, linje, pixel, mönst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52607" name="Bildobjekt 1" descr="En bild som visar diagram, linje, pixel, mönster&#10;&#10;Automatiskt genererad beskrivning"/>
                    <pic:cNvPicPr/>
                  </pic:nvPicPr>
                  <pic:blipFill>
                    <a:blip r:embed="rId345"/>
                    <a:stretch>
                      <a:fillRect/>
                    </a:stretch>
                  </pic:blipFill>
                  <pic:spPr>
                    <a:xfrm>
                      <a:off x="0" y="0"/>
                      <a:ext cx="4521600" cy="1425600"/>
                    </a:xfrm>
                    <a:prstGeom prst="rect">
                      <a:avLst/>
                    </a:prstGeom>
                  </pic:spPr>
                </pic:pic>
              </a:graphicData>
            </a:graphic>
          </wp:inline>
        </w:drawing>
      </w:r>
    </w:p>
    <w:p w14:paraId="5B1A60B6" w14:textId="7E8C5C30" w:rsidR="00574B75" w:rsidRPr="00D90E4F" w:rsidRDefault="00D34AB5" w:rsidP="00574B75">
      <w:r w:rsidRPr="00D90E4F">
        <w:t xml:space="preserve">The </w:t>
      </w:r>
      <w:r w:rsidR="00C47395" w:rsidRPr="00D90E4F">
        <w:t>"</w:t>
      </w:r>
      <w:r w:rsidRPr="00D90E4F">
        <w:t>Tile</w:t>
      </w:r>
      <w:r w:rsidR="00C47395" w:rsidRPr="00D90E4F">
        <w:t>"</w:t>
      </w:r>
      <w:r w:rsidRPr="00D90E4F">
        <w:t xml:space="preserve"> command supports the pattern type: Grid (A), Jagged Grid (B)</w:t>
      </w:r>
      <w:r w:rsidR="00A42581">
        <w:t xml:space="preserve">, </w:t>
      </w:r>
      <w:r w:rsidRPr="00D90E4F">
        <w:t>Hexagon</w:t>
      </w:r>
      <w:r w:rsidR="00E43636" w:rsidRPr="00D90E4F">
        <w:t>s</w:t>
      </w:r>
      <w:r w:rsidRPr="00D90E4F">
        <w:t xml:space="preserve"> (C)</w:t>
      </w:r>
      <w:r w:rsidR="00A42581">
        <w:t xml:space="preserve"> and Jagged Grid 1/3.</w:t>
      </w:r>
    </w:p>
    <w:p w14:paraId="1DFD007C" w14:textId="77777777" w:rsidR="00D34AB5" w:rsidRPr="00D90E4F" w:rsidRDefault="00E43636" w:rsidP="002D3E07">
      <w:pPr>
        <w:pStyle w:val="Rubrik5"/>
      </w:pPr>
      <w:r w:rsidRPr="00D90E4F">
        <w:t>Dimensions</w:t>
      </w:r>
    </w:p>
    <w:p w14:paraId="0E084AC6" w14:textId="77777777" w:rsidR="00E43636" w:rsidRPr="00D90E4F" w:rsidRDefault="00E43636" w:rsidP="00E43636">
      <w:r w:rsidRPr="00D90E4F">
        <w:t xml:space="preserve">The </w:t>
      </w:r>
      <w:r w:rsidR="00C47395" w:rsidRPr="00D90E4F">
        <w:t>"</w:t>
      </w:r>
      <w:r w:rsidRPr="00D90E4F">
        <w:t>Height</w:t>
      </w:r>
      <w:r w:rsidR="00C47395" w:rsidRPr="00D90E4F">
        <w:t>"</w:t>
      </w:r>
      <w:r w:rsidRPr="00D90E4F">
        <w:t xml:space="preserve"> and </w:t>
      </w:r>
      <w:r w:rsidR="00C47395" w:rsidRPr="00D90E4F">
        <w:t>"</w:t>
      </w:r>
      <w:r w:rsidRPr="00D90E4F">
        <w:t>Width</w:t>
      </w:r>
      <w:r w:rsidR="00C47395" w:rsidRPr="00D90E4F">
        <w:t>"</w:t>
      </w:r>
      <w:r w:rsidRPr="00D90E4F">
        <w:t xml:space="preserve"> is the X and Y sizes of the tiles and the </w:t>
      </w:r>
      <w:r w:rsidR="00C47395" w:rsidRPr="00D90E4F">
        <w:t>"</w:t>
      </w:r>
      <w:r w:rsidRPr="00D90E4F">
        <w:t>Joint size</w:t>
      </w:r>
      <w:r w:rsidR="00C47395" w:rsidRPr="00D90E4F">
        <w:t>"</w:t>
      </w:r>
      <w:r w:rsidRPr="00D90E4F">
        <w:t xml:space="preserve"> is the distance between the tiles.</w:t>
      </w:r>
    </w:p>
    <w:p w14:paraId="6F294A78" w14:textId="77777777" w:rsidR="00537C14" w:rsidRPr="00D90E4F" w:rsidRDefault="00E43636" w:rsidP="002D3E07">
      <w:pPr>
        <w:pStyle w:val="Rubrik5"/>
      </w:pPr>
      <w:r w:rsidRPr="00D90E4F">
        <w:lastRenderedPageBreak/>
        <w:t>Number of tiles</w:t>
      </w:r>
    </w:p>
    <w:p w14:paraId="1E1AD4CF" w14:textId="77777777" w:rsidR="00E7056E" w:rsidRPr="00D90E4F" w:rsidRDefault="009378B9" w:rsidP="005949B5">
      <w:pPr>
        <w:pStyle w:val="Bild"/>
      </w:pPr>
      <w:r w:rsidRPr="00D90E4F">
        <w:rPr>
          <w:noProof/>
        </w:rPr>
        <w:drawing>
          <wp:inline distT="0" distB="0" distL="0" distR="0" wp14:anchorId="264846A6" wp14:editId="3DCB127D">
            <wp:extent cx="1814195" cy="1338580"/>
            <wp:effectExtent l="19050" t="0" r="0" b="0"/>
            <wp:docPr id="18799" name="Bild 18799" descr="Image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99" descr="Image301"/>
                    <pic:cNvPicPr>
                      <a:picLocks noChangeAspect="1" noChangeArrowheads="1"/>
                    </pic:cNvPicPr>
                  </pic:nvPicPr>
                  <pic:blipFill>
                    <a:blip r:embed="rId346" cstate="print"/>
                    <a:srcRect/>
                    <a:stretch>
                      <a:fillRect/>
                    </a:stretch>
                  </pic:blipFill>
                  <pic:spPr bwMode="auto">
                    <a:xfrm>
                      <a:off x="0" y="0"/>
                      <a:ext cx="1814195" cy="1338580"/>
                    </a:xfrm>
                    <a:prstGeom prst="rect">
                      <a:avLst/>
                    </a:prstGeom>
                    <a:noFill/>
                    <a:ln w="9525">
                      <a:noFill/>
                      <a:miter lim="800000"/>
                      <a:headEnd/>
                      <a:tailEnd/>
                    </a:ln>
                  </pic:spPr>
                </pic:pic>
              </a:graphicData>
            </a:graphic>
          </wp:inline>
        </w:drawing>
      </w:r>
    </w:p>
    <w:p w14:paraId="14E18B0A" w14:textId="77777777" w:rsidR="00E7056E" w:rsidRPr="00D90E4F" w:rsidRDefault="004841C1" w:rsidP="00E7056E">
      <w:r w:rsidRPr="00D90E4F">
        <w:t>P</w:t>
      </w:r>
      <w:r w:rsidR="00E7056E" w:rsidRPr="00D90E4F">
        <w:t xml:space="preserve">ress </w:t>
      </w:r>
      <w:r w:rsidR="00C47395" w:rsidRPr="00D90E4F">
        <w:t>"</w:t>
      </w:r>
      <w:r w:rsidR="00E7056E" w:rsidRPr="00D90E4F">
        <w:t>OK</w:t>
      </w:r>
      <w:r w:rsidR="00C47395" w:rsidRPr="00D90E4F">
        <w:t>"</w:t>
      </w:r>
      <w:r w:rsidRPr="00D90E4F">
        <w:t xml:space="preserve"> and</w:t>
      </w:r>
      <w:r w:rsidR="00E7056E" w:rsidRPr="00D90E4F">
        <w:t xml:space="preserve"> IGEMS ask</w:t>
      </w:r>
      <w:r w:rsidRPr="00D90E4F">
        <w:t>s</w:t>
      </w:r>
      <w:r w:rsidR="00E7056E" w:rsidRPr="00D90E4F">
        <w:t xml:space="preserve"> for two corner points (A) and (B) that describe the area for the tiles.</w:t>
      </w:r>
    </w:p>
    <w:p w14:paraId="2B9FC225" w14:textId="77777777" w:rsidR="0045525F" w:rsidRPr="00D90E4F" w:rsidRDefault="007678F3" w:rsidP="0045525F">
      <w:pPr>
        <w:pStyle w:val="Rubrik2"/>
      </w:pPr>
      <w:bookmarkStart w:id="572" w:name="_Toc335636958"/>
      <w:bookmarkStart w:id="573" w:name="_Toc129002737"/>
      <w:bookmarkStart w:id="574" w:name="_Toc229474830"/>
      <w:r w:rsidRPr="00D90E4F">
        <w:t>Tile c</w:t>
      </w:r>
      <w:bookmarkStart w:id="575" w:name="tilecut"/>
      <w:bookmarkEnd w:id="575"/>
      <w:r w:rsidR="0045525F" w:rsidRPr="00D90E4F">
        <w:t>ut</w:t>
      </w:r>
      <w:bookmarkEnd w:id="572"/>
      <w:bookmarkEnd w:id="573"/>
      <w:bookmarkEnd w:id="574"/>
    </w:p>
    <w:p w14:paraId="2AE7D22B" w14:textId="4C61B25C" w:rsidR="000E3B78" w:rsidRPr="00D90E4F" w:rsidRDefault="00F27AD5" w:rsidP="005949B5">
      <w:pPr>
        <w:pStyle w:val="Bild"/>
      </w:pPr>
      <w:r w:rsidRPr="00F27AD5">
        <w:rPr>
          <w:noProof/>
        </w:rPr>
        <w:drawing>
          <wp:inline distT="0" distB="0" distL="0" distR="0" wp14:anchorId="5B044731" wp14:editId="556277AA">
            <wp:extent cx="1116000" cy="824400"/>
            <wp:effectExtent l="0" t="0" r="8255" b="0"/>
            <wp:docPr id="322142250" name="Bildobjekt 1" descr="En bild som visar text, Teckensnitt, nummer,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42250" name="Bildobjekt 1" descr="En bild som visar text, Teckensnitt, nummer, diagram&#10;&#10;Automatiskt genererad beskrivning"/>
                    <pic:cNvPicPr/>
                  </pic:nvPicPr>
                  <pic:blipFill>
                    <a:blip r:embed="rId347"/>
                    <a:stretch>
                      <a:fillRect/>
                    </a:stretch>
                  </pic:blipFill>
                  <pic:spPr>
                    <a:xfrm>
                      <a:off x="0" y="0"/>
                      <a:ext cx="1116000" cy="824400"/>
                    </a:xfrm>
                    <a:prstGeom prst="rect">
                      <a:avLst/>
                    </a:prstGeom>
                  </pic:spPr>
                </pic:pic>
              </a:graphicData>
            </a:graphic>
          </wp:inline>
        </w:drawing>
      </w:r>
    </w:p>
    <w:p w14:paraId="5250A18A" w14:textId="02294235" w:rsidR="00A870D6" w:rsidRPr="00D90E4F" w:rsidRDefault="005F64EB" w:rsidP="00A870D6">
      <w:pPr>
        <w:pStyle w:val="Beskrivning"/>
        <w:rPr>
          <w:b w:val="0"/>
          <w:bCs w:val="0"/>
          <w:sz w:val="20"/>
          <w:szCs w:val="20"/>
        </w:rPr>
      </w:pPr>
      <w:r w:rsidRPr="00D90E4F">
        <w:rPr>
          <w:b w:val="0"/>
          <w:bCs w:val="0"/>
          <w:sz w:val="20"/>
          <w:szCs w:val="20"/>
        </w:rPr>
        <w:t xml:space="preserve">The </w:t>
      </w:r>
      <w:r w:rsidR="00C47395" w:rsidRPr="00D90E4F">
        <w:rPr>
          <w:b w:val="0"/>
          <w:bCs w:val="0"/>
          <w:sz w:val="20"/>
          <w:szCs w:val="20"/>
        </w:rPr>
        <w:t>"</w:t>
      </w:r>
      <w:r w:rsidR="007678F3" w:rsidRPr="00D90E4F">
        <w:rPr>
          <w:b w:val="0"/>
          <w:bCs w:val="0"/>
          <w:sz w:val="20"/>
          <w:szCs w:val="20"/>
        </w:rPr>
        <w:t>Tile c</w:t>
      </w:r>
      <w:r w:rsidRPr="00D90E4F">
        <w:rPr>
          <w:b w:val="0"/>
          <w:bCs w:val="0"/>
          <w:sz w:val="20"/>
          <w:szCs w:val="20"/>
        </w:rPr>
        <w:t>ut</w:t>
      </w:r>
      <w:r w:rsidR="00C47395" w:rsidRPr="00D90E4F">
        <w:rPr>
          <w:b w:val="0"/>
          <w:bCs w:val="0"/>
          <w:sz w:val="20"/>
          <w:szCs w:val="20"/>
        </w:rPr>
        <w:t>"</w:t>
      </w:r>
      <w:r w:rsidRPr="00D90E4F">
        <w:rPr>
          <w:b w:val="0"/>
          <w:bCs w:val="0"/>
          <w:sz w:val="20"/>
          <w:szCs w:val="20"/>
        </w:rPr>
        <w:t xml:space="preserve"> command extract</w:t>
      </w:r>
      <w:r w:rsidR="004841C1" w:rsidRPr="00D90E4F">
        <w:rPr>
          <w:b w:val="0"/>
          <w:bCs w:val="0"/>
          <w:sz w:val="20"/>
          <w:szCs w:val="20"/>
        </w:rPr>
        <w:t>s</w:t>
      </w:r>
      <w:r w:rsidRPr="00D90E4F">
        <w:rPr>
          <w:b w:val="0"/>
          <w:bCs w:val="0"/>
          <w:sz w:val="20"/>
          <w:szCs w:val="20"/>
        </w:rPr>
        <w:t xml:space="preserve"> patterns from a drawing and automatically nest</w:t>
      </w:r>
      <w:r w:rsidR="004841C1" w:rsidRPr="00D90E4F">
        <w:rPr>
          <w:b w:val="0"/>
          <w:bCs w:val="0"/>
          <w:sz w:val="20"/>
          <w:szCs w:val="20"/>
        </w:rPr>
        <w:t>s</w:t>
      </w:r>
      <w:r w:rsidRPr="00D90E4F">
        <w:rPr>
          <w:b w:val="0"/>
          <w:bCs w:val="0"/>
          <w:sz w:val="20"/>
          <w:szCs w:val="20"/>
        </w:rPr>
        <w:t xml:space="preserve"> and cut</w:t>
      </w:r>
      <w:r w:rsidR="004841C1" w:rsidRPr="00D90E4F">
        <w:rPr>
          <w:b w:val="0"/>
          <w:bCs w:val="0"/>
          <w:sz w:val="20"/>
          <w:szCs w:val="20"/>
        </w:rPr>
        <w:t>s</w:t>
      </w:r>
      <w:r w:rsidRPr="00D90E4F">
        <w:rPr>
          <w:b w:val="0"/>
          <w:bCs w:val="0"/>
          <w:sz w:val="20"/>
          <w:szCs w:val="20"/>
        </w:rPr>
        <w:t xml:space="preserve"> the </w:t>
      </w:r>
      <w:r w:rsidR="00741F78" w:rsidRPr="00D90E4F">
        <w:rPr>
          <w:b w:val="0"/>
          <w:bCs w:val="0"/>
          <w:sz w:val="20"/>
          <w:szCs w:val="20"/>
        </w:rPr>
        <w:t xml:space="preserve">extracted </w:t>
      </w:r>
      <w:r w:rsidRPr="00D90E4F">
        <w:rPr>
          <w:b w:val="0"/>
          <w:bCs w:val="0"/>
          <w:sz w:val="20"/>
          <w:szCs w:val="20"/>
        </w:rPr>
        <w:t>parts</w:t>
      </w:r>
      <w:r w:rsidR="009776B1">
        <w:rPr>
          <w:b w:val="0"/>
          <w:bCs w:val="0"/>
          <w:sz w:val="20"/>
          <w:szCs w:val="20"/>
        </w:rPr>
        <w:t>. You don't need any Nesting module to use this command. It has an inbuild special designed nesting algorithm.</w:t>
      </w:r>
    </w:p>
    <w:p w14:paraId="7A520485" w14:textId="48B6D768" w:rsidR="007678F3" w:rsidRPr="00D90E4F" w:rsidRDefault="00F27AD5" w:rsidP="005949B5">
      <w:pPr>
        <w:pStyle w:val="Bild"/>
      </w:pPr>
      <w:r w:rsidRPr="00F27AD5">
        <w:rPr>
          <w:noProof/>
        </w:rPr>
        <w:drawing>
          <wp:inline distT="0" distB="0" distL="0" distR="0" wp14:anchorId="297292DD" wp14:editId="3ADABCFC">
            <wp:extent cx="2437200" cy="2430000"/>
            <wp:effectExtent l="0" t="0" r="1270" b="8890"/>
            <wp:docPr id="1883094441" name="Bildobjekt 1" descr="En bild som visar skärmbild, cirkel, mönster, Symmetri&#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94441" name="Bildobjekt 1" descr="En bild som visar skärmbild, cirkel, mönster, Symmetri&#10;&#10;Automatiskt genererad beskrivning"/>
                    <pic:cNvPicPr/>
                  </pic:nvPicPr>
                  <pic:blipFill>
                    <a:blip r:embed="rId348"/>
                    <a:stretch>
                      <a:fillRect/>
                    </a:stretch>
                  </pic:blipFill>
                  <pic:spPr>
                    <a:xfrm>
                      <a:off x="0" y="0"/>
                      <a:ext cx="2437200" cy="2430000"/>
                    </a:xfrm>
                    <a:prstGeom prst="rect">
                      <a:avLst/>
                    </a:prstGeom>
                  </pic:spPr>
                </pic:pic>
              </a:graphicData>
            </a:graphic>
          </wp:inline>
        </w:drawing>
      </w:r>
    </w:p>
    <w:p w14:paraId="6B06CE08" w14:textId="3D7A37EF" w:rsidR="007678F3" w:rsidRPr="00D90E4F" w:rsidRDefault="007678F3" w:rsidP="007678F3">
      <w:pPr>
        <w:pStyle w:val="DoNow"/>
      </w:pPr>
      <w:r w:rsidRPr="00D90E4F">
        <w:t xml:space="preserve">Prepare a drawing like </w:t>
      </w:r>
      <w:r w:rsidR="004841C1" w:rsidRPr="00D90E4F">
        <w:t xml:space="preserve">the </w:t>
      </w:r>
      <w:r w:rsidR="00F27AD5">
        <w:t>picture above.</w:t>
      </w:r>
    </w:p>
    <w:p w14:paraId="7F1AFB3E" w14:textId="77777777" w:rsidR="007678F3" w:rsidRPr="00D90E4F" w:rsidRDefault="009D1AB6" w:rsidP="007678F3">
      <w:r w:rsidRPr="00D90E4F">
        <w:t xml:space="preserve">Make 9 tiles with the </w:t>
      </w:r>
      <w:r w:rsidR="00C47395" w:rsidRPr="00D90E4F">
        <w:t>"</w:t>
      </w:r>
      <w:r w:rsidRPr="00D90E4F">
        <w:t>T</w:t>
      </w:r>
      <w:r w:rsidR="007678F3" w:rsidRPr="00D90E4F">
        <w:t>ile</w:t>
      </w:r>
      <w:r w:rsidR="00C47395" w:rsidRPr="00D90E4F">
        <w:t>"</w:t>
      </w:r>
      <w:r w:rsidR="007678F3" w:rsidRPr="00D90E4F">
        <w:t xml:space="preserve"> command.</w:t>
      </w:r>
    </w:p>
    <w:p w14:paraId="492580EB" w14:textId="39879E86" w:rsidR="007678F3" w:rsidRPr="00D90E4F" w:rsidRDefault="009D1AB6" w:rsidP="007678F3">
      <w:r w:rsidRPr="00D90E4F">
        <w:t xml:space="preserve">Make three circles: </w:t>
      </w:r>
      <w:r w:rsidR="00F27AD5">
        <w:t>Yellow, B</w:t>
      </w:r>
      <w:r w:rsidRPr="00D90E4F">
        <w:t>lue</w:t>
      </w:r>
      <w:r w:rsidR="00F27AD5">
        <w:t xml:space="preserve"> and Red</w:t>
      </w:r>
    </w:p>
    <w:p w14:paraId="3ECF99E7" w14:textId="77777777" w:rsidR="007678F3" w:rsidRPr="00D90E4F" w:rsidRDefault="007678F3" w:rsidP="007678F3">
      <w:r w:rsidRPr="00D90E4F">
        <w:t xml:space="preserve">Start the </w:t>
      </w:r>
      <w:r w:rsidR="00C47395" w:rsidRPr="00D90E4F">
        <w:t>"</w:t>
      </w:r>
      <w:r w:rsidR="004E5AD9" w:rsidRPr="00D90E4F">
        <w:t>C</w:t>
      </w:r>
      <w:r w:rsidRPr="00D90E4F">
        <w:t>ut</w:t>
      </w:r>
      <w:r w:rsidR="00C47395" w:rsidRPr="00D90E4F">
        <w:t>"</w:t>
      </w:r>
      <w:r w:rsidRPr="00D90E4F">
        <w:t xml:space="preserve"> command.</w:t>
      </w:r>
    </w:p>
    <w:p w14:paraId="3D50074A" w14:textId="77777777" w:rsidR="00286128" w:rsidRDefault="00286128" w:rsidP="007678F3">
      <w:r w:rsidRPr="00D90E4F">
        <w:t>This command needs information from the machine and materia</w:t>
      </w:r>
      <w:r w:rsidR="004841C1" w:rsidRPr="00D90E4F">
        <w:t>l. If</w:t>
      </w:r>
      <w:r w:rsidRPr="00D90E4F">
        <w:t xml:space="preserve"> no machine is selected </w:t>
      </w:r>
      <w:r w:rsidR="004841C1" w:rsidRPr="00D90E4F">
        <w:t>the fol</w:t>
      </w:r>
      <w:r w:rsidRPr="00D90E4F">
        <w:t>lowing dialog</w:t>
      </w:r>
      <w:r w:rsidR="004841C1" w:rsidRPr="00D90E4F">
        <w:t xml:space="preserve"> box appears</w:t>
      </w:r>
      <w:r w:rsidRPr="00D90E4F">
        <w:t>.</w:t>
      </w:r>
    </w:p>
    <w:p w14:paraId="19D10A2D" w14:textId="045D3BB1" w:rsidR="00F27AD5" w:rsidRPr="00D90E4F" w:rsidRDefault="00F27AD5" w:rsidP="007678F3">
      <w:r>
        <w:t>Everything inside the red circle will be nested on red tiles, everything between the blue and red circle will be nested on blue tiles and everything between the yellow and blue circle will be nested on yellow tiles.</w:t>
      </w:r>
    </w:p>
    <w:p w14:paraId="42346997" w14:textId="4B956759" w:rsidR="007678F3" w:rsidRPr="00D90E4F" w:rsidRDefault="00F27AD5" w:rsidP="00F27AD5">
      <w:pPr>
        <w:pStyle w:val="Bild"/>
      </w:pPr>
      <w:r>
        <w:rPr>
          <w:noProof/>
        </w:rPr>
        <w:lastRenderedPageBreak/>
        <w:drawing>
          <wp:inline distT="0" distB="0" distL="0" distR="0" wp14:anchorId="3DAAA330" wp14:editId="6CF044C0">
            <wp:extent cx="2646000" cy="2257200"/>
            <wp:effectExtent l="0" t="0" r="2540" b="0"/>
            <wp:docPr id="1166866503" name="Bildobjekt 1" descr="En bild som visar text, elektronik, skärmbild,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66503" name="Bildobjekt 1" descr="En bild som visar text, elektronik, skärmbild, programvara&#10;&#10;Automatiskt genererad beskrivning"/>
                    <pic:cNvPicPr/>
                  </pic:nvPicPr>
                  <pic:blipFill>
                    <a:blip r:embed="rId349"/>
                    <a:stretch>
                      <a:fillRect/>
                    </a:stretch>
                  </pic:blipFill>
                  <pic:spPr>
                    <a:xfrm>
                      <a:off x="0" y="0"/>
                      <a:ext cx="2646000" cy="2257200"/>
                    </a:xfrm>
                    <a:prstGeom prst="rect">
                      <a:avLst/>
                    </a:prstGeom>
                  </pic:spPr>
                </pic:pic>
              </a:graphicData>
            </a:graphic>
          </wp:inline>
        </w:drawing>
      </w:r>
    </w:p>
    <w:p w14:paraId="29335D38" w14:textId="77777777" w:rsidR="007678F3" w:rsidRPr="00D90E4F" w:rsidRDefault="004841C1" w:rsidP="007678F3">
      <w:r w:rsidRPr="00D90E4F">
        <w:t>After s</w:t>
      </w:r>
      <w:r w:rsidR="00935CA0" w:rsidRPr="00D90E4F">
        <w:t>elect</w:t>
      </w:r>
      <w:r w:rsidRPr="00D90E4F">
        <w:t>ing</w:t>
      </w:r>
      <w:r w:rsidR="00935CA0" w:rsidRPr="00D90E4F">
        <w:t xml:space="preserve"> </w:t>
      </w:r>
      <w:r w:rsidR="00C47395" w:rsidRPr="00D90E4F">
        <w:t>"</w:t>
      </w:r>
      <w:r w:rsidR="00935CA0" w:rsidRPr="00D90E4F">
        <w:t>Machine</w:t>
      </w:r>
      <w:r w:rsidR="00C47395" w:rsidRPr="00D90E4F">
        <w:t>"</w:t>
      </w:r>
      <w:r w:rsidR="00935CA0" w:rsidRPr="00D90E4F">
        <w:t xml:space="preserve"> and </w:t>
      </w:r>
      <w:r w:rsidR="00C47395" w:rsidRPr="00D90E4F">
        <w:t>"</w:t>
      </w:r>
      <w:r w:rsidR="00935CA0" w:rsidRPr="00D90E4F">
        <w:t>M</w:t>
      </w:r>
      <w:r w:rsidR="00286128" w:rsidRPr="00D90E4F">
        <w:t>aterial</w:t>
      </w:r>
      <w:r w:rsidR="00C47395" w:rsidRPr="00D90E4F">
        <w:t>"</w:t>
      </w:r>
      <w:r w:rsidR="00286128" w:rsidRPr="00D90E4F">
        <w:t xml:space="preserve"> the dialog </w:t>
      </w:r>
      <w:r w:rsidRPr="00D90E4F">
        <w:t xml:space="preserve">box </w:t>
      </w:r>
      <w:r w:rsidR="00286128" w:rsidRPr="00D90E4F">
        <w:t xml:space="preserve">for </w:t>
      </w:r>
      <w:r w:rsidR="00C47395" w:rsidRPr="00D90E4F">
        <w:t>"</w:t>
      </w:r>
      <w:r w:rsidR="00286128" w:rsidRPr="00D90E4F">
        <w:t>Tile cut</w:t>
      </w:r>
      <w:r w:rsidR="00C47395" w:rsidRPr="00D90E4F">
        <w:t>"</w:t>
      </w:r>
      <w:r w:rsidR="00286128" w:rsidRPr="00D90E4F">
        <w:t xml:space="preserve"> </w:t>
      </w:r>
      <w:r w:rsidR="00935CA0" w:rsidRPr="00D90E4F">
        <w:t xml:space="preserve">command </w:t>
      </w:r>
      <w:r w:rsidR="00286128" w:rsidRPr="00D90E4F">
        <w:t>is shown</w:t>
      </w:r>
      <w:r w:rsidRPr="00D90E4F">
        <w:t>:</w:t>
      </w:r>
    </w:p>
    <w:p w14:paraId="412785CE" w14:textId="4FA102E3" w:rsidR="00A870D6" w:rsidRPr="00D90E4F" w:rsidRDefault="00F27AD5" w:rsidP="005949B5">
      <w:pPr>
        <w:pStyle w:val="Bild"/>
      </w:pPr>
      <w:r>
        <w:rPr>
          <w:noProof/>
        </w:rPr>
        <w:drawing>
          <wp:inline distT="0" distB="0" distL="0" distR="0" wp14:anchorId="0C8506E1" wp14:editId="4EAA6C24">
            <wp:extent cx="1227600" cy="2538000"/>
            <wp:effectExtent l="0" t="0" r="0" b="0"/>
            <wp:docPr id="29667962" name="Bildobjekt 1" descr="En bild som visar text, skärmbild, nummer,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7962" name="Bildobjekt 1" descr="En bild som visar text, skärmbild, nummer, Teckensnitt&#10;&#10;Automatiskt genererad beskrivning"/>
                    <pic:cNvPicPr/>
                  </pic:nvPicPr>
                  <pic:blipFill>
                    <a:blip r:embed="rId350"/>
                    <a:stretch>
                      <a:fillRect/>
                    </a:stretch>
                  </pic:blipFill>
                  <pic:spPr>
                    <a:xfrm>
                      <a:off x="0" y="0"/>
                      <a:ext cx="1227600" cy="2538000"/>
                    </a:xfrm>
                    <a:prstGeom prst="rect">
                      <a:avLst/>
                    </a:prstGeom>
                  </pic:spPr>
                </pic:pic>
              </a:graphicData>
            </a:graphic>
          </wp:inline>
        </w:drawing>
      </w:r>
    </w:p>
    <w:p w14:paraId="24451823" w14:textId="77777777" w:rsidR="00286128" w:rsidRDefault="00215AE7" w:rsidP="002D3E07">
      <w:pPr>
        <w:pStyle w:val="Rubrik5"/>
      </w:pPr>
      <w:r w:rsidRPr="00D90E4F">
        <w:t>Joint size</w:t>
      </w:r>
    </w:p>
    <w:p w14:paraId="63F9F1E6" w14:textId="6017FB2C" w:rsidR="00F27AD5" w:rsidRPr="00F27AD5" w:rsidRDefault="00F27AD5" w:rsidP="00F27AD5">
      <w:r>
        <w:t>Is the distance you want to have between the tiles.</w:t>
      </w:r>
    </w:p>
    <w:p w14:paraId="1042B2D8" w14:textId="0A80F37B" w:rsidR="00F27AD5" w:rsidRDefault="00F27AD5" w:rsidP="005949B5">
      <w:pPr>
        <w:pStyle w:val="Bild"/>
      </w:pPr>
      <w:r>
        <w:rPr>
          <w:noProof/>
        </w:rPr>
        <w:drawing>
          <wp:inline distT="0" distB="0" distL="0" distR="0" wp14:anchorId="1009718E" wp14:editId="73E67391">
            <wp:extent cx="1526400" cy="1494000"/>
            <wp:effectExtent l="0" t="0" r="0" b="0"/>
            <wp:docPr id="185872863" name="Bildobjekt 1" descr="En bild som visar Färggrann, linje, gul, Grafik&#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2863" name="Bildobjekt 1" descr="En bild som visar Färggrann, linje, gul, Grafik&#10;&#10;Automatiskt genererad beskrivning"/>
                    <pic:cNvPicPr/>
                  </pic:nvPicPr>
                  <pic:blipFill>
                    <a:blip r:embed="rId351"/>
                    <a:stretch>
                      <a:fillRect/>
                    </a:stretch>
                  </pic:blipFill>
                  <pic:spPr>
                    <a:xfrm>
                      <a:off x="0" y="0"/>
                      <a:ext cx="1526400" cy="1494000"/>
                    </a:xfrm>
                    <a:prstGeom prst="rect">
                      <a:avLst/>
                    </a:prstGeom>
                  </pic:spPr>
                </pic:pic>
              </a:graphicData>
            </a:graphic>
          </wp:inline>
        </w:drawing>
      </w:r>
    </w:p>
    <w:p w14:paraId="0456B39C" w14:textId="77777777" w:rsidR="00935CA0" w:rsidRPr="00D90E4F" w:rsidRDefault="00935CA0" w:rsidP="002D3E07">
      <w:pPr>
        <w:pStyle w:val="Rubrik5"/>
      </w:pPr>
      <w:r w:rsidRPr="00D90E4F">
        <w:t>Cutting information</w:t>
      </w:r>
    </w:p>
    <w:p w14:paraId="0D350B1E" w14:textId="46436483" w:rsidR="00935CA0" w:rsidRDefault="004841C1" w:rsidP="00935CA0">
      <w:r w:rsidRPr="00D90E4F">
        <w:t>See</w:t>
      </w:r>
      <w:r w:rsidR="00935CA0" w:rsidRPr="00D90E4F">
        <w:t xml:space="preserve"> the </w:t>
      </w:r>
      <w:r w:rsidR="00C47395" w:rsidRPr="00D90E4F">
        <w:t>"</w:t>
      </w:r>
      <w:r w:rsidR="00935CA0" w:rsidRPr="00D90E4F">
        <w:t>2D-CAM</w:t>
      </w:r>
      <w:r w:rsidR="00C47395" w:rsidRPr="00D90E4F">
        <w:t>"</w:t>
      </w:r>
      <w:r w:rsidR="00935CA0" w:rsidRPr="00D90E4F">
        <w:t xml:space="preserve"> module for more information about leadin, leadout and piercing type. </w:t>
      </w:r>
      <w:r w:rsidRPr="00D90E4F">
        <w:t>When the</w:t>
      </w:r>
      <w:r w:rsidR="00935CA0" w:rsidRPr="00D90E4F">
        <w:t xml:space="preserve"> compensation </w:t>
      </w:r>
      <w:r w:rsidR="009D1AB6" w:rsidRPr="00D90E4F">
        <w:t xml:space="preserve">checkbox </w:t>
      </w:r>
      <w:r w:rsidRPr="00D90E4F">
        <w:t xml:space="preserve">is </w:t>
      </w:r>
      <w:r w:rsidR="00F27AD5" w:rsidRPr="00D90E4F">
        <w:t>activated,</w:t>
      </w:r>
      <w:r w:rsidRPr="00D90E4F">
        <w:t xml:space="preserve"> </w:t>
      </w:r>
      <w:r w:rsidR="00935CA0" w:rsidRPr="00D90E4F">
        <w:t>the toolpath will be compensated for the tool radius.</w:t>
      </w:r>
    </w:p>
    <w:p w14:paraId="23BC64A3" w14:textId="3EBE17E4" w:rsidR="00F27AD5" w:rsidRDefault="00F27AD5" w:rsidP="00F27AD5">
      <w:pPr>
        <w:pStyle w:val="Rubrik5"/>
      </w:pPr>
      <w:r>
        <w:t>Compensation</w:t>
      </w:r>
    </w:p>
    <w:p w14:paraId="548B9AB9" w14:textId="3536F2F0" w:rsidR="00F27AD5" w:rsidRDefault="00F27AD5" w:rsidP="00935CA0">
      <w:r>
        <w:t>If you set the Joint size to zero and do not use any tool radius compensation, then you will still have the size of the jet as real distance between parts. If you use compensation, then you can generate parts with no gap between the parts.</w:t>
      </w:r>
    </w:p>
    <w:p w14:paraId="54FCE411" w14:textId="4EAADD84" w:rsidR="00F27AD5" w:rsidRDefault="00F27AD5" w:rsidP="00F27AD5">
      <w:pPr>
        <w:pStyle w:val="Rubrik5"/>
      </w:pPr>
      <w:r>
        <w:t>No nesting</w:t>
      </w:r>
    </w:p>
    <w:p w14:paraId="3BD8C17E" w14:textId="12E7F49F" w:rsidR="00F27AD5" w:rsidRDefault="00F27AD5" w:rsidP="005949B5">
      <w:pPr>
        <w:pStyle w:val="Bild"/>
      </w:pPr>
      <w:r w:rsidRPr="00F27AD5">
        <w:rPr>
          <w:noProof/>
        </w:rPr>
        <w:drawing>
          <wp:inline distT="0" distB="0" distL="0" distR="0" wp14:anchorId="67A02817" wp14:editId="6C6F8028">
            <wp:extent cx="1198800" cy="259200"/>
            <wp:effectExtent l="0" t="0" r="1905" b="7620"/>
            <wp:docPr id="148102169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21690" name=""/>
                    <pic:cNvPicPr/>
                  </pic:nvPicPr>
                  <pic:blipFill>
                    <a:blip r:embed="rId352"/>
                    <a:stretch>
                      <a:fillRect/>
                    </a:stretch>
                  </pic:blipFill>
                  <pic:spPr>
                    <a:xfrm>
                      <a:off x="0" y="0"/>
                      <a:ext cx="1198800" cy="259200"/>
                    </a:xfrm>
                    <a:prstGeom prst="rect">
                      <a:avLst/>
                    </a:prstGeom>
                  </pic:spPr>
                </pic:pic>
              </a:graphicData>
            </a:graphic>
          </wp:inline>
        </w:drawing>
      </w:r>
    </w:p>
    <w:p w14:paraId="781AED0E" w14:textId="6F1C5AD0" w:rsidR="00F27AD5" w:rsidRDefault="009776B1" w:rsidP="00935CA0">
      <w:r>
        <w:t>When the nesting option is activated then the algorithm will try to place as many parts as possible on one tile. Like the example below.</w:t>
      </w:r>
    </w:p>
    <w:p w14:paraId="0876B558" w14:textId="3DFA5389" w:rsidR="009776B1" w:rsidRDefault="009776B1" w:rsidP="005949B5">
      <w:pPr>
        <w:pStyle w:val="Bild"/>
      </w:pPr>
      <w:r w:rsidRPr="009776B1">
        <w:rPr>
          <w:noProof/>
        </w:rPr>
        <w:lastRenderedPageBreak/>
        <w:drawing>
          <wp:inline distT="0" distB="0" distL="0" distR="0" wp14:anchorId="47637367" wp14:editId="4D4F1EF1">
            <wp:extent cx="1324160" cy="1305107"/>
            <wp:effectExtent l="0" t="0" r="9525" b="9525"/>
            <wp:docPr id="1831121626" name="Bildobjekt 1" descr="En bild som visar skärmbild, linje, Färggrann,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21626" name="Bildobjekt 1" descr="En bild som visar skärmbild, linje, Färggrann, diagram&#10;&#10;Automatiskt genererad beskrivning"/>
                    <pic:cNvPicPr/>
                  </pic:nvPicPr>
                  <pic:blipFill>
                    <a:blip r:embed="rId353"/>
                    <a:stretch>
                      <a:fillRect/>
                    </a:stretch>
                  </pic:blipFill>
                  <pic:spPr>
                    <a:xfrm>
                      <a:off x="0" y="0"/>
                      <a:ext cx="1324160" cy="1305107"/>
                    </a:xfrm>
                    <a:prstGeom prst="rect">
                      <a:avLst/>
                    </a:prstGeom>
                  </pic:spPr>
                </pic:pic>
              </a:graphicData>
            </a:graphic>
          </wp:inline>
        </w:drawing>
      </w:r>
    </w:p>
    <w:p w14:paraId="204A57B3" w14:textId="520BDEB9" w:rsidR="009776B1" w:rsidRDefault="009776B1" w:rsidP="00935CA0">
      <w:r>
        <w:t>When the nesting option is deactivated then four tiles is needed (one for each parts).</w:t>
      </w:r>
    </w:p>
    <w:p w14:paraId="4CDC8C52" w14:textId="58424A41" w:rsidR="009776B1" w:rsidRPr="00D90E4F" w:rsidRDefault="009776B1" w:rsidP="005949B5">
      <w:pPr>
        <w:pStyle w:val="Bild"/>
      </w:pPr>
      <w:r w:rsidRPr="009776B1">
        <w:rPr>
          <w:noProof/>
        </w:rPr>
        <w:drawing>
          <wp:inline distT="0" distB="0" distL="0" distR="0" wp14:anchorId="0227934F" wp14:editId="434ADC32">
            <wp:extent cx="4267796" cy="1124107"/>
            <wp:effectExtent l="0" t="0" r="0" b="0"/>
            <wp:docPr id="782854286" name="Bildobjekt 1" descr="En bild som visar skärmbild, diagram,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54286" name="Bildobjekt 1" descr="En bild som visar skärmbild, diagram, linje&#10;&#10;Automatiskt genererad beskrivning"/>
                    <pic:cNvPicPr/>
                  </pic:nvPicPr>
                  <pic:blipFill>
                    <a:blip r:embed="rId354"/>
                    <a:stretch>
                      <a:fillRect/>
                    </a:stretch>
                  </pic:blipFill>
                  <pic:spPr>
                    <a:xfrm>
                      <a:off x="0" y="0"/>
                      <a:ext cx="4267796" cy="1124107"/>
                    </a:xfrm>
                    <a:prstGeom prst="rect">
                      <a:avLst/>
                    </a:prstGeom>
                  </pic:spPr>
                </pic:pic>
              </a:graphicData>
            </a:graphic>
          </wp:inline>
        </w:drawing>
      </w:r>
    </w:p>
    <w:p w14:paraId="46F82E27" w14:textId="77777777" w:rsidR="00186013" w:rsidRPr="00D90E4F" w:rsidRDefault="00186013" w:rsidP="00186013">
      <w:pPr>
        <w:pStyle w:val="DoNow"/>
      </w:pPr>
      <w:r w:rsidRPr="00D90E4F">
        <w:t xml:space="preserve">Press the </w:t>
      </w:r>
      <w:r w:rsidR="00C47395" w:rsidRPr="00D90E4F">
        <w:t>"</w:t>
      </w:r>
      <w:r w:rsidRPr="00D90E4F">
        <w:t>OK</w:t>
      </w:r>
      <w:r w:rsidR="00C47395" w:rsidRPr="00D90E4F">
        <w:t>"</w:t>
      </w:r>
      <w:r w:rsidRPr="00D90E4F">
        <w:t xml:space="preserve"> button</w:t>
      </w:r>
    </w:p>
    <w:p w14:paraId="3A0F671C" w14:textId="77777777" w:rsidR="00186013" w:rsidRPr="00D90E4F" w:rsidRDefault="009378B9" w:rsidP="005949B5">
      <w:pPr>
        <w:pStyle w:val="Bild"/>
      </w:pPr>
      <w:r w:rsidRPr="00D90E4F">
        <w:rPr>
          <w:noProof/>
        </w:rPr>
        <w:drawing>
          <wp:inline distT="0" distB="0" distL="0" distR="0" wp14:anchorId="115C115A" wp14:editId="1412663E">
            <wp:extent cx="3759835" cy="1616710"/>
            <wp:effectExtent l="19050" t="0" r="0" b="0"/>
            <wp:docPr id="18804" name="Bild 18804" descr="Image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04" descr="Image307"/>
                    <pic:cNvPicPr>
                      <a:picLocks noChangeAspect="1" noChangeArrowheads="1"/>
                    </pic:cNvPicPr>
                  </pic:nvPicPr>
                  <pic:blipFill>
                    <a:blip r:embed="rId355" cstate="print"/>
                    <a:srcRect/>
                    <a:stretch>
                      <a:fillRect/>
                    </a:stretch>
                  </pic:blipFill>
                  <pic:spPr bwMode="auto">
                    <a:xfrm>
                      <a:off x="0" y="0"/>
                      <a:ext cx="3759835" cy="1616710"/>
                    </a:xfrm>
                    <a:prstGeom prst="rect">
                      <a:avLst/>
                    </a:prstGeom>
                    <a:noFill/>
                    <a:ln w="9525">
                      <a:noFill/>
                      <a:miter lim="800000"/>
                      <a:headEnd/>
                      <a:tailEnd/>
                    </a:ln>
                  </pic:spPr>
                </pic:pic>
              </a:graphicData>
            </a:graphic>
          </wp:inline>
        </w:drawing>
      </w:r>
    </w:p>
    <w:p w14:paraId="43E7B9C2" w14:textId="77777777" w:rsidR="00186013" w:rsidRPr="00D90E4F" w:rsidRDefault="00186013" w:rsidP="00186013">
      <w:r w:rsidRPr="00D90E4F">
        <w:t xml:space="preserve">IGEMS will </w:t>
      </w:r>
      <w:r w:rsidR="009D1AB6" w:rsidRPr="00D90E4F">
        <w:t xml:space="preserve">now </w:t>
      </w:r>
      <w:r w:rsidRPr="00D90E4F">
        <w:t>nest all tiles by color, all toolpath</w:t>
      </w:r>
      <w:r w:rsidR="004841C1" w:rsidRPr="00D90E4F">
        <w:t>s</w:t>
      </w:r>
      <w:r w:rsidRPr="00D90E4F">
        <w:t xml:space="preserve"> are added and the job </w:t>
      </w:r>
      <w:r w:rsidR="009D1AB6" w:rsidRPr="00D90E4F">
        <w:t xml:space="preserve">will be ready </w:t>
      </w:r>
      <w:r w:rsidRPr="00D90E4F">
        <w:t>to post.</w:t>
      </w:r>
    </w:p>
    <w:p w14:paraId="2BCE1148" w14:textId="77777777" w:rsidR="00BB1C06" w:rsidRPr="00D90E4F" w:rsidRDefault="00186013" w:rsidP="00186013">
      <w:pPr>
        <w:pStyle w:val="Rubrik3"/>
      </w:pPr>
      <w:bookmarkStart w:id="576" w:name="_Toc129002738"/>
      <w:r w:rsidRPr="00D90E4F">
        <w:t>Tile fixture</w:t>
      </w:r>
      <w:bookmarkEnd w:id="576"/>
    </w:p>
    <w:p w14:paraId="1B79CDC7" w14:textId="77777777" w:rsidR="00E27DA4" w:rsidRPr="00D90E4F" w:rsidRDefault="00E27DA4" w:rsidP="00E27DA4">
      <w:r w:rsidRPr="00D90E4F">
        <w:t xml:space="preserve">The </w:t>
      </w:r>
      <w:r w:rsidR="00C47395" w:rsidRPr="00D90E4F">
        <w:t>"</w:t>
      </w:r>
      <w:r w:rsidRPr="00D90E4F">
        <w:t>Tile fixture</w:t>
      </w:r>
      <w:r w:rsidR="00C47395" w:rsidRPr="00D90E4F">
        <w:t>"</w:t>
      </w:r>
      <w:r w:rsidRPr="00D90E4F">
        <w:t xml:space="preserve"> is simple </w:t>
      </w:r>
      <w:r w:rsidR="00C148BE" w:rsidRPr="00D90E4F">
        <w:t>f</w:t>
      </w:r>
      <w:r w:rsidRPr="00D90E4F">
        <w:t>ixture to locate the tiles</w:t>
      </w:r>
      <w:r w:rsidR="004841C1" w:rsidRPr="00D90E4F">
        <w:t xml:space="preserve"> at </w:t>
      </w:r>
      <w:r w:rsidRPr="00D90E4F">
        <w:t>correct p</w:t>
      </w:r>
      <w:r w:rsidR="00C148BE" w:rsidRPr="00D90E4F">
        <w:t>ositions on the cutting machine. The fixture can be made of optional material. The rectangles in the fixture should have the same size as the tiles to be cut.</w:t>
      </w:r>
    </w:p>
    <w:p w14:paraId="2AD7FDDF" w14:textId="77777777" w:rsidR="00E27DA4" w:rsidRPr="00D90E4F" w:rsidRDefault="009378B9" w:rsidP="009776B1">
      <w:pPr>
        <w:pStyle w:val="Bild"/>
      </w:pPr>
      <w:r w:rsidRPr="00D90E4F">
        <w:rPr>
          <w:noProof/>
        </w:rPr>
        <w:drawing>
          <wp:inline distT="0" distB="0" distL="0" distR="0" wp14:anchorId="20E90303" wp14:editId="26253D31">
            <wp:extent cx="2157730" cy="1346200"/>
            <wp:effectExtent l="19050" t="0" r="0" b="0"/>
            <wp:docPr id="18805" name="Bild 18805" descr="Image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05" descr="Image309"/>
                    <pic:cNvPicPr>
                      <a:picLocks noChangeAspect="1" noChangeArrowheads="1"/>
                    </pic:cNvPicPr>
                  </pic:nvPicPr>
                  <pic:blipFill>
                    <a:blip r:embed="rId356" cstate="print"/>
                    <a:srcRect/>
                    <a:stretch>
                      <a:fillRect/>
                    </a:stretch>
                  </pic:blipFill>
                  <pic:spPr bwMode="auto">
                    <a:xfrm>
                      <a:off x="0" y="0"/>
                      <a:ext cx="2157730" cy="1346200"/>
                    </a:xfrm>
                    <a:prstGeom prst="rect">
                      <a:avLst/>
                    </a:prstGeom>
                    <a:noFill/>
                    <a:ln w="9525">
                      <a:noFill/>
                      <a:miter lim="800000"/>
                      <a:headEnd/>
                      <a:tailEnd/>
                    </a:ln>
                  </pic:spPr>
                </pic:pic>
              </a:graphicData>
            </a:graphic>
          </wp:inline>
        </w:drawing>
      </w:r>
    </w:p>
    <w:p w14:paraId="33310FDD" w14:textId="77777777" w:rsidR="00E27DA4" w:rsidRPr="00D90E4F" w:rsidRDefault="00E27DA4" w:rsidP="00E27DA4">
      <w:r w:rsidRPr="00D90E4F">
        <w:t xml:space="preserve">When </w:t>
      </w:r>
      <w:r w:rsidR="002D6BB3" w:rsidRPr="00D90E4F">
        <w:t xml:space="preserve">ready to </w:t>
      </w:r>
      <w:r w:rsidRPr="00D90E4F">
        <w:t xml:space="preserve">cut tiles, place them in the fixture. The machine will </w:t>
      </w:r>
      <w:r w:rsidR="00C148BE" w:rsidRPr="00D90E4F">
        <w:t>cut tile 1,2,3,4,5,6,7 and 8 t</w:t>
      </w:r>
      <w:r w:rsidR="00711C6B" w:rsidRPr="00D90E4F">
        <w:t>hen the machine will go to stop position (P) and stop. It</w:t>
      </w:r>
      <w:r w:rsidR="004841C1" w:rsidRPr="00D90E4F">
        <w:t xml:space="preserve"> i</w:t>
      </w:r>
      <w:r w:rsidR="00711C6B" w:rsidRPr="00D90E4F">
        <w:t xml:space="preserve">s now possible </w:t>
      </w:r>
      <w:r w:rsidR="00C148BE" w:rsidRPr="00D90E4F">
        <w:t xml:space="preserve">to unload and load </w:t>
      </w:r>
      <w:r w:rsidR="002D6BB3" w:rsidRPr="00D90E4F">
        <w:t xml:space="preserve">the </w:t>
      </w:r>
      <w:r w:rsidR="00C148BE" w:rsidRPr="00D90E4F">
        <w:t>next 8 tiles, then start the machine again.</w:t>
      </w:r>
    </w:p>
    <w:p w14:paraId="65C2781A" w14:textId="1BA1E722" w:rsidR="00186013" w:rsidRPr="00D90E4F" w:rsidRDefault="009776B1" w:rsidP="005949B5">
      <w:pPr>
        <w:pStyle w:val="Bild"/>
      </w:pPr>
      <w:r w:rsidRPr="009776B1">
        <w:rPr>
          <w:noProof/>
        </w:rPr>
        <w:drawing>
          <wp:inline distT="0" distB="0" distL="0" distR="0" wp14:anchorId="2D2CB9FA" wp14:editId="19F031BE">
            <wp:extent cx="1296000" cy="792000"/>
            <wp:effectExtent l="0" t="0" r="0" b="8255"/>
            <wp:docPr id="1659098971" name="Bildobjekt 1" descr="En bild som visar text, skärmbild, Teckensnitt,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98971" name="Bildobjekt 1" descr="En bild som visar text, skärmbild, Teckensnitt, Rektangel&#10;&#10;Automatiskt genererad beskrivning"/>
                    <pic:cNvPicPr/>
                  </pic:nvPicPr>
                  <pic:blipFill>
                    <a:blip r:embed="rId357"/>
                    <a:stretch>
                      <a:fillRect/>
                    </a:stretch>
                  </pic:blipFill>
                  <pic:spPr>
                    <a:xfrm>
                      <a:off x="0" y="0"/>
                      <a:ext cx="1296000" cy="792000"/>
                    </a:xfrm>
                    <a:prstGeom prst="rect">
                      <a:avLst/>
                    </a:prstGeom>
                  </pic:spPr>
                </pic:pic>
              </a:graphicData>
            </a:graphic>
          </wp:inline>
        </w:drawing>
      </w:r>
    </w:p>
    <w:p w14:paraId="70865A94" w14:textId="37BA1886" w:rsidR="00186013" w:rsidRPr="00D90E4F" w:rsidRDefault="00186013" w:rsidP="00186013">
      <w:r w:rsidRPr="00D90E4F">
        <w:t xml:space="preserve">When the postprocessing </w:t>
      </w:r>
      <w:r w:rsidR="004841C1" w:rsidRPr="00D90E4F">
        <w:t>is started then another</w:t>
      </w:r>
      <w:r w:rsidRPr="00D90E4F">
        <w:t xml:space="preserve"> dialog</w:t>
      </w:r>
      <w:r w:rsidR="004841C1" w:rsidRPr="00D90E4F">
        <w:t xml:space="preserve"> box appears</w:t>
      </w:r>
      <w:r w:rsidRPr="00D90E4F">
        <w:t xml:space="preserve"> that will handle</w:t>
      </w:r>
      <w:r w:rsidR="00711C6B" w:rsidRPr="00D90E4F">
        <w:t xml:space="preserve"> all t</w:t>
      </w:r>
      <w:r w:rsidRPr="00D90E4F">
        <w:t>ile fixture</w:t>
      </w:r>
      <w:r w:rsidR="00711C6B" w:rsidRPr="00D90E4F">
        <w:t xml:space="preserve"> parameters</w:t>
      </w:r>
      <w:r w:rsidRPr="00D90E4F">
        <w:t>.</w:t>
      </w:r>
      <w:r w:rsidR="00E27DA4" w:rsidRPr="00D90E4F">
        <w:t xml:space="preserve"> </w:t>
      </w:r>
      <w:r w:rsidR="004841C1" w:rsidRPr="00D90E4F">
        <w:t>R</w:t>
      </w:r>
      <w:r w:rsidR="00711C6B" w:rsidRPr="00D90E4F">
        <w:t xml:space="preserve">ead more about the </w:t>
      </w:r>
      <w:r w:rsidR="00FE7493" w:rsidRPr="00D90E4F">
        <w:t>post processing</w:t>
      </w:r>
      <w:r w:rsidR="00711C6B" w:rsidRPr="00D90E4F">
        <w:t xml:space="preserve"> in </w:t>
      </w:r>
      <w:r w:rsidR="00982DF4" w:rsidRPr="00D90E4F">
        <w:t xml:space="preserve">Section </w:t>
      </w:r>
      <w:r w:rsidR="00BF11A7" w:rsidRPr="00D90E4F">
        <w:fldChar w:fldCharType="begin"/>
      </w:r>
      <w:r w:rsidR="00711C6B" w:rsidRPr="00D90E4F">
        <w:instrText xml:space="preserve"> REF _Ref331602663 \w \h </w:instrText>
      </w:r>
      <w:r w:rsidR="00BF11A7" w:rsidRPr="00D90E4F">
        <w:fldChar w:fldCharType="separate"/>
      </w:r>
      <w:r w:rsidR="00EB6DA4">
        <w:t>19</w:t>
      </w:r>
      <w:r w:rsidR="00BF11A7" w:rsidRPr="00D90E4F">
        <w:fldChar w:fldCharType="end"/>
      </w:r>
      <w:r w:rsidR="00711C6B" w:rsidRPr="00D90E4F">
        <w:t>.</w:t>
      </w:r>
    </w:p>
    <w:p w14:paraId="6D4DD780" w14:textId="6B14BF2B" w:rsidR="00BC1368" w:rsidRPr="00D90E4F" w:rsidRDefault="009776B1" w:rsidP="005949B5">
      <w:pPr>
        <w:pStyle w:val="Bild"/>
      </w:pPr>
      <w:r>
        <w:rPr>
          <w:noProof/>
        </w:rPr>
        <w:lastRenderedPageBreak/>
        <w:drawing>
          <wp:inline distT="0" distB="0" distL="0" distR="0" wp14:anchorId="6B9F1DA4" wp14:editId="53F8A059">
            <wp:extent cx="1317600" cy="1515600"/>
            <wp:effectExtent l="0" t="0" r="0" b="8890"/>
            <wp:docPr id="1708113792"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13792" name="Bildobjekt 1" descr="En bild som visar text, skärmbild, Teckensnitt, nummer&#10;&#10;Automatiskt genererad beskrivning"/>
                    <pic:cNvPicPr/>
                  </pic:nvPicPr>
                  <pic:blipFill>
                    <a:blip r:embed="rId358"/>
                    <a:stretch>
                      <a:fillRect/>
                    </a:stretch>
                  </pic:blipFill>
                  <pic:spPr>
                    <a:xfrm>
                      <a:off x="0" y="0"/>
                      <a:ext cx="1317600" cy="1515600"/>
                    </a:xfrm>
                    <a:prstGeom prst="rect">
                      <a:avLst/>
                    </a:prstGeom>
                  </pic:spPr>
                </pic:pic>
              </a:graphicData>
            </a:graphic>
          </wp:inline>
        </w:drawing>
      </w:r>
    </w:p>
    <w:p w14:paraId="6B4C80C3" w14:textId="77777777" w:rsidR="009D1AB6" w:rsidRPr="00D90E4F" w:rsidRDefault="00982DF4" w:rsidP="009D1AB6">
      <w:r w:rsidRPr="00D90E4F">
        <w:t>Input</w:t>
      </w:r>
      <w:r w:rsidR="009D1AB6" w:rsidRPr="00D90E4F">
        <w:t xml:space="preserve"> the positions of the tiles</w:t>
      </w:r>
      <w:r w:rsidR="00B73A8B" w:rsidRPr="00D90E4F">
        <w:t xml:space="preserve"> on the fixture. When </w:t>
      </w:r>
      <w:r w:rsidRPr="00D90E4F">
        <w:t xml:space="preserve">tiles are </w:t>
      </w:r>
      <w:r w:rsidR="00B73A8B" w:rsidRPr="00D90E4F">
        <w:t xml:space="preserve">cut the zero </w:t>
      </w:r>
      <w:r w:rsidR="009D1AB6" w:rsidRPr="00D90E4F">
        <w:t xml:space="preserve">point </w:t>
      </w:r>
      <w:r w:rsidRPr="00D90E4F">
        <w:t>is</w:t>
      </w:r>
      <w:r w:rsidR="009D1AB6" w:rsidRPr="00D90E4F">
        <w:t xml:space="preserve"> located on the lower left corner </w:t>
      </w:r>
      <w:r w:rsidR="00B73A8B" w:rsidRPr="00D90E4F">
        <w:t>on tile rectangle number one</w:t>
      </w:r>
      <w:r w:rsidR="009D1AB6" w:rsidRPr="00D90E4F">
        <w:t>.</w:t>
      </w:r>
    </w:p>
    <w:p w14:paraId="70F4A82E" w14:textId="77777777" w:rsidR="00D7021A" w:rsidRPr="00D90E4F" w:rsidRDefault="00D7021A" w:rsidP="00D7021A">
      <w:pPr>
        <w:pStyle w:val="Rubrik2"/>
      </w:pPr>
      <w:bookmarkStart w:id="577" w:name="_Toc335636959"/>
      <w:bookmarkStart w:id="578" w:name="_Toc129002739"/>
      <w:bookmarkStart w:id="579" w:name="_Toc229474831"/>
      <w:r w:rsidRPr="00D90E4F">
        <w:t>Inl</w:t>
      </w:r>
      <w:bookmarkStart w:id="580" w:name="inlay"/>
      <w:bookmarkEnd w:id="580"/>
      <w:r w:rsidRPr="00D90E4F">
        <w:t>ay</w:t>
      </w:r>
      <w:bookmarkEnd w:id="577"/>
      <w:bookmarkEnd w:id="578"/>
      <w:bookmarkEnd w:id="579"/>
    </w:p>
    <w:p w14:paraId="0CEEA3EE" w14:textId="67019B42" w:rsidR="00D7021A" w:rsidRPr="00D90E4F" w:rsidRDefault="000434AE" w:rsidP="005949B5">
      <w:pPr>
        <w:pStyle w:val="Bild"/>
      </w:pPr>
      <w:r w:rsidRPr="000434AE">
        <w:rPr>
          <w:noProof/>
        </w:rPr>
        <w:drawing>
          <wp:inline distT="0" distB="0" distL="0" distR="0" wp14:anchorId="17D0A6D7" wp14:editId="71F2E9A6">
            <wp:extent cx="1098000" cy="730800"/>
            <wp:effectExtent l="0" t="0" r="6985" b="0"/>
            <wp:docPr id="1640389031" name="Bildobjekt 1" descr="En bild som visar text, Teckensnitt, nummer,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89031" name="Bildobjekt 1" descr="En bild som visar text, Teckensnitt, nummer, linje&#10;&#10;Automatiskt genererad beskrivning"/>
                    <pic:cNvPicPr/>
                  </pic:nvPicPr>
                  <pic:blipFill>
                    <a:blip r:embed="rId359"/>
                    <a:stretch>
                      <a:fillRect/>
                    </a:stretch>
                  </pic:blipFill>
                  <pic:spPr>
                    <a:xfrm>
                      <a:off x="0" y="0"/>
                      <a:ext cx="1098000" cy="730800"/>
                    </a:xfrm>
                    <a:prstGeom prst="rect">
                      <a:avLst/>
                    </a:prstGeom>
                  </pic:spPr>
                </pic:pic>
              </a:graphicData>
            </a:graphic>
          </wp:inline>
        </w:drawing>
      </w:r>
    </w:p>
    <w:p w14:paraId="3A13A6EC" w14:textId="77777777" w:rsidR="00A60675" w:rsidRPr="00D90E4F" w:rsidRDefault="00A60675" w:rsidP="00A60675">
      <w:r w:rsidRPr="00D90E4F">
        <w:t xml:space="preserve">The </w:t>
      </w:r>
      <w:r w:rsidR="00C47395" w:rsidRPr="00D90E4F">
        <w:t>"</w:t>
      </w:r>
      <w:r w:rsidRPr="00D90E4F">
        <w:t>Inlay</w:t>
      </w:r>
      <w:r w:rsidR="00C47395" w:rsidRPr="00D90E4F">
        <w:t>"</w:t>
      </w:r>
      <w:r w:rsidRPr="00D90E4F">
        <w:t xml:space="preserve"> command </w:t>
      </w:r>
      <w:r w:rsidR="00CE28D6" w:rsidRPr="00D90E4F">
        <w:t>is an advanced tool that allows designing of tile floors or other tile de</w:t>
      </w:r>
      <w:r w:rsidR="00FC2F4D" w:rsidRPr="00D90E4F">
        <w:t>corations by adding textures or</w:t>
      </w:r>
      <w:r w:rsidR="00CE28D6" w:rsidRPr="00D90E4F">
        <w:t xml:space="preserve"> colors </w:t>
      </w:r>
      <w:r w:rsidR="00D808CA" w:rsidRPr="00D90E4F">
        <w:t>before extracting the parts.</w:t>
      </w:r>
    </w:p>
    <w:p w14:paraId="1EF76DD3" w14:textId="626EB9F5" w:rsidR="005D2210" w:rsidRPr="00D90E4F" w:rsidRDefault="00185C51" w:rsidP="00B73A8B">
      <w:pPr>
        <w:pStyle w:val="DoNow"/>
      </w:pPr>
      <w:r w:rsidRPr="00D90E4F">
        <w:t xml:space="preserve">Open the sample file "Inlay.dig" located in the </w:t>
      </w:r>
      <w:hyperlink w:anchor="_Samples" w:history="1">
        <w:r w:rsidRPr="000434AE">
          <w:rPr>
            <w:rStyle w:val="Hyperlnk"/>
          </w:rPr>
          <w:t>Sample</w:t>
        </w:r>
        <w:r w:rsidR="000434AE">
          <w:rPr>
            <w:rStyle w:val="Hyperlnk"/>
          </w:rPr>
          <w:t>s</w:t>
        </w:r>
        <w:r w:rsidRPr="000434AE">
          <w:rPr>
            <w:rStyle w:val="Hyperlnk"/>
          </w:rPr>
          <w:t xml:space="preserve"> directory</w:t>
        </w:r>
      </w:hyperlink>
      <w:r w:rsidR="00982DF4" w:rsidRPr="00D90E4F">
        <w:t>.</w:t>
      </w:r>
    </w:p>
    <w:p w14:paraId="153CF313" w14:textId="77777777" w:rsidR="00C733F0" w:rsidRPr="00D90E4F" w:rsidRDefault="009378B9" w:rsidP="005949B5">
      <w:pPr>
        <w:pStyle w:val="Bild"/>
      </w:pPr>
      <w:r w:rsidRPr="00D90E4F">
        <w:rPr>
          <w:noProof/>
        </w:rPr>
        <w:drawing>
          <wp:inline distT="0" distB="0" distL="0" distR="0" wp14:anchorId="032F98B0" wp14:editId="540157A0">
            <wp:extent cx="2340610" cy="1587500"/>
            <wp:effectExtent l="19050" t="0" r="2540" b="0"/>
            <wp:docPr id="18809" name="Bild 18809" descr="Image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09" descr="Image312"/>
                    <pic:cNvPicPr>
                      <a:picLocks noChangeAspect="1" noChangeArrowheads="1"/>
                    </pic:cNvPicPr>
                  </pic:nvPicPr>
                  <pic:blipFill>
                    <a:blip r:embed="rId360" cstate="print"/>
                    <a:srcRect/>
                    <a:stretch>
                      <a:fillRect/>
                    </a:stretch>
                  </pic:blipFill>
                  <pic:spPr bwMode="auto">
                    <a:xfrm>
                      <a:off x="0" y="0"/>
                      <a:ext cx="2340610" cy="1587500"/>
                    </a:xfrm>
                    <a:prstGeom prst="rect">
                      <a:avLst/>
                    </a:prstGeom>
                    <a:noFill/>
                    <a:ln w="9525">
                      <a:noFill/>
                      <a:miter lim="800000"/>
                      <a:headEnd/>
                      <a:tailEnd/>
                    </a:ln>
                  </pic:spPr>
                </pic:pic>
              </a:graphicData>
            </a:graphic>
          </wp:inline>
        </w:drawing>
      </w:r>
    </w:p>
    <w:p w14:paraId="38075F32" w14:textId="77777777" w:rsidR="00C733F0" w:rsidRPr="00D90E4F" w:rsidRDefault="00C733F0" w:rsidP="00C733F0">
      <w:pPr>
        <w:pStyle w:val="DoNow"/>
      </w:pPr>
      <w:r w:rsidRPr="00D90E4F">
        <w:t xml:space="preserve">Start the </w:t>
      </w:r>
      <w:r w:rsidR="00C47395" w:rsidRPr="00D90E4F">
        <w:t>"</w:t>
      </w:r>
      <w:r w:rsidRPr="00D90E4F">
        <w:t>Inlay</w:t>
      </w:r>
      <w:r w:rsidR="00C47395" w:rsidRPr="00D90E4F">
        <w:t>"</w:t>
      </w:r>
      <w:r w:rsidRPr="00D90E4F">
        <w:t xml:space="preserve"> command</w:t>
      </w:r>
      <w:r w:rsidR="00982DF4" w:rsidRPr="00D90E4F">
        <w:t>.</w:t>
      </w:r>
    </w:p>
    <w:p w14:paraId="0DDBD0BE" w14:textId="20F6C65E" w:rsidR="00C733F0" w:rsidRDefault="00B924A0" w:rsidP="00B924A0">
      <w:pPr>
        <w:pStyle w:val="Bild"/>
      </w:pPr>
      <w:r>
        <w:rPr>
          <w:noProof/>
        </w:rPr>
        <w:lastRenderedPageBreak/>
        <w:drawing>
          <wp:inline distT="0" distB="0" distL="0" distR="0" wp14:anchorId="3624C85E" wp14:editId="6D0BFE40">
            <wp:extent cx="6120765" cy="3916680"/>
            <wp:effectExtent l="0" t="0" r="0" b="7620"/>
            <wp:docPr id="415541408" name="Bildobjekt 1" descr="En bild som visar text, skärmbild, programvara, Datoriko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41408" name="Bildobjekt 1" descr="En bild som visar text, skärmbild, programvara, Datorikon&#10;&#10;Automatiskt genererad beskrivning"/>
                    <pic:cNvPicPr/>
                  </pic:nvPicPr>
                  <pic:blipFill>
                    <a:blip r:embed="rId361"/>
                    <a:stretch>
                      <a:fillRect/>
                    </a:stretch>
                  </pic:blipFill>
                  <pic:spPr>
                    <a:xfrm>
                      <a:off x="0" y="0"/>
                      <a:ext cx="6120765" cy="3916680"/>
                    </a:xfrm>
                    <a:prstGeom prst="rect">
                      <a:avLst/>
                    </a:prstGeom>
                  </pic:spPr>
                </pic:pic>
              </a:graphicData>
            </a:graphic>
          </wp:inline>
        </w:drawing>
      </w:r>
    </w:p>
    <w:p w14:paraId="6D07FE18" w14:textId="00D24256" w:rsidR="00171032" w:rsidRDefault="00724231" w:rsidP="00171032">
      <w:r>
        <w:t>If the drawing already has different colors</w:t>
      </w:r>
      <w:r w:rsidR="004B5632">
        <w:t xml:space="preserve"> on certain areas</w:t>
      </w:r>
      <w:r>
        <w:t xml:space="preserve">, then the inlay command will </w:t>
      </w:r>
      <w:r w:rsidR="004B5632">
        <w:t>use that c</w:t>
      </w:r>
      <w:r>
        <w:t>olor</w:t>
      </w:r>
      <w:r w:rsidR="004B5632">
        <w:t>.</w:t>
      </w:r>
      <w:r w:rsidR="00BB3E30">
        <w:t xml:space="preserve"> </w:t>
      </w:r>
      <w:r>
        <w:t>If all objects on drawing have the same color, then it will come up un-colored.</w:t>
      </w:r>
    </w:p>
    <w:p w14:paraId="42AD5C4B" w14:textId="39211843" w:rsidR="00724231" w:rsidRDefault="00724231" w:rsidP="00BB3E30">
      <w:pPr>
        <w:pStyle w:val="Bild"/>
      </w:pPr>
      <w:r>
        <w:rPr>
          <w:noProof/>
        </w:rPr>
        <w:drawing>
          <wp:inline distT="0" distB="0" distL="0" distR="0" wp14:anchorId="45AC980F" wp14:editId="731CF6ED">
            <wp:extent cx="6120765" cy="2021205"/>
            <wp:effectExtent l="0" t="0" r="0" b="0"/>
            <wp:docPr id="1534153939" name="Bildobjekt 1" descr="En bild som visar cirkel, skärmbild, Rektangel, Grafik&#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53939" name="Bildobjekt 1" descr="En bild som visar cirkel, skärmbild, Rektangel, Grafik&#10;&#10;Automatiskt genererad beskrivning"/>
                    <pic:cNvPicPr/>
                  </pic:nvPicPr>
                  <pic:blipFill>
                    <a:blip r:embed="rId362"/>
                    <a:stretch>
                      <a:fillRect/>
                    </a:stretch>
                  </pic:blipFill>
                  <pic:spPr>
                    <a:xfrm>
                      <a:off x="0" y="0"/>
                      <a:ext cx="6120765" cy="2021205"/>
                    </a:xfrm>
                    <a:prstGeom prst="rect">
                      <a:avLst/>
                    </a:prstGeom>
                  </pic:spPr>
                </pic:pic>
              </a:graphicData>
            </a:graphic>
          </wp:inline>
        </w:drawing>
      </w:r>
    </w:p>
    <w:p w14:paraId="63053A02" w14:textId="4D6CE51A" w:rsidR="00171032" w:rsidRDefault="00BB3E30" w:rsidP="00724231">
      <w:pPr>
        <w:pStyle w:val="Rubrik4"/>
      </w:pPr>
      <w:r>
        <w:t>Random c</w:t>
      </w:r>
      <w:r w:rsidR="00724231">
        <w:t>oloring</w:t>
      </w:r>
    </w:p>
    <w:p w14:paraId="495B55A4" w14:textId="1938F043" w:rsidR="00724231" w:rsidRDefault="00BB3E30" w:rsidP="005949B5">
      <w:pPr>
        <w:pStyle w:val="Bild"/>
      </w:pPr>
      <w:r w:rsidRPr="00BB3E30">
        <w:rPr>
          <w:noProof/>
        </w:rPr>
        <w:drawing>
          <wp:inline distT="0" distB="0" distL="0" distR="0" wp14:anchorId="3865FFBA" wp14:editId="5002C215">
            <wp:extent cx="1116000" cy="288000"/>
            <wp:effectExtent l="0" t="0" r="8255" b="0"/>
            <wp:docPr id="192311755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17558" name=""/>
                    <pic:cNvPicPr/>
                  </pic:nvPicPr>
                  <pic:blipFill>
                    <a:blip r:embed="rId363"/>
                    <a:stretch>
                      <a:fillRect/>
                    </a:stretch>
                  </pic:blipFill>
                  <pic:spPr>
                    <a:xfrm>
                      <a:off x="0" y="0"/>
                      <a:ext cx="1116000" cy="288000"/>
                    </a:xfrm>
                    <a:prstGeom prst="rect">
                      <a:avLst/>
                    </a:prstGeom>
                  </pic:spPr>
                </pic:pic>
              </a:graphicData>
            </a:graphic>
          </wp:inline>
        </w:drawing>
      </w:r>
    </w:p>
    <w:p w14:paraId="00C93683" w14:textId="157D0926" w:rsidR="00BB3E30" w:rsidRDefault="00BB3E30" w:rsidP="00724231">
      <w:r>
        <w:t>By clicking on the Random button all unidentical areas will have a random color.</w:t>
      </w:r>
    </w:p>
    <w:p w14:paraId="12C80296" w14:textId="7B48032D" w:rsidR="00BB3E30" w:rsidRPr="00724231" w:rsidRDefault="00130AB2" w:rsidP="00130AB2">
      <w:pPr>
        <w:pStyle w:val="Bild"/>
      </w:pPr>
      <w:r w:rsidRPr="00130AB2">
        <w:rPr>
          <w:noProof/>
        </w:rPr>
        <w:drawing>
          <wp:inline distT="0" distB="0" distL="0" distR="0" wp14:anchorId="14AED148" wp14:editId="4EA2BE3E">
            <wp:extent cx="2674800" cy="1890000"/>
            <wp:effectExtent l="0" t="0" r="0" b="0"/>
            <wp:docPr id="915823928" name="Bildobjekt 1" descr="En bild som visar Färggrann, skärmbild, Grafik, cirk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23928" name="Bildobjekt 1" descr="En bild som visar Färggrann, skärmbild, Grafik, cirkel&#10;&#10;Automatiskt genererad beskrivning"/>
                    <pic:cNvPicPr/>
                  </pic:nvPicPr>
                  <pic:blipFill>
                    <a:blip r:embed="rId364"/>
                    <a:stretch>
                      <a:fillRect/>
                    </a:stretch>
                  </pic:blipFill>
                  <pic:spPr>
                    <a:xfrm>
                      <a:off x="0" y="0"/>
                      <a:ext cx="2674800" cy="1890000"/>
                    </a:xfrm>
                    <a:prstGeom prst="rect">
                      <a:avLst/>
                    </a:prstGeom>
                  </pic:spPr>
                </pic:pic>
              </a:graphicData>
            </a:graphic>
          </wp:inline>
        </w:drawing>
      </w:r>
    </w:p>
    <w:p w14:paraId="477051AF" w14:textId="769841C6" w:rsidR="00130AB2" w:rsidRDefault="00130AB2" w:rsidP="00130AB2">
      <w:pPr>
        <w:pStyle w:val="Rubrik5"/>
      </w:pPr>
      <w:r>
        <w:lastRenderedPageBreak/>
        <w:t>Clear all colors</w:t>
      </w:r>
    </w:p>
    <w:p w14:paraId="4E6855E3" w14:textId="614F773D" w:rsidR="00130AB2" w:rsidRDefault="00130AB2" w:rsidP="00130AB2">
      <w:r w:rsidRPr="00130AB2">
        <w:rPr>
          <w:noProof/>
        </w:rPr>
        <w:drawing>
          <wp:inline distT="0" distB="0" distL="0" distR="0" wp14:anchorId="409E3B19" wp14:editId="60429164">
            <wp:extent cx="1123200" cy="273600"/>
            <wp:effectExtent l="0" t="0" r="1270" b="0"/>
            <wp:docPr id="130722887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28872" name=""/>
                    <pic:cNvPicPr/>
                  </pic:nvPicPr>
                  <pic:blipFill>
                    <a:blip r:embed="rId365"/>
                    <a:stretch>
                      <a:fillRect/>
                    </a:stretch>
                  </pic:blipFill>
                  <pic:spPr>
                    <a:xfrm>
                      <a:off x="0" y="0"/>
                      <a:ext cx="1123200" cy="273600"/>
                    </a:xfrm>
                    <a:prstGeom prst="rect">
                      <a:avLst/>
                    </a:prstGeom>
                  </pic:spPr>
                </pic:pic>
              </a:graphicData>
            </a:graphic>
          </wp:inline>
        </w:drawing>
      </w:r>
    </w:p>
    <w:p w14:paraId="365A716E" w14:textId="26EEC21F" w:rsidR="00130AB2" w:rsidRDefault="00130AB2" w:rsidP="00130AB2">
      <w:r>
        <w:t>By clicking on this button, all colored areas will be removed.</w:t>
      </w:r>
    </w:p>
    <w:p w14:paraId="527C4009" w14:textId="3DA393F7" w:rsidR="0099125E" w:rsidRDefault="00130AB2" w:rsidP="00130AB2">
      <w:pPr>
        <w:pStyle w:val="Rubrik5"/>
      </w:pPr>
      <w:r>
        <w:t>Manual coloring</w:t>
      </w:r>
    </w:p>
    <w:p w14:paraId="086D991C" w14:textId="53534AC0" w:rsidR="00130AB2" w:rsidRDefault="00130AB2" w:rsidP="00923B97">
      <w:r>
        <w:t>There are two ways of manually attach colors or textures to the inlay.</w:t>
      </w:r>
    </w:p>
    <w:p w14:paraId="42C85DCC" w14:textId="1DC67CA1" w:rsidR="00130AB2" w:rsidRPr="00D90E4F" w:rsidRDefault="00413C44" w:rsidP="00413C44">
      <w:pPr>
        <w:pStyle w:val="Bild"/>
      </w:pPr>
      <w:r w:rsidRPr="00413C44">
        <w:rPr>
          <w:noProof/>
        </w:rPr>
        <w:drawing>
          <wp:inline distT="0" distB="0" distL="0" distR="0" wp14:anchorId="62A7E4D5" wp14:editId="67D7C6EA">
            <wp:extent cx="4676400" cy="1911600"/>
            <wp:effectExtent l="0" t="0" r="0" b="0"/>
            <wp:docPr id="1185586087" name="Bildobjekt 1" descr="En bild som visar skärmbild, cirkel,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86087" name="Bildobjekt 1" descr="En bild som visar skärmbild, cirkel, diagram&#10;&#10;Automatiskt genererad beskrivning"/>
                    <pic:cNvPicPr/>
                  </pic:nvPicPr>
                  <pic:blipFill>
                    <a:blip r:embed="rId366"/>
                    <a:stretch>
                      <a:fillRect/>
                    </a:stretch>
                  </pic:blipFill>
                  <pic:spPr>
                    <a:xfrm>
                      <a:off x="0" y="0"/>
                      <a:ext cx="4676400" cy="1911600"/>
                    </a:xfrm>
                    <a:prstGeom prst="rect">
                      <a:avLst/>
                    </a:prstGeom>
                  </pic:spPr>
                </pic:pic>
              </a:graphicData>
            </a:graphic>
          </wp:inline>
        </w:drawing>
      </w:r>
    </w:p>
    <w:p w14:paraId="4BECD013" w14:textId="43B7306A" w:rsidR="00097E44" w:rsidRDefault="00413C44" w:rsidP="0086624A">
      <w:r>
        <w:t>You can select one of the areas (in this example A1 to A12) in the list box, and then double click on one of the textures or colors on the right side of the dialog.</w:t>
      </w:r>
    </w:p>
    <w:p w14:paraId="7F7C53FE" w14:textId="77777777" w:rsidR="00413C44" w:rsidRDefault="00413C44" w:rsidP="0086624A"/>
    <w:p w14:paraId="46D8CE17" w14:textId="524AC66B" w:rsidR="00413C44" w:rsidRDefault="00413C44" w:rsidP="0086624A">
      <w:r>
        <w:t>The other way is to first select a material on the right side of the dialog, and then click on the Fill button.</w:t>
      </w:r>
    </w:p>
    <w:p w14:paraId="6766CF55" w14:textId="7D7CC751" w:rsidR="00413C44" w:rsidRDefault="00413C44" w:rsidP="005949B5">
      <w:pPr>
        <w:pStyle w:val="Bild"/>
      </w:pPr>
      <w:r w:rsidRPr="00413C44">
        <w:rPr>
          <w:noProof/>
        </w:rPr>
        <w:drawing>
          <wp:inline distT="0" distB="0" distL="0" distR="0" wp14:anchorId="36F7694F" wp14:editId="58755D3F">
            <wp:extent cx="1137600" cy="702000"/>
            <wp:effectExtent l="0" t="0" r="5715" b="3175"/>
            <wp:docPr id="1918439770"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39770" name="Bildobjekt 1" descr="En bild som visar text, skärmbild, Teckensnitt, linje&#10;&#10;Automatiskt genererad beskrivning"/>
                    <pic:cNvPicPr/>
                  </pic:nvPicPr>
                  <pic:blipFill>
                    <a:blip r:embed="rId367"/>
                    <a:stretch>
                      <a:fillRect/>
                    </a:stretch>
                  </pic:blipFill>
                  <pic:spPr>
                    <a:xfrm>
                      <a:off x="0" y="0"/>
                      <a:ext cx="1137600" cy="702000"/>
                    </a:xfrm>
                    <a:prstGeom prst="rect">
                      <a:avLst/>
                    </a:prstGeom>
                  </pic:spPr>
                </pic:pic>
              </a:graphicData>
            </a:graphic>
          </wp:inline>
        </w:drawing>
      </w:r>
    </w:p>
    <w:p w14:paraId="185836F8" w14:textId="5266501A" w:rsidR="00130AB2" w:rsidRDefault="00413C44" w:rsidP="0086624A">
      <w:r>
        <w:t xml:space="preserve">The dialog temporally </w:t>
      </w:r>
      <w:r w:rsidR="00F65E9F" w:rsidRPr="00413C44">
        <w:t>disappears</w:t>
      </w:r>
      <w:r>
        <w:t xml:space="preserve"> and you can click in that area that should have selected material.</w:t>
      </w:r>
    </w:p>
    <w:p w14:paraId="65592A8F" w14:textId="1A0B1E49" w:rsidR="00F65E9F" w:rsidRDefault="00F65E9F" w:rsidP="005949B5">
      <w:pPr>
        <w:pStyle w:val="Bild"/>
      </w:pPr>
      <w:r w:rsidRPr="00F65E9F">
        <w:rPr>
          <w:noProof/>
        </w:rPr>
        <w:drawing>
          <wp:inline distT="0" distB="0" distL="0" distR="0" wp14:anchorId="37959396" wp14:editId="34FA4DBF">
            <wp:extent cx="2750400" cy="1904400"/>
            <wp:effectExtent l="0" t="0" r="0" b="635"/>
            <wp:docPr id="629488773" name="Bildobjekt 1" descr="En bild som visar cirkel, skärmbild, linje,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88773" name="Bildobjekt 1" descr="En bild som visar cirkel, skärmbild, linje, diagram&#10;&#10;Automatiskt genererad beskrivning"/>
                    <pic:cNvPicPr/>
                  </pic:nvPicPr>
                  <pic:blipFill>
                    <a:blip r:embed="rId368"/>
                    <a:stretch>
                      <a:fillRect/>
                    </a:stretch>
                  </pic:blipFill>
                  <pic:spPr>
                    <a:xfrm>
                      <a:off x="0" y="0"/>
                      <a:ext cx="2750400" cy="1904400"/>
                    </a:xfrm>
                    <a:prstGeom prst="rect">
                      <a:avLst/>
                    </a:prstGeom>
                  </pic:spPr>
                </pic:pic>
              </a:graphicData>
            </a:graphic>
          </wp:inline>
        </w:drawing>
      </w:r>
    </w:p>
    <w:p w14:paraId="2F1C2577" w14:textId="4E51B0A0" w:rsidR="00F65E9F" w:rsidRDefault="00F65E9F" w:rsidP="0086624A">
      <w:r>
        <w:t>If you are holding down the CTRL key while you click, all identical but mirrored or rotated area also will be filled.</w:t>
      </w:r>
    </w:p>
    <w:p w14:paraId="277EB8EE" w14:textId="1773092A" w:rsidR="00130AB2" w:rsidRPr="00D90E4F" w:rsidRDefault="00F65E9F" w:rsidP="00F65E9F">
      <w:pPr>
        <w:pStyle w:val="Rubrik5"/>
      </w:pPr>
      <w:r>
        <w:t>Manage textures</w:t>
      </w:r>
    </w:p>
    <w:p w14:paraId="418B12E0" w14:textId="1E2C5BB0" w:rsidR="005208C5" w:rsidRDefault="005208C5" w:rsidP="00A12F46">
      <w:pPr>
        <w:pStyle w:val="Bild"/>
      </w:pPr>
      <w:r>
        <w:rPr>
          <w:noProof/>
        </w:rPr>
        <w:drawing>
          <wp:inline distT="0" distB="0" distL="0" distR="0" wp14:anchorId="26C6367F" wp14:editId="41198D19">
            <wp:extent cx="2401200" cy="1447200"/>
            <wp:effectExtent l="0" t="0" r="0" b="635"/>
            <wp:docPr id="2014025713" name="Bildobjekt 1" descr="En bild som visar text, skärmbild, skärm, multimedi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25713" name="Bildobjekt 1" descr="En bild som visar text, skärmbild, skärm, multimedia&#10;&#10;Automatiskt genererad beskrivning"/>
                    <pic:cNvPicPr/>
                  </pic:nvPicPr>
                  <pic:blipFill>
                    <a:blip r:embed="rId369"/>
                    <a:stretch>
                      <a:fillRect/>
                    </a:stretch>
                  </pic:blipFill>
                  <pic:spPr>
                    <a:xfrm>
                      <a:off x="0" y="0"/>
                      <a:ext cx="2401200" cy="1447200"/>
                    </a:xfrm>
                    <a:prstGeom prst="rect">
                      <a:avLst/>
                    </a:prstGeom>
                  </pic:spPr>
                </pic:pic>
              </a:graphicData>
            </a:graphic>
          </wp:inline>
        </w:drawing>
      </w:r>
    </w:p>
    <w:p w14:paraId="6BE72E94" w14:textId="77777777" w:rsidR="002661FC" w:rsidRDefault="002661FC" w:rsidP="002661FC">
      <w:r>
        <w:t xml:space="preserve">By clicking on the blue + button you can add textures to the chart. </w:t>
      </w:r>
    </w:p>
    <w:p w14:paraId="61CD6A11" w14:textId="7558D4C3" w:rsidR="002661FC" w:rsidRDefault="002661FC" w:rsidP="002661FC">
      <w:r>
        <w:t>By clicking on the – button you can remove textures and colors on the chart.</w:t>
      </w:r>
    </w:p>
    <w:p w14:paraId="2475B3F6" w14:textId="610563F7" w:rsidR="002661FC" w:rsidRDefault="002661FC" w:rsidP="002661FC">
      <w:r>
        <w:t>By clicking on the color button, you can add colors to the chart.</w:t>
      </w:r>
    </w:p>
    <w:p w14:paraId="5BE77515" w14:textId="57B437EA" w:rsidR="002661FC" w:rsidRDefault="002661FC" w:rsidP="005949B5">
      <w:pPr>
        <w:pStyle w:val="Bild"/>
      </w:pPr>
      <w:r w:rsidRPr="002661FC">
        <w:rPr>
          <w:noProof/>
        </w:rPr>
        <w:lastRenderedPageBreak/>
        <w:drawing>
          <wp:inline distT="0" distB="0" distL="0" distR="0" wp14:anchorId="37D1E805" wp14:editId="0ABEE3C2">
            <wp:extent cx="543001" cy="304843"/>
            <wp:effectExtent l="0" t="0" r="0" b="0"/>
            <wp:docPr id="184175487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54879" name=""/>
                    <pic:cNvPicPr/>
                  </pic:nvPicPr>
                  <pic:blipFill>
                    <a:blip r:embed="rId370"/>
                    <a:stretch>
                      <a:fillRect/>
                    </a:stretch>
                  </pic:blipFill>
                  <pic:spPr>
                    <a:xfrm>
                      <a:off x="0" y="0"/>
                      <a:ext cx="543001" cy="304843"/>
                    </a:xfrm>
                    <a:prstGeom prst="rect">
                      <a:avLst/>
                    </a:prstGeom>
                  </pic:spPr>
                </pic:pic>
              </a:graphicData>
            </a:graphic>
          </wp:inline>
        </w:drawing>
      </w:r>
    </w:p>
    <w:p w14:paraId="5CDAF2A8" w14:textId="6166C0D8" w:rsidR="00A12F46" w:rsidRDefault="002661FC" w:rsidP="0086624A">
      <w:r>
        <w:t>By clicking on the buttons above can you change the scale of the texture.</w:t>
      </w:r>
    </w:p>
    <w:p w14:paraId="4E19AB51" w14:textId="25B5D77C" w:rsidR="00A12F46" w:rsidRDefault="00A12F46" w:rsidP="00A12F46">
      <w:pPr>
        <w:pStyle w:val="Rubrik4"/>
      </w:pPr>
      <w:r>
        <w:t>Grain direction</w:t>
      </w:r>
    </w:p>
    <w:p w14:paraId="3F5F9B09" w14:textId="6879D161" w:rsidR="00A12F46" w:rsidRPr="00A12F46" w:rsidRDefault="00A12F46" w:rsidP="005949B5">
      <w:pPr>
        <w:pStyle w:val="Bild"/>
      </w:pPr>
      <w:r w:rsidRPr="00A12F46">
        <w:rPr>
          <w:noProof/>
        </w:rPr>
        <w:drawing>
          <wp:inline distT="0" distB="0" distL="0" distR="0" wp14:anchorId="2462710C" wp14:editId="6F97A808">
            <wp:extent cx="1428949" cy="285790"/>
            <wp:effectExtent l="0" t="0" r="0" b="0"/>
            <wp:docPr id="194789206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92066" name=""/>
                    <pic:cNvPicPr/>
                  </pic:nvPicPr>
                  <pic:blipFill>
                    <a:blip r:embed="rId371"/>
                    <a:stretch>
                      <a:fillRect/>
                    </a:stretch>
                  </pic:blipFill>
                  <pic:spPr>
                    <a:xfrm>
                      <a:off x="0" y="0"/>
                      <a:ext cx="1428949" cy="285790"/>
                    </a:xfrm>
                    <a:prstGeom prst="rect">
                      <a:avLst/>
                    </a:prstGeom>
                  </pic:spPr>
                </pic:pic>
              </a:graphicData>
            </a:graphic>
          </wp:inline>
        </w:drawing>
      </w:r>
    </w:p>
    <w:p w14:paraId="01DFC3B9" w14:textId="6174BFB5" w:rsidR="00A12F46" w:rsidRPr="00D90E4F" w:rsidRDefault="00A12F46" w:rsidP="00A12F46">
      <w:r>
        <w:t xml:space="preserve">When this is activated, </w:t>
      </w:r>
      <w:r w:rsidRPr="00D90E4F">
        <w:t>the command will create 4 different parts</w:t>
      </w:r>
      <w:r>
        <w:t xml:space="preserve"> (se example below).</w:t>
      </w:r>
    </w:p>
    <w:p w14:paraId="0064335A" w14:textId="77777777" w:rsidR="00A12F46" w:rsidRPr="00D90E4F" w:rsidRDefault="00A12F46" w:rsidP="00A12F46">
      <w:pPr>
        <w:pStyle w:val="Bild"/>
      </w:pPr>
      <w:r w:rsidRPr="00D90E4F">
        <w:rPr>
          <w:noProof/>
        </w:rPr>
        <w:drawing>
          <wp:inline distT="0" distB="0" distL="0" distR="0" wp14:anchorId="2E9E362E" wp14:editId="06915848">
            <wp:extent cx="2823845" cy="922020"/>
            <wp:effectExtent l="19050" t="0" r="0" b="0"/>
            <wp:docPr id="18826" name="Bild 18826" descr="Image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26" descr="Image328"/>
                    <pic:cNvPicPr>
                      <a:picLocks noChangeAspect="1" noChangeArrowheads="1"/>
                    </pic:cNvPicPr>
                  </pic:nvPicPr>
                  <pic:blipFill>
                    <a:blip r:embed="rId372" cstate="print"/>
                    <a:srcRect/>
                    <a:stretch>
                      <a:fillRect/>
                    </a:stretch>
                  </pic:blipFill>
                  <pic:spPr bwMode="auto">
                    <a:xfrm>
                      <a:off x="0" y="0"/>
                      <a:ext cx="2823845" cy="922020"/>
                    </a:xfrm>
                    <a:prstGeom prst="rect">
                      <a:avLst/>
                    </a:prstGeom>
                    <a:noFill/>
                    <a:ln w="9525">
                      <a:noFill/>
                      <a:miter lim="800000"/>
                      <a:headEnd/>
                      <a:tailEnd/>
                    </a:ln>
                  </pic:spPr>
                </pic:pic>
              </a:graphicData>
            </a:graphic>
          </wp:inline>
        </w:drawing>
      </w:r>
    </w:p>
    <w:p w14:paraId="10150DD8" w14:textId="3BE669F5" w:rsidR="00A12F46" w:rsidRDefault="00A12F46" w:rsidP="00A12F46">
      <w:r w:rsidRPr="00D90E4F">
        <w:t>When the parts are mounted the grain direction will be the same for all parts</w:t>
      </w:r>
      <w:r>
        <w:t xml:space="preserve">. </w:t>
      </w:r>
      <w:r w:rsidRPr="00D90E4F">
        <w:t>For material with solid colors the grain direction may not be important.</w:t>
      </w:r>
    </w:p>
    <w:p w14:paraId="35E712F4" w14:textId="77777777" w:rsidR="00A12F46" w:rsidRDefault="00A12F46" w:rsidP="00A12F46"/>
    <w:p w14:paraId="1D41DB8D" w14:textId="132A92C4" w:rsidR="00A12F46" w:rsidRPr="00D90E4F" w:rsidRDefault="00A12F46" w:rsidP="00A12F46">
      <w:r>
        <w:t>When Grain direction id de-activated then command will create for copies of the same part</w:t>
      </w:r>
    </w:p>
    <w:p w14:paraId="12C0CC5F" w14:textId="1152EC3B" w:rsidR="00A12F46" w:rsidRPr="00D90E4F" w:rsidRDefault="00A12F46" w:rsidP="00A12F46">
      <w:pPr>
        <w:pStyle w:val="Bild"/>
      </w:pPr>
      <w:r>
        <w:rPr>
          <w:noProof/>
        </w:rPr>
        <w:drawing>
          <wp:inline distT="0" distB="0" distL="0" distR="0" wp14:anchorId="353D4975" wp14:editId="0B37E5EC">
            <wp:extent cx="1466850" cy="914400"/>
            <wp:effectExtent l="0" t="0" r="0" b="0"/>
            <wp:docPr id="1564603627" name="Bildobjekt 1" descr="En bild som visar skiss, vit,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03627" name="Bildobjekt 1" descr="En bild som visar skiss, vit, design&#10;&#10;Automatiskt genererad beskrivning"/>
                    <pic:cNvPicPr/>
                  </pic:nvPicPr>
                  <pic:blipFill>
                    <a:blip r:embed="rId373"/>
                    <a:stretch>
                      <a:fillRect/>
                    </a:stretch>
                  </pic:blipFill>
                  <pic:spPr>
                    <a:xfrm>
                      <a:off x="0" y="0"/>
                      <a:ext cx="1466850" cy="914400"/>
                    </a:xfrm>
                    <a:prstGeom prst="rect">
                      <a:avLst/>
                    </a:prstGeom>
                  </pic:spPr>
                </pic:pic>
              </a:graphicData>
            </a:graphic>
          </wp:inline>
        </w:drawing>
      </w:r>
    </w:p>
    <w:p w14:paraId="3E054EC7" w14:textId="05281B3B" w:rsidR="00A12F46" w:rsidRPr="00A12F46" w:rsidRDefault="00A12F46" w:rsidP="00A12F46">
      <w:r w:rsidRPr="00D90E4F">
        <w:t>When the parts are mounted the grain direction will be in different directions.</w:t>
      </w:r>
      <w:r>
        <w:t xml:space="preserve"> This alternative will probably give a better material utilization.</w:t>
      </w:r>
    </w:p>
    <w:p w14:paraId="10578996" w14:textId="5D2939D0" w:rsidR="0067543D" w:rsidRDefault="00A12F46" w:rsidP="00A12F46">
      <w:pPr>
        <w:pStyle w:val="Rubrik4"/>
      </w:pPr>
      <w:r>
        <w:t>No gap</w:t>
      </w:r>
    </w:p>
    <w:p w14:paraId="07167559" w14:textId="26647D61" w:rsidR="00A12F46" w:rsidRPr="00A12F46" w:rsidRDefault="00A12F46" w:rsidP="005949B5">
      <w:pPr>
        <w:pStyle w:val="Bild"/>
      </w:pPr>
      <w:r w:rsidRPr="00A12F46">
        <w:rPr>
          <w:noProof/>
        </w:rPr>
        <w:drawing>
          <wp:inline distT="0" distB="0" distL="0" distR="0" wp14:anchorId="782AAD5B" wp14:editId="6E59C0D8">
            <wp:extent cx="1137600" cy="212400"/>
            <wp:effectExtent l="0" t="0" r="5715" b="0"/>
            <wp:docPr id="36891301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13014" name=""/>
                    <pic:cNvPicPr/>
                  </pic:nvPicPr>
                  <pic:blipFill>
                    <a:blip r:embed="rId374"/>
                    <a:stretch>
                      <a:fillRect/>
                    </a:stretch>
                  </pic:blipFill>
                  <pic:spPr>
                    <a:xfrm>
                      <a:off x="0" y="0"/>
                      <a:ext cx="1137600" cy="212400"/>
                    </a:xfrm>
                    <a:prstGeom prst="rect">
                      <a:avLst/>
                    </a:prstGeom>
                  </pic:spPr>
                </pic:pic>
              </a:graphicData>
            </a:graphic>
          </wp:inline>
        </w:drawing>
      </w:r>
    </w:p>
    <w:p w14:paraId="0AAE9954" w14:textId="77777777" w:rsidR="0067543D" w:rsidRPr="00D90E4F" w:rsidRDefault="0067543D" w:rsidP="0067543D">
      <w:r w:rsidRPr="00D90E4F">
        <w:t>Use the checkbox "No gap" to control cut</w:t>
      </w:r>
      <w:r w:rsidR="00372921" w:rsidRPr="00D90E4F">
        <w:t>ting</w:t>
      </w:r>
      <w:r w:rsidRPr="00D90E4F">
        <w:t xml:space="preserve"> with </w:t>
      </w:r>
      <w:r w:rsidR="00097E44" w:rsidRPr="00D90E4F">
        <w:t xml:space="preserve">or without </w:t>
      </w:r>
      <w:r w:rsidRPr="00D90E4F">
        <w:t>gaps.</w:t>
      </w:r>
    </w:p>
    <w:p w14:paraId="673CD865" w14:textId="77777777" w:rsidR="00DA6925" w:rsidRPr="00D90E4F" w:rsidRDefault="00DA6925" w:rsidP="002D3E07">
      <w:pPr>
        <w:pStyle w:val="Rubrik5"/>
      </w:pPr>
      <w:r w:rsidRPr="00D90E4F">
        <w:t>With gaps</w:t>
      </w:r>
    </w:p>
    <w:p w14:paraId="24469354" w14:textId="77777777" w:rsidR="00C7469D" w:rsidRPr="00D90E4F" w:rsidRDefault="00372921" w:rsidP="0086624A">
      <w:r w:rsidRPr="00D90E4F">
        <w:t>To c</w:t>
      </w:r>
      <w:r w:rsidR="004107FD" w:rsidRPr="00D90E4F">
        <w:t xml:space="preserve">ut with gaps cut </w:t>
      </w:r>
      <w:r w:rsidR="0067543D" w:rsidRPr="00D90E4F">
        <w:t xml:space="preserve">the parts </w:t>
      </w:r>
      <w:r w:rsidR="004107FD" w:rsidRPr="00D90E4F">
        <w:t>with no tool radius compensation (no kerf). This means that all external measurements will be smaller and all internal measurements larger.</w:t>
      </w:r>
    </w:p>
    <w:p w14:paraId="428EC1ED" w14:textId="77777777" w:rsidR="00DA6925" w:rsidRPr="00D90E4F" w:rsidRDefault="009378B9" w:rsidP="005949B5">
      <w:pPr>
        <w:pStyle w:val="Bild"/>
      </w:pPr>
      <w:r w:rsidRPr="00D90E4F">
        <w:rPr>
          <w:noProof/>
        </w:rPr>
        <w:drawing>
          <wp:inline distT="0" distB="0" distL="0" distR="0" wp14:anchorId="1E238E08" wp14:editId="550C9316">
            <wp:extent cx="2070100" cy="987425"/>
            <wp:effectExtent l="19050" t="0" r="6350" b="0"/>
            <wp:docPr id="18820" name="Bild 18820" descr="Image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20" descr="Image322"/>
                    <pic:cNvPicPr>
                      <a:picLocks noChangeAspect="1" noChangeArrowheads="1"/>
                    </pic:cNvPicPr>
                  </pic:nvPicPr>
                  <pic:blipFill>
                    <a:blip r:embed="rId375" cstate="print"/>
                    <a:srcRect/>
                    <a:stretch>
                      <a:fillRect/>
                    </a:stretch>
                  </pic:blipFill>
                  <pic:spPr bwMode="auto">
                    <a:xfrm>
                      <a:off x="0" y="0"/>
                      <a:ext cx="2070100" cy="987425"/>
                    </a:xfrm>
                    <a:prstGeom prst="rect">
                      <a:avLst/>
                    </a:prstGeom>
                    <a:noFill/>
                    <a:ln w="9525">
                      <a:noFill/>
                      <a:miter lim="800000"/>
                      <a:headEnd/>
                      <a:tailEnd/>
                    </a:ln>
                  </pic:spPr>
                </pic:pic>
              </a:graphicData>
            </a:graphic>
          </wp:inline>
        </w:drawing>
      </w:r>
    </w:p>
    <w:p w14:paraId="4E348598" w14:textId="77777777" w:rsidR="004107FD" w:rsidRPr="00D90E4F" w:rsidRDefault="00DA6925" w:rsidP="0086624A">
      <w:r w:rsidRPr="00D90E4F">
        <w:t>The size of the gap will be the same as the diameter of the jet.</w:t>
      </w:r>
    </w:p>
    <w:p w14:paraId="4FF5EE76" w14:textId="77777777" w:rsidR="00DA6925" w:rsidRPr="00D90E4F" w:rsidRDefault="00DA6925" w:rsidP="002D3E07">
      <w:pPr>
        <w:pStyle w:val="Rubrik5"/>
      </w:pPr>
      <w:r w:rsidRPr="00D90E4F">
        <w:t>No gaps</w:t>
      </w:r>
    </w:p>
    <w:p w14:paraId="28CA0155" w14:textId="77777777" w:rsidR="00DA6925" w:rsidRPr="00D90E4F" w:rsidRDefault="005C2AF7" w:rsidP="0086624A">
      <w:r w:rsidRPr="00D90E4F">
        <w:t>To cut with no gaps is normally much more difficult.</w:t>
      </w:r>
      <w:r w:rsidR="00C56474" w:rsidRPr="00D90E4F">
        <w:t xml:space="preserve"> </w:t>
      </w:r>
      <w:r w:rsidR="00372921" w:rsidRPr="00D90E4F">
        <w:t>C</w:t>
      </w:r>
      <w:r w:rsidR="00C56474" w:rsidRPr="00D90E4F">
        <w:t>ut all parts with tool radius compensation.</w:t>
      </w:r>
    </w:p>
    <w:p w14:paraId="68A1D2E6" w14:textId="77777777" w:rsidR="00C56474" w:rsidRPr="00D90E4F" w:rsidRDefault="009378B9" w:rsidP="005949B5">
      <w:pPr>
        <w:pStyle w:val="Bild"/>
      </w:pPr>
      <w:r w:rsidRPr="00D90E4F">
        <w:rPr>
          <w:noProof/>
        </w:rPr>
        <w:drawing>
          <wp:inline distT="0" distB="0" distL="0" distR="0" wp14:anchorId="5E738616" wp14:editId="10EBE4B1">
            <wp:extent cx="2070100" cy="1053465"/>
            <wp:effectExtent l="19050" t="0" r="6350" b="0"/>
            <wp:docPr id="18821" name="Bild 18821" descr="Image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21" descr="Image323"/>
                    <pic:cNvPicPr>
                      <a:picLocks noChangeAspect="1" noChangeArrowheads="1"/>
                    </pic:cNvPicPr>
                  </pic:nvPicPr>
                  <pic:blipFill>
                    <a:blip r:embed="rId376" cstate="print"/>
                    <a:srcRect/>
                    <a:stretch>
                      <a:fillRect/>
                    </a:stretch>
                  </pic:blipFill>
                  <pic:spPr bwMode="auto">
                    <a:xfrm>
                      <a:off x="0" y="0"/>
                      <a:ext cx="2070100" cy="1053465"/>
                    </a:xfrm>
                    <a:prstGeom prst="rect">
                      <a:avLst/>
                    </a:prstGeom>
                    <a:noFill/>
                    <a:ln w="9525">
                      <a:noFill/>
                      <a:miter lim="800000"/>
                      <a:headEnd/>
                      <a:tailEnd/>
                    </a:ln>
                  </pic:spPr>
                </pic:pic>
              </a:graphicData>
            </a:graphic>
          </wp:inline>
        </w:drawing>
      </w:r>
    </w:p>
    <w:p w14:paraId="4FBA943B" w14:textId="4F4A48CD" w:rsidR="00DA6925" w:rsidRPr="00D90E4F" w:rsidRDefault="00372921" w:rsidP="0086624A">
      <w:r w:rsidRPr="00D90E4F">
        <w:t>Since t</w:t>
      </w:r>
      <w:r w:rsidR="00C56474" w:rsidRPr="00D90E4F">
        <w:t>he jet can</w:t>
      </w:r>
      <w:r w:rsidRPr="00D90E4F">
        <w:t>not</w:t>
      </w:r>
      <w:r w:rsidR="00C56474" w:rsidRPr="00D90E4F">
        <w:t xml:space="preserve"> make sharp inside corners manual work</w:t>
      </w:r>
      <w:r w:rsidR="006B2862" w:rsidRPr="00D90E4F">
        <w:t xml:space="preserve"> at po</w:t>
      </w:r>
      <w:r w:rsidR="0067543D" w:rsidRPr="00D90E4F">
        <w:t>sitions (A) and (B) or at (a) and</w:t>
      </w:r>
      <w:r w:rsidR="006B2862" w:rsidRPr="00D90E4F">
        <w:t xml:space="preserve"> (b)</w:t>
      </w:r>
      <w:r w:rsidRPr="00D90E4F">
        <w:t xml:space="preserve"> are required</w:t>
      </w:r>
      <w:r w:rsidR="00C56474" w:rsidRPr="00D90E4F">
        <w:t>.</w:t>
      </w:r>
      <w:r w:rsidR="006B2862" w:rsidRPr="00D90E4F">
        <w:t xml:space="preserve"> Without doing this job the part</w:t>
      </w:r>
      <w:r w:rsidRPr="00D90E4F">
        <w:t>s</w:t>
      </w:r>
      <w:r w:rsidR="006B2862" w:rsidRPr="00D90E4F">
        <w:t xml:space="preserve"> will not</w:t>
      </w:r>
      <w:r w:rsidR="00D1422E" w:rsidRPr="00D90E4F">
        <w:t xml:space="preserve"> have proper</w:t>
      </w:r>
      <w:r w:rsidR="006B2862" w:rsidRPr="00D90E4F">
        <w:t xml:space="preserve"> fit.</w:t>
      </w:r>
    </w:p>
    <w:p w14:paraId="43D58562" w14:textId="77777777" w:rsidR="006B2862" w:rsidRPr="00D90E4F" w:rsidRDefault="009378B9" w:rsidP="005949B5">
      <w:pPr>
        <w:pStyle w:val="Bild"/>
      </w:pPr>
      <w:r w:rsidRPr="00D90E4F">
        <w:rPr>
          <w:noProof/>
        </w:rPr>
        <w:lastRenderedPageBreak/>
        <w:drawing>
          <wp:inline distT="0" distB="0" distL="0" distR="0" wp14:anchorId="44B126F4" wp14:editId="5B303183">
            <wp:extent cx="2070100" cy="1089660"/>
            <wp:effectExtent l="19050" t="0" r="6350" b="0"/>
            <wp:docPr id="18822" name="Bild 18822" descr="Imag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22" descr="Image324"/>
                    <pic:cNvPicPr>
                      <a:picLocks noChangeAspect="1" noChangeArrowheads="1"/>
                    </pic:cNvPicPr>
                  </pic:nvPicPr>
                  <pic:blipFill>
                    <a:blip r:embed="rId377" cstate="print"/>
                    <a:srcRect/>
                    <a:stretch>
                      <a:fillRect/>
                    </a:stretch>
                  </pic:blipFill>
                  <pic:spPr bwMode="auto">
                    <a:xfrm>
                      <a:off x="0" y="0"/>
                      <a:ext cx="2070100" cy="1089660"/>
                    </a:xfrm>
                    <a:prstGeom prst="rect">
                      <a:avLst/>
                    </a:prstGeom>
                    <a:noFill/>
                    <a:ln w="9525">
                      <a:noFill/>
                      <a:miter lim="800000"/>
                      <a:headEnd/>
                      <a:tailEnd/>
                    </a:ln>
                  </pic:spPr>
                </pic:pic>
              </a:graphicData>
            </a:graphic>
          </wp:inline>
        </w:drawing>
      </w:r>
    </w:p>
    <w:p w14:paraId="2A5F3D54" w14:textId="77777777" w:rsidR="006B2862" w:rsidRPr="00D90E4F" w:rsidRDefault="00D1422E" w:rsidP="006B2862">
      <w:r w:rsidRPr="00D90E4F">
        <w:t>With</w:t>
      </w:r>
      <w:r w:rsidR="0067543D" w:rsidRPr="00D90E4F">
        <w:t xml:space="preserve"> </w:t>
      </w:r>
      <w:r w:rsidR="00C47395" w:rsidRPr="00D90E4F">
        <w:t>"</w:t>
      </w:r>
      <w:r w:rsidR="0067543D" w:rsidRPr="00D90E4F">
        <w:t>No</w:t>
      </w:r>
      <w:r w:rsidR="006B2862" w:rsidRPr="00D90E4F">
        <w:t xml:space="preserve"> gaps</w:t>
      </w:r>
      <w:r w:rsidR="00C47395" w:rsidRPr="00D90E4F">
        <w:t>"</w:t>
      </w:r>
      <w:r w:rsidRPr="00D90E4F">
        <w:t xml:space="preserve"> activated</w:t>
      </w:r>
      <w:r w:rsidR="006B2862" w:rsidRPr="00D90E4F">
        <w:t xml:space="preserve"> then all outside corners that cause </w:t>
      </w:r>
      <w:r w:rsidRPr="00D90E4F">
        <w:t>a</w:t>
      </w:r>
      <w:r w:rsidR="006B2862" w:rsidRPr="00D90E4F">
        <w:t xml:space="preserve"> fitting problem will be adjusted by IGEMS</w:t>
      </w:r>
      <w:r w:rsidR="0067543D" w:rsidRPr="00D90E4F">
        <w:t xml:space="preserve"> automatically (a) and (b)</w:t>
      </w:r>
      <w:r w:rsidR="006B2862" w:rsidRPr="00D90E4F">
        <w:t>.</w:t>
      </w:r>
    </w:p>
    <w:p w14:paraId="22C09190" w14:textId="77777777" w:rsidR="006B2862" w:rsidRPr="00D90E4F" w:rsidRDefault="009378B9" w:rsidP="005949B5">
      <w:pPr>
        <w:pStyle w:val="Bild"/>
      </w:pPr>
      <w:r w:rsidRPr="00D90E4F">
        <w:rPr>
          <w:noProof/>
        </w:rPr>
        <w:drawing>
          <wp:inline distT="0" distB="0" distL="0" distR="0" wp14:anchorId="62E84462" wp14:editId="03943C9F">
            <wp:extent cx="2063115" cy="1075055"/>
            <wp:effectExtent l="19050" t="0" r="0" b="0"/>
            <wp:docPr id="18823" name="Bild 18823" descr="Image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23" descr="Image325"/>
                    <pic:cNvPicPr>
                      <a:picLocks noChangeAspect="1" noChangeArrowheads="1"/>
                    </pic:cNvPicPr>
                  </pic:nvPicPr>
                  <pic:blipFill>
                    <a:blip r:embed="rId378" cstate="print"/>
                    <a:srcRect/>
                    <a:stretch>
                      <a:fillRect/>
                    </a:stretch>
                  </pic:blipFill>
                  <pic:spPr bwMode="auto">
                    <a:xfrm>
                      <a:off x="0" y="0"/>
                      <a:ext cx="2063115" cy="1075055"/>
                    </a:xfrm>
                    <a:prstGeom prst="rect">
                      <a:avLst/>
                    </a:prstGeom>
                    <a:noFill/>
                    <a:ln w="9525">
                      <a:noFill/>
                      <a:miter lim="800000"/>
                      <a:headEnd/>
                      <a:tailEnd/>
                    </a:ln>
                  </pic:spPr>
                </pic:pic>
              </a:graphicData>
            </a:graphic>
          </wp:inline>
        </w:drawing>
      </w:r>
    </w:p>
    <w:p w14:paraId="358F1FB2" w14:textId="77777777" w:rsidR="00433887" w:rsidRPr="00D90E4F" w:rsidRDefault="006B2862" w:rsidP="0086624A">
      <w:r w:rsidRPr="00D90E4F">
        <w:t xml:space="preserve">The radius (A) and (a) </w:t>
      </w:r>
      <w:r w:rsidR="002D1C73" w:rsidRPr="00D90E4F">
        <w:t xml:space="preserve">and the </w:t>
      </w:r>
      <w:r w:rsidR="00F25869" w:rsidRPr="00D90E4F">
        <w:t>radius (B) and (b) now</w:t>
      </w:r>
      <w:r w:rsidR="00D1422E" w:rsidRPr="00D90E4F">
        <w:t xml:space="preserve"> have</w:t>
      </w:r>
      <w:r w:rsidR="00F25869" w:rsidRPr="00D90E4F">
        <w:t xml:space="preserve"> the same size and the</w:t>
      </w:r>
      <w:r w:rsidR="0067543D" w:rsidRPr="00D90E4F">
        <w:t xml:space="preserve"> parts will fit </w:t>
      </w:r>
      <w:r w:rsidR="00D1422E" w:rsidRPr="00D90E4F">
        <w:t>together</w:t>
      </w:r>
      <w:r w:rsidR="0067543D" w:rsidRPr="00D90E4F">
        <w:t>.</w:t>
      </w:r>
    </w:p>
    <w:p w14:paraId="4EBFBD4A" w14:textId="77777777" w:rsidR="00433887" w:rsidRPr="00D90E4F" w:rsidRDefault="0067543D" w:rsidP="0067543D">
      <w:pPr>
        <w:pStyle w:val="Frga"/>
      </w:pPr>
      <w:r w:rsidRPr="00D90E4F">
        <w:t>What setting do I use if I want to modify the inside corners manually (A) and (B)?</w:t>
      </w:r>
    </w:p>
    <w:p w14:paraId="2CCDA09E" w14:textId="77777777" w:rsidR="0067543D" w:rsidRPr="00D90E4F" w:rsidRDefault="0067543D" w:rsidP="0067543D">
      <w:pPr>
        <w:pStyle w:val="Answer"/>
      </w:pPr>
      <w:r w:rsidRPr="00D90E4F">
        <w:t>In that case you should cut with gap and with tool radius compensation (with kerf).</w:t>
      </w:r>
    </w:p>
    <w:p w14:paraId="679793FB" w14:textId="77777777" w:rsidR="000054F5" w:rsidRPr="00D90E4F" w:rsidRDefault="004C174D" w:rsidP="002D3E07">
      <w:pPr>
        <w:pStyle w:val="Rubrik5"/>
      </w:pPr>
      <w:r w:rsidRPr="00D90E4F">
        <w:t>Text and identification</w:t>
      </w:r>
    </w:p>
    <w:p w14:paraId="5383156A" w14:textId="5881BA4D" w:rsidR="00E22E59" w:rsidRDefault="00E22E59" w:rsidP="00E22E59">
      <w:pPr>
        <w:pStyle w:val="Bild"/>
      </w:pPr>
      <w:r w:rsidRPr="00E22E59">
        <w:rPr>
          <w:noProof/>
        </w:rPr>
        <w:drawing>
          <wp:inline distT="0" distB="0" distL="0" distR="0" wp14:anchorId="03D4F31E" wp14:editId="402C783A">
            <wp:extent cx="1155600" cy="349200"/>
            <wp:effectExtent l="0" t="0" r="6985" b="0"/>
            <wp:docPr id="158818687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86872" name=""/>
                    <pic:cNvPicPr/>
                  </pic:nvPicPr>
                  <pic:blipFill>
                    <a:blip r:embed="rId379"/>
                    <a:stretch>
                      <a:fillRect/>
                    </a:stretch>
                  </pic:blipFill>
                  <pic:spPr>
                    <a:xfrm>
                      <a:off x="0" y="0"/>
                      <a:ext cx="1155600" cy="349200"/>
                    </a:xfrm>
                    <a:prstGeom prst="rect">
                      <a:avLst/>
                    </a:prstGeom>
                  </pic:spPr>
                </pic:pic>
              </a:graphicData>
            </a:graphic>
          </wp:inline>
        </w:drawing>
      </w:r>
    </w:p>
    <w:p w14:paraId="3A75A3AE" w14:textId="7F2542DD" w:rsidR="004C174D" w:rsidRPr="00D90E4F" w:rsidRDefault="00A93296" w:rsidP="004C174D">
      <w:r w:rsidRPr="00D90E4F">
        <w:t xml:space="preserve">If the text height is larger than 0 then the command </w:t>
      </w:r>
      <w:r w:rsidR="004C174D" w:rsidRPr="00D90E4F">
        <w:t>will automatically place a text with the name on each part. This can be use</w:t>
      </w:r>
      <w:r w:rsidR="00D1422E" w:rsidRPr="00D90E4F">
        <w:t>d</w:t>
      </w:r>
      <w:r w:rsidR="004C174D" w:rsidRPr="00D90E4F">
        <w:t xml:space="preserve"> as identification of the parts.</w:t>
      </w:r>
    </w:p>
    <w:p w14:paraId="4E152CAB" w14:textId="77777777" w:rsidR="004C174D" w:rsidRDefault="004C174D" w:rsidP="002D3E07">
      <w:pPr>
        <w:pStyle w:val="Rubrik5"/>
      </w:pPr>
      <w:r w:rsidRPr="00D90E4F">
        <w:t>Render</w:t>
      </w:r>
    </w:p>
    <w:p w14:paraId="37E5A59D" w14:textId="21CD24A2" w:rsidR="00E22E59" w:rsidRPr="00E22E59" w:rsidRDefault="00E22E59" w:rsidP="005949B5">
      <w:pPr>
        <w:pStyle w:val="Bild"/>
      </w:pPr>
      <w:r w:rsidRPr="00E22E59">
        <w:rPr>
          <w:noProof/>
        </w:rPr>
        <w:drawing>
          <wp:inline distT="0" distB="0" distL="0" distR="0" wp14:anchorId="56032927" wp14:editId="6A2F3F5B">
            <wp:extent cx="2228400" cy="288000"/>
            <wp:effectExtent l="0" t="0" r="635" b="0"/>
            <wp:docPr id="83800372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03723" name=""/>
                    <pic:cNvPicPr/>
                  </pic:nvPicPr>
                  <pic:blipFill>
                    <a:blip r:embed="rId380"/>
                    <a:stretch>
                      <a:fillRect/>
                    </a:stretch>
                  </pic:blipFill>
                  <pic:spPr>
                    <a:xfrm>
                      <a:off x="0" y="0"/>
                      <a:ext cx="2228400" cy="288000"/>
                    </a:xfrm>
                    <a:prstGeom prst="rect">
                      <a:avLst/>
                    </a:prstGeom>
                  </pic:spPr>
                </pic:pic>
              </a:graphicData>
            </a:graphic>
          </wp:inline>
        </w:drawing>
      </w:r>
    </w:p>
    <w:p w14:paraId="1D5F6986" w14:textId="77777777" w:rsidR="004C174D" w:rsidRPr="00D90E4F" w:rsidRDefault="00A946E1" w:rsidP="004C174D">
      <w:r w:rsidRPr="00D90E4F">
        <w:t xml:space="preserve">The </w:t>
      </w:r>
      <w:r w:rsidR="00C47395" w:rsidRPr="00D90E4F">
        <w:t>"</w:t>
      </w:r>
      <w:r w:rsidRPr="00D90E4F">
        <w:t>Render</w:t>
      </w:r>
      <w:r w:rsidR="00C47395" w:rsidRPr="00D90E4F">
        <w:t>"</w:t>
      </w:r>
      <w:r w:rsidRPr="00D90E4F">
        <w:t xml:space="preserve"> button creates</w:t>
      </w:r>
      <w:r w:rsidR="004C174D" w:rsidRPr="00D90E4F">
        <w:t xml:space="preserve"> a more photorealistic image of the layout.</w:t>
      </w:r>
    </w:p>
    <w:p w14:paraId="5624BFAE" w14:textId="77777777" w:rsidR="0044403D" w:rsidRPr="00D90E4F" w:rsidRDefault="00FC647E" w:rsidP="00E22E59">
      <w:pPr>
        <w:pStyle w:val="Rubrik5"/>
      </w:pPr>
      <w:bookmarkStart w:id="581" w:name="_Toc129002741"/>
      <w:r w:rsidRPr="00D90E4F">
        <w:t>Report</w:t>
      </w:r>
      <w:bookmarkEnd w:id="581"/>
      <w:r w:rsidRPr="00D90E4F">
        <w:t xml:space="preserve"> </w:t>
      </w:r>
    </w:p>
    <w:p w14:paraId="02DF242D" w14:textId="58854E81" w:rsidR="00FC647E" w:rsidRPr="00D90E4F" w:rsidRDefault="00E22E59" w:rsidP="005949B5">
      <w:pPr>
        <w:pStyle w:val="Bild"/>
      </w:pPr>
      <w:r w:rsidRPr="00E22E59">
        <w:rPr>
          <w:noProof/>
        </w:rPr>
        <w:drawing>
          <wp:inline distT="0" distB="0" distL="0" distR="0" wp14:anchorId="68A5ED03" wp14:editId="0BA9A289">
            <wp:extent cx="2174400" cy="288000"/>
            <wp:effectExtent l="0" t="0" r="0" b="0"/>
            <wp:docPr id="126443154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31540" name=""/>
                    <pic:cNvPicPr/>
                  </pic:nvPicPr>
                  <pic:blipFill>
                    <a:blip r:embed="rId381"/>
                    <a:stretch>
                      <a:fillRect/>
                    </a:stretch>
                  </pic:blipFill>
                  <pic:spPr>
                    <a:xfrm>
                      <a:off x="0" y="0"/>
                      <a:ext cx="2174400" cy="288000"/>
                    </a:xfrm>
                    <a:prstGeom prst="rect">
                      <a:avLst/>
                    </a:prstGeom>
                  </pic:spPr>
                </pic:pic>
              </a:graphicData>
            </a:graphic>
          </wp:inline>
        </w:drawing>
      </w:r>
    </w:p>
    <w:p w14:paraId="457B896C" w14:textId="77777777" w:rsidR="00FC647E" w:rsidRPr="00D90E4F" w:rsidRDefault="00D1422E" w:rsidP="00FC647E">
      <w:r w:rsidRPr="00D90E4F">
        <w:t>C</w:t>
      </w:r>
      <w:r w:rsidR="00FC647E" w:rsidRPr="00D90E4F">
        <w:t xml:space="preserve">lick the </w:t>
      </w:r>
      <w:r w:rsidR="00C47395" w:rsidRPr="00D90E4F">
        <w:t>"</w:t>
      </w:r>
      <w:r w:rsidR="00A946E1" w:rsidRPr="00D90E4F">
        <w:t>R</w:t>
      </w:r>
      <w:r w:rsidR="00FC647E" w:rsidRPr="00D90E4F">
        <w:t>eport</w:t>
      </w:r>
      <w:r w:rsidR="00C47395" w:rsidRPr="00D90E4F">
        <w:t>"</w:t>
      </w:r>
      <w:r w:rsidR="00FC647E" w:rsidRPr="00D90E4F">
        <w:t xml:space="preserve"> button </w:t>
      </w:r>
      <w:r w:rsidRPr="00D90E4F">
        <w:t>to</w:t>
      </w:r>
      <w:r w:rsidR="00FC647E" w:rsidRPr="00D90E4F">
        <w:t xml:space="preserve"> generate a complete report </w:t>
      </w:r>
      <w:r w:rsidRPr="00D90E4F">
        <w:t>o</w:t>
      </w:r>
      <w:r w:rsidR="00FC647E" w:rsidRPr="00D90E4F">
        <w:t>f the inlay.</w:t>
      </w:r>
    </w:p>
    <w:p w14:paraId="2F53BB1F" w14:textId="77777777" w:rsidR="00FC647E" w:rsidRPr="00D90E4F" w:rsidRDefault="00FC647E" w:rsidP="00FC647E">
      <w:pPr>
        <w:pStyle w:val="Rubrik3"/>
      </w:pPr>
      <w:bookmarkStart w:id="582" w:name="_Toc129002742"/>
      <w:r w:rsidRPr="00D90E4F">
        <w:t>Generate inlay parts</w:t>
      </w:r>
      <w:bookmarkEnd w:id="582"/>
    </w:p>
    <w:p w14:paraId="3A3E584C" w14:textId="77777777" w:rsidR="00FC647E" w:rsidRPr="00D90E4F" w:rsidRDefault="00D1422E" w:rsidP="00FC647E">
      <w:r w:rsidRPr="00D90E4F">
        <w:t>P</w:t>
      </w:r>
      <w:r w:rsidR="00FC647E" w:rsidRPr="00D90E4F">
        <w:t xml:space="preserve">ress </w:t>
      </w:r>
      <w:r w:rsidR="00C47395" w:rsidRPr="00D90E4F">
        <w:t>"</w:t>
      </w:r>
      <w:r w:rsidR="00FC647E" w:rsidRPr="00D90E4F">
        <w:t>OK</w:t>
      </w:r>
      <w:r w:rsidR="00C47395" w:rsidRPr="00D90E4F">
        <w:t>"</w:t>
      </w:r>
      <w:r w:rsidR="00FC647E" w:rsidRPr="00D90E4F">
        <w:t xml:space="preserve"> </w:t>
      </w:r>
      <w:r w:rsidRPr="00D90E4F">
        <w:t>to generate</w:t>
      </w:r>
      <w:r w:rsidR="00FC647E" w:rsidRPr="00D90E4F">
        <w:t xml:space="preserve"> all parts from the drawing.</w:t>
      </w:r>
    </w:p>
    <w:p w14:paraId="757DD31A" w14:textId="58239253" w:rsidR="00FC647E" w:rsidRPr="00D90E4F" w:rsidRDefault="00E22E59" w:rsidP="005949B5">
      <w:pPr>
        <w:pStyle w:val="Bild"/>
      </w:pPr>
      <w:r w:rsidRPr="00E22E59">
        <w:rPr>
          <w:noProof/>
        </w:rPr>
        <w:drawing>
          <wp:inline distT="0" distB="0" distL="0" distR="0" wp14:anchorId="769163E8" wp14:editId="2600B089">
            <wp:extent cx="6120765" cy="1607820"/>
            <wp:effectExtent l="0" t="0" r="0" b="0"/>
            <wp:docPr id="1436851092" name="Bildobjekt 1" descr="En bild som visar Grafik, grafisk design,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51092" name="Bildobjekt 1" descr="En bild som visar Grafik, grafisk design, design&#10;&#10;Automatiskt genererad beskrivning"/>
                    <pic:cNvPicPr/>
                  </pic:nvPicPr>
                  <pic:blipFill>
                    <a:blip r:embed="rId382"/>
                    <a:stretch>
                      <a:fillRect/>
                    </a:stretch>
                  </pic:blipFill>
                  <pic:spPr>
                    <a:xfrm>
                      <a:off x="0" y="0"/>
                      <a:ext cx="6120765" cy="1607820"/>
                    </a:xfrm>
                    <a:prstGeom prst="rect">
                      <a:avLst/>
                    </a:prstGeom>
                  </pic:spPr>
                </pic:pic>
              </a:graphicData>
            </a:graphic>
          </wp:inline>
        </w:drawing>
      </w:r>
    </w:p>
    <w:p w14:paraId="7718871A" w14:textId="77777777" w:rsidR="00E325F6" w:rsidRPr="00D90E4F" w:rsidRDefault="00FC647E" w:rsidP="00375BE3">
      <w:r w:rsidRPr="00D90E4F">
        <w:t xml:space="preserve">The parts are lined up by material. </w:t>
      </w:r>
      <w:r w:rsidR="00D1422E" w:rsidRPr="00D90E4F">
        <w:t>The f</w:t>
      </w:r>
      <w:r w:rsidR="00A1395F" w:rsidRPr="00D90E4F">
        <w:t>inal step is to u</w:t>
      </w:r>
      <w:r w:rsidR="00D21152" w:rsidRPr="00D90E4F">
        <w:t xml:space="preserve">se the normal </w:t>
      </w:r>
      <w:r w:rsidR="00C47395" w:rsidRPr="00D90E4F">
        <w:t>"</w:t>
      </w:r>
      <w:r w:rsidR="004E5AD9" w:rsidRPr="00D90E4F">
        <w:t>Nesting</w:t>
      </w:r>
      <w:r w:rsidR="00C47395" w:rsidRPr="00D90E4F">
        <w:t>"</w:t>
      </w:r>
      <w:r w:rsidR="00D21152" w:rsidRPr="00D90E4F">
        <w:t xml:space="preserve"> and </w:t>
      </w:r>
      <w:r w:rsidR="00C47395" w:rsidRPr="00D90E4F">
        <w:t>"</w:t>
      </w:r>
      <w:r w:rsidR="00D21152" w:rsidRPr="00D90E4F">
        <w:t>CAM</w:t>
      </w:r>
      <w:r w:rsidR="00C47395" w:rsidRPr="00D90E4F">
        <w:t>"</w:t>
      </w:r>
      <w:r w:rsidR="00E325F6" w:rsidRPr="00D90E4F">
        <w:t xml:space="preserve"> commands to create the CNC file.</w:t>
      </w:r>
    </w:p>
    <w:p w14:paraId="0303D7A0" w14:textId="77777777" w:rsidR="00A36CD5" w:rsidRPr="00D90E4F" w:rsidRDefault="00CF53B4" w:rsidP="00D21152">
      <w:pPr>
        <w:pStyle w:val="Rubrik1"/>
      </w:pPr>
      <w:bookmarkStart w:id="583" w:name="_Data_Exchange"/>
      <w:bookmarkStart w:id="584" w:name="_Ref331679499"/>
      <w:bookmarkStart w:id="585" w:name="_Toc335636960"/>
      <w:bookmarkStart w:id="586" w:name="_Toc115697744"/>
      <w:bookmarkStart w:id="587" w:name="_Toc129002743"/>
      <w:bookmarkStart w:id="588" w:name="_Toc229474832"/>
      <w:bookmarkEnd w:id="583"/>
      <w:r w:rsidRPr="00D90E4F">
        <w:lastRenderedPageBreak/>
        <w:t>Data Exchange</w:t>
      </w:r>
      <w:bookmarkEnd w:id="584"/>
      <w:bookmarkEnd w:id="585"/>
      <w:bookmarkEnd w:id="586"/>
      <w:bookmarkEnd w:id="587"/>
      <w:bookmarkEnd w:id="588"/>
    </w:p>
    <w:p w14:paraId="3E85946B" w14:textId="5C895FE9" w:rsidR="009D6AF2" w:rsidRDefault="009D6AF2" w:rsidP="009D6AF2">
      <w:pPr>
        <w:pStyle w:val="Bild"/>
        <w:rPr>
          <w:b/>
          <w:bCs/>
        </w:rPr>
      </w:pPr>
      <w:r w:rsidRPr="009D6AF2">
        <w:rPr>
          <w:noProof/>
        </w:rPr>
        <w:drawing>
          <wp:inline distT="0" distB="0" distL="0" distR="0" wp14:anchorId="1D31623C" wp14:editId="1F74E389">
            <wp:extent cx="957600" cy="867600"/>
            <wp:effectExtent l="0" t="0" r="0" b="8890"/>
            <wp:docPr id="153249331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93317" name=""/>
                    <pic:cNvPicPr/>
                  </pic:nvPicPr>
                  <pic:blipFill>
                    <a:blip r:embed="rId383"/>
                    <a:stretch>
                      <a:fillRect/>
                    </a:stretch>
                  </pic:blipFill>
                  <pic:spPr>
                    <a:xfrm>
                      <a:off x="0" y="0"/>
                      <a:ext cx="957600" cy="867600"/>
                    </a:xfrm>
                    <a:prstGeom prst="rect">
                      <a:avLst/>
                    </a:prstGeom>
                  </pic:spPr>
                </pic:pic>
              </a:graphicData>
            </a:graphic>
          </wp:inline>
        </w:drawing>
      </w:r>
    </w:p>
    <w:p w14:paraId="1487C93B" w14:textId="29DB8971" w:rsidR="009D6AF2" w:rsidRPr="00D90E4F" w:rsidRDefault="00765C78" w:rsidP="009D6AF2">
      <w:r w:rsidRPr="00D90E4F">
        <w:t xml:space="preserve">The </w:t>
      </w:r>
      <w:r w:rsidR="00C47395" w:rsidRPr="00D90E4F">
        <w:t>"</w:t>
      </w:r>
      <w:r w:rsidR="00DB4CB9" w:rsidRPr="00D90E4F">
        <w:t>Data Exchange</w:t>
      </w:r>
      <w:r w:rsidR="00C47395" w:rsidRPr="00D90E4F">
        <w:t>"</w:t>
      </w:r>
      <w:r w:rsidR="00DB4CB9" w:rsidRPr="00D90E4F">
        <w:t xml:space="preserve"> module </w:t>
      </w:r>
      <w:r w:rsidR="006F037F" w:rsidRPr="00D90E4F">
        <w:t xml:space="preserve">includes </w:t>
      </w:r>
      <w:r w:rsidRPr="00D90E4F">
        <w:t>commands</w:t>
      </w:r>
      <w:r w:rsidR="00FA6845" w:rsidRPr="00D90E4F">
        <w:t xml:space="preserve"> </w:t>
      </w:r>
      <w:r w:rsidR="00740F86" w:rsidRPr="00D90E4F">
        <w:t>that allow</w:t>
      </w:r>
      <w:r w:rsidR="006F037F" w:rsidRPr="00D90E4F">
        <w:t xml:space="preserve"> </w:t>
      </w:r>
      <w:r w:rsidR="00D1422E" w:rsidRPr="00D90E4F">
        <w:t xml:space="preserve">the </w:t>
      </w:r>
      <w:r w:rsidR="006F037F" w:rsidRPr="00D90E4F">
        <w:t>i</w:t>
      </w:r>
      <w:r w:rsidR="00FA6845" w:rsidRPr="00D90E4F">
        <w:t xml:space="preserve">mport </w:t>
      </w:r>
      <w:r w:rsidR="006F037F" w:rsidRPr="00D90E4F">
        <w:t xml:space="preserve">of extended file formats </w:t>
      </w:r>
      <w:r w:rsidR="00FA6845" w:rsidRPr="00D90E4F">
        <w:t xml:space="preserve">and </w:t>
      </w:r>
      <w:r w:rsidR="006F037F" w:rsidRPr="00D90E4F">
        <w:t>analyzing and conversion of existing CNC files</w:t>
      </w:r>
      <w:r w:rsidR="00FA6845" w:rsidRPr="00D90E4F">
        <w:t>.</w:t>
      </w:r>
      <w:r w:rsidR="00DB4CB9" w:rsidRPr="00D90E4F">
        <w:t xml:space="preserve"> </w:t>
      </w:r>
      <w:r w:rsidR="00FE7493" w:rsidRPr="00D90E4F">
        <w:t xml:space="preserve">There must be a license for the </w:t>
      </w:r>
      <w:r w:rsidR="00C47395" w:rsidRPr="00D90E4F">
        <w:t>"</w:t>
      </w:r>
      <w:r w:rsidR="00FE7493" w:rsidRPr="00D90E4F">
        <w:t>Data Exchange</w:t>
      </w:r>
      <w:r w:rsidR="00C47395" w:rsidRPr="00D90E4F">
        <w:t>"</w:t>
      </w:r>
      <w:r w:rsidR="00FE7493" w:rsidRPr="00D90E4F">
        <w:t xml:space="preserve"> module to use these commands.</w:t>
      </w:r>
      <w:r w:rsidR="009D6AF2">
        <w:rPr>
          <w:b/>
          <w:bCs/>
        </w:rPr>
        <w:t xml:space="preserve"> </w:t>
      </w:r>
      <w:r w:rsidR="009D6AF2">
        <w:t>If you have a subscription license, this module is always included.</w:t>
      </w:r>
    </w:p>
    <w:p w14:paraId="2C6EE8C9" w14:textId="08DC8E5A" w:rsidR="00866A8A" w:rsidRDefault="009D6AF2" w:rsidP="00A077F1">
      <w:r>
        <w:t xml:space="preserve">If you have a license of Data Exchange, the standard </w:t>
      </w:r>
      <w:hyperlink w:anchor="_Open" w:history="1">
        <w:r w:rsidRPr="009D6AF2">
          <w:rPr>
            <w:rStyle w:val="Hyperlnk"/>
          </w:rPr>
          <w:t>Open</w:t>
        </w:r>
      </w:hyperlink>
      <w:r>
        <w:t xml:space="preserve"> and </w:t>
      </w:r>
      <w:hyperlink w:anchor="_Import_1" w:history="1">
        <w:r w:rsidRPr="009D6AF2">
          <w:rPr>
            <w:rStyle w:val="Hyperlnk"/>
          </w:rPr>
          <w:t>Import</w:t>
        </w:r>
      </w:hyperlink>
      <w:r>
        <w:t xml:space="preserve"> command </w:t>
      </w:r>
      <w:bookmarkStart w:id="589" w:name="_Import"/>
      <w:bookmarkEnd w:id="589"/>
      <w:r w:rsidR="00866A8A">
        <w:t xml:space="preserve">can also import following </w:t>
      </w:r>
      <w:r w:rsidR="00D1422E" w:rsidRPr="00D90E4F">
        <w:t>file formats</w:t>
      </w:r>
      <w:r>
        <w:t>.</w:t>
      </w:r>
    </w:p>
    <w:tbl>
      <w:tblPr>
        <w:tblW w:w="69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5"/>
        <w:gridCol w:w="6210"/>
      </w:tblGrid>
      <w:tr w:rsidR="00866A8A" w:rsidRPr="00D90E4F" w14:paraId="19865CC4" w14:textId="77777777" w:rsidTr="00866A8A">
        <w:trPr>
          <w:trHeight w:val="482"/>
        </w:trPr>
        <w:tc>
          <w:tcPr>
            <w:tcW w:w="775" w:type="dxa"/>
          </w:tcPr>
          <w:p w14:paraId="2198AF2A" w14:textId="77777777" w:rsidR="00866A8A" w:rsidRPr="00D90E4F" w:rsidRDefault="00866A8A" w:rsidP="00AB1C51">
            <w:pPr>
              <w:spacing w:before="120" w:after="120"/>
              <w:rPr>
                <w:b/>
              </w:rPr>
            </w:pPr>
            <w:r w:rsidRPr="00D90E4F">
              <w:rPr>
                <w:b/>
              </w:rPr>
              <w:t>Type</w:t>
            </w:r>
          </w:p>
        </w:tc>
        <w:tc>
          <w:tcPr>
            <w:tcW w:w="6210" w:type="dxa"/>
          </w:tcPr>
          <w:p w14:paraId="79848F7C" w14:textId="77777777" w:rsidR="00866A8A" w:rsidRPr="00D90E4F" w:rsidRDefault="00866A8A" w:rsidP="00AB1C51">
            <w:pPr>
              <w:spacing w:before="120" w:after="120"/>
              <w:rPr>
                <w:b/>
              </w:rPr>
            </w:pPr>
            <w:r w:rsidRPr="00D90E4F">
              <w:rPr>
                <w:b/>
              </w:rPr>
              <w:t>Description</w:t>
            </w:r>
          </w:p>
        </w:tc>
      </w:tr>
      <w:tr w:rsidR="00866A8A" w:rsidRPr="00D90E4F" w14:paraId="775B2A94" w14:textId="77777777" w:rsidTr="00866A8A">
        <w:trPr>
          <w:trHeight w:val="233"/>
        </w:trPr>
        <w:tc>
          <w:tcPr>
            <w:tcW w:w="775" w:type="dxa"/>
          </w:tcPr>
          <w:p w14:paraId="318A144F" w14:textId="77777777" w:rsidR="00866A8A" w:rsidRPr="00D90E4F" w:rsidRDefault="00866A8A" w:rsidP="00AB1C51">
            <w:r>
              <w:t>.EPS</w:t>
            </w:r>
          </w:p>
        </w:tc>
        <w:tc>
          <w:tcPr>
            <w:tcW w:w="6210" w:type="dxa"/>
          </w:tcPr>
          <w:p w14:paraId="1939F0DF" w14:textId="77777777" w:rsidR="00866A8A" w:rsidRPr="00D90E4F" w:rsidRDefault="00866A8A" w:rsidP="00AB1C51">
            <w:r>
              <w:t>Encapsulated Postscript Level 1 and some Level 2 objects</w:t>
            </w:r>
          </w:p>
        </w:tc>
      </w:tr>
      <w:tr w:rsidR="00866A8A" w:rsidRPr="00D90E4F" w14:paraId="1C2E8BEB" w14:textId="77777777" w:rsidTr="00866A8A">
        <w:trPr>
          <w:trHeight w:val="247"/>
        </w:trPr>
        <w:tc>
          <w:tcPr>
            <w:tcW w:w="775" w:type="dxa"/>
          </w:tcPr>
          <w:p w14:paraId="7F7D785B" w14:textId="77777777" w:rsidR="00866A8A" w:rsidRPr="00D90E4F" w:rsidRDefault="00866A8A" w:rsidP="00AB1C51">
            <w:r>
              <w:t>.GEO</w:t>
            </w:r>
          </w:p>
        </w:tc>
        <w:tc>
          <w:tcPr>
            <w:tcW w:w="6210" w:type="dxa"/>
          </w:tcPr>
          <w:p w14:paraId="0B7F405C" w14:textId="77777777" w:rsidR="00866A8A" w:rsidRPr="00D90E4F" w:rsidRDefault="00866A8A" w:rsidP="00AB1C51">
            <w:r>
              <w:t>Tops files</w:t>
            </w:r>
          </w:p>
        </w:tc>
      </w:tr>
      <w:tr w:rsidR="00866A8A" w:rsidRPr="00D90E4F" w14:paraId="531E8F32" w14:textId="77777777" w:rsidTr="00866A8A">
        <w:trPr>
          <w:trHeight w:val="247"/>
        </w:trPr>
        <w:tc>
          <w:tcPr>
            <w:tcW w:w="775" w:type="dxa"/>
          </w:tcPr>
          <w:p w14:paraId="40BA7396" w14:textId="77777777" w:rsidR="00866A8A" w:rsidRPr="00D90E4F" w:rsidRDefault="00866A8A" w:rsidP="00AB1C51">
            <w:r>
              <w:t>.HPG</w:t>
            </w:r>
          </w:p>
        </w:tc>
        <w:tc>
          <w:tcPr>
            <w:tcW w:w="6210" w:type="dxa"/>
          </w:tcPr>
          <w:p w14:paraId="4BF12AB1" w14:textId="77777777" w:rsidR="00866A8A" w:rsidRPr="00D90E4F" w:rsidRDefault="00866A8A" w:rsidP="00AB1C51">
            <w:r>
              <w:t>Hpgl files</w:t>
            </w:r>
          </w:p>
        </w:tc>
      </w:tr>
      <w:tr w:rsidR="00866A8A" w:rsidRPr="00D90E4F" w14:paraId="375B96C0" w14:textId="77777777" w:rsidTr="00866A8A">
        <w:trPr>
          <w:trHeight w:val="233"/>
        </w:trPr>
        <w:tc>
          <w:tcPr>
            <w:tcW w:w="775" w:type="dxa"/>
          </w:tcPr>
          <w:p w14:paraId="171A3287" w14:textId="77777777" w:rsidR="00866A8A" w:rsidRPr="00D90E4F" w:rsidRDefault="00866A8A" w:rsidP="00AB1C51">
            <w:r>
              <w:t>.MEC</w:t>
            </w:r>
          </w:p>
        </w:tc>
        <w:tc>
          <w:tcPr>
            <w:tcW w:w="6210" w:type="dxa"/>
          </w:tcPr>
          <w:p w14:paraId="63111419" w14:textId="77777777" w:rsidR="00866A8A" w:rsidRPr="00D90E4F" w:rsidRDefault="00866A8A" w:rsidP="00AB1C51">
            <w:r>
              <w:t>Lantek</w:t>
            </w:r>
          </w:p>
        </w:tc>
      </w:tr>
      <w:tr w:rsidR="00866A8A" w:rsidRPr="00D90E4F" w14:paraId="17BB3420" w14:textId="77777777" w:rsidTr="00866A8A">
        <w:trPr>
          <w:trHeight w:val="247"/>
        </w:trPr>
        <w:tc>
          <w:tcPr>
            <w:tcW w:w="775" w:type="dxa"/>
          </w:tcPr>
          <w:p w14:paraId="4FB3223C" w14:textId="77777777" w:rsidR="00866A8A" w:rsidRPr="00D90E4F" w:rsidRDefault="00866A8A" w:rsidP="00AB1C51">
            <w:r>
              <w:t>.NCP</w:t>
            </w:r>
          </w:p>
        </w:tc>
        <w:tc>
          <w:tcPr>
            <w:tcW w:w="6210" w:type="dxa"/>
          </w:tcPr>
          <w:p w14:paraId="26353383" w14:textId="77777777" w:rsidR="00866A8A" w:rsidRPr="00D90E4F" w:rsidRDefault="00866A8A" w:rsidP="00AB1C51">
            <w:r>
              <w:t>Old NC file format from Bystronic</w:t>
            </w:r>
          </w:p>
        </w:tc>
      </w:tr>
      <w:tr w:rsidR="00866A8A" w:rsidRPr="00D90E4F" w14:paraId="520F1506" w14:textId="77777777" w:rsidTr="00866A8A">
        <w:trPr>
          <w:trHeight w:val="233"/>
        </w:trPr>
        <w:tc>
          <w:tcPr>
            <w:tcW w:w="775" w:type="dxa"/>
          </w:tcPr>
          <w:p w14:paraId="03CB60DB" w14:textId="77777777" w:rsidR="00866A8A" w:rsidRPr="00D90E4F" w:rsidRDefault="00866A8A" w:rsidP="00AB1C51">
            <w:r>
              <w:t>.ORD</w:t>
            </w:r>
          </w:p>
        </w:tc>
        <w:tc>
          <w:tcPr>
            <w:tcW w:w="6210" w:type="dxa"/>
          </w:tcPr>
          <w:p w14:paraId="2C4F7200" w14:textId="77777777" w:rsidR="00866A8A" w:rsidRPr="00D90E4F" w:rsidRDefault="00866A8A" w:rsidP="00AB1C51">
            <w:r>
              <w:t>Flow</w:t>
            </w:r>
          </w:p>
        </w:tc>
      </w:tr>
      <w:tr w:rsidR="00866A8A" w:rsidRPr="00D90E4F" w14:paraId="5EF6B140" w14:textId="77777777" w:rsidTr="00866A8A">
        <w:trPr>
          <w:trHeight w:val="247"/>
        </w:trPr>
        <w:tc>
          <w:tcPr>
            <w:tcW w:w="775" w:type="dxa"/>
          </w:tcPr>
          <w:p w14:paraId="27A67002" w14:textId="77777777" w:rsidR="00866A8A" w:rsidRPr="00D90E4F" w:rsidRDefault="00866A8A" w:rsidP="00AB1C51">
            <w:r>
              <w:t>.PDF</w:t>
            </w:r>
          </w:p>
        </w:tc>
        <w:tc>
          <w:tcPr>
            <w:tcW w:w="6210" w:type="dxa"/>
          </w:tcPr>
          <w:p w14:paraId="3723B4A0" w14:textId="77777777" w:rsidR="00866A8A" w:rsidRPr="00D90E4F" w:rsidRDefault="00866A8A" w:rsidP="00AB1C51">
            <w:r>
              <w:t>PDF files</w:t>
            </w:r>
          </w:p>
        </w:tc>
      </w:tr>
      <w:tr w:rsidR="00866A8A" w:rsidRPr="00D90E4F" w14:paraId="6645C66F" w14:textId="77777777" w:rsidTr="00866A8A">
        <w:trPr>
          <w:trHeight w:val="247"/>
        </w:trPr>
        <w:tc>
          <w:tcPr>
            <w:tcW w:w="775" w:type="dxa"/>
          </w:tcPr>
          <w:p w14:paraId="38FAC894" w14:textId="77777777" w:rsidR="00866A8A" w:rsidRPr="00D90E4F" w:rsidRDefault="00866A8A" w:rsidP="00AB1C51">
            <w:r>
              <w:t>.PLT</w:t>
            </w:r>
          </w:p>
        </w:tc>
        <w:tc>
          <w:tcPr>
            <w:tcW w:w="6210" w:type="dxa"/>
          </w:tcPr>
          <w:p w14:paraId="07EDB7ED" w14:textId="77777777" w:rsidR="00866A8A" w:rsidRPr="00D90E4F" w:rsidRDefault="00866A8A" w:rsidP="00AB1C51">
            <w:r>
              <w:t>Hpgl files</w:t>
            </w:r>
          </w:p>
        </w:tc>
      </w:tr>
      <w:tr w:rsidR="00866A8A" w:rsidRPr="00D90E4F" w14:paraId="2E3D6F87" w14:textId="77777777" w:rsidTr="00866A8A">
        <w:trPr>
          <w:trHeight w:val="247"/>
        </w:trPr>
        <w:tc>
          <w:tcPr>
            <w:tcW w:w="775" w:type="dxa"/>
          </w:tcPr>
          <w:p w14:paraId="1DDA8823" w14:textId="77777777" w:rsidR="00866A8A" w:rsidRPr="00D90E4F" w:rsidRDefault="00866A8A" w:rsidP="00AB1C51">
            <w:r>
              <w:t>.PS</w:t>
            </w:r>
          </w:p>
        </w:tc>
        <w:tc>
          <w:tcPr>
            <w:tcW w:w="6210" w:type="dxa"/>
          </w:tcPr>
          <w:p w14:paraId="63A56B33" w14:textId="77777777" w:rsidR="00866A8A" w:rsidRPr="00D90E4F" w:rsidRDefault="00866A8A" w:rsidP="00AB1C51">
            <w:r>
              <w:t>Postscript Level 1 and some Level 2 objects</w:t>
            </w:r>
          </w:p>
        </w:tc>
      </w:tr>
      <w:tr w:rsidR="00866A8A" w:rsidRPr="00D90E4F" w14:paraId="4B1C0A18" w14:textId="77777777" w:rsidTr="00866A8A">
        <w:trPr>
          <w:trHeight w:val="247"/>
        </w:trPr>
        <w:tc>
          <w:tcPr>
            <w:tcW w:w="775" w:type="dxa"/>
          </w:tcPr>
          <w:p w14:paraId="05EC6497" w14:textId="77777777" w:rsidR="00866A8A" w:rsidRPr="00D90E4F" w:rsidRDefault="00866A8A" w:rsidP="00AB1C51">
            <w:r>
              <w:t>.SKYM</w:t>
            </w:r>
          </w:p>
        </w:tc>
        <w:tc>
          <w:tcPr>
            <w:tcW w:w="6210" w:type="dxa"/>
          </w:tcPr>
          <w:p w14:paraId="58DBA076" w14:textId="77777777" w:rsidR="00866A8A" w:rsidRPr="00D90E4F" w:rsidRDefault="00866A8A" w:rsidP="00AB1C51">
            <w:r>
              <w:t>Sky Maker Files</w:t>
            </w:r>
          </w:p>
        </w:tc>
      </w:tr>
      <w:tr w:rsidR="00866A8A" w:rsidRPr="00D90E4F" w14:paraId="06B1B855" w14:textId="77777777" w:rsidTr="00866A8A">
        <w:trPr>
          <w:trHeight w:val="233"/>
        </w:trPr>
        <w:tc>
          <w:tcPr>
            <w:tcW w:w="775" w:type="dxa"/>
          </w:tcPr>
          <w:p w14:paraId="0DBC07F9" w14:textId="77777777" w:rsidR="00866A8A" w:rsidRDefault="00866A8A" w:rsidP="00AB1C51">
            <w:r>
              <w:t>.STP</w:t>
            </w:r>
          </w:p>
        </w:tc>
        <w:tc>
          <w:tcPr>
            <w:tcW w:w="6210" w:type="dxa"/>
          </w:tcPr>
          <w:p w14:paraId="018A995A" w14:textId="77777777" w:rsidR="00866A8A" w:rsidRDefault="00866A8A" w:rsidP="00AB1C51">
            <w:r>
              <w:t>Step file (use the 3D interface)</w:t>
            </w:r>
          </w:p>
        </w:tc>
      </w:tr>
      <w:tr w:rsidR="00866A8A" w:rsidRPr="00D90E4F" w14:paraId="698B5206" w14:textId="77777777" w:rsidTr="00866A8A">
        <w:trPr>
          <w:trHeight w:val="233"/>
        </w:trPr>
        <w:tc>
          <w:tcPr>
            <w:tcW w:w="775" w:type="dxa"/>
          </w:tcPr>
          <w:p w14:paraId="6AF955EA" w14:textId="77777777" w:rsidR="00866A8A" w:rsidRPr="00B06757" w:rsidRDefault="00866A8A" w:rsidP="00AB1C51">
            <w:r w:rsidRPr="00B06757">
              <w:t>.SVG</w:t>
            </w:r>
          </w:p>
        </w:tc>
        <w:tc>
          <w:tcPr>
            <w:tcW w:w="6210" w:type="dxa"/>
          </w:tcPr>
          <w:p w14:paraId="7A61E552" w14:textId="77777777" w:rsidR="00866A8A" w:rsidRPr="00B06757" w:rsidRDefault="00866A8A" w:rsidP="00AB1C51">
            <w:r w:rsidRPr="00B06757">
              <w:rPr>
                <w:rFonts w:ascii="Arial" w:hAnsi="Arial" w:cs="Arial"/>
                <w:color w:val="202124"/>
                <w:shd w:val="clear" w:color="auto" w:fill="FFFFFF"/>
              </w:rPr>
              <w:t>Scalable Vector Graphics</w:t>
            </w:r>
          </w:p>
        </w:tc>
      </w:tr>
      <w:tr w:rsidR="00866A8A" w:rsidRPr="00D90E4F" w14:paraId="2F538F3B" w14:textId="77777777" w:rsidTr="00866A8A">
        <w:trPr>
          <w:trHeight w:val="233"/>
        </w:trPr>
        <w:tc>
          <w:tcPr>
            <w:tcW w:w="775" w:type="dxa"/>
          </w:tcPr>
          <w:p w14:paraId="20D68D8B" w14:textId="77777777" w:rsidR="00866A8A" w:rsidRPr="00B06757" w:rsidRDefault="00866A8A" w:rsidP="00AB1C51">
            <w:r>
              <w:t>.</w:t>
            </w:r>
            <w:r w:rsidRPr="00B06757">
              <w:t>SVGZ</w:t>
            </w:r>
          </w:p>
        </w:tc>
        <w:tc>
          <w:tcPr>
            <w:tcW w:w="6210" w:type="dxa"/>
          </w:tcPr>
          <w:p w14:paraId="6200CD68" w14:textId="77777777" w:rsidR="00866A8A" w:rsidRPr="00B06757" w:rsidRDefault="00866A8A" w:rsidP="00AB1C51">
            <w:r w:rsidRPr="00B06757">
              <w:rPr>
                <w:rFonts w:ascii="Arial" w:hAnsi="Arial" w:cs="Arial"/>
                <w:color w:val="040C28"/>
              </w:rPr>
              <w:t>compressed SVG files</w:t>
            </w:r>
            <w:r w:rsidRPr="00B06757">
              <w:rPr>
                <w:rFonts w:ascii="Arial" w:hAnsi="Arial" w:cs="Arial"/>
                <w:color w:val="202124"/>
                <w:shd w:val="clear" w:color="auto" w:fill="FFFFFF"/>
              </w:rPr>
              <w:t>, </w:t>
            </w:r>
          </w:p>
        </w:tc>
      </w:tr>
      <w:tr w:rsidR="00866A8A" w:rsidRPr="00D90E4F" w14:paraId="5781CA33" w14:textId="77777777" w:rsidTr="00866A8A">
        <w:trPr>
          <w:trHeight w:val="233"/>
        </w:trPr>
        <w:tc>
          <w:tcPr>
            <w:tcW w:w="775" w:type="dxa"/>
          </w:tcPr>
          <w:p w14:paraId="33AA8A20" w14:textId="77777777" w:rsidR="00866A8A" w:rsidRPr="00D90E4F" w:rsidRDefault="00866A8A" w:rsidP="00AB1C51">
            <w:r>
              <w:t>.TAG</w:t>
            </w:r>
          </w:p>
        </w:tc>
        <w:tc>
          <w:tcPr>
            <w:tcW w:w="6210" w:type="dxa"/>
          </w:tcPr>
          <w:p w14:paraId="3081B03D" w14:textId="77777777" w:rsidR="00866A8A" w:rsidRPr="00D90E4F" w:rsidRDefault="00866A8A" w:rsidP="00AB1C51">
            <w:r>
              <w:t>Taglio</w:t>
            </w:r>
          </w:p>
        </w:tc>
      </w:tr>
      <w:tr w:rsidR="00866A8A" w:rsidRPr="00D90E4F" w14:paraId="478ED330" w14:textId="77777777" w:rsidTr="00866A8A">
        <w:trPr>
          <w:trHeight w:val="247"/>
        </w:trPr>
        <w:tc>
          <w:tcPr>
            <w:tcW w:w="775" w:type="dxa"/>
          </w:tcPr>
          <w:p w14:paraId="2936FA25" w14:textId="77777777" w:rsidR="00866A8A" w:rsidRPr="00D90E4F" w:rsidRDefault="00866A8A" w:rsidP="00AB1C51">
            <w:r>
              <w:t>.TRG</w:t>
            </w:r>
          </w:p>
        </w:tc>
        <w:tc>
          <w:tcPr>
            <w:tcW w:w="6210" w:type="dxa"/>
          </w:tcPr>
          <w:p w14:paraId="3D271B55" w14:textId="77777777" w:rsidR="00866A8A" w:rsidRPr="00D90E4F" w:rsidRDefault="00866A8A" w:rsidP="00AB1C51">
            <w:r>
              <w:t>Tops files</w:t>
            </w:r>
          </w:p>
        </w:tc>
      </w:tr>
      <w:tr w:rsidR="00866A8A" w:rsidRPr="00D90E4F" w14:paraId="44BDF4BD" w14:textId="77777777" w:rsidTr="00866A8A">
        <w:trPr>
          <w:trHeight w:val="233"/>
        </w:trPr>
        <w:tc>
          <w:tcPr>
            <w:tcW w:w="775" w:type="dxa"/>
          </w:tcPr>
          <w:p w14:paraId="4D48B460" w14:textId="77777777" w:rsidR="00866A8A" w:rsidRPr="00D90E4F" w:rsidRDefault="00866A8A" w:rsidP="00AB1C51">
            <w:r>
              <w:t>.WMF</w:t>
            </w:r>
          </w:p>
        </w:tc>
        <w:tc>
          <w:tcPr>
            <w:tcW w:w="6210" w:type="dxa"/>
          </w:tcPr>
          <w:p w14:paraId="793C9BD7" w14:textId="77777777" w:rsidR="00866A8A" w:rsidRPr="00D90E4F" w:rsidRDefault="00866A8A" w:rsidP="00AB1C51">
            <w:r>
              <w:t>Windows Meta Files</w:t>
            </w:r>
          </w:p>
        </w:tc>
      </w:tr>
    </w:tbl>
    <w:p w14:paraId="5C1BFC50" w14:textId="77777777" w:rsidR="00B004B6" w:rsidRPr="00D90E4F" w:rsidRDefault="00B004B6" w:rsidP="00B004B6">
      <w:pPr>
        <w:pStyle w:val="Rubrik2"/>
      </w:pPr>
      <w:bookmarkStart w:id="590" w:name="_Toc335636962"/>
      <w:bookmarkStart w:id="591" w:name="_Toc129002745"/>
      <w:bookmarkStart w:id="592" w:name="_Toc229474833"/>
      <w:r w:rsidRPr="00D90E4F">
        <w:t>NC reader</w:t>
      </w:r>
      <w:bookmarkStart w:id="593" w:name="ncreader"/>
      <w:bookmarkEnd w:id="590"/>
      <w:bookmarkEnd w:id="591"/>
      <w:bookmarkEnd w:id="592"/>
      <w:bookmarkEnd w:id="593"/>
    </w:p>
    <w:p w14:paraId="38AB7E8D" w14:textId="68FB9269" w:rsidR="009D741C" w:rsidRPr="00D90E4F" w:rsidRDefault="009D6AF2" w:rsidP="009D6AF2">
      <w:pPr>
        <w:pStyle w:val="Bild"/>
      </w:pPr>
      <w:r w:rsidRPr="009D6AF2">
        <w:rPr>
          <w:noProof/>
        </w:rPr>
        <w:drawing>
          <wp:inline distT="0" distB="0" distL="0" distR="0" wp14:anchorId="162CC3F4" wp14:editId="40759FDA">
            <wp:extent cx="730800" cy="853200"/>
            <wp:effectExtent l="0" t="0" r="0" b="4445"/>
            <wp:docPr id="136749230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92300" name=""/>
                    <pic:cNvPicPr/>
                  </pic:nvPicPr>
                  <pic:blipFill>
                    <a:blip r:embed="rId384"/>
                    <a:stretch>
                      <a:fillRect/>
                    </a:stretch>
                  </pic:blipFill>
                  <pic:spPr>
                    <a:xfrm>
                      <a:off x="0" y="0"/>
                      <a:ext cx="730800" cy="853200"/>
                    </a:xfrm>
                    <a:prstGeom prst="rect">
                      <a:avLst/>
                    </a:prstGeom>
                  </pic:spPr>
                </pic:pic>
              </a:graphicData>
            </a:graphic>
          </wp:inline>
        </w:drawing>
      </w:r>
    </w:p>
    <w:p w14:paraId="1D4160E7" w14:textId="69C70C2C" w:rsidR="005D0883" w:rsidRPr="00D90E4F" w:rsidRDefault="005D0883" w:rsidP="005D0883">
      <w:r w:rsidRPr="00D90E4F">
        <w:t>This command import</w:t>
      </w:r>
      <w:r w:rsidR="00D1422E" w:rsidRPr="00D90E4F">
        <w:t>s</w:t>
      </w:r>
      <w:r w:rsidRPr="00D90E4F">
        <w:t xml:space="preserve"> CNC files and create</w:t>
      </w:r>
      <w:r w:rsidR="00D1422E" w:rsidRPr="00D90E4F">
        <w:t>s</w:t>
      </w:r>
      <w:r w:rsidRPr="00D90E4F">
        <w:t xml:space="preserve"> lines and arcs according to coordinates in </w:t>
      </w:r>
      <w:r w:rsidR="00D1422E" w:rsidRPr="00D90E4F">
        <w:t xml:space="preserve">the </w:t>
      </w:r>
      <w:r w:rsidRPr="00D90E4F">
        <w:t>CNC file.</w:t>
      </w:r>
      <w:r w:rsidR="00163854" w:rsidRPr="00D90E4F">
        <w:t xml:space="preserve"> Only the most common format is supported in this </w:t>
      </w:r>
      <w:r w:rsidR="00866A8A" w:rsidRPr="00D90E4F">
        <w:t>command,</w:t>
      </w:r>
      <w:r w:rsidR="00163854" w:rsidRPr="00D90E4F">
        <w:t xml:space="preserve"> and it will not understand sub-program calls or jumps. The </w:t>
      </w:r>
      <w:r w:rsidR="00351A49" w:rsidRPr="00D90E4F">
        <w:t xml:space="preserve">command </w:t>
      </w:r>
      <w:r w:rsidR="00163854" w:rsidRPr="00D90E4F">
        <w:t>ask</w:t>
      </w:r>
      <w:r w:rsidR="00186478" w:rsidRPr="00D90E4F">
        <w:t>s</w:t>
      </w:r>
      <w:r w:rsidR="00163854" w:rsidRPr="00D90E4F">
        <w:t xml:space="preserve"> for a zero point and then the name of the CNC-file.</w:t>
      </w:r>
    </w:p>
    <w:p w14:paraId="702F3CEE" w14:textId="644684FA" w:rsidR="00163854" w:rsidRPr="00D90E4F" w:rsidRDefault="00342D72" w:rsidP="00342D72">
      <w:pPr>
        <w:pStyle w:val="Bild"/>
      </w:pPr>
      <w:r>
        <w:rPr>
          <w:noProof/>
        </w:rPr>
        <w:lastRenderedPageBreak/>
        <w:drawing>
          <wp:inline distT="0" distB="0" distL="0" distR="0" wp14:anchorId="0068657B" wp14:editId="365B156F">
            <wp:extent cx="3560400" cy="2797200"/>
            <wp:effectExtent l="0" t="0" r="2540" b="3175"/>
            <wp:docPr id="124190367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03679" name=""/>
                    <pic:cNvPicPr/>
                  </pic:nvPicPr>
                  <pic:blipFill>
                    <a:blip r:embed="rId385"/>
                    <a:stretch>
                      <a:fillRect/>
                    </a:stretch>
                  </pic:blipFill>
                  <pic:spPr>
                    <a:xfrm>
                      <a:off x="0" y="0"/>
                      <a:ext cx="3560400" cy="2797200"/>
                    </a:xfrm>
                    <a:prstGeom prst="rect">
                      <a:avLst/>
                    </a:prstGeom>
                  </pic:spPr>
                </pic:pic>
              </a:graphicData>
            </a:graphic>
          </wp:inline>
        </w:drawing>
      </w:r>
    </w:p>
    <w:p w14:paraId="6C109956" w14:textId="77777777" w:rsidR="00163854" w:rsidRPr="00D90E4F" w:rsidRDefault="00163854" w:rsidP="00163854">
      <w:r w:rsidRPr="00D90E4F">
        <w:t>The whole geometry of the file is displayed in gray on the drawing area.</w:t>
      </w:r>
    </w:p>
    <w:p w14:paraId="53D759CC" w14:textId="77777777" w:rsidR="00163854" w:rsidRPr="00D90E4F" w:rsidRDefault="009378B9" w:rsidP="00342D72">
      <w:pPr>
        <w:pStyle w:val="Bild"/>
      </w:pPr>
      <w:r w:rsidRPr="00D90E4F">
        <w:rPr>
          <w:noProof/>
        </w:rPr>
        <w:drawing>
          <wp:inline distT="0" distB="0" distL="0" distR="0" wp14:anchorId="54A51086" wp14:editId="5B77D333">
            <wp:extent cx="2479675" cy="1360805"/>
            <wp:effectExtent l="19050" t="0" r="0" b="0"/>
            <wp:docPr id="18833" name="Bild 18833" descr="Image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33" descr="Image334"/>
                    <pic:cNvPicPr>
                      <a:picLocks noChangeAspect="1" noChangeArrowheads="1"/>
                    </pic:cNvPicPr>
                  </pic:nvPicPr>
                  <pic:blipFill>
                    <a:blip r:embed="rId386" cstate="print"/>
                    <a:srcRect/>
                    <a:stretch>
                      <a:fillRect/>
                    </a:stretch>
                  </pic:blipFill>
                  <pic:spPr bwMode="auto">
                    <a:xfrm>
                      <a:off x="0" y="0"/>
                      <a:ext cx="2479675" cy="1360805"/>
                    </a:xfrm>
                    <a:prstGeom prst="rect">
                      <a:avLst/>
                    </a:prstGeom>
                    <a:noFill/>
                    <a:ln w="9525">
                      <a:noFill/>
                      <a:miter lim="800000"/>
                      <a:headEnd/>
                      <a:tailEnd/>
                    </a:ln>
                  </pic:spPr>
                </pic:pic>
              </a:graphicData>
            </a:graphic>
          </wp:inline>
        </w:drawing>
      </w:r>
    </w:p>
    <w:p w14:paraId="2682DAD8" w14:textId="1164B129" w:rsidR="00076693" w:rsidRPr="00D90E4F" w:rsidRDefault="00186478" w:rsidP="00163854">
      <w:r w:rsidRPr="00D90E4F">
        <w:t>Se</w:t>
      </w:r>
      <w:r w:rsidR="00AE25EE" w:rsidRPr="00D90E4F">
        <w:t xml:space="preserve">lect </w:t>
      </w:r>
      <w:r w:rsidR="00163854" w:rsidRPr="00D90E4F">
        <w:t xml:space="preserve">a line in the dialog </w:t>
      </w:r>
      <w:r w:rsidRPr="00D90E4F">
        <w:t xml:space="preserve">box and </w:t>
      </w:r>
      <w:r w:rsidR="00AE25EE" w:rsidRPr="00D90E4F">
        <w:t xml:space="preserve">the gray object will be replaced by </w:t>
      </w:r>
      <w:r w:rsidR="00076693" w:rsidRPr="00D90E4F">
        <w:t xml:space="preserve">a </w:t>
      </w:r>
      <w:r w:rsidR="00AE25EE" w:rsidRPr="00D90E4F">
        <w:t>red or blue object up to that position</w:t>
      </w:r>
      <w:r w:rsidR="00351A49" w:rsidRPr="00D90E4F">
        <w:t>. T</w:t>
      </w:r>
      <w:r w:rsidR="00AE25EE" w:rsidRPr="00D90E4F">
        <w:t xml:space="preserve">he actual movement is highlighted. </w:t>
      </w:r>
      <w:r w:rsidRPr="00D90E4F">
        <w:t>C</w:t>
      </w:r>
      <w:r w:rsidR="00AE25EE" w:rsidRPr="00D90E4F">
        <w:t>lick on an obj</w:t>
      </w:r>
      <w:r w:rsidR="00351A49" w:rsidRPr="00D90E4F">
        <w:t xml:space="preserve">ect </w:t>
      </w:r>
      <w:r w:rsidRPr="00D90E4F">
        <w:t>i</w:t>
      </w:r>
      <w:r w:rsidR="00351A49" w:rsidRPr="00D90E4F">
        <w:t xml:space="preserve">n the drawing area </w:t>
      </w:r>
      <w:r w:rsidRPr="00D90E4F">
        <w:t>and</w:t>
      </w:r>
      <w:r w:rsidR="00AE25EE" w:rsidRPr="00D90E4F">
        <w:t xml:space="preserve"> th</w:t>
      </w:r>
      <w:r w:rsidR="00342D72">
        <w:t>e</w:t>
      </w:r>
      <w:r w:rsidR="00AE25EE" w:rsidRPr="00D90E4F">
        <w:t xml:space="preserve"> line </w:t>
      </w:r>
      <w:r w:rsidRPr="00D90E4F">
        <w:t>is</w:t>
      </w:r>
      <w:r w:rsidR="00AE25EE" w:rsidRPr="00D90E4F">
        <w:t xml:space="preserve"> </w:t>
      </w:r>
      <w:r w:rsidR="00342D72">
        <w:t>highlighted</w:t>
      </w:r>
      <w:r w:rsidR="00AE25EE" w:rsidRPr="00D90E4F">
        <w:t>.</w:t>
      </w:r>
      <w:r w:rsidR="00351A49" w:rsidRPr="00D90E4F">
        <w:t xml:space="preserve"> </w:t>
      </w:r>
      <w:r w:rsidR="00AE25EE" w:rsidRPr="00D90E4F">
        <w:t>The NC-reader is a tool to analyze an existing CNC-file.</w:t>
      </w:r>
    </w:p>
    <w:p w14:paraId="051256AE" w14:textId="535DF428" w:rsidR="00AE25EE" w:rsidRPr="00D90E4F" w:rsidRDefault="00342D72" w:rsidP="00342D72">
      <w:pPr>
        <w:pStyle w:val="Bild"/>
      </w:pPr>
      <w:r w:rsidRPr="00342D72">
        <w:rPr>
          <w:noProof/>
        </w:rPr>
        <w:drawing>
          <wp:inline distT="0" distB="0" distL="0" distR="0" wp14:anchorId="566C91CC" wp14:editId="45275581">
            <wp:extent cx="3524400" cy="730800"/>
            <wp:effectExtent l="0" t="0" r="0" b="0"/>
            <wp:docPr id="49811779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17796" name=""/>
                    <pic:cNvPicPr/>
                  </pic:nvPicPr>
                  <pic:blipFill>
                    <a:blip r:embed="rId387"/>
                    <a:stretch>
                      <a:fillRect/>
                    </a:stretch>
                  </pic:blipFill>
                  <pic:spPr>
                    <a:xfrm>
                      <a:off x="0" y="0"/>
                      <a:ext cx="3524400" cy="730800"/>
                    </a:xfrm>
                    <a:prstGeom prst="rect">
                      <a:avLst/>
                    </a:prstGeom>
                  </pic:spPr>
                </pic:pic>
              </a:graphicData>
            </a:graphic>
          </wp:inline>
        </w:drawing>
      </w:r>
    </w:p>
    <w:p w14:paraId="6FCB6CD5" w14:textId="7AB906D3" w:rsidR="00342D72" w:rsidRDefault="00342D72" w:rsidP="00252BEC">
      <w:r>
        <w:t>If you click on the "Mark" button, the command will make a point at actual position.</w:t>
      </w:r>
    </w:p>
    <w:p w14:paraId="69A6F88C" w14:textId="18FAFD12" w:rsidR="00AE25EE" w:rsidRPr="00D90E4F" w:rsidRDefault="00AE25EE" w:rsidP="00252BEC">
      <w:r w:rsidRPr="00D90E4F">
        <w:t>If the geometry looks strange, change the settings of the arc mode.</w:t>
      </w:r>
    </w:p>
    <w:p w14:paraId="4599F205" w14:textId="77777777" w:rsidR="00AE25EE" w:rsidRPr="00D90E4F" w:rsidRDefault="00AE25EE" w:rsidP="00252BEC">
      <w:r w:rsidRPr="00D90E4F">
        <w:t xml:space="preserve">The checkbox "Rapid" </w:t>
      </w:r>
      <w:r w:rsidR="00186478" w:rsidRPr="00D90E4F">
        <w:t>determines</w:t>
      </w:r>
      <w:r w:rsidRPr="00D90E4F">
        <w:t xml:space="preserve"> if the blue rapid lines </w:t>
      </w:r>
      <w:r w:rsidR="00186478" w:rsidRPr="00D90E4F">
        <w:t xml:space="preserve">are </w:t>
      </w:r>
      <w:r w:rsidRPr="00D90E4F">
        <w:t>displayed or not.</w:t>
      </w:r>
    </w:p>
    <w:p w14:paraId="3DE67784" w14:textId="77777777" w:rsidR="00351A49" w:rsidRPr="00D90E4F" w:rsidRDefault="00186478" w:rsidP="00252BEC">
      <w:r w:rsidRPr="00D90E4F">
        <w:t>The</w:t>
      </w:r>
      <w:r w:rsidR="00351A49" w:rsidRPr="00D90E4F">
        <w:t xml:space="preserve"> bottom line </w:t>
      </w:r>
      <w:r w:rsidRPr="00D90E4F">
        <w:t>is a</w:t>
      </w:r>
      <w:r w:rsidR="001B3AD0" w:rsidRPr="00D90E4F">
        <w:t xml:space="preserve"> summary of the selected</w:t>
      </w:r>
      <w:r w:rsidR="00351A49" w:rsidRPr="00D90E4F">
        <w:t xml:space="preserve"> line</w:t>
      </w:r>
      <w:r w:rsidR="001B3AD0" w:rsidRPr="00D90E4F">
        <w:t xml:space="preserve"> / total</w:t>
      </w:r>
      <w:r w:rsidR="00351A49" w:rsidRPr="00D90E4F">
        <w:t xml:space="preserve"> </w:t>
      </w:r>
      <w:r w:rsidR="001B3AD0" w:rsidRPr="00D90E4F">
        <w:t xml:space="preserve">number of lines </w:t>
      </w:r>
      <w:r w:rsidR="00351A49" w:rsidRPr="00D90E4F">
        <w:t>and the file size.</w:t>
      </w:r>
    </w:p>
    <w:p w14:paraId="4D83EAA7" w14:textId="77777777" w:rsidR="00077140" w:rsidRPr="00D90E4F" w:rsidRDefault="00077140" w:rsidP="00077140">
      <w:pPr>
        <w:pStyle w:val="Rubrik1"/>
        <w:spacing w:before="360" w:after="120"/>
        <w:ind w:left="431" w:hanging="431"/>
      </w:pPr>
      <w:bookmarkStart w:id="594" w:name="_IGEMS_Camera"/>
      <w:bookmarkEnd w:id="594"/>
      <w:r w:rsidRPr="00D90E4F">
        <w:lastRenderedPageBreak/>
        <w:t xml:space="preserve"> </w:t>
      </w:r>
      <w:bookmarkStart w:id="595" w:name="_Toc115697745"/>
      <w:bookmarkStart w:id="596" w:name="_Toc129002746"/>
      <w:bookmarkStart w:id="597" w:name="_Toc229474834"/>
      <w:r w:rsidRPr="00D90E4F">
        <w:t>IGEMS Camera</w:t>
      </w:r>
      <w:bookmarkEnd w:id="595"/>
      <w:bookmarkEnd w:id="596"/>
      <w:bookmarkEnd w:id="597"/>
      <w:r w:rsidRPr="00D90E4F">
        <w:t xml:space="preserve"> </w:t>
      </w:r>
    </w:p>
    <w:p w14:paraId="58CDF17E" w14:textId="797955B8" w:rsidR="00077140" w:rsidRPr="00D90E4F" w:rsidRDefault="00342D72" w:rsidP="00342D72">
      <w:pPr>
        <w:pStyle w:val="Bild"/>
      </w:pPr>
      <w:r w:rsidRPr="00342D72">
        <w:rPr>
          <w:noProof/>
        </w:rPr>
        <w:drawing>
          <wp:inline distT="0" distB="0" distL="0" distR="0" wp14:anchorId="3EDA7A57" wp14:editId="43B949AB">
            <wp:extent cx="1584000" cy="990000"/>
            <wp:effectExtent l="0" t="0" r="0" b="635"/>
            <wp:docPr id="795983042" name="Bildobjekt 1" descr="En bild som visar text, skärmbild, Teckensnitt, logotyp&#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83042" name="Bildobjekt 1" descr="En bild som visar text, skärmbild, Teckensnitt, logotyp&#10;&#10;Automatiskt genererad beskrivning"/>
                    <pic:cNvPicPr/>
                  </pic:nvPicPr>
                  <pic:blipFill>
                    <a:blip r:embed="rId388"/>
                    <a:stretch>
                      <a:fillRect/>
                    </a:stretch>
                  </pic:blipFill>
                  <pic:spPr>
                    <a:xfrm>
                      <a:off x="0" y="0"/>
                      <a:ext cx="1584000" cy="990000"/>
                    </a:xfrm>
                    <a:prstGeom prst="rect">
                      <a:avLst/>
                    </a:prstGeom>
                  </pic:spPr>
                </pic:pic>
              </a:graphicData>
            </a:graphic>
          </wp:inline>
        </w:drawing>
      </w:r>
    </w:p>
    <w:p w14:paraId="0C9589AE" w14:textId="74BB4F1C" w:rsidR="00342D72" w:rsidRDefault="00342D72" w:rsidP="00077140">
      <w:r>
        <w:t>IGEMS have two different cameras, one camera belongs to IGEMS cnc and can be mounted on the machine.</w:t>
      </w:r>
    </w:p>
    <w:p w14:paraId="71077AC5" w14:textId="36225218" w:rsidR="00342D72" w:rsidRDefault="00342D72" w:rsidP="00077140">
      <w:r>
        <w:t>The camera described here is for a fixed mounted camera above the machine.</w:t>
      </w:r>
    </w:p>
    <w:p w14:paraId="2AE4F5BE" w14:textId="77777777" w:rsidR="00342D72" w:rsidRDefault="00342D72" w:rsidP="00077140"/>
    <w:p w14:paraId="3FB61914" w14:textId="5662E480" w:rsidR="00077140" w:rsidRPr="00D90E4F" w:rsidRDefault="00077140" w:rsidP="00077140">
      <w:r w:rsidRPr="00D90E4F">
        <w:t>Before the camera can be used it has to be mounted above the machine or above a measuring tabl</w:t>
      </w:r>
      <w:r w:rsidR="00D90DF9" w:rsidRPr="00D90E4F">
        <w:t>e. It also needs to be</w:t>
      </w:r>
      <w:r w:rsidR="004275B9" w:rsidRPr="00D90E4F">
        <w:t xml:space="preserve"> connected to a router</w:t>
      </w:r>
      <w:r w:rsidR="00D90DF9" w:rsidRPr="00D90E4F">
        <w:t xml:space="preserve"> and calibrated</w:t>
      </w:r>
      <w:r w:rsidRPr="00D90E4F">
        <w:t xml:space="preserve">. </w:t>
      </w:r>
    </w:p>
    <w:p w14:paraId="47ECE0C4" w14:textId="77777777" w:rsidR="005F2C15" w:rsidRPr="00D90E4F" w:rsidRDefault="005F2C15" w:rsidP="00077140"/>
    <w:p w14:paraId="6577AA80" w14:textId="77777777" w:rsidR="00E9321E" w:rsidRPr="00D90E4F" w:rsidRDefault="00E9321E" w:rsidP="00077140">
      <w:pPr>
        <w:rPr>
          <w:b/>
        </w:rPr>
      </w:pPr>
      <w:r w:rsidRPr="00D90E4F">
        <w:rPr>
          <w:b/>
        </w:rPr>
        <w:t xml:space="preserve">Parts required for the </w:t>
      </w:r>
      <w:r w:rsidR="00A15F07" w:rsidRPr="00D90E4F">
        <w:rPr>
          <w:b/>
        </w:rPr>
        <w:t>Camera setup</w:t>
      </w:r>
      <w:r w:rsidRPr="00D90E4F">
        <w:rPr>
          <w:b/>
        </w:rPr>
        <w:t>:</w:t>
      </w:r>
    </w:p>
    <w:p w14:paraId="3AD4CE89" w14:textId="77777777" w:rsidR="00E9321E" w:rsidRPr="00D90E4F" w:rsidRDefault="00E9321E" w:rsidP="00EA11A3">
      <w:pPr>
        <w:pStyle w:val="Liststycke"/>
        <w:numPr>
          <w:ilvl w:val="0"/>
          <w:numId w:val="22"/>
        </w:numPr>
      </w:pPr>
      <w:r w:rsidRPr="00D90E4F">
        <w:t>Camera unit</w:t>
      </w:r>
      <w:r w:rsidR="00166E4F" w:rsidRPr="00D90E4F">
        <w:t>.</w:t>
      </w:r>
    </w:p>
    <w:p w14:paraId="1104360A" w14:textId="77777777" w:rsidR="00E9321E" w:rsidRPr="00D90E4F" w:rsidRDefault="00E9321E" w:rsidP="00EA11A3">
      <w:pPr>
        <w:pStyle w:val="Liststycke"/>
        <w:numPr>
          <w:ilvl w:val="0"/>
          <w:numId w:val="22"/>
        </w:numPr>
      </w:pPr>
      <w:r w:rsidRPr="00D90E4F">
        <w:t>Power supply for the Camera</w:t>
      </w:r>
      <w:r w:rsidR="00166E4F" w:rsidRPr="00D90E4F">
        <w:t>.</w:t>
      </w:r>
    </w:p>
    <w:p w14:paraId="6999D00F" w14:textId="77777777" w:rsidR="00E9321E" w:rsidRPr="00D90E4F" w:rsidRDefault="00E9321E" w:rsidP="00EA11A3">
      <w:pPr>
        <w:pStyle w:val="Liststycke"/>
        <w:numPr>
          <w:ilvl w:val="0"/>
          <w:numId w:val="22"/>
        </w:numPr>
      </w:pPr>
      <w:r w:rsidRPr="00D90E4F">
        <w:t>Router</w:t>
      </w:r>
      <w:r w:rsidR="00166E4F" w:rsidRPr="00D90E4F">
        <w:t>.</w:t>
      </w:r>
    </w:p>
    <w:p w14:paraId="4CCFB2A7" w14:textId="77777777" w:rsidR="00E9321E" w:rsidRPr="00D90E4F" w:rsidRDefault="001775DE" w:rsidP="00EA11A3">
      <w:pPr>
        <w:pStyle w:val="Liststycke"/>
        <w:numPr>
          <w:ilvl w:val="0"/>
          <w:numId w:val="22"/>
        </w:numPr>
      </w:pPr>
      <w:r w:rsidRPr="00D90E4F">
        <w:t>Ethernet cable between the router and the Camera</w:t>
      </w:r>
      <w:r w:rsidR="00166E4F" w:rsidRPr="00D90E4F">
        <w:t>.</w:t>
      </w:r>
    </w:p>
    <w:p w14:paraId="57059D63" w14:textId="77777777" w:rsidR="00077140" w:rsidRPr="00D90E4F" w:rsidRDefault="00077140" w:rsidP="00077140">
      <w:pPr>
        <w:pStyle w:val="Rubrik2"/>
      </w:pPr>
      <w:bookmarkStart w:id="598" w:name="_Toc129002747"/>
      <w:bookmarkStart w:id="599" w:name="_Toc229474835"/>
      <w:r w:rsidRPr="00D90E4F">
        <w:t>Mountin</w:t>
      </w:r>
      <w:bookmarkStart w:id="600" w:name="CameraCalibration"/>
      <w:bookmarkEnd w:id="600"/>
      <w:r w:rsidRPr="00D90E4F">
        <w:t>g and calibration of the camera</w:t>
      </w:r>
      <w:bookmarkEnd w:id="598"/>
      <w:bookmarkEnd w:id="599"/>
    </w:p>
    <w:p w14:paraId="0D73CE50" w14:textId="77777777" w:rsidR="00077140" w:rsidRPr="00D90E4F" w:rsidRDefault="00077140" w:rsidP="00077140">
      <w:r w:rsidRPr="00D90E4F">
        <w:t>Mount the camera in the center of the area that you want to cover.</w:t>
      </w:r>
    </w:p>
    <w:p w14:paraId="2EBE8365" w14:textId="77777777" w:rsidR="00077140" w:rsidRPr="00D90E4F" w:rsidRDefault="00077140" w:rsidP="005949B5">
      <w:pPr>
        <w:pStyle w:val="Bild"/>
      </w:pPr>
      <w:r w:rsidRPr="00D90E4F">
        <w:rPr>
          <w:noProof/>
        </w:rPr>
        <w:drawing>
          <wp:inline distT="0" distB="0" distL="0" distR="0" wp14:anchorId="4CC72463" wp14:editId="0ECBBDBD">
            <wp:extent cx="6120765" cy="3234055"/>
            <wp:effectExtent l="0" t="0" r="0" b="4445"/>
            <wp:docPr id="55" name="Bildobjek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png"/>
                    <pic:cNvPicPr/>
                  </pic:nvPicPr>
                  <pic:blipFill>
                    <a:blip r:embed="rId389">
                      <a:extLst>
                        <a:ext uri="{28A0092B-C50C-407E-A947-70E740481C1C}">
                          <a14:useLocalDpi xmlns:a14="http://schemas.microsoft.com/office/drawing/2010/main" val="0"/>
                        </a:ext>
                      </a:extLst>
                    </a:blip>
                    <a:stretch>
                      <a:fillRect/>
                    </a:stretch>
                  </pic:blipFill>
                  <pic:spPr>
                    <a:xfrm>
                      <a:off x="0" y="0"/>
                      <a:ext cx="6120765" cy="3234055"/>
                    </a:xfrm>
                    <a:prstGeom prst="rect">
                      <a:avLst/>
                    </a:prstGeom>
                  </pic:spPr>
                </pic:pic>
              </a:graphicData>
            </a:graphic>
          </wp:inline>
        </w:drawing>
      </w:r>
    </w:p>
    <w:p w14:paraId="2E28B1D2" w14:textId="77777777" w:rsidR="00077140" w:rsidRPr="00D90E4F" w:rsidRDefault="00077140" w:rsidP="005949B5">
      <w:pPr>
        <w:pStyle w:val="Rubrik4"/>
      </w:pPr>
      <w:bookmarkStart w:id="601" w:name="_Toc129002748"/>
      <w:r w:rsidRPr="00D90E4F">
        <w:t>Height between table and lens</w:t>
      </w:r>
      <w:bookmarkEnd w:id="601"/>
    </w:p>
    <w:p w14:paraId="6A3A83C7" w14:textId="77777777" w:rsidR="00077140" w:rsidRPr="00D90E4F" w:rsidRDefault="00077140" w:rsidP="00077140">
      <w:r w:rsidRPr="00D90E4F">
        <w:t>The camera has a resolution of 2592 by 1944 (4:3). The longer distance between the table and the camera the larger area will be covered, but the accuracy will be better the closer the camera is to the table. Mount the camera with the arrow pointing to you.</w:t>
      </w:r>
    </w:p>
    <w:p w14:paraId="61DE55DD" w14:textId="77777777" w:rsidR="00077140" w:rsidRPr="00D90E4F" w:rsidRDefault="00077140" w:rsidP="00077140">
      <w:r w:rsidRPr="00D90E4F">
        <w:t>If the X (long side) is the most important then set the camera on a height that is: Wanted X * 0.98 + maximal material thickness to cut.</w:t>
      </w:r>
    </w:p>
    <w:p w14:paraId="2990E0B2" w14:textId="77777777" w:rsidR="00077140" w:rsidRPr="00D90E4F" w:rsidRDefault="00077140" w:rsidP="00077140">
      <w:r w:rsidRPr="00D90E4F">
        <w:t>If the Y (short side) is the most important then set the camera on a height that is:</w:t>
      </w:r>
    </w:p>
    <w:p w14:paraId="3608C53C" w14:textId="77777777" w:rsidR="00077140" w:rsidRPr="00D90E4F" w:rsidRDefault="00077140" w:rsidP="00077140">
      <w:r w:rsidRPr="00D90E4F">
        <w:t>Wanted Y * 1.32 + maximal material thickness to cut.</w:t>
      </w:r>
    </w:p>
    <w:p w14:paraId="09836DF6" w14:textId="77777777" w:rsidR="00077140" w:rsidRPr="00D90E4F" w:rsidRDefault="00077140" w:rsidP="005949B5">
      <w:pPr>
        <w:pStyle w:val="Rubrik4"/>
      </w:pPr>
      <w:bookmarkStart w:id="602" w:name="_Ref437272133"/>
      <w:bookmarkStart w:id="603" w:name="_Toc129002749"/>
      <w:r w:rsidRPr="00D90E4F">
        <w:t>Making a jig</w:t>
      </w:r>
      <w:bookmarkEnd w:id="602"/>
      <w:bookmarkEnd w:id="603"/>
    </w:p>
    <w:p w14:paraId="121E1DB5" w14:textId="77777777" w:rsidR="00077140" w:rsidRPr="00D90E4F" w:rsidRDefault="00077140" w:rsidP="00077140">
      <w:r w:rsidRPr="00D90E4F">
        <w:t>You need a jig plate to be able to calibrate the camera. The size of the jig should be the size that you want to cover.</w:t>
      </w:r>
    </w:p>
    <w:p w14:paraId="28666A18" w14:textId="77777777" w:rsidR="00077140" w:rsidRPr="00D90E4F" w:rsidRDefault="00077140" w:rsidP="00077140">
      <w:pPr>
        <w:keepNext/>
      </w:pPr>
      <w:r w:rsidRPr="00D90E4F">
        <w:rPr>
          <w:noProof/>
        </w:rPr>
        <w:lastRenderedPageBreak/>
        <w:drawing>
          <wp:inline distT="0" distB="0" distL="0" distR="0" wp14:anchorId="393AB1FC" wp14:editId="1BCADE7A">
            <wp:extent cx="6120765" cy="3330575"/>
            <wp:effectExtent l="0" t="0" r="0" b="3175"/>
            <wp:docPr id="56" name="Bildobjekt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8.png"/>
                    <pic:cNvPicPr/>
                  </pic:nvPicPr>
                  <pic:blipFill>
                    <a:blip r:embed="rId390">
                      <a:extLst>
                        <a:ext uri="{28A0092B-C50C-407E-A947-70E740481C1C}">
                          <a14:useLocalDpi xmlns:a14="http://schemas.microsoft.com/office/drawing/2010/main" val="0"/>
                        </a:ext>
                      </a:extLst>
                    </a:blip>
                    <a:stretch>
                      <a:fillRect/>
                    </a:stretch>
                  </pic:blipFill>
                  <pic:spPr>
                    <a:xfrm>
                      <a:off x="0" y="0"/>
                      <a:ext cx="6120765" cy="3330575"/>
                    </a:xfrm>
                    <a:prstGeom prst="rect">
                      <a:avLst/>
                    </a:prstGeom>
                  </pic:spPr>
                </pic:pic>
              </a:graphicData>
            </a:graphic>
          </wp:inline>
        </w:drawing>
      </w:r>
    </w:p>
    <w:p w14:paraId="48320BF8" w14:textId="1DC85DA6" w:rsidR="00077140" w:rsidRPr="00D90E4F" w:rsidRDefault="00077140" w:rsidP="00077140">
      <w:r w:rsidRPr="00D90E4F">
        <w:t xml:space="preserve">Put the plate on the machine and cut some small holes or markings in the plate. The distance between all holes in X should be the same, a good rule is about 3-4 marks per meter. The distance between the holes in Y direction can be different from X </w:t>
      </w:r>
      <w:r w:rsidR="00DE6B58" w:rsidRPr="00D90E4F">
        <w:t>they also must</w:t>
      </w:r>
      <w:r w:rsidRPr="00D90E4F">
        <w:t xml:space="preserve"> be </w:t>
      </w:r>
      <w:r w:rsidR="00342D72">
        <w:t>placed with an equal distance</w:t>
      </w:r>
      <w:r w:rsidRPr="00D90E4F">
        <w:t>.</w:t>
      </w:r>
    </w:p>
    <w:p w14:paraId="4302166A" w14:textId="77777777" w:rsidR="00077140" w:rsidRPr="00D90E4F" w:rsidRDefault="00077140" w:rsidP="00077140">
      <w:r w:rsidRPr="00D90E4F">
        <w:t>Set the coordinate system in the lower left corner of the Jig (For example G54). From now you never need to change the origin (zero point of the machine) when you are using the camera function.</w:t>
      </w:r>
    </w:p>
    <w:p w14:paraId="4222BADF" w14:textId="77777777" w:rsidR="00077140" w:rsidRPr="00D90E4F" w:rsidRDefault="00077140" w:rsidP="005949B5">
      <w:pPr>
        <w:pStyle w:val="Rubrik4"/>
      </w:pPr>
      <w:bookmarkStart w:id="604" w:name="_Toc129002750"/>
      <w:r w:rsidRPr="00D90E4F">
        <w:t>Connect the camera</w:t>
      </w:r>
      <w:bookmarkEnd w:id="604"/>
    </w:p>
    <w:p w14:paraId="4967D919" w14:textId="0DD90D53" w:rsidR="00077140" w:rsidRPr="00D90E4F" w:rsidRDefault="00D92DF8" w:rsidP="00077140">
      <w:r w:rsidRPr="00D90E4F">
        <w:t>Connect the camera to the router</w:t>
      </w:r>
      <w:r w:rsidR="00077140" w:rsidRPr="00D90E4F">
        <w:t xml:space="preserve"> by a standard Ethernet </w:t>
      </w:r>
      <w:r w:rsidR="00342D72" w:rsidRPr="00D90E4F">
        <w:t>cable and</w:t>
      </w:r>
      <w:r w:rsidR="00077140" w:rsidRPr="00D90E4F">
        <w:t xml:space="preserve"> plug in the power connection. If you prefer to use power from your machine 24V you can do that since the camera can be driven by 9 to 36V. If you don’t use the standard power </w:t>
      </w:r>
      <w:r w:rsidR="00342D72" w:rsidRPr="00D90E4F">
        <w:t>supply,</w:t>
      </w:r>
      <w:r w:rsidR="00077140" w:rsidRPr="00D90E4F">
        <w:t xml:space="preserve"> be sure that the center connection is plus (+)</w:t>
      </w:r>
    </w:p>
    <w:p w14:paraId="300076FD" w14:textId="77777777" w:rsidR="00F664D9" w:rsidRPr="00D90E4F" w:rsidRDefault="00F664D9" w:rsidP="00077140">
      <w:r w:rsidRPr="00D90E4F">
        <w:t xml:space="preserve">Red light on Camera means </w:t>
      </w:r>
      <w:r w:rsidR="00BC41CA" w:rsidRPr="00D90E4F">
        <w:t xml:space="preserve">only </w:t>
      </w:r>
      <w:r w:rsidRPr="00D90E4F">
        <w:t xml:space="preserve">the Camera has power connected. </w:t>
      </w:r>
    </w:p>
    <w:p w14:paraId="1CE198C3" w14:textId="70565505" w:rsidR="00F664D9" w:rsidRPr="00D90E4F" w:rsidRDefault="00F664D9" w:rsidP="00077140">
      <w:r w:rsidRPr="00D90E4F">
        <w:t xml:space="preserve">When the Green light is off, it is still in the startup process. When flashing it looks to find the IP address and when it shows a steady green light it has found the IP </w:t>
      </w:r>
      <w:r w:rsidR="00342D72" w:rsidRPr="00D90E4F">
        <w:t>address,</w:t>
      </w:r>
      <w:r w:rsidRPr="00D90E4F">
        <w:t xml:space="preserve"> and the unit are ready to be used.</w:t>
      </w:r>
    </w:p>
    <w:p w14:paraId="15AE23F2" w14:textId="77777777" w:rsidR="00077140" w:rsidRPr="00D90E4F" w:rsidRDefault="00077140" w:rsidP="005949B5">
      <w:pPr>
        <w:pStyle w:val="Rubrik5"/>
      </w:pPr>
      <w:bookmarkStart w:id="605" w:name="_Toc129002751"/>
      <w:r w:rsidRPr="00D90E4F">
        <w:t>Establish connection</w:t>
      </w:r>
      <w:bookmarkEnd w:id="605"/>
    </w:p>
    <w:p w14:paraId="54A5A9BE" w14:textId="77777777" w:rsidR="00077140" w:rsidRPr="00D90E4F" w:rsidRDefault="00077140" w:rsidP="00077140">
      <w:r w:rsidRPr="00D90E4F">
        <w:t>Start the configuration by clicking on following button.</w:t>
      </w:r>
    </w:p>
    <w:p w14:paraId="726DCC04" w14:textId="09587713" w:rsidR="00077140" w:rsidRPr="00D90E4F" w:rsidRDefault="00342D72" w:rsidP="00342D72">
      <w:pPr>
        <w:pStyle w:val="Bild"/>
      </w:pPr>
      <w:r w:rsidRPr="00342D72">
        <w:rPr>
          <w:noProof/>
        </w:rPr>
        <w:drawing>
          <wp:inline distT="0" distB="0" distL="0" distR="0" wp14:anchorId="21DCCFC6" wp14:editId="53446376">
            <wp:extent cx="1180800" cy="669600"/>
            <wp:effectExtent l="0" t="0" r="635" b="0"/>
            <wp:docPr id="857579936" name="Bildobjekt 1" descr="En bild som visar text, skärmbild, Teckensnitt,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79936" name="Bildobjekt 1" descr="En bild som visar text, skärmbild, Teckensnitt, design&#10;&#10;Automatiskt genererad beskrivning"/>
                    <pic:cNvPicPr/>
                  </pic:nvPicPr>
                  <pic:blipFill>
                    <a:blip r:embed="rId391"/>
                    <a:stretch>
                      <a:fillRect/>
                    </a:stretch>
                  </pic:blipFill>
                  <pic:spPr>
                    <a:xfrm>
                      <a:off x="0" y="0"/>
                      <a:ext cx="1180800" cy="669600"/>
                    </a:xfrm>
                    <a:prstGeom prst="rect">
                      <a:avLst/>
                    </a:prstGeom>
                  </pic:spPr>
                </pic:pic>
              </a:graphicData>
            </a:graphic>
          </wp:inline>
        </w:drawing>
      </w:r>
    </w:p>
    <w:p w14:paraId="0D98570F" w14:textId="77777777" w:rsidR="00077140" w:rsidRPr="00D90E4F" w:rsidRDefault="00077140" w:rsidP="00077140">
      <w:r w:rsidRPr="00D90E4F">
        <w:t>The first step is now to establish the connection.</w:t>
      </w:r>
    </w:p>
    <w:p w14:paraId="384CED25" w14:textId="7FAD8CF1" w:rsidR="00077140" w:rsidRPr="00D90E4F" w:rsidRDefault="00342D72" w:rsidP="00342D72">
      <w:pPr>
        <w:pStyle w:val="Bild"/>
      </w:pPr>
      <w:r w:rsidRPr="00342D72">
        <w:rPr>
          <w:noProof/>
        </w:rPr>
        <w:drawing>
          <wp:inline distT="0" distB="0" distL="0" distR="0" wp14:anchorId="7512F3CD" wp14:editId="2E5800E6">
            <wp:extent cx="3434400" cy="990000"/>
            <wp:effectExtent l="0" t="0" r="0" b="635"/>
            <wp:docPr id="788893062" name="Bildobjekt 1" descr="En bild som visar text, skärmbild, programvara,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93062" name="Bildobjekt 1" descr="En bild som visar text, skärmbild, programvara, nummer&#10;&#10;Automatiskt genererad beskrivning"/>
                    <pic:cNvPicPr/>
                  </pic:nvPicPr>
                  <pic:blipFill>
                    <a:blip r:embed="rId392"/>
                    <a:stretch>
                      <a:fillRect/>
                    </a:stretch>
                  </pic:blipFill>
                  <pic:spPr>
                    <a:xfrm>
                      <a:off x="0" y="0"/>
                      <a:ext cx="3434400" cy="990000"/>
                    </a:xfrm>
                    <a:prstGeom prst="rect">
                      <a:avLst/>
                    </a:prstGeom>
                  </pic:spPr>
                </pic:pic>
              </a:graphicData>
            </a:graphic>
          </wp:inline>
        </w:drawing>
      </w:r>
    </w:p>
    <w:p w14:paraId="7A328086" w14:textId="77777777" w:rsidR="00077140" w:rsidRPr="00D90E4F" w:rsidRDefault="00077140" w:rsidP="00077140">
      <w:r w:rsidRPr="00D90E4F">
        <w:t>Press the + (plus) button, the configuration will now start to search for the camera. When it’s found then the camera has got an ID</w:t>
      </w:r>
    </w:p>
    <w:p w14:paraId="1AAD4421" w14:textId="7323E101" w:rsidR="00077140" w:rsidRPr="00D90E4F" w:rsidRDefault="00077140" w:rsidP="00DE6B58">
      <w:pPr>
        <w:pStyle w:val="Bild"/>
      </w:pPr>
      <w:r w:rsidRPr="00D90E4F">
        <w:rPr>
          <w:noProof/>
        </w:rPr>
        <w:drawing>
          <wp:inline distT="0" distB="0" distL="0" distR="0" wp14:anchorId="171E1889" wp14:editId="78A0035A">
            <wp:extent cx="3031200" cy="1267200"/>
            <wp:effectExtent l="0" t="0" r="0" b="9525"/>
            <wp:docPr id="59" name="Bildobjekt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6.png"/>
                    <pic:cNvPicPr/>
                  </pic:nvPicPr>
                  <pic:blipFill>
                    <a:blip r:embed="rId393">
                      <a:extLst>
                        <a:ext uri="{28A0092B-C50C-407E-A947-70E740481C1C}">
                          <a14:useLocalDpi xmlns:a14="http://schemas.microsoft.com/office/drawing/2010/main" val="0"/>
                        </a:ext>
                      </a:extLst>
                    </a:blip>
                    <a:stretch>
                      <a:fillRect/>
                    </a:stretch>
                  </pic:blipFill>
                  <pic:spPr>
                    <a:xfrm>
                      <a:off x="0" y="0"/>
                      <a:ext cx="3031200" cy="1267200"/>
                    </a:xfrm>
                    <a:prstGeom prst="rect">
                      <a:avLst/>
                    </a:prstGeom>
                  </pic:spPr>
                </pic:pic>
              </a:graphicData>
            </a:graphic>
          </wp:inline>
        </w:drawing>
      </w:r>
    </w:p>
    <w:p w14:paraId="041B592B" w14:textId="77777777" w:rsidR="00077140" w:rsidRPr="00D90E4F" w:rsidRDefault="00077140" w:rsidP="00077140">
      <w:r w:rsidRPr="00D90E4F">
        <w:lastRenderedPageBreak/>
        <w:t>In the picture above you can see that the camera has got an ID.</w:t>
      </w:r>
    </w:p>
    <w:p w14:paraId="28387C6C" w14:textId="77777777" w:rsidR="00077140" w:rsidRPr="00D90E4F" w:rsidRDefault="00077140" w:rsidP="00077140">
      <w:pPr>
        <w:pStyle w:val="Rubrik3"/>
      </w:pPr>
      <w:bookmarkStart w:id="606" w:name="_Toc129002752"/>
      <w:r w:rsidRPr="00D90E4F">
        <w:t>Adjust the camera angle</w:t>
      </w:r>
      <w:bookmarkEnd w:id="606"/>
    </w:p>
    <w:p w14:paraId="1A09FEBF" w14:textId="4F599277" w:rsidR="00077140" w:rsidRPr="00D90E4F" w:rsidRDefault="00077140" w:rsidP="00077140">
      <w:r w:rsidRPr="00D90E4F">
        <w:t xml:space="preserve">If you have </w:t>
      </w:r>
      <w:r w:rsidR="00DE6B58" w:rsidRPr="00D90E4F">
        <w:t>followed</w:t>
      </w:r>
      <w:r w:rsidRPr="00D90E4F">
        <w:t xml:space="preserve"> the instruction then the camera in mounted in the center of the jig.</w:t>
      </w:r>
    </w:p>
    <w:p w14:paraId="0C7EB21E" w14:textId="118D2813" w:rsidR="00077140" w:rsidRPr="00D90E4F" w:rsidRDefault="00077140" w:rsidP="00077140">
      <w:r w:rsidRPr="00D90E4F">
        <w:t xml:space="preserve">Press the button </w:t>
      </w:r>
      <w:r w:rsidR="00DE6B58">
        <w:t>"</w:t>
      </w:r>
      <w:r w:rsidRPr="00D90E4F">
        <w:t>Insert raw image</w:t>
      </w:r>
      <w:r w:rsidR="00DE6B58">
        <w:t>"</w:t>
      </w:r>
    </w:p>
    <w:p w14:paraId="7383DC5F" w14:textId="6C26D04D" w:rsidR="00077140" w:rsidRPr="00D90E4F" w:rsidRDefault="00DE6B58" w:rsidP="00DE6B58">
      <w:pPr>
        <w:pStyle w:val="Bild"/>
      </w:pPr>
      <w:r w:rsidRPr="00DE6B58">
        <w:rPr>
          <w:noProof/>
        </w:rPr>
        <w:drawing>
          <wp:inline distT="0" distB="0" distL="0" distR="0" wp14:anchorId="2812154E" wp14:editId="06B2F306">
            <wp:extent cx="3805200" cy="496800"/>
            <wp:effectExtent l="0" t="0" r="5080" b="0"/>
            <wp:docPr id="259473079"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73079" name="Bildobjekt 1" descr="En bild som visar text, skärmbild, Teckensnitt, linje&#10;&#10;Automatiskt genererad beskrivning"/>
                    <pic:cNvPicPr/>
                  </pic:nvPicPr>
                  <pic:blipFill>
                    <a:blip r:embed="rId394"/>
                    <a:stretch>
                      <a:fillRect/>
                    </a:stretch>
                  </pic:blipFill>
                  <pic:spPr>
                    <a:xfrm>
                      <a:off x="0" y="0"/>
                      <a:ext cx="3805200" cy="496800"/>
                    </a:xfrm>
                    <a:prstGeom prst="rect">
                      <a:avLst/>
                    </a:prstGeom>
                  </pic:spPr>
                </pic:pic>
              </a:graphicData>
            </a:graphic>
          </wp:inline>
        </w:drawing>
      </w:r>
    </w:p>
    <w:p w14:paraId="2DAF7466" w14:textId="77777777" w:rsidR="00077140" w:rsidRPr="00D90E4F" w:rsidRDefault="00077140" w:rsidP="00077140">
      <w:r w:rsidRPr="00D90E4F">
        <w:t>You should now be able to see the jig plate as a picture on the IGEMS screen.</w:t>
      </w:r>
    </w:p>
    <w:p w14:paraId="3F114938" w14:textId="77777777" w:rsidR="00077140" w:rsidRPr="00D90E4F" w:rsidRDefault="00077140" w:rsidP="005949B5">
      <w:pPr>
        <w:pStyle w:val="Bild"/>
      </w:pPr>
      <w:r w:rsidRPr="00D90E4F">
        <w:rPr>
          <w:noProof/>
        </w:rPr>
        <w:drawing>
          <wp:inline distT="0" distB="0" distL="0" distR="0" wp14:anchorId="5D5D6F4B" wp14:editId="6483885B">
            <wp:extent cx="3423600" cy="2548800"/>
            <wp:effectExtent l="0" t="0" r="5715" b="4445"/>
            <wp:docPr id="61" name="Bildobjekt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9.png"/>
                    <pic:cNvPicPr/>
                  </pic:nvPicPr>
                  <pic:blipFill>
                    <a:blip r:embed="rId395">
                      <a:extLst>
                        <a:ext uri="{28A0092B-C50C-407E-A947-70E740481C1C}">
                          <a14:useLocalDpi xmlns:a14="http://schemas.microsoft.com/office/drawing/2010/main" val="0"/>
                        </a:ext>
                      </a:extLst>
                    </a:blip>
                    <a:stretch>
                      <a:fillRect/>
                    </a:stretch>
                  </pic:blipFill>
                  <pic:spPr>
                    <a:xfrm>
                      <a:off x="0" y="0"/>
                      <a:ext cx="3423600" cy="2548800"/>
                    </a:xfrm>
                    <a:prstGeom prst="rect">
                      <a:avLst/>
                    </a:prstGeom>
                  </pic:spPr>
                </pic:pic>
              </a:graphicData>
            </a:graphic>
          </wp:inline>
        </w:drawing>
      </w:r>
    </w:p>
    <w:p w14:paraId="2DC156F1" w14:textId="56576EE3" w:rsidR="00DE6B58" w:rsidRDefault="00077140" w:rsidP="00077140">
      <w:r w:rsidRPr="00D90E4F">
        <w:t xml:space="preserve">If </w:t>
      </w:r>
      <w:r w:rsidR="00DE6B58" w:rsidRPr="00D90E4F">
        <w:t>not,</w:t>
      </w:r>
      <w:r w:rsidRPr="00D90E4F">
        <w:t xml:space="preserve"> then adjust the camera angle by tilting the camera in a better angle. After the camera angle is adjusted insert a new raw image to check the camera angle. Repeat this to you can see whole jig plate on the picture.</w:t>
      </w:r>
    </w:p>
    <w:p w14:paraId="21E33C5C" w14:textId="77777777" w:rsidR="00077140" w:rsidRPr="00D90E4F" w:rsidRDefault="00077140" w:rsidP="00077140">
      <w:pPr>
        <w:pStyle w:val="Rubrik3"/>
      </w:pPr>
      <w:bookmarkStart w:id="607" w:name="_Toc129002753"/>
      <w:r w:rsidRPr="00D90E4F">
        <w:t>Calibration</w:t>
      </w:r>
      <w:bookmarkEnd w:id="607"/>
    </w:p>
    <w:p w14:paraId="0972DD1D" w14:textId="1F1A5F3A" w:rsidR="00077140" w:rsidRPr="00D90E4F" w:rsidRDefault="00DE6B58" w:rsidP="00DE6B58">
      <w:pPr>
        <w:pStyle w:val="Bild"/>
      </w:pPr>
      <w:r w:rsidRPr="00DE6B58">
        <w:rPr>
          <w:noProof/>
        </w:rPr>
        <w:drawing>
          <wp:inline distT="0" distB="0" distL="0" distR="0" wp14:anchorId="0C383677" wp14:editId="4392C4F9">
            <wp:extent cx="1461600" cy="2559600"/>
            <wp:effectExtent l="0" t="0" r="5715" b="0"/>
            <wp:docPr id="1968719294"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19294" name="Bildobjekt 1" descr="En bild som visar text, skärmbild, Teckensnitt, nummer&#10;&#10;Automatiskt genererad beskrivning"/>
                    <pic:cNvPicPr/>
                  </pic:nvPicPr>
                  <pic:blipFill>
                    <a:blip r:embed="rId396"/>
                    <a:stretch>
                      <a:fillRect/>
                    </a:stretch>
                  </pic:blipFill>
                  <pic:spPr>
                    <a:xfrm>
                      <a:off x="0" y="0"/>
                      <a:ext cx="1461600" cy="2559600"/>
                    </a:xfrm>
                    <a:prstGeom prst="rect">
                      <a:avLst/>
                    </a:prstGeom>
                  </pic:spPr>
                </pic:pic>
              </a:graphicData>
            </a:graphic>
          </wp:inline>
        </w:drawing>
      </w:r>
    </w:p>
    <w:p w14:paraId="16994966" w14:textId="77777777" w:rsidR="00077140" w:rsidRPr="00D90E4F" w:rsidRDefault="00077140" w:rsidP="00077140">
      <w:r w:rsidRPr="00D90E4F">
        <w:t>Change all values to it correspond with your actual settings in the machine.</w:t>
      </w:r>
    </w:p>
    <w:p w14:paraId="11A199CF" w14:textId="77777777" w:rsidR="00077140" w:rsidRPr="00D90E4F" w:rsidRDefault="00077140" w:rsidP="00DE6B58">
      <w:pPr>
        <w:pStyle w:val="Rubrik5"/>
      </w:pPr>
      <w:r w:rsidRPr="00D90E4F">
        <w:t>Name</w:t>
      </w:r>
    </w:p>
    <w:p w14:paraId="7F96662C" w14:textId="77777777" w:rsidR="00077140" w:rsidRPr="00D90E4F" w:rsidRDefault="00077140" w:rsidP="00077140">
      <w:r w:rsidRPr="00D90E4F">
        <w:t>The name is not important, but if you have several cameras installed then you may want to have more describing names than NONAME1 and NONAME2 and so on.</w:t>
      </w:r>
    </w:p>
    <w:p w14:paraId="47DAAD3B" w14:textId="77777777" w:rsidR="00077140" w:rsidRPr="00D90E4F" w:rsidRDefault="00077140" w:rsidP="00DE6B58">
      <w:pPr>
        <w:pStyle w:val="Rubrik5"/>
      </w:pPr>
      <w:r w:rsidRPr="00D90E4F">
        <w:t xml:space="preserve">Lens </w:t>
      </w:r>
      <w:r w:rsidRPr="00DE6B58">
        <w:t>table</w:t>
      </w:r>
      <w:r w:rsidRPr="00D90E4F">
        <w:t xml:space="preserve"> distance</w:t>
      </w:r>
    </w:p>
    <w:p w14:paraId="2B348507" w14:textId="77777777" w:rsidR="00077140" w:rsidRPr="00D90E4F" w:rsidRDefault="00077140" w:rsidP="00077140">
      <w:r w:rsidRPr="00D90E4F">
        <w:t>This value should be the distance between the table and the lens on the camera. This distance is needed to calculate the correct scale when cutting material with different thickness.</w:t>
      </w:r>
    </w:p>
    <w:p w14:paraId="18E03A28" w14:textId="77777777" w:rsidR="00077140" w:rsidRPr="00D90E4F" w:rsidRDefault="00077140" w:rsidP="00077140">
      <w:pPr>
        <w:pStyle w:val="Rubrik4"/>
      </w:pPr>
      <w:r w:rsidRPr="00D90E4F">
        <w:t>Jig thickness</w:t>
      </w:r>
    </w:p>
    <w:p w14:paraId="6D23D77C" w14:textId="77777777" w:rsidR="00077140" w:rsidRPr="00D90E4F" w:rsidRDefault="00077140" w:rsidP="00077140">
      <w:r w:rsidRPr="00D90E4F">
        <w:t>This is the material thickness of the jig plate.</w:t>
      </w:r>
    </w:p>
    <w:p w14:paraId="130EB0C7" w14:textId="77777777" w:rsidR="00077140" w:rsidRPr="00D90E4F" w:rsidRDefault="00077140" w:rsidP="00DE6B58">
      <w:pPr>
        <w:pStyle w:val="Rubrik5"/>
      </w:pPr>
      <w:r w:rsidRPr="00D90E4F">
        <w:lastRenderedPageBreak/>
        <w:t>Jig X length</w:t>
      </w:r>
    </w:p>
    <w:p w14:paraId="35A0782B" w14:textId="24AACA54" w:rsidR="00077140" w:rsidRPr="00D90E4F" w:rsidRDefault="00077140" w:rsidP="00077140">
      <w:r w:rsidRPr="00D90E4F">
        <w:t>This is the total length of the Jig in X</w:t>
      </w:r>
    </w:p>
    <w:p w14:paraId="682ED419" w14:textId="77777777" w:rsidR="00077140" w:rsidRPr="00D90E4F" w:rsidRDefault="00077140" w:rsidP="00DE6B58">
      <w:pPr>
        <w:pStyle w:val="Rubrik5"/>
      </w:pPr>
      <w:r w:rsidRPr="00D90E4F">
        <w:t>Jig Y length</w:t>
      </w:r>
    </w:p>
    <w:p w14:paraId="678BB20C" w14:textId="74DFF71C" w:rsidR="00077140" w:rsidRPr="00D90E4F" w:rsidRDefault="00077140" w:rsidP="00077140">
      <w:r w:rsidRPr="00D90E4F">
        <w:t xml:space="preserve">This is the total width of the Jig in </w:t>
      </w:r>
      <w:r w:rsidR="00DE6B58">
        <w:t>Y</w:t>
      </w:r>
      <w:r w:rsidRPr="00D90E4F">
        <w:t>.</w:t>
      </w:r>
    </w:p>
    <w:p w14:paraId="753A76EF" w14:textId="77777777" w:rsidR="00077140" w:rsidRPr="00D90E4F" w:rsidRDefault="00077140" w:rsidP="00DE6B58">
      <w:pPr>
        <w:pStyle w:val="Rubrik5"/>
      </w:pPr>
      <w:r w:rsidRPr="00D90E4F">
        <w:t>X Points</w:t>
      </w:r>
    </w:p>
    <w:p w14:paraId="5EF1A356" w14:textId="719863D2" w:rsidR="00077140" w:rsidRPr="00D90E4F" w:rsidRDefault="00077140" w:rsidP="00077140">
      <w:r w:rsidRPr="00D90E4F">
        <w:t xml:space="preserve">The number of calibration points in X (On </w:t>
      </w:r>
      <w:r w:rsidRPr="00D90E4F">
        <w:fldChar w:fldCharType="begin"/>
      </w:r>
      <w:r w:rsidRPr="00D90E4F">
        <w:instrText xml:space="preserve"> REF _Ref437272194 \h </w:instrText>
      </w:r>
      <w:r w:rsidRPr="00D90E4F">
        <w:fldChar w:fldCharType="separate"/>
      </w:r>
      <w:r w:rsidR="00EB6DA4">
        <w:rPr>
          <w:b/>
          <w:bCs/>
          <w:lang w:val="sv-SE"/>
        </w:rPr>
        <w:t>Fel! Hittar inte referenskälla.</w:t>
      </w:r>
      <w:r w:rsidRPr="00D90E4F">
        <w:fldChar w:fldCharType="end"/>
      </w:r>
      <w:r w:rsidRPr="00D90E4F">
        <w:t xml:space="preserve"> its 5 points).</w:t>
      </w:r>
    </w:p>
    <w:p w14:paraId="77140576" w14:textId="77777777" w:rsidR="00077140" w:rsidRPr="00D90E4F" w:rsidRDefault="00077140" w:rsidP="00DE6B58">
      <w:pPr>
        <w:pStyle w:val="Rubrik5"/>
      </w:pPr>
      <w:r w:rsidRPr="00D90E4F">
        <w:t>Y Points</w:t>
      </w:r>
    </w:p>
    <w:p w14:paraId="56227D4C" w14:textId="11401918" w:rsidR="00077140" w:rsidRPr="00D90E4F" w:rsidRDefault="00077140" w:rsidP="00077140">
      <w:r w:rsidRPr="00D90E4F">
        <w:t xml:space="preserve">The number of calibration points in Y (On </w:t>
      </w:r>
      <w:r w:rsidRPr="00D90E4F">
        <w:fldChar w:fldCharType="begin"/>
      </w:r>
      <w:r w:rsidRPr="00D90E4F">
        <w:instrText xml:space="preserve"> REF _Ref437272194 \h </w:instrText>
      </w:r>
      <w:r w:rsidRPr="00D90E4F">
        <w:fldChar w:fldCharType="separate"/>
      </w:r>
      <w:r w:rsidR="00EB6DA4">
        <w:rPr>
          <w:b/>
          <w:bCs/>
          <w:lang w:val="sv-SE"/>
        </w:rPr>
        <w:t>Fel! Hittar inte referenskälla.</w:t>
      </w:r>
      <w:r w:rsidRPr="00D90E4F">
        <w:fldChar w:fldCharType="end"/>
      </w:r>
      <w:r w:rsidRPr="00D90E4F">
        <w:t xml:space="preserve"> it’s 5 points).</w:t>
      </w:r>
    </w:p>
    <w:p w14:paraId="042DA926" w14:textId="77777777" w:rsidR="00077140" w:rsidRPr="00D90E4F" w:rsidRDefault="00077140" w:rsidP="00DE6B58">
      <w:pPr>
        <w:pStyle w:val="Rubrik5"/>
      </w:pPr>
      <w:r w:rsidRPr="00D90E4F">
        <w:t>Pick points</w:t>
      </w:r>
    </w:p>
    <w:p w14:paraId="66BED6CB" w14:textId="73421AA0" w:rsidR="00077140" w:rsidRPr="00D90E4F" w:rsidRDefault="00077140" w:rsidP="00077140">
      <w:r w:rsidRPr="00D90E4F">
        <w:t xml:space="preserve">Finally press the button </w:t>
      </w:r>
      <w:r w:rsidR="00DE6B58">
        <w:t>"</w:t>
      </w:r>
      <w:r w:rsidRPr="00D90E4F">
        <w:t>Pick points</w:t>
      </w:r>
      <w:r w:rsidR="00DE6B58">
        <w:t>"</w:t>
      </w:r>
      <w:r w:rsidRPr="00D90E4F">
        <w:t>.</w:t>
      </w:r>
    </w:p>
    <w:p w14:paraId="4243083B" w14:textId="5D01E350" w:rsidR="00077140" w:rsidRPr="00D90E4F" w:rsidRDefault="00077140" w:rsidP="00077140">
      <w:r w:rsidRPr="00D90E4F">
        <w:t xml:space="preserve">The dialog box will now </w:t>
      </w:r>
      <w:r w:rsidR="00DE6B58" w:rsidRPr="00D90E4F">
        <w:t>disappear,</w:t>
      </w:r>
      <w:r w:rsidRPr="00D90E4F">
        <w:t xml:space="preserve"> and you can use Zoom, Pan as normal. The command will ask you to click on 25 points (in this case) Click with as high accuracy as possible on each calibration point.</w:t>
      </w:r>
    </w:p>
    <w:p w14:paraId="209F9B26" w14:textId="77777777" w:rsidR="00077140" w:rsidRPr="00D90E4F" w:rsidRDefault="00077140" w:rsidP="005949B5">
      <w:pPr>
        <w:pStyle w:val="Bild"/>
      </w:pPr>
      <w:r w:rsidRPr="00D90E4F">
        <w:rPr>
          <w:noProof/>
        </w:rPr>
        <w:drawing>
          <wp:inline distT="0" distB="0" distL="0" distR="0" wp14:anchorId="24300FF3" wp14:editId="62E0A5BB">
            <wp:extent cx="3423600" cy="2548800"/>
            <wp:effectExtent l="0" t="0" r="5715" b="4445"/>
            <wp:docPr id="63" name="Bildobjekt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2.png"/>
                    <pic:cNvPicPr/>
                  </pic:nvPicPr>
                  <pic:blipFill>
                    <a:blip r:embed="rId397">
                      <a:extLst>
                        <a:ext uri="{28A0092B-C50C-407E-A947-70E740481C1C}">
                          <a14:useLocalDpi xmlns:a14="http://schemas.microsoft.com/office/drawing/2010/main" val="0"/>
                        </a:ext>
                      </a:extLst>
                    </a:blip>
                    <a:stretch>
                      <a:fillRect/>
                    </a:stretch>
                  </pic:blipFill>
                  <pic:spPr>
                    <a:xfrm>
                      <a:off x="0" y="0"/>
                      <a:ext cx="3423600" cy="2548800"/>
                    </a:xfrm>
                    <a:prstGeom prst="rect">
                      <a:avLst/>
                    </a:prstGeom>
                  </pic:spPr>
                </pic:pic>
              </a:graphicData>
            </a:graphic>
          </wp:inline>
        </w:drawing>
      </w:r>
    </w:p>
    <w:p w14:paraId="4566EA1A" w14:textId="77777777" w:rsidR="00077140" w:rsidRPr="00D90E4F" w:rsidRDefault="00077140" w:rsidP="00077140">
      <w:r w:rsidRPr="00D90E4F">
        <w:t>The camera in now ready to use.</w:t>
      </w:r>
    </w:p>
    <w:p w14:paraId="182FBF0A" w14:textId="77777777" w:rsidR="00077140" w:rsidRPr="00D90E4F" w:rsidRDefault="00077140" w:rsidP="00077140">
      <w:r w:rsidRPr="00D90E4F">
        <w:t>Press the Apply button then Close</w:t>
      </w:r>
    </w:p>
    <w:p w14:paraId="7AC0A311" w14:textId="77777777" w:rsidR="00077140" w:rsidRPr="00D90E4F" w:rsidRDefault="00077140" w:rsidP="00DE6B58">
      <w:pPr>
        <w:pStyle w:val="Rubrik3"/>
      </w:pPr>
      <w:bookmarkStart w:id="608" w:name="_Toc129002754"/>
      <w:r w:rsidRPr="00D90E4F">
        <w:t>Using the ca</w:t>
      </w:r>
      <w:bookmarkStart w:id="609" w:name="CameraSnapshot"/>
      <w:bookmarkEnd w:id="609"/>
      <w:r w:rsidRPr="00D90E4F">
        <w:t>mera</w:t>
      </w:r>
      <w:bookmarkEnd w:id="608"/>
    </w:p>
    <w:p w14:paraId="4B3CCB78" w14:textId="625375EE" w:rsidR="00077140" w:rsidRPr="00D90E4F" w:rsidRDefault="00DE6B58" w:rsidP="00DE6B58">
      <w:pPr>
        <w:pStyle w:val="Bild"/>
      </w:pPr>
      <w:r w:rsidRPr="00DE6B58">
        <w:rPr>
          <w:noProof/>
        </w:rPr>
        <w:drawing>
          <wp:inline distT="0" distB="0" distL="0" distR="0" wp14:anchorId="36E0126A" wp14:editId="36F8A9AF">
            <wp:extent cx="982800" cy="867600"/>
            <wp:effectExtent l="0" t="0" r="8255" b="8890"/>
            <wp:docPr id="50611510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15100" name=""/>
                    <pic:cNvPicPr/>
                  </pic:nvPicPr>
                  <pic:blipFill>
                    <a:blip r:embed="rId398"/>
                    <a:stretch>
                      <a:fillRect/>
                    </a:stretch>
                  </pic:blipFill>
                  <pic:spPr>
                    <a:xfrm>
                      <a:off x="0" y="0"/>
                      <a:ext cx="982800" cy="867600"/>
                    </a:xfrm>
                    <a:prstGeom prst="rect">
                      <a:avLst/>
                    </a:prstGeom>
                  </pic:spPr>
                </pic:pic>
              </a:graphicData>
            </a:graphic>
          </wp:inline>
        </w:drawing>
      </w:r>
    </w:p>
    <w:p w14:paraId="74DF1D18" w14:textId="47D9D842" w:rsidR="00077140" w:rsidRPr="00D90E4F" w:rsidRDefault="00077140" w:rsidP="00077140">
      <w:r w:rsidRPr="00D90E4F">
        <w:t xml:space="preserve">By clicking on the Insert command on the camera application you can insert a photo of machine and the actual sheet. The command </w:t>
      </w:r>
      <w:r w:rsidR="00DE6B58" w:rsidRPr="00D90E4F">
        <w:t>is</w:t>
      </w:r>
      <w:r w:rsidRPr="00D90E4F">
        <w:t xml:space="preserve"> first asking for machine and material. The material thickness is used for </w:t>
      </w:r>
      <w:r w:rsidR="00DE6B58" w:rsidRPr="00D90E4F">
        <w:t>calculating</w:t>
      </w:r>
      <w:r w:rsidRPr="00D90E4F">
        <w:t xml:space="preserve"> the correct scale of </w:t>
      </w:r>
      <w:r w:rsidR="00DE6B58">
        <w:t>the</w:t>
      </w:r>
      <w:r w:rsidRPr="00D90E4F">
        <w:t xml:space="preserve"> sheet. Then the command </w:t>
      </w:r>
      <w:r w:rsidR="00DE6B58" w:rsidRPr="00D90E4F">
        <w:t>asks</w:t>
      </w:r>
      <w:r w:rsidRPr="00D90E4F">
        <w:t xml:space="preserve"> for zero point.</w:t>
      </w:r>
    </w:p>
    <w:p w14:paraId="7F5AD6B8" w14:textId="77777777" w:rsidR="00077140" w:rsidRPr="00D90E4F" w:rsidRDefault="00077140" w:rsidP="00DE6B58">
      <w:pPr>
        <w:pStyle w:val="Rubrik3"/>
      </w:pPr>
      <w:bookmarkStart w:id="610" w:name="_Toc129002755"/>
      <w:r w:rsidRPr="00D90E4F">
        <w:t xml:space="preserve">Fixed zero </w:t>
      </w:r>
      <w:r w:rsidRPr="00DE6B58">
        <w:t>point</w:t>
      </w:r>
      <w:bookmarkEnd w:id="610"/>
    </w:p>
    <w:p w14:paraId="5AEC4A9A" w14:textId="48A65B84" w:rsidR="00077140" w:rsidRPr="00D90E4F" w:rsidRDefault="00077140" w:rsidP="00077140">
      <w:r w:rsidRPr="00D90E4F">
        <w:t xml:space="preserve">Be sure that a fixed zero point in the controller are used in the CNC-file and this is </w:t>
      </w:r>
      <w:r w:rsidR="00DE6B58" w:rsidRPr="00D90E4F">
        <w:t>corresponded</w:t>
      </w:r>
      <w:r w:rsidRPr="00D90E4F">
        <w:t xml:space="preserve"> to the lower left corner of the jig. (In many controllers the zero points are named as G54, G55, G56 and so on.)</w:t>
      </w:r>
    </w:p>
    <w:p w14:paraId="35F6D63B" w14:textId="77777777" w:rsidR="00077140" w:rsidRPr="00D90E4F" w:rsidRDefault="00077140" w:rsidP="00077140">
      <w:r w:rsidRPr="00D90E4F">
        <w:t>When you insert the image at 0,0 is a good idea to change the Default zero corner (the origin of the toolpath) in the Strategy.</w:t>
      </w:r>
    </w:p>
    <w:p w14:paraId="59855891" w14:textId="7A85F6AA" w:rsidR="00077140" w:rsidRPr="00D90E4F" w:rsidRDefault="00DE6B58" w:rsidP="00DE6B58">
      <w:pPr>
        <w:pStyle w:val="Bild"/>
      </w:pPr>
      <w:r>
        <w:rPr>
          <w:noProof/>
        </w:rPr>
        <w:lastRenderedPageBreak/>
        <w:drawing>
          <wp:inline distT="0" distB="0" distL="0" distR="0" wp14:anchorId="0054D9C3" wp14:editId="551EC205">
            <wp:extent cx="2970000" cy="2818800"/>
            <wp:effectExtent l="0" t="0" r="1905" b="635"/>
            <wp:docPr id="2112188775" name="Bildobjekt 1" descr="En bild som visar text, elektronik, skärmbild, skär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88775" name="Bildobjekt 1" descr="En bild som visar text, elektronik, skärmbild, skärm&#10;&#10;Automatiskt genererad beskrivning"/>
                    <pic:cNvPicPr/>
                  </pic:nvPicPr>
                  <pic:blipFill>
                    <a:blip r:embed="rId399"/>
                    <a:stretch>
                      <a:fillRect/>
                    </a:stretch>
                  </pic:blipFill>
                  <pic:spPr>
                    <a:xfrm>
                      <a:off x="0" y="0"/>
                      <a:ext cx="2970000" cy="2818800"/>
                    </a:xfrm>
                    <a:prstGeom prst="rect">
                      <a:avLst/>
                    </a:prstGeom>
                  </pic:spPr>
                </pic:pic>
              </a:graphicData>
            </a:graphic>
          </wp:inline>
        </w:drawing>
      </w:r>
    </w:p>
    <w:p w14:paraId="00A243F8" w14:textId="77777777" w:rsidR="00077140" w:rsidRPr="00D90E4F" w:rsidRDefault="00077140" w:rsidP="00077140">
      <w:pPr>
        <w:pStyle w:val="Rubrik2"/>
      </w:pPr>
      <w:bookmarkStart w:id="611" w:name="_Toc129002756"/>
      <w:bookmarkStart w:id="612" w:name="_Toc229474836"/>
      <w:r w:rsidRPr="00D90E4F">
        <w:t>Using a separate camera table</w:t>
      </w:r>
      <w:bookmarkEnd w:id="611"/>
      <w:bookmarkEnd w:id="612"/>
    </w:p>
    <w:p w14:paraId="6C162AAD" w14:textId="69BB4A17" w:rsidR="00077140" w:rsidRPr="00D90E4F" w:rsidRDefault="00077140" w:rsidP="00077140">
      <w:r w:rsidRPr="00D90E4F">
        <w:t xml:space="preserve">The same equipment can also be used on a separate camera table. In this case do the calibration on this table. The jig during the calibration and the material has to be placed at the lower left corner at the L-square at all </w:t>
      </w:r>
      <w:r w:rsidR="00DE6B58" w:rsidRPr="00D90E4F">
        <w:t>times</w:t>
      </w:r>
      <w:r w:rsidRPr="00D90E4F">
        <w:t>.</w:t>
      </w:r>
    </w:p>
    <w:p w14:paraId="4EB30F7A" w14:textId="70CFC283" w:rsidR="00077140" w:rsidRPr="00D90E4F" w:rsidRDefault="00077140" w:rsidP="00DE6B58">
      <w:pPr>
        <w:keepNext/>
      </w:pPr>
      <w:r w:rsidRPr="00D90E4F">
        <w:rPr>
          <w:noProof/>
        </w:rPr>
        <w:drawing>
          <wp:inline distT="0" distB="0" distL="0" distR="0" wp14:anchorId="6596E17B" wp14:editId="68552657">
            <wp:extent cx="4028400" cy="2476800"/>
            <wp:effectExtent l="0" t="0" r="0" b="0"/>
            <wp:docPr id="66" name="Bildobjekt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8.png"/>
                    <pic:cNvPicPr/>
                  </pic:nvPicPr>
                  <pic:blipFill>
                    <a:blip r:embed="rId400">
                      <a:extLst>
                        <a:ext uri="{28A0092B-C50C-407E-A947-70E740481C1C}">
                          <a14:useLocalDpi xmlns:a14="http://schemas.microsoft.com/office/drawing/2010/main" val="0"/>
                        </a:ext>
                      </a:extLst>
                    </a:blip>
                    <a:stretch>
                      <a:fillRect/>
                    </a:stretch>
                  </pic:blipFill>
                  <pic:spPr>
                    <a:xfrm>
                      <a:off x="0" y="0"/>
                      <a:ext cx="4028400" cy="2476800"/>
                    </a:xfrm>
                    <a:prstGeom prst="rect">
                      <a:avLst/>
                    </a:prstGeom>
                  </pic:spPr>
                </pic:pic>
              </a:graphicData>
            </a:graphic>
          </wp:inline>
        </w:drawing>
      </w:r>
    </w:p>
    <w:p w14:paraId="4665A3C5" w14:textId="77777777" w:rsidR="00077140" w:rsidRPr="00D90E4F" w:rsidRDefault="00077140" w:rsidP="00077140">
      <w:r w:rsidRPr="00D90E4F">
        <w:t>The same L-square is mounted on the machine.</w:t>
      </w:r>
    </w:p>
    <w:p w14:paraId="30EF97BF" w14:textId="16E0C947" w:rsidR="00077140" w:rsidRPr="00D90E4F" w:rsidRDefault="00077140" w:rsidP="00DE6B58">
      <w:pPr>
        <w:keepNext/>
      </w:pPr>
      <w:r w:rsidRPr="00D90E4F">
        <w:rPr>
          <w:noProof/>
        </w:rPr>
        <w:drawing>
          <wp:inline distT="0" distB="0" distL="0" distR="0" wp14:anchorId="25ACBEB5" wp14:editId="1EEC6CEA">
            <wp:extent cx="4993200" cy="2664000"/>
            <wp:effectExtent l="0" t="0" r="0" b="3175"/>
            <wp:docPr id="67" name="Bildobjekt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6.png"/>
                    <pic:cNvPicPr/>
                  </pic:nvPicPr>
                  <pic:blipFill>
                    <a:blip r:embed="rId401" cstate="print">
                      <a:extLst>
                        <a:ext uri="{28A0092B-C50C-407E-A947-70E740481C1C}">
                          <a14:useLocalDpi xmlns:a14="http://schemas.microsoft.com/office/drawing/2010/main" val="0"/>
                        </a:ext>
                      </a:extLst>
                    </a:blip>
                    <a:stretch>
                      <a:fillRect/>
                    </a:stretch>
                  </pic:blipFill>
                  <pic:spPr>
                    <a:xfrm>
                      <a:off x="0" y="0"/>
                      <a:ext cx="4993200" cy="2664000"/>
                    </a:xfrm>
                    <a:prstGeom prst="rect">
                      <a:avLst/>
                    </a:prstGeom>
                  </pic:spPr>
                </pic:pic>
              </a:graphicData>
            </a:graphic>
          </wp:inline>
        </w:drawing>
      </w:r>
    </w:p>
    <w:p w14:paraId="729D44F0" w14:textId="77777777" w:rsidR="00077140" w:rsidRPr="00D90E4F" w:rsidRDefault="00077140" w:rsidP="00077140">
      <w:r w:rsidRPr="00D90E4F">
        <w:t>The zero point is located at the same position at the camera table.</w:t>
      </w:r>
    </w:p>
    <w:p w14:paraId="166AA121" w14:textId="77777777" w:rsidR="007B46E6" w:rsidRPr="00D90E4F" w:rsidRDefault="00AE6152" w:rsidP="007B46E6">
      <w:pPr>
        <w:pStyle w:val="Rubrik2"/>
      </w:pPr>
      <w:bookmarkStart w:id="613" w:name="_Toc129002757"/>
      <w:bookmarkStart w:id="614" w:name="_Toc229474837"/>
      <w:r w:rsidRPr="00D90E4F">
        <w:lastRenderedPageBreak/>
        <w:t>Camera t</w:t>
      </w:r>
      <w:r w:rsidR="00762DF6" w:rsidRPr="00D90E4F">
        <w:t>rouble</w:t>
      </w:r>
      <w:r w:rsidR="001F6D7A" w:rsidRPr="00D90E4F">
        <w:t>shooting</w:t>
      </w:r>
      <w:bookmarkEnd w:id="613"/>
      <w:bookmarkEnd w:id="614"/>
    </w:p>
    <w:p w14:paraId="284A9C8F" w14:textId="77777777" w:rsidR="001F6D7A" w:rsidRPr="00D90E4F" w:rsidRDefault="0004542B" w:rsidP="00EA11A3">
      <w:pPr>
        <w:pStyle w:val="Liststycke"/>
        <w:numPr>
          <w:ilvl w:val="0"/>
          <w:numId w:val="21"/>
        </w:numPr>
        <w:spacing w:after="160" w:line="259" w:lineRule="auto"/>
        <w:contextualSpacing/>
      </w:pPr>
      <w:r w:rsidRPr="00D90E4F">
        <w:t>Check that</w:t>
      </w:r>
      <w:r w:rsidR="001F6D7A" w:rsidRPr="00D90E4F">
        <w:t xml:space="preserve"> the Camera is connected to a router</w:t>
      </w:r>
    </w:p>
    <w:p w14:paraId="5164D631" w14:textId="77777777" w:rsidR="001F6D7A" w:rsidRPr="00D90E4F" w:rsidRDefault="001F6D7A" w:rsidP="00EA11A3">
      <w:pPr>
        <w:pStyle w:val="Liststycke"/>
        <w:numPr>
          <w:ilvl w:val="0"/>
          <w:numId w:val="21"/>
        </w:numPr>
        <w:spacing w:after="160" w:line="259" w:lineRule="auto"/>
        <w:contextualSpacing/>
      </w:pPr>
      <w:r w:rsidRPr="00D90E4F">
        <w:t>Make sure the router is set to DHCP</w:t>
      </w:r>
    </w:p>
    <w:p w14:paraId="2479FEC7" w14:textId="2EFA9EEB" w:rsidR="001F6D7A" w:rsidRPr="00D90E4F" w:rsidRDefault="001F6D7A" w:rsidP="00EA11A3">
      <w:pPr>
        <w:pStyle w:val="Liststycke"/>
        <w:numPr>
          <w:ilvl w:val="0"/>
          <w:numId w:val="21"/>
        </w:numPr>
        <w:spacing w:after="160" w:line="259" w:lineRule="auto"/>
        <w:contextualSpacing/>
      </w:pPr>
      <w:r w:rsidRPr="00D90E4F">
        <w:t xml:space="preserve">Port 1645 and 1646 </w:t>
      </w:r>
      <w:r w:rsidR="004517E6" w:rsidRPr="00D90E4F">
        <w:t xml:space="preserve">in the router </w:t>
      </w:r>
      <w:r w:rsidR="005949B5" w:rsidRPr="00D90E4F">
        <w:t>must</w:t>
      </w:r>
      <w:r w:rsidR="004517E6" w:rsidRPr="00D90E4F">
        <w:t xml:space="preserve"> be open </w:t>
      </w:r>
      <w:r w:rsidRPr="00D90E4F">
        <w:t>for both TCP and UDP</w:t>
      </w:r>
    </w:p>
    <w:p w14:paraId="772FDE20" w14:textId="77777777" w:rsidR="001F6D7A" w:rsidRPr="00D90E4F" w:rsidRDefault="005B63CE" w:rsidP="00EA11A3">
      <w:pPr>
        <w:pStyle w:val="Liststycke"/>
        <w:numPr>
          <w:ilvl w:val="0"/>
          <w:numId w:val="21"/>
        </w:numPr>
        <w:spacing w:after="160" w:line="259" w:lineRule="auto"/>
        <w:contextualSpacing/>
      </w:pPr>
      <w:r w:rsidRPr="00D90E4F">
        <w:t>Make sure only one subnet</w:t>
      </w:r>
      <w:r w:rsidR="00E125FC" w:rsidRPr="00D90E4F">
        <w:t>work</w:t>
      </w:r>
      <w:r w:rsidRPr="00D90E4F">
        <w:t xml:space="preserve"> is connected to the router</w:t>
      </w:r>
    </w:p>
    <w:p w14:paraId="0269568F" w14:textId="77777777" w:rsidR="001F6D7A" w:rsidRPr="00D90E4F" w:rsidRDefault="001F6D7A" w:rsidP="00EA11A3">
      <w:pPr>
        <w:pStyle w:val="Liststycke"/>
        <w:numPr>
          <w:ilvl w:val="0"/>
          <w:numId w:val="21"/>
        </w:numPr>
        <w:spacing w:after="160" w:line="259" w:lineRule="auto"/>
        <w:contextualSpacing/>
      </w:pPr>
      <w:r w:rsidRPr="00D90E4F">
        <w:t>Try to type in a static IP</w:t>
      </w:r>
      <w:r w:rsidR="005B63CE" w:rsidRPr="00D90E4F">
        <w:t xml:space="preserve"> address and see if that helps</w:t>
      </w:r>
    </w:p>
    <w:p w14:paraId="1E2A52D7" w14:textId="77777777" w:rsidR="001F6D7A" w:rsidRPr="00D90E4F" w:rsidRDefault="007D4BEF" w:rsidP="00EA11A3">
      <w:pPr>
        <w:pStyle w:val="Liststycke"/>
        <w:numPr>
          <w:ilvl w:val="0"/>
          <w:numId w:val="21"/>
        </w:numPr>
        <w:spacing w:after="160" w:line="259" w:lineRule="auto"/>
        <w:contextualSpacing/>
      </w:pPr>
      <w:r w:rsidRPr="00D90E4F">
        <w:t xml:space="preserve">Restart both </w:t>
      </w:r>
      <w:r w:rsidR="004C737E" w:rsidRPr="00D90E4F">
        <w:t>router and Camera to see if that makes any difference</w:t>
      </w:r>
    </w:p>
    <w:p w14:paraId="451AFC4F" w14:textId="0D0D7204" w:rsidR="00F664D9" w:rsidRPr="00DE6B58" w:rsidRDefault="00BF5727" w:rsidP="00EA11A3">
      <w:pPr>
        <w:pStyle w:val="Liststycke"/>
        <w:numPr>
          <w:ilvl w:val="0"/>
          <w:numId w:val="21"/>
        </w:numPr>
        <w:spacing w:after="160" w:line="259" w:lineRule="auto"/>
        <w:contextualSpacing/>
      </w:pPr>
      <w:r w:rsidRPr="00D90E4F">
        <w:t>The green led lamp on the Camera should be on. If it flashes it means it has not located an IP address.</w:t>
      </w:r>
    </w:p>
    <w:p w14:paraId="374E2C5B" w14:textId="77777777" w:rsidR="00E86095" w:rsidRPr="00D90E4F" w:rsidRDefault="002E7413" w:rsidP="0024560F">
      <w:pPr>
        <w:pStyle w:val="Rubrik1"/>
      </w:pPr>
      <w:bookmarkStart w:id="615" w:name="_CAM"/>
      <w:bookmarkEnd w:id="545"/>
      <w:bookmarkEnd w:id="546"/>
      <w:bookmarkEnd w:id="615"/>
      <w:r w:rsidRPr="00A8730D">
        <w:lastRenderedPageBreak/>
        <w:t xml:space="preserve"> </w:t>
      </w:r>
      <w:bookmarkStart w:id="616" w:name="_Toc335636963"/>
      <w:bookmarkStart w:id="617" w:name="_Toc115697747"/>
      <w:bookmarkStart w:id="618" w:name="_Toc129002760"/>
      <w:bookmarkStart w:id="619" w:name="_Toc229474838"/>
      <w:r w:rsidR="0026757B" w:rsidRPr="00D90E4F">
        <w:t>CAM</w:t>
      </w:r>
      <w:bookmarkEnd w:id="616"/>
      <w:bookmarkEnd w:id="617"/>
      <w:bookmarkEnd w:id="618"/>
      <w:bookmarkEnd w:id="619"/>
    </w:p>
    <w:p w14:paraId="4D0867BD" w14:textId="77777777" w:rsidR="007121B8" w:rsidRPr="00D90E4F" w:rsidRDefault="00B334A3" w:rsidP="00FB795D">
      <w:r w:rsidRPr="00D90E4F">
        <w:t xml:space="preserve">This chapter contains information about the most common "CAM" </w:t>
      </w:r>
      <w:r w:rsidR="00C7707A" w:rsidRPr="00D90E4F">
        <w:t>commands</w:t>
      </w:r>
      <w:r w:rsidRPr="00D90E4F">
        <w:t xml:space="preserve">. </w:t>
      </w:r>
      <w:r w:rsidR="005B0929" w:rsidRPr="00D90E4F">
        <w:t xml:space="preserve">It </w:t>
      </w:r>
      <w:r w:rsidR="007C33CB" w:rsidRPr="00D90E4F">
        <w:t>includes all the tools required to setup</w:t>
      </w:r>
      <w:r w:rsidR="007121B8" w:rsidRPr="00D90E4F">
        <w:t xml:space="preserve"> </w:t>
      </w:r>
      <w:r w:rsidR="00186478" w:rsidRPr="00D90E4F">
        <w:t>the</w:t>
      </w:r>
      <w:r w:rsidR="007121B8" w:rsidRPr="00D90E4F">
        <w:t xml:space="preserve"> machine and material database</w:t>
      </w:r>
      <w:r w:rsidR="00684ECA" w:rsidRPr="00D90E4F">
        <w:t xml:space="preserve">, </w:t>
      </w:r>
      <w:r w:rsidR="007C33CB" w:rsidRPr="00D90E4F">
        <w:t>prepare CNC</w:t>
      </w:r>
      <w:r w:rsidR="00684ECA" w:rsidRPr="00D90E4F">
        <w:t xml:space="preserve"> files for </w:t>
      </w:r>
      <w:r w:rsidR="008C685B" w:rsidRPr="00D90E4F">
        <w:t>the</w:t>
      </w:r>
      <w:r w:rsidR="00BA7FAB" w:rsidRPr="00D90E4F">
        <w:t xml:space="preserve"> cutting process, postprocess</w:t>
      </w:r>
      <w:r w:rsidR="007B6976" w:rsidRPr="00D90E4F">
        <w:t>ing</w:t>
      </w:r>
      <w:r w:rsidR="00BA7FAB" w:rsidRPr="00D90E4F">
        <w:t xml:space="preserve">, calculate cutting times </w:t>
      </w:r>
      <w:r w:rsidR="00684ECA" w:rsidRPr="00D90E4F">
        <w:t>and</w:t>
      </w:r>
      <w:r w:rsidR="008C685B" w:rsidRPr="00D90E4F">
        <w:t xml:space="preserve"> much</w:t>
      </w:r>
      <w:r w:rsidR="00684ECA" w:rsidRPr="00D90E4F">
        <w:t xml:space="preserve"> more.</w:t>
      </w:r>
    </w:p>
    <w:p w14:paraId="1F5A8E80" w14:textId="53635B77" w:rsidR="007121B8" w:rsidRPr="00D90E4F" w:rsidRDefault="00910F82" w:rsidP="005949B5">
      <w:pPr>
        <w:pStyle w:val="Bild"/>
      </w:pPr>
      <w:r w:rsidRPr="00910F82">
        <w:rPr>
          <w:noProof/>
        </w:rPr>
        <w:drawing>
          <wp:inline distT="0" distB="0" distL="0" distR="0" wp14:anchorId="25B8C3FE" wp14:editId="47832F8B">
            <wp:extent cx="6120765" cy="795655"/>
            <wp:effectExtent l="0" t="0" r="0" b="4445"/>
            <wp:docPr id="198391021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10211" name=""/>
                    <pic:cNvPicPr/>
                  </pic:nvPicPr>
                  <pic:blipFill>
                    <a:blip r:embed="rId402"/>
                    <a:stretch>
                      <a:fillRect/>
                    </a:stretch>
                  </pic:blipFill>
                  <pic:spPr>
                    <a:xfrm>
                      <a:off x="0" y="0"/>
                      <a:ext cx="6120765" cy="795655"/>
                    </a:xfrm>
                    <a:prstGeom prst="rect">
                      <a:avLst/>
                    </a:prstGeom>
                  </pic:spPr>
                </pic:pic>
              </a:graphicData>
            </a:graphic>
          </wp:inline>
        </w:drawing>
      </w:r>
    </w:p>
    <w:p w14:paraId="701989A8" w14:textId="193FB00F" w:rsidR="007C33CB" w:rsidRPr="00D90E4F" w:rsidRDefault="00BA7FAB" w:rsidP="00BA7FAB">
      <w:pPr>
        <w:pStyle w:val="Rubrik2"/>
      </w:pPr>
      <w:bookmarkStart w:id="620" w:name="_Toc335636964"/>
      <w:bookmarkStart w:id="621" w:name="_Toc129002761"/>
      <w:bookmarkStart w:id="622" w:name="Cam2d2MacMat2"/>
      <w:bookmarkStart w:id="623" w:name="_Toc229474839"/>
      <w:r w:rsidRPr="00D90E4F">
        <w:t>Select</w:t>
      </w:r>
      <w:r w:rsidR="00282FE7" w:rsidRPr="00D90E4F">
        <w:t xml:space="preserve"> </w:t>
      </w:r>
      <w:bookmarkEnd w:id="620"/>
      <w:bookmarkEnd w:id="621"/>
      <w:r w:rsidR="009A4182">
        <w:t>machine</w:t>
      </w:r>
      <w:bookmarkEnd w:id="623"/>
    </w:p>
    <w:bookmarkEnd w:id="622"/>
    <w:p w14:paraId="35D6F083" w14:textId="2D648849" w:rsidR="00BA7FAB" w:rsidRPr="00D90E4F" w:rsidRDefault="00910F82" w:rsidP="005949B5">
      <w:pPr>
        <w:pStyle w:val="Bild"/>
      </w:pPr>
      <w:r w:rsidRPr="00910F82">
        <w:rPr>
          <w:noProof/>
        </w:rPr>
        <w:drawing>
          <wp:inline distT="0" distB="0" distL="0" distR="0" wp14:anchorId="04CD2AF2" wp14:editId="055C0738">
            <wp:extent cx="2318400" cy="892800"/>
            <wp:effectExtent l="0" t="0" r="5715" b="3175"/>
            <wp:docPr id="129841165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11657" name=""/>
                    <pic:cNvPicPr/>
                  </pic:nvPicPr>
                  <pic:blipFill>
                    <a:blip r:embed="rId403"/>
                    <a:stretch>
                      <a:fillRect/>
                    </a:stretch>
                  </pic:blipFill>
                  <pic:spPr>
                    <a:xfrm>
                      <a:off x="0" y="0"/>
                      <a:ext cx="2318400" cy="892800"/>
                    </a:xfrm>
                    <a:prstGeom prst="rect">
                      <a:avLst/>
                    </a:prstGeom>
                  </pic:spPr>
                </pic:pic>
              </a:graphicData>
            </a:graphic>
          </wp:inline>
        </w:drawing>
      </w:r>
    </w:p>
    <w:p w14:paraId="11D59315" w14:textId="4B6D6A07" w:rsidR="007B6976" w:rsidRPr="00D90E4F" w:rsidRDefault="00186478" w:rsidP="00BA7FAB">
      <w:r w:rsidRPr="00D90E4F">
        <w:t xml:space="preserve">When </w:t>
      </w:r>
      <w:r w:rsidR="005B0929" w:rsidRPr="00D90E4F">
        <w:t xml:space="preserve">any </w:t>
      </w:r>
      <w:r w:rsidR="00C47395" w:rsidRPr="00D90E4F">
        <w:t>"</w:t>
      </w:r>
      <w:r w:rsidR="005B0929" w:rsidRPr="00D90E4F">
        <w:t>CAM</w:t>
      </w:r>
      <w:r w:rsidR="00C47395" w:rsidRPr="00D90E4F">
        <w:t>"</w:t>
      </w:r>
      <w:r w:rsidR="005B0929" w:rsidRPr="00D90E4F">
        <w:t xml:space="preserve"> command </w:t>
      </w:r>
      <w:r w:rsidRPr="00D90E4F">
        <w:t>is started t</w:t>
      </w:r>
      <w:r w:rsidR="005B0929" w:rsidRPr="00D90E4F">
        <w:t xml:space="preserve">hat needs information from </w:t>
      </w:r>
      <w:r w:rsidR="00C47395" w:rsidRPr="00D90E4F">
        <w:t>"</w:t>
      </w:r>
      <w:r w:rsidR="005B0929" w:rsidRPr="00D90E4F">
        <w:t>Machine</w:t>
      </w:r>
      <w:r w:rsidR="00C47395" w:rsidRPr="00D90E4F">
        <w:t>"</w:t>
      </w:r>
      <w:r w:rsidR="005B0929" w:rsidRPr="00D90E4F">
        <w:t xml:space="preserve"> or </w:t>
      </w:r>
      <w:r w:rsidR="00C47395" w:rsidRPr="00D90E4F">
        <w:t>"</w:t>
      </w:r>
      <w:r w:rsidR="005B0929" w:rsidRPr="00D90E4F">
        <w:t>Material</w:t>
      </w:r>
      <w:r w:rsidR="00C47395" w:rsidRPr="00D90E4F">
        <w:t>"</w:t>
      </w:r>
      <w:r w:rsidR="005B0929" w:rsidRPr="00D90E4F">
        <w:t xml:space="preserve"> </w:t>
      </w:r>
      <w:r w:rsidR="00910F82">
        <w:t xml:space="preserve">settings </w:t>
      </w:r>
      <w:r w:rsidR="005B0929" w:rsidRPr="00D90E4F">
        <w:t>this dialog</w:t>
      </w:r>
      <w:r w:rsidRPr="00D90E4F">
        <w:t xml:space="preserve"> box</w:t>
      </w:r>
      <w:r w:rsidR="005B0929" w:rsidRPr="00D90E4F">
        <w:t xml:space="preserve"> is shown.</w:t>
      </w:r>
    </w:p>
    <w:p w14:paraId="497836AA" w14:textId="4CC7BEE8" w:rsidR="004476B1" w:rsidRDefault="00910F82" w:rsidP="005949B5">
      <w:pPr>
        <w:pStyle w:val="Bild"/>
      </w:pPr>
      <w:r>
        <w:rPr>
          <w:noProof/>
        </w:rPr>
        <w:drawing>
          <wp:inline distT="0" distB="0" distL="0" distR="0" wp14:anchorId="25F3B654" wp14:editId="438A1BCA">
            <wp:extent cx="2646000" cy="2257200"/>
            <wp:effectExtent l="0" t="0" r="2540" b="0"/>
            <wp:docPr id="2056846438" name="Bildobjekt 1" descr="En bild som visar text, elektronik, skärmbild,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46438" name="Bildobjekt 1" descr="En bild som visar text, elektronik, skärmbild, programvara&#10;&#10;Automatiskt genererad beskrivning"/>
                    <pic:cNvPicPr/>
                  </pic:nvPicPr>
                  <pic:blipFill>
                    <a:blip r:embed="rId404"/>
                    <a:stretch>
                      <a:fillRect/>
                    </a:stretch>
                  </pic:blipFill>
                  <pic:spPr>
                    <a:xfrm>
                      <a:off x="0" y="0"/>
                      <a:ext cx="2646000" cy="2257200"/>
                    </a:xfrm>
                    <a:prstGeom prst="rect">
                      <a:avLst/>
                    </a:prstGeom>
                  </pic:spPr>
                </pic:pic>
              </a:graphicData>
            </a:graphic>
          </wp:inline>
        </w:drawing>
      </w:r>
    </w:p>
    <w:p w14:paraId="2116CC49" w14:textId="5078B6CC" w:rsidR="009A4182" w:rsidRDefault="009A4182" w:rsidP="005949B5">
      <w:pPr>
        <w:pStyle w:val="Rubrik4"/>
      </w:pPr>
      <w:r>
        <w:t>Machine</w:t>
      </w:r>
    </w:p>
    <w:p w14:paraId="15FCB8E0" w14:textId="5FBA50B7" w:rsidR="009A4182" w:rsidRDefault="009A4182" w:rsidP="004476B1">
      <w:pPr>
        <w:keepNext/>
      </w:pPr>
      <w:r>
        <w:t xml:space="preserve">IGEMS can support many different waterjet machines. Select the machine that you plan to work with. You can find more information about machine settings </w:t>
      </w:r>
      <w:hyperlink w:anchor="_CAM_–_Machine" w:history="1">
        <w:r w:rsidRPr="009A4182">
          <w:rPr>
            <w:rStyle w:val="Hyperlnk"/>
          </w:rPr>
          <w:t>here.</w:t>
        </w:r>
      </w:hyperlink>
    </w:p>
    <w:p w14:paraId="1EFB66E5" w14:textId="7BF2FD5F" w:rsidR="009A4182" w:rsidRDefault="009A4182" w:rsidP="009A4182">
      <w:pPr>
        <w:pStyle w:val="Rubrik5"/>
      </w:pPr>
      <w:r>
        <w:t>Cutting parameters</w:t>
      </w:r>
    </w:p>
    <w:p w14:paraId="06150D38" w14:textId="5AADCB7E" w:rsidR="009A4182" w:rsidRDefault="009A4182" w:rsidP="009A4182">
      <w:r>
        <w:t xml:space="preserve">The cutting parameters is used to calculate the cutting speed. You can find more information about cutting speed </w:t>
      </w:r>
      <w:hyperlink w:anchor="_Cutting_parameters" w:history="1">
        <w:r w:rsidRPr="009A4182">
          <w:rPr>
            <w:rStyle w:val="Hyperlnk"/>
          </w:rPr>
          <w:t>here.</w:t>
        </w:r>
      </w:hyperlink>
    </w:p>
    <w:p w14:paraId="7F0E6BBD" w14:textId="338E58D5" w:rsidR="009A4182" w:rsidRDefault="009A4182" w:rsidP="009A4182">
      <w:pPr>
        <w:pStyle w:val="Rubrik5"/>
      </w:pPr>
      <w:r>
        <w:t>Master machine</w:t>
      </w:r>
    </w:p>
    <w:p w14:paraId="58F2E692" w14:textId="22899E69" w:rsidR="009A4182" w:rsidRDefault="00EC49EC" w:rsidP="009A4182">
      <w:r>
        <w:t>This setting</w:t>
      </w:r>
      <w:r w:rsidR="009A4182">
        <w:t xml:space="preserve"> is useful </w:t>
      </w:r>
      <w:r>
        <w:t xml:space="preserve">if the CAD/CAM system is installed on the same computer as the CNC (HMI). In that </w:t>
      </w:r>
      <w:r w:rsidR="004F71D1">
        <w:t>case,</w:t>
      </w:r>
      <w:r>
        <w:t xml:space="preserve"> drawing will always be opened for actual machine. No matter if the drawing is done for another machine.</w:t>
      </w:r>
    </w:p>
    <w:p w14:paraId="4B315E1F" w14:textId="58B7D21B" w:rsidR="009A4182" w:rsidRDefault="00EC49EC" w:rsidP="005949B5">
      <w:pPr>
        <w:pStyle w:val="Rubrik4"/>
      </w:pPr>
      <w:r>
        <w:t>Material</w:t>
      </w:r>
    </w:p>
    <w:p w14:paraId="48FF3F54" w14:textId="23F9D11A" w:rsidR="00EC49EC" w:rsidRDefault="00EC49EC" w:rsidP="009A4182">
      <w:r>
        <w:t xml:space="preserve">Select the material, quality, and the thickness that the job should be done for. You can fine more information how to set up material </w:t>
      </w:r>
      <w:hyperlink w:anchor="_CAM_–_Material" w:history="1">
        <w:r w:rsidRPr="00EC49EC">
          <w:rPr>
            <w:rStyle w:val="Hyperlnk"/>
          </w:rPr>
          <w:t>here.</w:t>
        </w:r>
      </w:hyperlink>
    </w:p>
    <w:p w14:paraId="725B0B1F" w14:textId="77777777" w:rsidR="00DE4784" w:rsidRPr="00D90E4F" w:rsidRDefault="00DE4784" w:rsidP="002C04AB"/>
    <w:p w14:paraId="4A05F5D9" w14:textId="5C0BD353" w:rsidR="00352A87" w:rsidRPr="00D90E4F" w:rsidRDefault="00B741D9" w:rsidP="00F84A2E">
      <w:pPr>
        <w:pStyle w:val="Rubrik2"/>
      </w:pPr>
      <w:bookmarkStart w:id="624" w:name="_Part_create"/>
      <w:bookmarkStart w:id="625" w:name="_Create_Part"/>
      <w:bookmarkStart w:id="626" w:name="createpart"/>
      <w:bookmarkStart w:id="627" w:name="_Toc229474840"/>
      <w:bookmarkEnd w:id="624"/>
      <w:bookmarkEnd w:id="625"/>
      <w:r>
        <w:lastRenderedPageBreak/>
        <w:t>Create Part</w:t>
      </w:r>
      <w:bookmarkEnd w:id="627"/>
    </w:p>
    <w:bookmarkEnd w:id="626"/>
    <w:p w14:paraId="06CDB388" w14:textId="26204585" w:rsidR="00F84A2E" w:rsidRPr="00D90E4F" w:rsidRDefault="00014A3D" w:rsidP="00910F82">
      <w:pPr>
        <w:pStyle w:val="Bild"/>
      </w:pPr>
      <w:r w:rsidRPr="00014A3D">
        <w:rPr>
          <w:noProof/>
        </w:rPr>
        <w:drawing>
          <wp:inline distT="0" distB="0" distL="0" distR="0" wp14:anchorId="58691140" wp14:editId="2014F84A">
            <wp:extent cx="1476000" cy="939600"/>
            <wp:effectExtent l="0" t="0" r="0" b="0"/>
            <wp:docPr id="1476979193"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79193" name="Bildobjekt 1" descr="En bild som visar text, skärmbild, Teckensnitt, nummer&#10;&#10;Automatiskt genererad beskrivning"/>
                    <pic:cNvPicPr/>
                  </pic:nvPicPr>
                  <pic:blipFill>
                    <a:blip r:embed="rId405"/>
                    <a:stretch>
                      <a:fillRect/>
                    </a:stretch>
                  </pic:blipFill>
                  <pic:spPr>
                    <a:xfrm>
                      <a:off x="0" y="0"/>
                      <a:ext cx="1476000" cy="939600"/>
                    </a:xfrm>
                    <a:prstGeom prst="rect">
                      <a:avLst/>
                    </a:prstGeom>
                  </pic:spPr>
                </pic:pic>
              </a:graphicData>
            </a:graphic>
          </wp:inline>
        </w:drawing>
      </w:r>
    </w:p>
    <w:p w14:paraId="1C6D0E79" w14:textId="77777777" w:rsidR="00186478" w:rsidRPr="00D90E4F" w:rsidRDefault="00186478" w:rsidP="00186478">
      <w:r w:rsidRPr="00D90E4F">
        <w:t>Shortcut "1"</w:t>
      </w:r>
    </w:p>
    <w:p w14:paraId="1ED0F5ED" w14:textId="00BD1A75" w:rsidR="009700A1" w:rsidRPr="00D90E4F" w:rsidRDefault="0011579C" w:rsidP="0011579C">
      <w:r w:rsidRPr="00D90E4F">
        <w:t xml:space="preserve">The </w:t>
      </w:r>
      <w:r w:rsidR="00C47395" w:rsidRPr="00D90E4F">
        <w:t>"</w:t>
      </w:r>
      <w:r w:rsidR="00D97700" w:rsidRPr="00D90E4F">
        <w:t>Part c</w:t>
      </w:r>
      <w:r w:rsidRPr="00D90E4F">
        <w:t>reate</w:t>
      </w:r>
      <w:r w:rsidR="00C47395" w:rsidRPr="00D90E4F">
        <w:t>"</w:t>
      </w:r>
      <w:r w:rsidRPr="00D90E4F">
        <w:t xml:space="preserve"> command create</w:t>
      </w:r>
      <w:r w:rsidR="009700A1" w:rsidRPr="00D90E4F">
        <w:t>s</w:t>
      </w:r>
      <w:r w:rsidRPr="00D90E4F">
        <w:t xml:space="preserve"> part</w:t>
      </w:r>
      <w:r w:rsidR="009700A1" w:rsidRPr="00D90E4F">
        <w:t>s</w:t>
      </w:r>
      <w:r w:rsidRPr="00D90E4F">
        <w:t xml:space="preserve"> from existing geometry on the screen.</w:t>
      </w:r>
      <w:r w:rsidR="009700A1" w:rsidRPr="00D90E4F">
        <w:t xml:space="preserve"> </w:t>
      </w:r>
      <w:r w:rsidR="00EB06DB" w:rsidRPr="00D90E4F">
        <w:t xml:space="preserve">The parts are used to extract toolpath and are also used by the </w:t>
      </w:r>
      <w:r w:rsidR="00C47395" w:rsidRPr="00D90E4F">
        <w:t>"</w:t>
      </w:r>
      <w:r w:rsidR="000D7645" w:rsidRPr="00D90E4F">
        <w:t>N</w:t>
      </w:r>
      <w:r w:rsidR="00EB06DB" w:rsidRPr="00D90E4F">
        <w:t>esting</w:t>
      </w:r>
      <w:r w:rsidR="00C47395" w:rsidRPr="00D90E4F">
        <w:t>"</w:t>
      </w:r>
      <w:r w:rsidR="00EB06DB" w:rsidRPr="00D90E4F">
        <w:t xml:space="preserve"> commands.</w:t>
      </w:r>
      <w:r w:rsidR="00946A5E">
        <w:t>.</w:t>
      </w:r>
    </w:p>
    <w:p w14:paraId="517740E4" w14:textId="25731FE8" w:rsidR="009700A1" w:rsidRPr="00D90E4F" w:rsidRDefault="009700A1" w:rsidP="009700A1">
      <w:pPr>
        <w:pStyle w:val="DoNow"/>
      </w:pPr>
      <w:r w:rsidRPr="00D90E4F">
        <w:t>Make</w:t>
      </w:r>
      <w:r w:rsidR="00EB06DB" w:rsidRPr="00D90E4F">
        <w:t xml:space="preserve"> geometries</w:t>
      </w:r>
      <w:r w:rsidRPr="00D90E4F">
        <w:t xml:space="preserve"> like below</w:t>
      </w:r>
      <w:r w:rsidR="00D73B1B" w:rsidRPr="00D90E4F">
        <w:t xml:space="preserve">. </w:t>
      </w:r>
      <w:r w:rsidR="009E55C5">
        <w:t>Add the two texts inside the geometry</w:t>
      </w:r>
    </w:p>
    <w:p w14:paraId="670142B8" w14:textId="39619C28" w:rsidR="009700A1" w:rsidRPr="00D90E4F" w:rsidRDefault="00F43BE9" w:rsidP="00910F82">
      <w:pPr>
        <w:pStyle w:val="Bild"/>
      </w:pPr>
      <w:r w:rsidRPr="00F43BE9">
        <w:rPr>
          <w:noProof/>
        </w:rPr>
        <w:drawing>
          <wp:inline distT="0" distB="0" distL="0" distR="0" wp14:anchorId="70B07874" wp14:editId="54B0F559">
            <wp:extent cx="3733200" cy="1958400"/>
            <wp:effectExtent l="0" t="0" r="635" b="3810"/>
            <wp:docPr id="867312509" name="Bildobjekt 1" descr="En bild som visar text, Teckensnitt, handskrift,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12509" name="Bildobjekt 1" descr="En bild som visar text, Teckensnitt, handskrift, skärmbild&#10;&#10;Automatiskt genererad beskrivning"/>
                    <pic:cNvPicPr/>
                  </pic:nvPicPr>
                  <pic:blipFill>
                    <a:blip r:embed="rId406"/>
                    <a:stretch>
                      <a:fillRect/>
                    </a:stretch>
                  </pic:blipFill>
                  <pic:spPr>
                    <a:xfrm>
                      <a:off x="0" y="0"/>
                      <a:ext cx="3733200" cy="1958400"/>
                    </a:xfrm>
                    <a:prstGeom prst="rect">
                      <a:avLst/>
                    </a:prstGeom>
                  </pic:spPr>
                </pic:pic>
              </a:graphicData>
            </a:graphic>
          </wp:inline>
        </w:drawing>
      </w:r>
    </w:p>
    <w:p w14:paraId="5E98AF53" w14:textId="6EDD0C6B" w:rsidR="00C337B6" w:rsidRPr="00C337B6" w:rsidRDefault="00EB06DB" w:rsidP="004C3C49">
      <w:pPr>
        <w:pStyle w:val="DoNow"/>
      </w:pPr>
      <w:r w:rsidRPr="00D90E4F">
        <w:t>Start the command and select all objects.</w:t>
      </w:r>
      <w:r w:rsidR="00C337B6">
        <w:t xml:space="preserve"> (You can select many parts at the same time)</w:t>
      </w:r>
    </w:p>
    <w:p w14:paraId="379177A4" w14:textId="6B641D5E" w:rsidR="00694713" w:rsidRPr="00694713" w:rsidRDefault="00694713" w:rsidP="00910F82">
      <w:pPr>
        <w:pStyle w:val="Bild"/>
      </w:pPr>
      <w:r>
        <w:rPr>
          <w:noProof/>
        </w:rPr>
        <w:drawing>
          <wp:inline distT="0" distB="0" distL="0" distR="0" wp14:anchorId="7AC7A2DE" wp14:editId="321C48F4">
            <wp:extent cx="5504400" cy="4021200"/>
            <wp:effectExtent l="0" t="0" r="1270" b="0"/>
            <wp:docPr id="315957893" name="Bildobjekt 1" descr="En bild som visar text, skärmbild, programvara, skär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57893" name="Bildobjekt 1" descr="En bild som visar text, skärmbild, programvara, skärm&#10;&#10;Automatiskt genererad beskrivning"/>
                    <pic:cNvPicPr/>
                  </pic:nvPicPr>
                  <pic:blipFill>
                    <a:blip r:embed="rId407"/>
                    <a:stretch>
                      <a:fillRect/>
                    </a:stretch>
                  </pic:blipFill>
                  <pic:spPr>
                    <a:xfrm>
                      <a:off x="0" y="0"/>
                      <a:ext cx="5504400" cy="4021200"/>
                    </a:xfrm>
                    <a:prstGeom prst="rect">
                      <a:avLst/>
                    </a:prstGeom>
                  </pic:spPr>
                </pic:pic>
              </a:graphicData>
            </a:graphic>
          </wp:inline>
        </w:drawing>
      </w:r>
    </w:p>
    <w:p w14:paraId="4A240FE5" w14:textId="77777777" w:rsidR="009700A1" w:rsidRPr="00D90E4F" w:rsidRDefault="00EB06DB" w:rsidP="005949B5">
      <w:pPr>
        <w:pStyle w:val="Rubrik4"/>
      </w:pPr>
      <w:bookmarkStart w:id="628" w:name="_Name"/>
      <w:bookmarkStart w:id="629" w:name="_Toc129002766"/>
      <w:bookmarkEnd w:id="628"/>
      <w:r w:rsidRPr="00D90E4F">
        <w:t>Name</w:t>
      </w:r>
      <w:bookmarkEnd w:id="629"/>
    </w:p>
    <w:p w14:paraId="5043AAD6" w14:textId="16540077" w:rsidR="00EB06DB" w:rsidRDefault="00EB06DB" w:rsidP="00EB06DB">
      <w:r w:rsidRPr="00D90E4F">
        <w:t xml:space="preserve">The name of the part </w:t>
      </w:r>
      <w:r w:rsidR="00186478" w:rsidRPr="00D90E4F">
        <w:t>is</w:t>
      </w:r>
      <w:r w:rsidRPr="00D90E4F">
        <w:t xml:space="preserve"> used by the postpr</w:t>
      </w:r>
      <w:r w:rsidR="003C2096" w:rsidRPr="00D90E4F">
        <w:t>ocessor and the organizer</w:t>
      </w:r>
      <w:r w:rsidR="00186478" w:rsidRPr="00D90E4F">
        <w:t xml:space="preserve"> and</w:t>
      </w:r>
      <w:r w:rsidRPr="00D90E4F">
        <w:t xml:space="preserve"> doesn't have to be unique. There </w:t>
      </w:r>
      <w:r w:rsidR="001F6F25" w:rsidRPr="00D90E4F">
        <w:t xml:space="preserve">are </w:t>
      </w:r>
      <w:r w:rsidR="00014A3D">
        <w:t xml:space="preserve">several </w:t>
      </w:r>
      <w:r w:rsidRPr="00D90E4F">
        <w:t>ways of giving parts names</w:t>
      </w:r>
      <w:r w:rsidR="00186478" w:rsidRPr="00D90E4F">
        <w:t>:</w:t>
      </w:r>
    </w:p>
    <w:p w14:paraId="6B5AA637" w14:textId="43EB8C6D" w:rsidR="009E55C5" w:rsidRPr="00D90E4F" w:rsidRDefault="009E55C5" w:rsidP="009E55C5">
      <w:pPr>
        <w:pStyle w:val="Rubrik5"/>
      </w:pPr>
      <w:r>
        <w:lastRenderedPageBreak/>
        <w:t>You can type any name</w:t>
      </w:r>
    </w:p>
    <w:p w14:paraId="4EFDB646" w14:textId="62041D02" w:rsidR="00EB06DB" w:rsidRPr="00D90E4F" w:rsidRDefault="00014A3D" w:rsidP="002D3E07">
      <w:pPr>
        <w:pStyle w:val="Rubrik5"/>
      </w:pPr>
      <w:bookmarkStart w:id="630" w:name="_Ref334347753"/>
      <w:r>
        <w:t>Automatic b</w:t>
      </w:r>
      <w:r w:rsidR="003C2096" w:rsidRPr="00D90E4F">
        <w:t>y increasing number</w:t>
      </w:r>
      <w:bookmarkEnd w:id="630"/>
    </w:p>
    <w:p w14:paraId="76466FCC" w14:textId="77777777" w:rsidR="003C2096" w:rsidRPr="00D90E4F" w:rsidRDefault="003C2096" w:rsidP="003C2096">
      <w:r w:rsidRPr="00D90E4F">
        <w:t xml:space="preserve">If the name includes a "#" </w:t>
      </w:r>
      <w:r w:rsidR="005C1B2D" w:rsidRPr="00D90E4F">
        <w:t>sign,</w:t>
      </w:r>
      <w:r w:rsidRPr="00D90E4F">
        <w:t xml:space="preserve"> then this sign will be replaced by the </w:t>
      </w:r>
      <w:r w:rsidR="00F432C1" w:rsidRPr="00D90E4F">
        <w:t>counter</w:t>
      </w:r>
      <w:r w:rsidRPr="00D90E4F">
        <w:t xml:space="preserve"> on the button. The </w:t>
      </w:r>
      <w:r w:rsidR="00F432C1" w:rsidRPr="00D90E4F">
        <w:t xml:space="preserve">counter </w:t>
      </w:r>
      <w:r w:rsidRPr="00D90E4F">
        <w:t>will be increased by one for every new part create</w:t>
      </w:r>
      <w:r w:rsidR="00186478" w:rsidRPr="00D90E4F">
        <w:t>d</w:t>
      </w:r>
      <w:r w:rsidRPr="00D90E4F">
        <w:t xml:space="preserve">. </w:t>
      </w:r>
    </w:p>
    <w:p w14:paraId="073BD32F" w14:textId="77FB5355" w:rsidR="003C2096" w:rsidRDefault="00014A3D" w:rsidP="00910F82">
      <w:pPr>
        <w:pStyle w:val="Bild"/>
      </w:pPr>
      <w:r w:rsidRPr="00014A3D">
        <w:rPr>
          <w:noProof/>
        </w:rPr>
        <w:drawing>
          <wp:inline distT="0" distB="0" distL="0" distR="0" wp14:anchorId="037B4A91" wp14:editId="5C01E784">
            <wp:extent cx="2102400" cy="1432800"/>
            <wp:effectExtent l="0" t="0" r="0" b="0"/>
            <wp:docPr id="1885728167" name="Bildobjekt 1" descr="En bild som visar text, skärmbild, skärm,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28167" name="Bildobjekt 1" descr="En bild som visar text, skärmbild, skärm, nummer&#10;&#10;Automatiskt genererad beskrivning"/>
                    <pic:cNvPicPr/>
                  </pic:nvPicPr>
                  <pic:blipFill>
                    <a:blip r:embed="rId408"/>
                    <a:stretch>
                      <a:fillRect/>
                    </a:stretch>
                  </pic:blipFill>
                  <pic:spPr>
                    <a:xfrm>
                      <a:off x="0" y="0"/>
                      <a:ext cx="2102400" cy="1432800"/>
                    </a:xfrm>
                    <a:prstGeom prst="rect">
                      <a:avLst/>
                    </a:prstGeom>
                  </pic:spPr>
                </pic:pic>
              </a:graphicData>
            </a:graphic>
          </wp:inline>
        </w:drawing>
      </w:r>
    </w:p>
    <w:p w14:paraId="0A50566F" w14:textId="305C1A22" w:rsidR="00014A3D" w:rsidRDefault="00014A3D" w:rsidP="003C2096">
      <w:pPr>
        <w:keepNext/>
      </w:pPr>
      <w:r>
        <w:t xml:space="preserve">If you click on the #&lt;number&gt; </w:t>
      </w:r>
      <w:r w:rsidR="00910F82">
        <w:t>button,</w:t>
      </w:r>
      <w:r>
        <w:t xml:space="preserve"> you can change the counter to an optional value.</w:t>
      </w:r>
    </w:p>
    <w:p w14:paraId="244A6F05" w14:textId="77466210" w:rsidR="003C2096" w:rsidRDefault="003C2096" w:rsidP="003C2096">
      <w:r w:rsidRPr="00D90E4F">
        <w:t xml:space="preserve">If the </w:t>
      </w:r>
      <w:r w:rsidR="00B622FB" w:rsidRPr="00D90E4F">
        <w:t xml:space="preserve">name is "IGEMS-#" and the counter is 1000 then the parts will </w:t>
      </w:r>
      <w:r w:rsidR="00186478" w:rsidRPr="00D90E4F">
        <w:t xml:space="preserve">be </w:t>
      </w:r>
      <w:r w:rsidR="00B622FB" w:rsidRPr="00D90E4F">
        <w:t>named</w:t>
      </w:r>
      <w:r w:rsidR="00F432C1" w:rsidRPr="00D90E4F">
        <w:t>:</w:t>
      </w:r>
      <w:r w:rsidR="00B622FB" w:rsidRPr="00D90E4F">
        <w:t xml:space="preserve"> IGEMS-1000, IGEMS-1001, IGEMS-</w:t>
      </w:r>
      <w:r w:rsidR="001F6F25" w:rsidRPr="00D90E4F">
        <w:t xml:space="preserve">1002 </w:t>
      </w:r>
      <w:r w:rsidR="00B622FB" w:rsidRPr="00D90E4F">
        <w:t>and so on.</w:t>
      </w:r>
    </w:p>
    <w:p w14:paraId="5691CEFC" w14:textId="77777777" w:rsidR="00B622FB" w:rsidRPr="00D90E4F" w:rsidRDefault="00B622FB" w:rsidP="002D3E07">
      <w:pPr>
        <w:pStyle w:val="Rubrik5"/>
      </w:pPr>
      <w:r w:rsidRPr="00D90E4F">
        <w:t>B</w:t>
      </w:r>
      <w:bookmarkStart w:id="631" w:name="_Ref334351179"/>
      <w:r w:rsidRPr="00D90E4F">
        <w:t>y text information inside the geometry</w:t>
      </w:r>
      <w:bookmarkEnd w:id="631"/>
    </w:p>
    <w:p w14:paraId="2E0CB6DE" w14:textId="085B50D1" w:rsidR="009E55C5" w:rsidRPr="00D90E4F" w:rsidRDefault="009E55C5" w:rsidP="009E55C5">
      <w:r>
        <w:t>This option is developed for users that have automatic generated geometries and want to automatic set the name off the part.</w:t>
      </w:r>
      <w:r w:rsidRPr="009E55C5">
        <w:t xml:space="preserve"> </w:t>
      </w:r>
      <w:r w:rsidRPr="00D90E4F">
        <w:t>See the "</w:t>
      </w:r>
      <w:hyperlink w:anchor="_Import_1" w:history="1">
        <w:r w:rsidRPr="009E55C5">
          <w:rPr>
            <w:rStyle w:val="Hyperlnk"/>
          </w:rPr>
          <w:t>Import</w:t>
        </w:r>
      </w:hyperlink>
      <w:r w:rsidRPr="00D90E4F">
        <w:t>" command on page to read more about how to generate names from imported files.</w:t>
      </w:r>
    </w:p>
    <w:p w14:paraId="408E9633" w14:textId="00C0FBDA" w:rsidR="009E55C5" w:rsidRDefault="009E55C5" w:rsidP="00910F82">
      <w:pPr>
        <w:pStyle w:val="Bild"/>
      </w:pPr>
      <w:r w:rsidRPr="009E55C5">
        <w:rPr>
          <w:noProof/>
        </w:rPr>
        <w:drawing>
          <wp:inline distT="0" distB="0" distL="0" distR="0" wp14:anchorId="068A982A" wp14:editId="0DFC3F0E">
            <wp:extent cx="2219635" cy="295316"/>
            <wp:effectExtent l="0" t="0" r="9525" b="9525"/>
            <wp:docPr id="184377536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75364" name=""/>
                    <pic:cNvPicPr/>
                  </pic:nvPicPr>
                  <pic:blipFill>
                    <a:blip r:embed="rId409"/>
                    <a:stretch>
                      <a:fillRect/>
                    </a:stretch>
                  </pic:blipFill>
                  <pic:spPr>
                    <a:xfrm>
                      <a:off x="0" y="0"/>
                      <a:ext cx="2219635" cy="295316"/>
                    </a:xfrm>
                    <a:prstGeom prst="rect">
                      <a:avLst/>
                    </a:prstGeom>
                  </pic:spPr>
                </pic:pic>
              </a:graphicData>
            </a:graphic>
          </wp:inline>
        </w:drawing>
      </w:r>
    </w:p>
    <w:p w14:paraId="32BE6DEB" w14:textId="60D20B4D" w:rsidR="00B622FB" w:rsidRDefault="00B622FB" w:rsidP="00B622FB">
      <w:r w:rsidRPr="00D90E4F">
        <w:t>If th</w:t>
      </w:r>
      <w:r w:rsidR="009E55C5">
        <w:t>is</w:t>
      </w:r>
      <w:r w:rsidRPr="00D90E4F">
        <w:t xml:space="preserve"> checkbox "Use text as name" is </w:t>
      </w:r>
      <w:r w:rsidR="005C1B2D" w:rsidRPr="00D90E4F">
        <w:t>activated,</w:t>
      </w:r>
      <w:r w:rsidRPr="00D90E4F">
        <w:t xml:space="preserve"> then the actual</w:t>
      </w:r>
      <w:r w:rsidR="00C91EBD" w:rsidRPr="00D90E4F">
        <w:t xml:space="preserve"> text will be the part name. </w:t>
      </w:r>
      <w:r w:rsidR="009E55C5">
        <w:t>In our case we have two text lines inside the part. Of this reason there will be an extra question which text should be used.</w:t>
      </w:r>
    </w:p>
    <w:p w14:paraId="74823F17" w14:textId="3A96833B" w:rsidR="009E55C5" w:rsidRDefault="00F43BE9" w:rsidP="00910F82">
      <w:pPr>
        <w:pStyle w:val="Bild"/>
      </w:pPr>
      <w:r>
        <w:rPr>
          <w:noProof/>
        </w:rPr>
        <w:drawing>
          <wp:inline distT="0" distB="0" distL="0" distR="0" wp14:anchorId="3B3535EA" wp14:editId="2EC792B1">
            <wp:extent cx="1828800" cy="1051200"/>
            <wp:effectExtent l="0" t="0" r="0" b="0"/>
            <wp:docPr id="1348692158"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92158" name="Bildobjekt 1" descr="En bild som visar text, skärmbild, Teckensnitt, nummer&#10;&#10;Automatiskt genererad beskrivning"/>
                    <pic:cNvPicPr/>
                  </pic:nvPicPr>
                  <pic:blipFill>
                    <a:blip r:embed="rId410"/>
                    <a:stretch>
                      <a:fillRect/>
                    </a:stretch>
                  </pic:blipFill>
                  <pic:spPr>
                    <a:xfrm>
                      <a:off x="0" y="0"/>
                      <a:ext cx="1828800" cy="1051200"/>
                    </a:xfrm>
                    <a:prstGeom prst="rect">
                      <a:avLst/>
                    </a:prstGeom>
                  </pic:spPr>
                </pic:pic>
              </a:graphicData>
            </a:graphic>
          </wp:inline>
        </w:drawing>
      </w:r>
    </w:p>
    <w:p w14:paraId="18476273" w14:textId="28BBAA56" w:rsidR="00F43BE9" w:rsidRDefault="00F43BE9" w:rsidP="00B622FB">
      <w:r>
        <w:t>In this case IGEMS will be the name of the part.</w:t>
      </w:r>
    </w:p>
    <w:p w14:paraId="7FF8ED25" w14:textId="40BD68A3" w:rsidR="009E7EFC" w:rsidRDefault="009E7EFC" w:rsidP="009E7EFC">
      <w:pPr>
        <w:pStyle w:val="Rubrik5"/>
      </w:pPr>
      <w:r>
        <w:t>Name filter mappings</w:t>
      </w:r>
    </w:p>
    <w:p w14:paraId="7279B394" w14:textId="1026F467" w:rsidR="009E55C5" w:rsidRDefault="009E7EFC" w:rsidP="00B622FB">
      <w:r>
        <w:t>If you click on the Filter option. Then you will see following dialog.</w:t>
      </w:r>
    </w:p>
    <w:p w14:paraId="2416A733" w14:textId="5A6CDF32" w:rsidR="009E7EFC" w:rsidRDefault="00840EAA" w:rsidP="00910F82">
      <w:pPr>
        <w:pStyle w:val="Bild"/>
      </w:pPr>
      <w:r>
        <w:rPr>
          <w:noProof/>
        </w:rPr>
        <w:drawing>
          <wp:inline distT="0" distB="0" distL="0" distR="0" wp14:anchorId="1DBB6772" wp14:editId="651CACBA">
            <wp:extent cx="2577600" cy="2804400"/>
            <wp:effectExtent l="0" t="0" r="0" b="0"/>
            <wp:docPr id="1358637981" name="Bildobjekt 1" descr="En bild som visar text, skärmbild, skärm,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37981" name="Bildobjekt 1" descr="En bild som visar text, skärmbild, skärm, programvara&#10;&#10;Automatiskt genererad beskrivning"/>
                    <pic:cNvPicPr/>
                  </pic:nvPicPr>
                  <pic:blipFill>
                    <a:blip r:embed="rId411"/>
                    <a:stretch>
                      <a:fillRect/>
                    </a:stretch>
                  </pic:blipFill>
                  <pic:spPr>
                    <a:xfrm>
                      <a:off x="0" y="0"/>
                      <a:ext cx="2577600" cy="2804400"/>
                    </a:xfrm>
                    <a:prstGeom prst="rect">
                      <a:avLst/>
                    </a:prstGeom>
                  </pic:spPr>
                </pic:pic>
              </a:graphicData>
            </a:graphic>
          </wp:inline>
        </w:drawing>
      </w:r>
    </w:p>
    <w:p w14:paraId="7F63C517" w14:textId="12D69249" w:rsidR="009E7EFC" w:rsidRDefault="00840EAA" w:rsidP="00B622FB">
      <w:r>
        <w:t>To avoid the previous dialog (</w:t>
      </w:r>
      <w:r w:rsidRPr="00840EAA">
        <w:t>choose which text to use</w:t>
      </w:r>
      <w:r>
        <w:t>) you can add a filter with wildcards. In this case it will take the text that starts with the character "A".</w:t>
      </w:r>
    </w:p>
    <w:p w14:paraId="052DACDA" w14:textId="26173EA2" w:rsidR="00840EAA" w:rsidRDefault="00840EAA" w:rsidP="00B622FB">
      <w:r>
        <w:t>The Mappings will be used as follows:</w:t>
      </w:r>
    </w:p>
    <w:p w14:paraId="45BEAA13" w14:textId="77D242F6" w:rsidR="00840EAA" w:rsidRDefault="00840EAA" w:rsidP="00B622FB">
      <w:r>
        <w:t>The delimiter will separate the text in different portions.</w:t>
      </w:r>
    </w:p>
    <w:p w14:paraId="2AFDDB0F" w14:textId="654CC066" w:rsidR="00840EAA" w:rsidRDefault="00840EAA" w:rsidP="00910F82">
      <w:pPr>
        <w:pStyle w:val="Bild"/>
      </w:pPr>
      <w:r w:rsidRPr="00840EAA">
        <w:rPr>
          <w:noProof/>
        </w:rPr>
        <w:lastRenderedPageBreak/>
        <w:drawing>
          <wp:inline distT="0" distB="0" distL="0" distR="0" wp14:anchorId="4C7E006A" wp14:editId="4B72A396">
            <wp:extent cx="1674000" cy="1461600"/>
            <wp:effectExtent l="0" t="0" r="2540" b="5715"/>
            <wp:docPr id="30549304" name="Bildobjekt 1" descr="En bild som visar text, Teckensnitt, nummer,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9304" name="Bildobjekt 1" descr="En bild som visar text, Teckensnitt, nummer, programvara&#10;&#10;Automatiskt genererad beskrivning"/>
                    <pic:cNvPicPr/>
                  </pic:nvPicPr>
                  <pic:blipFill>
                    <a:blip r:embed="rId412"/>
                    <a:stretch>
                      <a:fillRect/>
                    </a:stretch>
                  </pic:blipFill>
                  <pic:spPr>
                    <a:xfrm>
                      <a:off x="0" y="0"/>
                      <a:ext cx="1674000" cy="1461600"/>
                    </a:xfrm>
                    <a:prstGeom prst="rect">
                      <a:avLst/>
                    </a:prstGeom>
                  </pic:spPr>
                </pic:pic>
              </a:graphicData>
            </a:graphic>
          </wp:inline>
        </w:drawing>
      </w:r>
    </w:p>
    <w:p w14:paraId="68AC03AF" w14:textId="6D9889A4" w:rsidR="00840EAA" w:rsidRDefault="00840EAA" w:rsidP="00B622FB">
      <w:r>
        <w:t>There are 9 different options of delimiter. In this example we have used the Underscore.</w:t>
      </w:r>
    </w:p>
    <w:p w14:paraId="715DCB34" w14:textId="4694270A" w:rsidR="00840EAA" w:rsidRDefault="00840EAA" w:rsidP="00910F82">
      <w:pPr>
        <w:pStyle w:val="Bild"/>
      </w:pPr>
      <w:r w:rsidRPr="00840EAA">
        <w:rPr>
          <w:noProof/>
        </w:rPr>
        <w:drawing>
          <wp:inline distT="0" distB="0" distL="0" distR="0" wp14:anchorId="3CAA963B" wp14:editId="0B8006CA">
            <wp:extent cx="1677600" cy="1029600"/>
            <wp:effectExtent l="0" t="0" r="0" b="0"/>
            <wp:docPr id="1323195827"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95827" name="Bildobjekt 1" descr="En bild som visar text, skärmbild, Teckensnitt, linje&#10;&#10;Automatiskt genererad beskrivning"/>
                    <pic:cNvPicPr/>
                  </pic:nvPicPr>
                  <pic:blipFill>
                    <a:blip r:embed="rId413"/>
                    <a:stretch>
                      <a:fillRect/>
                    </a:stretch>
                  </pic:blipFill>
                  <pic:spPr>
                    <a:xfrm>
                      <a:off x="0" y="0"/>
                      <a:ext cx="1677600" cy="1029600"/>
                    </a:xfrm>
                    <a:prstGeom prst="rect">
                      <a:avLst/>
                    </a:prstGeom>
                  </pic:spPr>
                </pic:pic>
              </a:graphicData>
            </a:graphic>
          </wp:inline>
        </w:drawing>
      </w:r>
    </w:p>
    <w:p w14:paraId="2EE00A2F" w14:textId="5EDE7F45" w:rsidR="00840EAA" w:rsidRDefault="00840EAA" w:rsidP="00B622FB">
      <w:r>
        <w:t>You can now set up which portion of the text that includes the information you need.</w:t>
      </w:r>
    </w:p>
    <w:p w14:paraId="461BA4B7" w14:textId="03A6B8AF" w:rsidR="00694713" w:rsidRDefault="00694713" w:rsidP="005949B5">
      <w:pPr>
        <w:pStyle w:val="Rubrik4"/>
      </w:pPr>
      <w:r>
        <w:t>Properties</w:t>
      </w:r>
    </w:p>
    <w:p w14:paraId="5948B22B" w14:textId="2F3A83D4" w:rsidR="00694713" w:rsidRPr="00D90E4F" w:rsidRDefault="00694713" w:rsidP="00694713">
      <w:r>
        <w:t>Information in this frame is</w:t>
      </w:r>
      <w:r w:rsidRPr="00D90E4F">
        <w:t xml:space="preserve"> saved on the part</w:t>
      </w:r>
      <w:r>
        <w:t xml:space="preserve"> and the </w:t>
      </w:r>
      <w:r w:rsidRPr="00D90E4F">
        <w:t>information can be used by Organizer, Applications and the Postprocessor.</w:t>
      </w:r>
      <w:r>
        <w:t xml:space="preserve"> If you need to change the information later, you can do that in the </w:t>
      </w:r>
      <w:hyperlink w:anchor="_Properties" w:history="1">
        <w:r w:rsidRPr="00694713">
          <w:rPr>
            <w:rStyle w:val="Hyperlnk"/>
          </w:rPr>
          <w:t>Part properties</w:t>
        </w:r>
      </w:hyperlink>
      <w:r>
        <w:t xml:space="preserve"> command</w:t>
      </w:r>
    </w:p>
    <w:p w14:paraId="01DFF6E7" w14:textId="40021B40" w:rsidR="00840EAA" w:rsidRDefault="00694713" w:rsidP="00910F82">
      <w:pPr>
        <w:pStyle w:val="Bild"/>
      </w:pPr>
      <w:r w:rsidRPr="00694713">
        <w:rPr>
          <w:noProof/>
        </w:rPr>
        <w:drawing>
          <wp:inline distT="0" distB="0" distL="0" distR="0" wp14:anchorId="2BDC4556" wp14:editId="313CC639">
            <wp:extent cx="2887200" cy="1515600"/>
            <wp:effectExtent l="0" t="0" r="8890" b="8890"/>
            <wp:docPr id="1262366574"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66574" name="Bildobjekt 1" descr="En bild som visar text, skärmbild, Teckensnitt, nummer&#10;&#10;Automatiskt genererad beskrivning"/>
                    <pic:cNvPicPr/>
                  </pic:nvPicPr>
                  <pic:blipFill>
                    <a:blip r:embed="rId414"/>
                    <a:stretch>
                      <a:fillRect/>
                    </a:stretch>
                  </pic:blipFill>
                  <pic:spPr>
                    <a:xfrm>
                      <a:off x="0" y="0"/>
                      <a:ext cx="2887200" cy="1515600"/>
                    </a:xfrm>
                    <a:prstGeom prst="rect">
                      <a:avLst/>
                    </a:prstGeom>
                  </pic:spPr>
                </pic:pic>
              </a:graphicData>
            </a:graphic>
          </wp:inline>
        </w:drawing>
      </w:r>
    </w:p>
    <w:p w14:paraId="1F8A67A4" w14:textId="77777777" w:rsidR="00B622FB" w:rsidRPr="00D90E4F" w:rsidRDefault="00B846C0" w:rsidP="00694713">
      <w:pPr>
        <w:pStyle w:val="Rubrik5"/>
      </w:pPr>
      <w:bookmarkStart w:id="632" w:name="_Quantity"/>
      <w:bookmarkStart w:id="633" w:name="_Toc129002767"/>
      <w:bookmarkEnd w:id="632"/>
      <w:r w:rsidRPr="00D90E4F">
        <w:t>Quantity</w:t>
      </w:r>
      <w:bookmarkEnd w:id="633"/>
    </w:p>
    <w:p w14:paraId="37B2F6DA" w14:textId="77777777" w:rsidR="00B846C0" w:rsidRPr="00D90E4F" w:rsidRDefault="00B846C0" w:rsidP="00B846C0">
      <w:r w:rsidRPr="00D90E4F">
        <w:t xml:space="preserve">Enter the number of parts to produce. The information is used by the </w:t>
      </w:r>
      <w:r w:rsidR="00C47395" w:rsidRPr="00D90E4F">
        <w:t>"</w:t>
      </w:r>
      <w:r w:rsidRPr="00D90E4F">
        <w:t>Nesting</w:t>
      </w:r>
      <w:r w:rsidR="00C47395" w:rsidRPr="00D90E4F">
        <w:t>"</w:t>
      </w:r>
      <w:r w:rsidRPr="00D90E4F">
        <w:t xml:space="preserve"> and the </w:t>
      </w:r>
      <w:r w:rsidR="00C47395" w:rsidRPr="00D90E4F">
        <w:t>"</w:t>
      </w:r>
      <w:r w:rsidRPr="00D90E4F">
        <w:t>Organizer</w:t>
      </w:r>
      <w:r w:rsidR="00C47395" w:rsidRPr="00D90E4F">
        <w:t>"</w:t>
      </w:r>
      <w:r w:rsidRPr="00D90E4F">
        <w:t>.</w:t>
      </w:r>
      <w:r w:rsidR="00765D05" w:rsidRPr="00D90E4F">
        <w:t xml:space="preserve"> </w:t>
      </w:r>
      <w:r w:rsidR="00186478" w:rsidRPr="00D90E4F">
        <w:t>When importing</w:t>
      </w:r>
      <w:r w:rsidR="00765D05" w:rsidRPr="00D90E4F">
        <w:t xml:space="preserve"> a file with </w:t>
      </w:r>
      <w:r w:rsidR="00F432C1" w:rsidRPr="00D90E4F">
        <w:t>several</w:t>
      </w:r>
      <w:r w:rsidR="00765D05" w:rsidRPr="00D90E4F">
        <w:t xml:space="preserve"> identi</w:t>
      </w:r>
      <w:r w:rsidR="00C91EBD" w:rsidRPr="00D90E4F">
        <w:t xml:space="preserve">cal geometries </w:t>
      </w:r>
      <w:r w:rsidR="00186478" w:rsidRPr="00D90E4F">
        <w:t>there are</w:t>
      </w:r>
      <w:r w:rsidR="00C91EBD" w:rsidRPr="00D90E4F">
        <w:t xml:space="preserve"> two</w:t>
      </w:r>
      <w:r w:rsidR="00186478" w:rsidRPr="00D90E4F">
        <w:t xml:space="preserve"> choices:</w:t>
      </w:r>
    </w:p>
    <w:p w14:paraId="67B4D40C" w14:textId="77777777" w:rsidR="00F432C1" w:rsidRPr="00D90E4F" w:rsidRDefault="009378B9" w:rsidP="00F432C1">
      <w:pPr>
        <w:keepNext/>
      </w:pPr>
      <w:r w:rsidRPr="00D90E4F">
        <w:rPr>
          <w:noProof/>
        </w:rPr>
        <w:drawing>
          <wp:inline distT="0" distB="0" distL="0" distR="0" wp14:anchorId="3E84DF8E" wp14:editId="0A811571">
            <wp:extent cx="1682750" cy="1082675"/>
            <wp:effectExtent l="19050" t="0" r="0" b="0"/>
            <wp:docPr id="19412" name="Bild 19412" descr="Image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12" descr="Image344"/>
                    <pic:cNvPicPr>
                      <a:picLocks noChangeAspect="1" noChangeArrowheads="1"/>
                    </pic:cNvPicPr>
                  </pic:nvPicPr>
                  <pic:blipFill>
                    <a:blip r:embed="rId415" cstate="print"/>
                    <a:srcRect/>
                    <a:stretch>
                      <a:fillRect/>
                    </a:stretch>
                  </pic:blipFill>
                  <pic:spPr bwMode="auto">
                    <a:xfrm>
                      <a:off x="0" y="0"/>
                      <a:ext cx="1682750" cy="1082675"/>
                    </a:xfrm>
                    <a:prstGeom prst="rect">
                      <a:avLst/>
                    </a:prstGeom>
                    <a:noFill/>
                    <a:ln w="9525">
                      <a:noFill/>
                      <a:miter lim="800000"/>
                      <a:headEnd/>
                      <a:tailEnd/>
                    </a:ln>
                  </pic:spPr>
                </pic:pic>
              </a:graphicData>
            </a:graphic>
          </wp:inline>
        </w:drawing>
      </w:r>
    </w:p>
    <w:p w14:paraId="382CB9CF" w14:textId="77777777" w:rsidR="00F432C1" w:rsidRPr="00D90E4F" w:rsidRDefault="0010487B" w:rsidP="00F432C1">
      <w:r w:rsidRPr="00D90E4F">
        <w:t xml:space="preserve">You can set the quantity to 1 and </w:t>
      </w:r>
      <w:r w:rsidR="00F432C1" w:rsidRPr="00D90E4F">
        <w:t>generate 16 identical parts</w:t>
      </w:r>
      <w:r w:rsidRPr="00D90E4F">
        <w:t>.</w:t>
      </w:r>
    </w:p>
    <w:p w14:paraId="26E10A39" w14:textId="77777777" w:rsidR="00C91EBD" w:rsidRPr="00D90E4F" w:rsidRDefault="00C91EBD" w:rsidP="002D3E07">
      <w:pPr>
        <w:pStyle w:val="Rubrik5"/>
      </w:pPr>
      <w:r w:rsidRPr="00D90E4F">
        <w:t>Auto quantity</w:t>
      </w:r>
    </w:p>
    <w:p w14:paraId="22520640" w14:textId="35C8DC85" w:rsidR="00C91EBD" w:rsidRPr="00D90E4F" w:rsidRDefault="00694713" w:rsidP="00910F82">
      <w:pPr>
        <w:pStyle w:val="Bild"/>
      </w:pPr>
      <w:r w:rsidRPr="00694713">
        <w:rPr>
          <w:noProof/>
        </w:rPr>
        <w:drawing>
          <wp:inline distT="0" distB="0" distL="0" distR="0" wp14:anchorId="0263B6F5" wp14:editId="0DC5D24C">
            <wp:extent cx="2412000" cy="230400"/>
            <wp:effectExtent l="0" t="0" r="0" b="0"/>
            <wp:docPr id="181390768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07689" name=""/>
                    <pic:cNvPicPr/>
                  </pic:nvPicPr>
                  <pic:blipFill>
                    <a:blip r:embed="rId416"/>
                    <a:stretch>
                      <a:fillRect/>
                    </a:stretch>
                  </pic:blipFill>
                  <pic:spPr>
                    <a:xfrm>
                      <a:off x="0" y="0"/>
                      <a:ext cx="2412000" cy="230400"/>
                    </a:xfrm>
                    <a:prstGeom prst="rect">
                      <a:avLst/>
                    </a:prstGeom>
                  </pic:spPr>
                </pic:pic>
              </a:graphicData>
            </a:graphic>
          </wp:inline>
        </w:drawing>
      </w:r>
    </w:p>
    <w:p w14:paraId="3C6B653C" w14:textId="77777777" w:rsidR="00B846C0" w:rsidRPr="00D90E4F" w:rsidRDefault="00C91EBD" w:rsidP="00B846C0">
      <w:r w:rsidRPr="00D90E4F">
        <w:t xml:space="preserve">By activating the </w:t>
      </w:r>
      <w:r w:rsidR="0010487B" w:rsidRPr="00D90E4F">
        <w:t>checkbox,</w:t>
      </w:r>
      <w:r w:rsidRPr="00D90E4F">
        <w:t xml:space="preserve"> the command will count all identical parts and handle the quantity information automatically. This means that only one part </w:t>
      </w:r>
      <w:r w:rsidR="001B3AD0" w:rsidRPr="00D90E4F">
        <w:t xml:space="preserve">with a quantity of 16 </w:t>
      </w:r>
      <w:r w:rsidRPr="00D90E4F">
        <w:t>will be created when using this option. All other identical parts are deleted.</w:t>
      </w:r>
    </w:p>
    <w:p w14:paraId="7F177B85" w14:textId="77777777" w:rsidR="00C91EBD" w:rsidRPr="00D90E4F" w:rsidRDefault="00C91EBD" w:rsidP="00C91EBD">
      <w:pPr>
        <w:pStyle w:val="Frga"/>
      </w:pPr>
      <w:r w:rsidRPr="00D90E4F">
        <w:t xml:space="preserve">Must the part </w:t>
      </w:r>
      <w:r w:rsidR="001F6F25" w:rsidRPr="00D90E4F">
        <w:t xml:space="preserve">be </w:t>
      </w:r>
      <w:r w:rsidRPr="00D90E4F">
        <w:t>oriented in the same angle</w:t>
      </w:r>
      <w:r w:rsidR="00186478" w:rsidRPr="00D90E4F">
        <w:t>?</w:t>
      </w:r>
    </w:p>
    <w:p w14:paraId="42EA9D85" w14:textId="77777777" w:rsidR="00C91EBD" w:rsidRPr="00D90E4F" w:rsidRDefault="00C91EBD" w:rsidP="00C91EBD">
      <w:pPr>
        <w:pStyle w:val="Answer"/>
      </w:pPr>
      <w:r w:rsidRPr="00D90E4F">
        <w:t>No</w:t>
      </w:r>
      <w:r w:rsidR="00186478" w:rsidRPr="00D90E4F">
        <w:t>,</w:t>
      </w:r>
      <w:r w:rsidRPr="00D90E4F">
        <w:t xml:space="preserve"> the part can be rotated in optional directions.</w:t>
      </w:r>
    </w:p>
    <w:p w14:paraId="6EB7A116" w14:textId="77777777" w:rsidR="002851C1" w:rsidRPr="00D90E4F" w:rsidRDefault="002851C1" w:rsidP="002D3E07">
      <w:pPr>
        <w:pStyle w:val="Rubrik5"/>
      </w:pPr>
      <w:r w:rsidRPr="00D90E4F">
        <w:lastRenderedPageBreak/>
        <w:t>Date</w:t>
      </w:r>
    </w:p>
    <w:p w14:paraId="1EE28375" w14:textId="77777777" w:rsidR="00413823" w:rsidRDefault="00413823" w:rsidP="00910F82">
      <w:pPr>
        <w:pStyle w:val="Bild"/>
      </w:pPr>
      <w:r w:rsidRPr="00413823">
        <w:rPr>
          <w:noProof/>
        </w:rPr>
        <w:drawing>
          <wp:inline distT="0" distB="0" distL="0" distR="0" wp14:anchorId="2DE9E31F" wp14:editId="1E55F3A1">
            <wp:extent cx="2224800" cy="1522800"/>
            <wp:effectExtent l="0" t="0" r="4445" b="1270"/>
            <wp:docPr id="1812077110" name="Bildobjekt 1" descr="En bild som visar text, skärmbild, nummer,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77110" name="Bildobjekt 1" descr="En bild som visar text, skärmbild, nummer, Teckensnitt&#10;&#10;Automatiskt genererad beskrivning"/>
                    <pic:cNvPicPr/>
                  </pic:nvPicPr>
                  <pic:blipFill>
                    <a:blip r:embed="rId417"/>
                    <a:stretch>
                      <a:fillRect/>
                    </a:stretch>
                  </pic:blipFill>
                  <pic:spPr>
                    <a:xfrm>
                      <a:off x="0" y="0"/>
                      <a:ext cx="2224800" cy="1522800"/>
                    </a:xfrm>
                    <a:prstGeom prst="rect">
                      <a:avLst/>
                    </a:prstGeom>
                  </pic:spPr>
                </pic:pic>
              </a:graphicData>
            </a:graphic>
          </wp:inline>
        </w:drawing>
      </w:r>
      <w:r w:rsidRPr="00413823">
        <w:t xml:space="preserve"> </w:t>
      </w:r>
    </w:p>
    <w:p w14:paraId="6F37BD23" w14:textId="31C4EC53" w:rsidR="002851C1" w:rsidRPr="00D90E4F" w:rsidRDefault="002851C1" w:rsidP="002851C1">
      <w:r w:rsidRPr="00D90E4F">
        <w:t xml:space="preserve">The date information </w:t>
      </w:r>
      <w:r w:rsidR="00413823">
        <w:t xml:space="preserve">can be used for </w:t>
      </w:r>
      <w:r w:rsidRPr="00D90E4F">
        <w:t>production date or delivery date. The information is useful if using the Organizer module</w:t>
      </w:r>
      <w:r w:rsidR="00413823">
        <w:t xml:space="preserve"> or in applications for ERP connections.</w:t>
      </w:r>
    </w:p>
    <w:p w14:paraId="485FE49F" w14:textId="77777777" w:rsidR="002851C1" w:rsidRPr="00D90E4F" w:rsidRDefault="002851C1" w:rsidP="002D3E07">
      <w:pPr>
        <w:pStyle w:val="Rubrik5"/>
      </w:pPr>
      <w:r w:rsidRPr="00D90E4F">
        <w:t>Customer</w:t>
      </w:r>
    </w:p>
    <w:p w14:paraId="21D279CF" w14:textId="3EE13CD1" w:rsidR="002851C1" w:rsidRPr="00D90E4F" w:rsidRDefault="00EB14E9" w:rsidP="00910F82">
      <w:pPr>
        <w:pStyle w:val="Bild"/>
      </w:pPr>
      <w:r w:rsidRPr="00EB14E9">
        <w:rPr>
          <w:noProof/>
        </w:rPr>
        <w:drawing>
          <wp:inline distT="0" distB="0" distL="0" distR="0" wp14:anchorId="61E6F37E" wp14:editId="238D02A2">
            <wp:extent cx="2440800" cy="273600"/>
            <wp:effectExtent l="0" t="0" r="0" b="0"/>
            <wp:docPr id="147685683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56835" name=""/>
                    <pic:cNvPicPr/>
                  </pic:nvPicPr>
                  <pic:blipFill>
                    <a:blip r:embed="rId418"/>
                    <a:stretch>
                      <a:fillRect/>
                    </a:stretch>
                  </pic:blipFill>
                  <pic:spPr>
                    <a:xfrm>
                      <a:off x="0" y="0"/>
                      <a:ext cx="2440800" cy="273600"/>
                    </a:xfrm>
                    <a:prstGeom prst="rect">
                      <a:avLst/>
                    </a:prstGeom>
                  </pic:spPr>
                </pic:pic>
              </a:graphicData>
            </a:graphic>
          </wp:inline>
        </w:drawing>
      </w:r>
    </w:p>
    <w:p w14:paraId="3515FC29" w14:textId="36F79877" w:rsidR="00B846C0" w:rsidRDefault="00186478" w:rsidP="00B846C0">
      <w:r w:rsidRPr="00D90E4F">
        <w:t>S</w:t>
      </w:r>
      <w:r w:rsidR="0036113F" w:rsidRPr="00D90E4F">
        <w:t xml:space="preserve">elect an existing customer name in the list. </w:t>
      </w:r>
      <w:r w:rsidRPr="00D90E4F">
        <w:t>Use</w:t>
      </w:r>
      <w:r w:rsidR="0036113F" w:rsidRPr="00D90E4F">
        <w:t xml:space="preserve"> the </w:t>
      </w:r>
      <w:r w:rsidR="00C47395" w:rsidRPr="00D90E4F">
        <w:t>"</w:t>
      </w:r>
      <w:r w:rsidR="0036113F" w:rsidRPr="00D90E4F">
        <w:t>plus</w:t>
      </w:r>
      <w:r w:rsidR="00C47395" w:rsidRPr="00D90E4F">
        <w:t>"</w:t>
      </w:r>
      <w:r w:rsidR="0036113F" w:rsidRPr="00D90E4F">
        <w:t xml:space="preserve"> and </w:t>
      </w:r>
      <w:r w:rsidR="00C47395" w:rsidRPr="00D90E4F">
        <w:t>"</w:t>
      </w:r>
      <w:r w:rsidR="0036113F" w:rsidRPr="00D90E4F">
        <w:t>minus</w:t>
      </w:r>
      <w:r w:rsidR="00C47395" w:rsidRPr="00D90E4F">
        <w:t>"</w:t>
      </w:r>
      <w:r w:rsidR="0036113F" w:rsidRPr="00D90E4F">
        <w:t xml:space="preserve"> button </w:t>
      </w:r>
      <w:r w:rsidRPr="00D90E4F">
        <w:t>to</w:t>
      </w:r>
      <w:r w:rsidR="0036113F" w:rsidRPr="00D90E4F">
        <w:t xml:space="preserve"> add new and delete existing </w:t>
      </w:r>
      <w:r w:rsidR="00EB14E9">
        <w:t>customer names</w:t>
      </w:r>
      <w:r w:rsidR="0036113F" w:rsidRPr="00D90E4F">
        <w:t>.</w:t>
      </w:r>
    </w:p>
    <w:p w14:paraId="35B02A1A" w14:textId="363AF417" w:rsidR="00EB14E9" w:rsidRDefault="00EB14E9" w:rsidP="00EB14E9">
      <w:pPr>
        <w:pStyle w:val="Rubrik5"/>
      </w:pPr>
      <w:r>
        <w:t>User variables</w:t>
      </w:r>
    </w:p>
    <w:p w14:paraId="5A9D8A42" w14:textId="192401E1" w:rsidR="00EB14E9" w:rsidRPr="00EB14E9" w:rsidRDefault="00EB14E9" w:rsidP="00EB14E9">
      <w:r>
        <w:t>It is possible to create user variables that can be used by the report system or by applications. The data is connected to all selected parts.</w:t>
      </w:r>
      <w:r w:rsidR="00946A5E">
        <w:t xml:space="preserve"> There is no more information</w:t>
      </w:r>
    </w:p>
    <w:p w14:paraId="4B6FE5A9" w14:textId="2FF07FC7" w:rsidR="00EB14E9" w:rsidRDefault="00EB14E9" w:rsidP="00AA1213">
      <w:pPr>
        <w:pStyle w:val="Bild"/>
      </w:pPr>
      <w:r>
        <w:rPr>
          <w:noProof/>
        </w:rPr>
        <w:drawing>
          <wp:inline distT="0" distB="0" distL="0" distR="0" wp14:anchorId="3862BA9B" wp14:editId="0D7A1C36">
            <wp:extent cx="3099600" cy="1584000"/>
            <wp:effectExtent l="0" t="0" r="5715" b="0"/>
            <wp:docPr id="1480407915" name="Bildobjekt 1" descr="En bild som visar text, skärmbild, skärm,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07915" name="Bildobjekt 1" descr="En bild som visar text, skärmbild, skärm, programvara&#10;&#10;Automatiskt genererad beskrivning"/>
                    <pic:cNvPicPr/>
                  </pic:nvPicPr>
                  <pic:blipFill>
                    <a:blip r:embed="rId419"/>
                    <a:stretch>
                      <a:fillRect/>
                    </a:stretch>
                  </pic:blipFill>
                  <pic:spPr>
                    <a:xfrm>
                      <a:off x="0" y="0"/>
                      <a:ext cx="3099600" cy="1584000"/>
                    </a:xfrm>
                    <a:prstGeom prst="rect">
                      <a:avLst/>
                    </a:prstGeom>
                  </pic:spPr>
                </pic:pic>
              </a:graphicData>
            </a:graphic>
          </wp:inline>
        </w:drawing>
      </w:r>
    </w:p>
    <w:p w14:paraId="5CEA58FC" w14:textId="4B793B0B" w:rsidR="00EB14E9" w:rsidRDefault="00EB14E9" w:rsidP="00EB14E9">
      <w:pPr>
        <w:pStyle w:val="Rubrik5"/>
      </w:pPr>
      <w:r>
        <w:t>Color</w:t>
      </w:r>
    </w:p>
    <w:p w14:paraId="2A578566" w14:textId="7E9A530C" w:rsidR="00EB14E9" w:rsidRDefault="00EB14E9" w:rsidP="00AA1213">
      <w:pPr>
        <w:pStyle w:val="Bild"/>
      </w:pPr>
      <w:r w:rsidRPr="00EB14E9">
        <w:rPr>
          <w:noProof/>
        </w:rPr>
        <w:drawing>
          <wp:inline distT="0" distB="0" distL="0" distR="0" wp14:anchorId="0170F2AB" wp14:editId="0DBFE480">
            <wp:extent cx="2736000" cy="288000"/>
            <wp:effectExtent l="0" t="0" r="0" b="0"/>
            <wp:docPr id="132410709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07091" name=""/>
                    <pic:cNvPicPr/>
                  </pic:nvPicPr>
                  <pic:blipFill>
                    <a:blip r:embed="rId420"/>
                    <a:stretch>
                      <a:fillRect/>
                    </a:stretch>
                  </pic:blipFill>
                  <pic:spPr>
                    <a:xfrm>
                      <a:off x="0" y="0"/>
                      <a:ext cx="2736000" cy="288000"/>
                    </a:xfrm>
                    <a:prstGeom prst="rect">
                      <a:avLst/>
                    </a:prstGeom>
                  </pic:spPr>
                </pic:pic>
              </a:graphicData>
            </a:graphic>
          </wp:inline>
        </w:drawing>
      </w:r>
    </w:p>
    <w:p w14:paraId="3C94FDD3" w14:textId="1DA46E10" w:rsidR="00EB14E9" w:rsidRDefault="00EB14E9" w:rsidP="00B846C0">
      <w:r>
        <w:t xml:space="preserve">If you turn on the Part color </w:t>
      </w:r>
      <w:hyperlink w:anchor="_Quick_option_menu" w:history="1">
        <w:r w:rsidRPr="00EB14E9">
          <w:rPr>
            <w:rStyle w:val="Hyperlnk"/>
          </w:rPr>
          <w:t>that can be done here</w:t>
        </w:r>
      </w:hyperlink>
      <w:r>
        <w:t>. You can have different colors on different parts or on parts that belong to a customer.</w:t>
      </w:r>
    </w:p>
    <w:p w14:paraId="1EE6E9A2" w14:textId="77777777" w:rsidR="00EB14E9" w:rsidRPr="00D90E4F" w:rsidRDefault="00EB14E9" w:rsidP="00EB14E9">
      <w:pPr>
        <w:pStyle w:val="Rubrik5"/>
      </w:pPr>
      <w:r w:rsidRPr="00D90E4F">
        <w:t>Add to Organizer</w:t>
      </w:r>
    </w:p>
    <w:p w14:paraId="1B9DC060" w14:textId="4FBBEB24" w:rsidR="00EB14E9" w:rsidRDefault="00EB14E9" w:rsidP="00EB14E9">
      <w:r w:rsidRPr="00D90E4F">
        <w:t xml:space="preserve">If you have the organizer module installed, then the checkbox </w:t>
      </w:r>
      <w:r>
        <w:t>"</w:t>
      </w:r>
      <w:r w:rsidRPr="00D90E4F">
        <w:t>Add to organizer</w:t>
      </w:r>
      <w:r>
        <w:t>"</w:t>
      </w:r>
      <w:r w:rsidRPr="00D90E4F">
        <w:t xml:space="preserve"> will be visible. If the option is checked then the part will automatically be registered in organizer.</w:t>
      </w:r>
      <w:r w:rsidR="00946A5E">
        <w:t xml:space="preserve"> And removed from the drawing.</w:t>
      </w:r>
    </w:p>
    <w:p w14:paraId="42DCB8F7" w14:textId="0F79782A" w:rsidR="00EB14E9" w:rsidRPr="00D90E4F" w:rsidRDefault="00EB14E9" w:rsidP="005949B5">
      <w:pPr>
        <w:pStyle w:val="Rubrik4"/>
      </w:pPr>
      <w:r>
        <w:t>Toolpath</w:t>
      </w:r>
    </w:p>
    <w:p w14:paraId="7E4F8763" w14:textId="5F967AA6" w:rsidR="00EB14E9" w:rsidRPr="00D90E4F" w:rsidRDefault="00EB14E9" w:rsidP="00AA1213">
      <w:pPr>
        <w:pStyle w:val="Bild"/>
      </w:pPr>
      <w:r w:rsidRPr="00EB14E9">
        <w:rPr>
          <w:noProof/>
        </w:rPr>
        <w:drawing>
          <wp:inline distT="0" distB="0" distL="0" distR="0" wp14:anchorId="2AEC11D7" wp14:editId="60BD10F7">
            <wp:extent cx="2919600" cy="1440000"/>
            <wp:effectExtent l="0" t="0" r="0" b="8255"/>
            <wp:docPr id="1655066213" name="Bildobjekt 1" descr="En bild som visar text, skärmbild, programvara,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66213" name="Bildobjekt 1" descr="En bild som visar text, skärmbild, programvara, Teckensnitt&#10;&#10;Automatiskt genererad beskrivning"/>
                    <pic:cNvPicPr/>
                  </pic:nvPicPr>
                  <pic:blipFill>
                    <a:blip r:embed="rId421"/>
                    <a:stretch>
                      <a:fillRect/>
                    </a:stretch>
                  </pic:blipFill>
                  <pic:spPr>
                    <a:xfrm>
                      <a:off x="0" y="0"/>
                      <a:ext cx="2919600" cy="1440000"/>
                    </a:xfrm>
                    <a:prstGeom prst="rect">
                      <a:avLst/>
                    </a:prstGeom>
                  </pic:spPr>
                </pic:pic>
              </a:graphicData>
            </a:graphic>
          </wp:inline>
        </w:drawing>
      </w:r>
    </w:p>
    <w:p w14:paraId="0F42C039" w14:textId="77777777" w:rsidR="0081480E" w:rsidRPr="00D90E4F" w:rsidRDefault="0081480E" w:rsidP="002D3E07">
      <w:pPr>
        <w:pStyle w:val="Rubrik5"/>
      </w:pPr>
      <w:bookmarkStart w:id="634" w:name="_Geometry_optimization_&lt;value&gt;"/>
      <w:bookmarkEnd w:id="634"/>
      <w:r w:rsidRPr="00D90E4F">
        <w:t>Geometry optimization &lt;value&gt;</w:t>
      </w:r>
    </w:p>
    <w:p w14:paraId="0ED5150A" w14:textId="1EA49191" w:rsidR="0081480E" w:rsidRPr="00D90E4F" w:rsidRDefault="00186478" w:rsidP="0036113F">
      <w:r w:rsidRPr="00D90E4F">
        <w:t>It is recommended that</w:t>
      </w:r>
      <w:r w:rsidR="0081480E" w:rsidRPr="00D90E4F">
        <w:t xml:space="preserve"> the </w:t>
      </w:r>
      <w:r w:rsidR="00C47395" w:rsidRPr="00D90E4F">
        <w:t>"</w:t>
      </w:r>
      <w:r w:rsidR="001343D9" w:rsidRPr="00D90E4F">
        <w:t>G</w:t>
      </w:r>
      <w:r w:rsidR="0036113F" w:rsidRPr="00D90E4F">
        <w:t>eometry optimization</w:t>
      </w:r>
      <w:r w:rsidR="00C47395" w:rsidRPr="00D90E4F">
        <w:t>"</w:t>
      </w:r>
      <w:r w:rsidR="0036113F" w:rsidRPr="00D90E4F">
        <w:t xml:space="preserve"> </w:t>
      </w:r>
      <w:r w:rsidR="00DA39AC" w:rsidRPr="00D90E4F">
        <w:t xml:space="preserve">is always </w:t>
      </w:r>
      <w:r w:rsidR="0036113F" w:rsidRPr="00D90E4F">
        <w:t xml:space="preserve">activated. </w:t>
      </w:r>
      <w:r w:rsidR="0081480E" w:rsidRPr="00D90E4F">
        <w:t>The optimization guarantees that the toolpath created on the part is possible to cut with a tool diameter smaller than the optimization value. The value can be change</w:t>
      </w:r>
      <w:r w:rsidR="00DA39AC" w:rsidRPr="00D90E4F">
        <w:t>d</w:t>
      </w:r>
      <w:r w:rsidR="0081480E" w:rsidRPr="00D90E4F">
        <w:t xml:space="preserve"> in the geometry section in the machine setting.</w:t>
      </w:r>
    </w:p>
    <w:p w14:paraId="1F94DB4E" w14:textId="77777777" w:rsidR="001A33B6" w:rsidRPr="00D90E4F" w:rsidRDefault="001A33B6" w:rsidP="002D3E07">
      <w:pPr>
        <w:pStyle w:val="Rubrik5"/>
      </w:pPr>
      <w:r w:rsidRPr="00D90E4F">
        <w:lastRenderedPageBreak/>
        <w:t>Curvefit</w:t>
      </w:r>
    </w:p>
    <w:p w14:paraId="2CADFB6E" w14:textId="6B805135" w:rsidR="001A33B6" w:rsidRDefault="001A33B6" w:rsidP="001A33B6">
      <w:r w:rsidRPr="00D90E4F">
        <w:t xml:space="preserve">If this checkbox is </w:t>
      </w:r>
      <w:r w:rsidR="000F1615" w:rsidRPr="00D90E4F">
        <w:t>activated,</w:t>
      </w:r>
      <w:r w:rsidRPr="00D90E4F">
        <w:t xml:space="preserve"> then </w:t>
      </w:r>
      <w:r w:rsidR="00C47395" w:rsidRPr="00D90E4F">
        <w:t>"</w:t>
      </w:r>
      <w:r w:rsidRPr="00D90E4F">
        <w:t>Create</w:t>
      </w:r>
      <w:r w:rsidR="00C47395" w:rsidRPr="00D90E4F">
        <w:t>"</w:t>
      </w:r>
      <w:r w:rsidRPr="00D90E4F">
        <w:t xml:space="preserve"> is performing an automatic </w:t>
      </w:r>
      <w:hyperlink w:anchor="_Curvefit" w:history="1">
        <w:r w:rsidR="00C47395" w:rsidRPr="00910F82">
          <w:rPr>
            <w:rStyle w:val="Hyperlnk"/>
          </w:rPr>
          <w:t>"</w:t>
        </w:r>
        <w:r w:rsidRPr="00910F82">
          <w:rPr>
            <w:rStyle w:val="Hyperlnk"/>
          </w:rPr>
          <w:t>Curvefit</w:t>
        </w:r>
        <w:r w:rsidR="00C47395" w:rsidRPr="00910F82">
          <w:rPr>
            <w:rStyle w:val="Hyperlnk"/>
          </w:rPr>
          <w:t>"</w:t>
        </w:r>
      </w:hyperlink>
      <w:r w:rsidRPr="00D90E4F">
        <w:t xml:space="preserve"> operation on the selected geometry</w:t>
      </w:r>
      <w:r w:rsidR="001343D9" w:rsidRPr="00D90E4F">
        <w:t>.</w:t>
      </w:r>
    </w:p>
    <w:p w14:paraId="3B6AED78" w14:textId="1D630ABC" w:rsidR="00694713" w:rsidRDefault="00F707F6" w:rsidP="00F707F6">
      <w:pPr>
        <w:pStyle w:val="Rubrik5"/>
      </w:pPr>
      <w:r>
        <w:t>Create toolpath</w:t>
      </w:r>
    </w:p>
    <w:p w14:paraId="78097C67" w14:textId="0E44070A" w:rsidR="00F707F6" w:rsidRPr="00F707F6" w:rsidRDefault="00F707F6" w:rsidP="00AA1213">
      <w:pPr>
        <w:pStyle w:val="Bild"/>
      </w:pPr>
      <w:r w:rsidRPr="00F707F6">
        <w:rPr>
          <w:noProof/>
        </w:rPr>
        <w:drawing>
          <wp:inline distT="0" distB="0" distL="0" distR="0" wp14:anchorId="62CED569" wp14:editId="5AB1545F">
            <wp:extent cx="2786400" cy="252000"/>
            <wp:effectExtent l="0" t="0" r="0" b="0"/>
            <wp:docPr id="144204492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44926" name=""/>
                    <pic:cNvPicPr/>
                  </pic:nvPicPr>
                  <pic:blipFill>
                    <a:blip r:embed="rId422"/>
                    <a:stretch>
                      <a:fillRect/>
                    </a:stretch>
                  </pic:blipFill>
                  <pic:spPr>
                    <a:xfrm>
                      <a:off x="0" y="0"/>
                      <a:ext cx="2786400" cy="252000"/>
                    </a:xfrm>
                    <a:prstGeom prst="rect">
                      <a:avLst/>
                    </a:prstGeom>
                  </pic:spPr>
                </pic:pic>
              </a:graphicData>
            </a:graphic>
          </wp:inline>
        </w:drawing>
      </w:r>
    </w:p>
    <w:p w14:paraId="6D783CFE" w14:textId="1C916858" w:rsidR="00EB14E9" w:rsidRDefault="00F707F6" w:rsidP="001A33B6">
      <w:r>
        <w:t xml:space="preserve">If this option is checked then the toolpath will be created automatically using the default settings of the </w:t>
      </w:r>
      <w:hyperlink w:anchor="_Contour" w:history="1">
        <w:r w:rsidRPr="00F707F6">
          <w:rPr>
            <w:rStyle w:val="Hyperlnk"/>
          </w:rPr>
          <w:t>Contour</w:t>
        </w:r>
      </w:hyperlink>
      <w:r>
        <w:t xml:space="preserve"> command. If you want to check the settings, then you can click on the settings menu.</w:t>
      </w:r>
    </w:p>
    <w:p w14:paraId="39AC8865" w14:textId="342A23B6" w:rsidR="00F707F6" w:rsidRDefault="00F707F6" w:rsidP="00F707F6">
      <w:pPr>
        <w:pStyle w:val="Rubrik5"/>
      </w:pPr>
      <w:bookmarkStart w:id="635" w:name="_Quality_1"/>
      <w:bookmarkEnd w:id="635"/>
      <w:r>
        <w:t>Quality</w:t>
      </w:r>
    </w:p>
    <w:p w14:paraId="63DD1422" w14:textId="498E2E4B" w:rsidR="00F707F6" w:rsidRDefault="00F707F6" w:rsidP="00F66186">
      <w:pPr>
        <w:pStyle w:val="Bild"/>
      </w:pPr>
      <w:r w:rsidRPr="00F707F6">
        <w:rPr>
          <w:noProof/>
        </w:rPr>
        <w:drawing>
          <wp:inline distT="0" distB="0" distL="0" distR="0" wp14:anchorId="6E92CB22" wp14:editId="5EF6427B">
            <wp:extent cx="2253600" cy="669600"/>
            <wp:effectExtent l="0" t="0" r="0" b="0"/>
            <wp:docPr id="1482604397"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04397" name="Bildobjekt 1" descr="En bild som visar text, skärmbild, Teckensnitt, linje&#10;&#10;Automatiskt genererad beskrivning"/>
                    <pic:cNvPicPr/>
                  </pic:nvPicPr>
                  <pic:blipFill>
                    <a:blip r:embed="rId423"/>
                    <a:stretch>
                      <a:fillRect/>
                    </a:stretch>
                  </pic:blipFill>
                  <pic:spPr>
                    <a:xfrm>
                      <a:off x="0" y="0"/>
                      <a:ext cx="2253600" cy="669600"/>
                    </a:xfrm>
                    <a:prstGeom prst="rect">
                      <a:avLst/>
                    </a:prstGeom>
                  </pic:spPr>
                </pic:pic>
              </a:graphicData>
            </a:graphic>
          </wp:inline>
        </w:drawing>
      </w:r>
    </w:p>
    <w:p w14:paraId="1207CC35" w14:textId="4FE30D3C" w:rsidR="00946A5E" w:rsidRDefault="00F707F6" w:rsidP="001A33B6">
      <w:r>
        <w:t xml:space="preserve">Here you can select which cutting quality on external, internal, and other objects geometry. </w:t>
      </w:r>
      <w:r w:rsidR="00946A5E">
        <w:t xml:space="preserve">It important to </w:t>
      </w:r>
      <w:r w:rsidR="00C82D60">
        <w:t xml:space="preserve">never use a better quality than required. It </w:t>
      </w:r>
      <w:r w:rsidR="00945E22">
        <w:t xml:space="preserve">can </w:t>
      </w:r>
      <w:r w:rsidR="00F66186">
        <w:t>take</w:t>
      </w:r>
      <w:r w:rsidR="00945E22">
        <w:t xml:space="preserve"> up to four t</w:t>
      </w:r>
      <w:r w:rsidR="00C82D60">
        <w:t>ime</w:t>
      </w:r>
      <w:r w:rsidR="00945E22">
        <w:t>s</w:t>
      </w:r>
      <w:r w:rsidR="00C82D60">
        <w:t xml:space="preserve"> longer to cut with X-fine quality than it takes with X-rough quality.</w:t>
      </w:r>
    </w:p>
    <w:p w14:paraId="56FC1180" w14:textId="2DDEC6EB" w:rsidR="00F707F6" w:rsidRPr="00D90E4F" w:rsidRDefault="00F707F6" w:rsidP="001A33B6">
      <w:r>
        <w:t xml:space="preserve">The quality can be changed afterwards. You can read about that </w:t>
      </w:r>
      <w:hyperlink w:anchor="_Quality" w:history="1">
        <w:r w:rsidRPr="00F707F6">
          <w:rPr>
            <w:rStyle w:val="Hyperlnk"/>
          </w:rPr>
          <w:t>here</w:t>
        </w:r>
      </w:hyperlink>
      <w:r>
        <w:t>.</w:t>
      </w:r>
    </w:p>
    <w:p w14:paraId="2993785D" w14:textId="77777777" w:rsidR="003E762E" w:rsidRPr="00D90E4F" w:rsidRDefault="003E762E" w:rsidP="003E762E">
      <w:pPr>
        <w:pStyle w:val="Rubrik3"/>
      </w:pPr>
      <w:bookmarkStart w:id="636" w:name="_Other_objects"/>
      <w:bookmarkStart w:id="637" w:name="_Ref333230227"/>
      <w:bookmarkStart w:id="638" w:name="_Toc129002770"/>
      <w:bookmarkEnd w:id="636"/>
      <w:r w:rsidRPr="00D90E4F">
        <w:t>Other objects</w:t>
      </w:r>
      <w:bookmarkEnd w:id="637"/>
      <w:bookmarkEnd w:id="638"/>
    </w:p>
    <w:p w14:paraId="197D539E" w14:textId="7D3E43C0" w:rsidR="003E762E" w:rsidRDefault="00866A8A" w:rsidP="00AA1213">
      <w:pPr>
        <w:pStyle w:val="Bild"/>
      </w:pPr>
      <w:r w:rsidRPr="00946A5E">
        <w:rPr>
          <w:noProof/>
        </w:rPr>
        <w:drawing>
          <wp:inline distT="0" distB="0" distL="0" distR="0" wp14:anchorId="58BA0D84" wp14:editId="74A56907">
            <wp:extent cx="2552400" cy="2606400"/>
            <wp:effectExtent l="0" t="0" r="635" b="3810"/>
            <wp:docPr id="1911769131" name="Bildobjekt 1" descr="En bild som visar cirkel, skärmbild,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69131" name="Bildobjekt 1" descr="En bild som visar cirkel, skärmbild, design&#10;&#10;Automatiskt genererad beskrivning"/>
                    <pic:cNvPicPr/>
                  </pic:nvPicPr>
                  <pic:blipFill>
                    <a:blip r:embed="rId424"/>
                    <a:stretch>
                      <a:fillRect/>
                    </a:stretch>
                  </pic:blipFill>
                  <pic:spPr>
                    <a:xfrm>
                      <a:off x="0" y="0"/>
                      <a:ext cx="2552400" cy="2606400"/>
                    </a:xfrm>
                    <a:prstGeom prst="rect">
                      <a:avLst/>
                    </a:prstGeom>
                  </pic:spPr>
                </pic:pic>
              </a:graphicData>
            </a:graphic>
          </wp:inline>
        </w:drawing>
      </w:r>
    </w:p>
    <w:p w14:paraId="5349F9F2" w14:textId="767AD0C1" w:rsidR="003E762E" w:rsidRPr="00D90E4F" w:rsidRDefault="00F707F6" w:rsidP="00866A8A">
      <w:pPr>
        <w:keepNext/>
      </w:pPr>
      <w:r>
        <w:t>If you have open objects that should be included in the part, then those can be selected by clicking on the button "Other objects"</w:t>
      </w:r>
      <w:r w:rsidR="00866A8A">
        <w:t xml:space="preserve">. </w:t>
      </w:r>
      <w:r>
        <w:t>This kind of geometries can be used for cutting or marking.</w:t>
      </w:r>
    </w:p>
    <w:p w14:paraId="4B27EDA6" w14:textId="77777777" w:rsidR="00446786" w:rsidRPr="00D90E4F" w:rsidRDefault="000C1F64" w:rsidP="002D3E07">
      <w:pPr>
        <w:pStyle w:val="Rubrik5"/>
      </w:pPr>
      <w:r w:rsidRPr="00D90E4F">
        <w:t>Object</w:t>
      </w:r>
      <w:r w:rsidR="00446786" w:rsidRPr="00D90E4F">
        <w:t xml:space="preserve"> located outside external geometry</w:t>
      </w:r>
    </w:p>
    <w:p w14:paraId="1F588B29" w14:textId="505DA0C1" w:rsidR="000C1F64" w:rsidRDefault="001343D9" w:rsidP="000C1F64">
      <w:r w:rsidRPr="00D90E4F">
        <w:t>T</w:t>
      </w:r>
      <w:r w:rsidR="000C1F64" w:rsidRPr="00D90E4F">
        <w:t>o add "Other object</w:t>
      </w:r>
      <w:r w:rsidR="00D4501A" w:rsidRPr="00D90E4F">
        <w:t>s</w:t>
      </w:r>
      <w:r w:rsidR="000C1F64" w:rsidRPr="00D90E4F">
        <w:t>" that are located outside an external geometry</w:t>
      </w:r>
      <w:r w:rsidRPr="00D90E4F">
        <w:t xml:space="preserve">, </w:t>
      </w:r>
      <w:r w:rsidR="000C1F64" w:rsidRPr="00D90E4F">
        <w:t xml:space="preserve">then only one part </w:t>
      </w:r>
      <w:r w:rsidRPr="00D90E4F">
        <w:t xml:space="preserve">can be created </w:t>
      </w:r>
      <w:r w:rsidR="000C1F64" w:rsidRPr="00D90E4F">
        <w:t>at a time.</w:t>
      </w:r>
      <w:r w:rsidR="00946A5E">
        <w:t xml:space="preserve"> Select the circle and then the other objects as "Other objects".</w:t>
      </w:r>
    </w:p>
    <w:p w14:paraId="23C2EDCD" w14:textId="1866238C" w:rsidR="00866A8A" w:rsidRPr="00866A8A" w:rsidRDefault="00866A8A" w:rsidP="00866A8A">
      <w:pPr>
        <w:pStyle w:val="Rubrik5"/>
      </w:pPr>
      <w:r>
        <w:t>Script</w:t>
      </w:r>
    </w:p>
    <w:p w14:paraId="14AE41DB" w14:textId="3517C030" w:rsidR="00866A8A" w:rsidRDefault="00866A8A" w:rsidP="00AA1213">
      <w:pPr>
        <w:pStyle w:val="Bild"/>
      </w:pPr>
      <w:r w:rsidRPr="00866A8A">
        <w:rPr>
          <w:noProof/>
        </w:rPr>
        <w:drawing>
          <wp:inline distT="0" distB="0" distL="0" distR="0" wp14:anchorId="6B34B4A5" wp14:editId="0DF579C1">
            <wp:extent cx="2559600" cy="396000"/>
            <wp:effectExtent l="0" t="0" r="0" b="4445"/>
            <wp:docPr id="404108377" name="Bildobjekt 1" descr="En bild som visar text, Teckensnitt, linje, vi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08377" name="Bildobjekt 1" descr="En bild som visar text, Teckensnitt, linje, vit&#10;&#10;Automatiskt genererad beskrivning"/>
                    <pic:cNvPicPr/>
                  </pic:nvPicPr>
                  <pic:blipFill>
                    <a:blip r:embed="rId425"/>
                    <a:stretch>
                      <a:fillRect/>
                    </a:stretch>
                  </pic:blipFill>
                  <pic:spPr>
                    <a:xfrm>
                      <a:off x="0" y="0"/>
                      <a:ext cx="2559600" cy="396000"/>
                    </a:xfrm>
                    <a:prstGeom prst="rect">
                      <a:avLst/>
                    </a:prstGeom>
                  </pic:spPr>
                </pic:pic>
              </a:graphicData>
            </a:graphic>
          </wp:inline>
        </w:drawing>
      </w:r>
    </w:p>
    <w:p w14:paraId="05DAD1E3" w14:textId="4A0F2B19" w:rsidR="00866A8A" w:rsidRDefault="00866A8A" w:rsidP="000C1F64">
      <w:r>
        <w:t>This option is for customizing IGEMS to work with an application or for communication with ERP systems. It will start a LISP scrip. All parts are included in a list with the name *PARTS*. All function in the ILISP language can be used.</w:t>
      </w:r>
    </w:p>
    <w:p w14:paraId="36E75A16" w14:textId="77777777" w:rsidR="00F84FAA" w:rsidRDefault="00F84FAA" w:rsidP="000C1F64"/>
    <w:p w14:paraId="45A7CB03" w14:textId="54BB25B1" w:rsidR="00F84FAA" w:rsidRPr="00D90E4F" w:rsidRDefault="00F84FAA" w:rsidP="000C1F64">
      <w:hyperlink w:anchor="_Add_Other_object" w:history="1">
        <w:r w:rsidRPr="00F84FAA">
          <w:rPr>
            <w:rStyle w:val="Hyperlnk"/>
          </w:rPr>
          <w:t>It is also possible to add this kind of objects afterwards.</w:t>
        </w:r>
      </w:hyperlink>
    </w:p>
    <w:p w14:paraId="6B933C2A" w14:textId="77777777" w:rsidR="002F0E52" w:rsidRPr="00D90E4F" w:rsidRDefault="002F0E52" w:rsidP="006C1ABF">
      <w:pPr>
        <w:pStyle w:val="Rubrik2"/>
      </w:pPr>
      <w:bookmarkStart w:id="639" w:name="_Quality"/>
      <w:bookmarkStart w:id="640" w:name="_Ref333416108"/>
      <w:bookmarkStart w:id="641" w:name="_Toc335636968"/>
      <w:bookmarkStart w:id="642" w:name="_Toc129002771"/>
      <w:bookmarkStart w:id="643" w:name="_Toc229474841"/>
      <w:bookmarkEnd w:id="639"/>
      <w:r w:rsidRPr="00D90E4F">
        <w:lastRenderedPageBreak/>
        <w:t>Qual</w:t>
      </w:r>
      <w:bookmarkStart w:id="644" w:name="quality"/>
      <w:bookmarkEnd w:id="644"/>
      <w:r w:rsidRPr="00D90E4F">
        <w:t>ity</w:t>
      </w:r>
      <w:bookmarkEnd w:id="640"/>
      <w:bookmarkEnd w:id="641"/>
      <w:bookmarkEnd w:id="642"/>
      <w:bookmarkEnd w:id="643"/>
    </w:p>
    <w:p w14:paraId="0A77FED1" w14:textId="0E4252C8" w:rsidR="002F0E52" w:rsidRDefault="00A8730D" w:rsidP="00AA1213">
      <w:pPr>
        <w:pStyle w:val="Bild"/>
      </w:pPr>
      <w:r w:rsidRPr="00A8730D">
        <w:rPr>
          <w:noProof/>
        </w:rPr>
        <w:drawing>
          <wp:inline distT="0" distB="0" distL="0" distR="0" wp14:anchorId="216E8B0A" wp14:editId="650EF35B">
            <wp:extent cx="1522800" cy="928800"/>
            <wp:effectExtent l="0" t="0" r="1270" b="5080"/>
            <wp:docPr id="37338628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86280" name=""/>
                    <pic:cNvPicPr/>
                  </pic:nvPicPr>
                  <pic:blipFill>
                    <a:blip r:embed="rId426"/>
                    <a:stretch>
                      <a:fillRect/>
                    </a:stretch>
                  </pic:blipFill>
                  <pic:spPr>
                    <a:xfrm>
                      <a:off x="0" y="0"/>
                      <a:ext cx="1522800" cy="928800"/>
                    </a:xfrm>
                    <a:prstGeom prst="rect">
                      <a:avLst/>
                    </a:prstGeom>
                  </pic:spPr>
                </pic:pic>
              </a:graphicData>
            </a:graphic>
          </wp:inline>
        </w:drawing>
      </w:r>
    </w:p>
    <w:p w14:paraId="1B9BB365" w14:textId="1FCF6200" w:rsidR="00135C7F" w:rsidRDefault="00135C7F" w:rsidP="00135C7F">
      <w:r>
        <w:t>T</w:t>
      </w:r>
      <w:r w:rsidRPr="00135C7F">
        <w:t>he bas</w:t>
      </w:r>
      <w:r>
        <w:t xml:space="preserve">ic </w:t>
      </w:r>
      <w:r w:rsidRPr="00135C7F">
        <w:t>quality is determined</w:t>
      </w:r>
      <w:r>
        <w:t xml:space="preserve"> </w:t>
      </w:r>
      <w:r w:rsidRPr="00135C7F">
        <w:t>in the "</w:t>
      </w:r>
      <w:hyperlink w:anchor="_Part_create" w:history="1">
        <w:r w:rsidRPr="00135C7F">
          <w:rPr>
            <w:rStyle w:val="Hyperlnk"/>
          </w:rPr>
          <w:t>Create part</w:t>
        </w:r>
      </w:hyperlink>
      <w:r w:rsidRPr="00135C7F">
        <w:t xml:space="preserve">" command. </w:t>
      </w:r>
    </w:p>
    <w:p w14:paraId="6A05E305" w14:textId="133E071B" w:rsidR="00135C7F" w:rsidRPr="00D90E4F" w:rsidRDefault="00135C7F" w:rsidP="00135C7F">
      <w:r w:rsidRPr="00D90E4F">
        <w:t xml:space="preserve">When there are several copies of the same part </w:t>
      </w:r>
      <w:r>
        <w:t xml:space="preserve">on the drawing </w:t>
      </w:r>
      <w:r w:rsidRPr="00D90E4F">
        <w:t>then it is sufficient to modify the quality on just one part. All sister parts will automatically get the same quality.</w:t>
      </w:r>
    </w:p>
    <w:p w14:paraId="40DE8F5F" w14:textId="4F7F73B9" w:rsidR="00135C7F" w:rsidRPr="00135C7F" w:rsidRDefault="00135C7F" w:rsidP="00135C7F">
      <w:r>
        <w:t>If you want to have different quality on identical parts you must use the "Split" command to separate them.</w:t>
      </w:r>
    </w:p>
    <w:p w14:paraId="2FED166B" w14:textId="1A20509A" w:rsidR="00A8730D" w:rsidRDefault="00A8730D" w:rsidP="00020F0B">
      <w:pPr>
        <w:pStyle w:val="Rubrik5"/>
      </w:pPr>
      <w:r>
        <w:t>Start the command.</w:t>
      </w:r>
    </w:p>
    <w:p w14:paraId="131B5A0E" w14:textId="22110726" w:rsidR="00A8730D" w:rsidRDefault="00A8730D" w:rsidP="007263E9">
      <w:pPr>
        <w:pStyle w:val="Bild"/>
      </w:pPr>
      <w:r w:rsidRPr="00A8730D">
        <w:rPr>
          <w:noProof/>
        </w:rPr>
        <w:drawing>
          <wp:inline distT="0" distB="0" distL="0" distR="0" wp14:anchorId="024C0830" wp14:editId="39E2C293">
            <wp:extent cx="990738" cy="1476581"/>
            <wp:effectExtent l="0" t="0" r="0" b="9525"/>
            <wp:docPr id="1993390768" name="Bildobjekt 1" descr="En bild som visar text, skärmbild, Färggrann,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0768" name="Bildobjekt 1" descr="En bild som visar text, skärmbild, Färggrann, design&#10;&#10;Automatiskt genererad beskrivning"/>
                    <pic:cNvPicPr/>
                  </pic:nvPicPr>
                  <pic:blipFill>
                    <a:blip r:embed="rId427"/>
                    <a:stretch>
                      <a:fillRect/>
                    </a:stretch>
                  </pic:blipFill>
                  <pic:spPr>
                    <a:xfrm>
                      <a:off x="0" y="0"/>
                      <a:ext cx="990738" cy="1476581"/>
                    </a:xfrm>
                    <a:prstGeom prst="rect">
                      <a:avLst/>
                    </a:prstGeom>
                  </pic:spPr>
                </pic:pic>
              </a:graphicData>
            </a:graphic>
          </wp:inline>
        </w:drawing>
      </w:r>
    </w:p>
    <w:p w14:paraId="586B2965" w14:textId="6845724E" w:rsidR="00A8730D" w:rsidRDefault="00A8730D" w:rsidP="00A8730D">
      <w:r>
        <w:t>In the upper right corner of the screen are information about colors and qualities.</w:t>
      </w:r>
      <w:r w:rsidR="007263E9">
        <w:t xml:space="preserve"> You can in this stage se the quality on all parts on the drawing.</w:t>
      </w:r>
    </w:p>
    <w:p w14:paraId="3509CEC6" w14:textId="2D1A38DA" w:rsidR="00A8730D" w:rsidRPr="00A8730D" w:rsidRDefault="007263E9" w:rsidP="007263E9">
      <w:pPr>
        <w:pStyle w:val="DoNow"/>
      </w:pPr>
      <w:r>
        <w:t>Select the part that you want to modify. In this case select the rectangular part.</w:t>
      </w:r>
    </w:p>
    <w:p w14:paraId="2AC03485" w14:textId="2C018EA7" w:rsidR="00580E04" w:rsidRPr="00D90E4F" w:rsidRDefault="002A10B4" w:rsidP="00A8730D">
      <w:pPr>
        <w:pStyle w:val="Bild"/>
      </w:pPr>
      <w:r w:rsidRPr="002A10B4">
        <w:rPr>
          <w:noProof/>
        </w:rPr>
        <w:drawing>
          <wp:inline distT="0" distB="0" distL="0" distR="0" wp14:anchorId="52CA54DD" wp14:editId="663364E7">
            <wp:extent cx="4352400" cy="1630800"/>
            <wp:effectExtent l="0" t="0" r="0" b="7620"/>
            <wp:docPr id="694909109" name="Bildobjekt 1" descr="En bild som visar Grafik, skärmbild, Färggrann, grö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09109" name="Bildobjekt 1" descr="En bild som visar Grafik, skärmbild, Färggrann, grön&#10;&#10;Automatiskt genererad beskrivning"/>
                    <pic:cNvPicPr/>
                  </pic:nvPicPr>
                  <pic:blipFill>
                    <a:blip r:embed="rId428"/>
                    <a:stretch>
                      <a:fillRect/>
                    </a:stretch>
                  </pic:blipFill>
                  <pic:spPr>
                    <a:xfrm>
                      <a:off x="0" y="0"/>
                      <a:ext cx="4352400" cy="1630800"/>
                    </a:xfrm>
                    <a:prstGeom prst="rect">
                      <a:avLst/>
                    </a:prstGeom>
                  </pic:spPr>
                </pic:pic>
              </a:graphicData>
            </a:graphic>
          </wp:inline>
        </w:drawing>
      </w:r>
    </w:p>
    <w:p w14:paraId="48DBCE77" w14:textId="6BC78319" w:rsidR="0054097E" w:rsidRDefault="0054097E" w:rsidP="00A8730D">
      <w:r w:rsidRPr="00D90E4F">
        <w:t>The</w:t>
      </w:r>
      <w:r w:rsidR="00905E89" w:rsidRPr="00D90E4F">
        <w:t>re are 5 different</w:t>
      </w:r>
      <w:r w:rsidRPr="00D90E4F">
        <w:t xml:space="preserve"> quality </w:t>
      </w:r>
      <w:r w:rsidR="00905E89" w:rsidRPr="00D90E4F">
        <w:t xml:space="preserve">levels for </w:t>
      </w:r>
      <w:r w:rsidRPr="00D90E4F">
        <w:t xml:space="preserve">abrasive waterjet cutting. The </w:t>
      </w:r>
      <w:r w:rsidR="00477011" w:rsidRPr="00D90E4F">
        <w:t xml:space="preserve">difference in </w:t>
      </w:r>
      <w:r w:rsidRPr="00D90E4F">
        <w:t xml:space="preserve">cutting speed can be up to </w:t>
      </w:r>
      <w:r w:rsidR="00477011" w:rsidRPr="00D90E4F">
        <w:t>500% between the rough</w:t>
      </w:r>
      <w:r w:rsidR="001343D9" w:rsidRPr="00D90E4F">
        <w:t>est</w:t>
      </w:r>
      <w:r w:rsidR="00477011" w:rsidRPr="00D90E4F">
        <w:t xml:space="preserve"> and the </w:t>
      </w:r>
      <w:r w:rsidR="003A3992" w:rsidRPr="00D90E4F">
        <w:t>finest</w:t>
      </w:r>
      <w:r w:rsidR="00477011" w:rsidRPr="00D90E4F">
        <w:t xml:space="preserve"> quality. </w:t>
      </w:r>
      <w:r w:rsidR="00A8730D" w:rsidRPr="00D90E4F">
        <w:t>T</w:t>
      </w:r>
      <w:r w:rsidR="0028153E">
        <w:t xml:space="preserve">o not waste time </w:t>
      </w:r>
      <w:r w:rsidR="00477011" w:rsidRPr="00D90E4F">
        <w:t>it</w:t>
      </w:r>
      <w:r w:rsidR="001343D9" w:rsidRPr="00D90E4F">
        <w:t xml:space="preserve"> is</w:t>
      </w:r>
      <w:r w:rsidR="00477011" w:rsidRPr="00D90E4F">
        <w:t xml:space="preserve"> important to never use a finer quality than necessary. The </w:t>
      </w:r>
      <w:r w:rsidR="00C47395" w:rsidRPr="00D90E4F">
        <w:t>"</w:t>
      </w:r>
      <w:r w:rsidR="00477011" w:rsidRPr="00D90E4F">
        <w:t>X-rough</w:t>
      </w:r>
      <w:r w:rsidR="00C47395" w:rsidRPr="00D90E4F">
        <w:t>"</w:t>
      </w:r>
      <w:r w:rsidR="00477011" w:rsidRPr="00D90E4F">
        <w:t xml:space="preserve"> cut should only be used for separation of material and the </w:t>
      </w:r>
      <w:r w:rsidR="00C47395" w:rsidRPr="00D90E4F">
        <w:t>"</w:t>
      </w:r>
      <w:r w:rsidR="00477011" w:rsidRPr="00D90E4F">
        <w:t>X-fine</w:t>
      </w:r>
      <w:r w:rsidR="00C47395" w:rsidRPr="00D90E4F">
        <w:t>"</w:t>
      </w:r>
      <w:r w:rsidR="00477011" w:rsidRPr="00D90E4F">
        <w:t xml:space="preserve"> is only used when extreme </w:t>
      </w:r>
      <w:r w:rsidR="003A3992" w:rsidRPr="00D90E4F">
        <w:t>finish is required.</w:t>
      </w:r>
    </w:p>
    <w:p w14:paraId="09C9C47B" w14:textId="754A67AC" w:rsidR="00945E22" w:rsidRDefault="004616F5" w:rsidP="004616F5">
      <w:pPr>
        <w:pStyle w:val="Bild"/>
      </w:pPr>
      <w:r>
        <w:rPr>
          <w:noProof/>
        </w:rPr>
        <w:lastRenderedPageBreak/>
        <w:drawing>
          <wp:inline distT="0" distB="0" distL="0" distR="0" wp14:anchorId="4278160A" wp14:editId="07341E61">
            <wp:extent cx="1296000" cy="3117600"/>
            <wp:effectExtent l="0" t="0" r="0" b="6985"/>
            <wp:docPr id="1087818288" name="Bildobjekt 1" descr="En bild som visar text, skärmbild, nummer, Mobiltelefo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18288" name="Bildobjekt 1" descr="En bild som visar text, skärmbild, nummer, Mobiltelefon&#10;&#10;Automatiskt genererad beskrivning"/>
                    <pic:cNvPicPr/>
                  </pic:nvPicPr>
                  <pic:blipFill>
                    <a:blip r:embed="rId429"/>
                    <a:stretch>
                      <a:fillRect/>
                    </a:stretch>
                  </pic:blipFill>
                  <pic:spPr>
                    <a:xfrm>
                      <a:off x="0" y="0"/>
                      <a:ext cx="1296000" cy="3117600"/>
                    </a:xfrm>
                    <a:prstGeom prst="rect">
                      <a:avLst/>
                    </a:prstGeom>
                  </pic:spPr>
                </pic:pic>
              </a:graphicData>
            </a:graphic>
          </wp:inline>
        </w:drawing>
      </w:r>
    </w:p>
    <w:p w14:paraId="338C8A9E" w14:textId="19482A26" w:rsidR="007408A2" w:rsidRDefault="007408A2" w:rsidP="007408A2">
      <w:pPr>
        <w:pStyle w:val="DoNow"/>
      </w:pPr>
      <w:r w:rsidRPr="00D90E4F">
        <w:t xml:space="preserve">Select </w:t>
      </w:r>
      <w:r w:rsidR="00C05F8B">
        <w:t xml:space="preserve">Rough </w:t>
      </w:r>
      <w:r w:rsidRPr="00D90E4F">
        <w:t>quality.</w:t>
      </w:r>
    </w:p>
    <w:p w14:paraId="0C0F189B" w14:textId="46E8A283" w:rsidR="00C05F8B" w:rsidRDefault="00C05F8B" w:rsidP="006C1ABF">
      <w:pPr>
        <w:pStyle w:val="Rubrik3"/>
      </w:pPr>
      <w:r>
        <w:t>Paint</w:t>
      </w:r>
    </w:p>
    <w:p w14:paraId="1347D826" w14:textId="3D8B3477" w:rsidR="00C05F8B" w:rsidRPr="00C05F8B" w:rsidRDefault="004616F5" w:rsidP="004616F5">
      <w:pPr>
        <w:pStyle w:val="Bild"/>
      </w:pPr>
      <w:r w:rsidRPr="004616F5">
        <w:rPr>
          <w:noProof/>
        </w:rPr>
        <w:drawing>
          <wp:inline distT="0" distB="0" distL="0" distR="0" wp14:anchorId="20688C67" wp14:editId="3FA58526">
            <wp:extent cx="1386000" cy="608400"/>
            <wp:effectExtent l="0" t="0" r="5080" b="1270"/>
            <wp:docPr id="2137812072"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12072" name="Bildobjekt 1" descr="En bild som visar text, skärmbild, Teckensnitt, linje&#10;&#10;Automatiskt genererad beskrivning"/>
                    <pic:cNvPicPr/>
                  </pic:nvPicPr>
                  <pic:blipFill>
                    <a:blip r:embed="rId430"/>
                    <a:stretch>
                      <a:fillRect/>
                    </a:stretch>
                  </pic:blipFill>
                  <pic:spPr>
                    <a:xfrm>
                      <a:off x="0" y="0"/>
                      <a:ext cx="1386000" cy="608400"/>
                    </a:xfrm>
                    <a:prstGeom prst="rect">
                      <a:avLst/>
                    </a:prstGeom>
                  </pic:spPr>
                </pic:pic>
              </a:graphicData>
            </a:graphic>
          </wp:inline>
        </w:drawing>
      </w:r>
    </w:p>
    <w:p w14:paraId="63B4FFF0" w14:textId="0EB8A1FB" w:rsidR="004F4336" w:rsidRDefault="004F4336" w:rsidP="004F4336">
      <w:r>
        <w:t xml:space="preserve">Use this option to paint quality on optional portions of the part. Click on two positions on the geometry and then a third point to </w:t>
      </w:r>
      <w:r w:rsidR="00020F0B">
        <w:t xml:space="preserve">decide </w:t>
      </w:r>
      <w:r>
        <w:t>whi</w:t>
      </w:r>
      <w:r w:rsidR="00020F0B">
        <w:t>c</w:t>
      </w:r>
      <w:r>
        <w:t xml:space="preserve">h </w:t>
      </w:r>
      <w:r w:rsidR="00020F0B">
        <w:t xml:space="preserve">portions of </w:t>
      </w:r>
      <w:r>
        <w:t>part that should be painted.</w:t>
      </w:r>
    </w:p>
    <w:p w14:paraId="4174A936" w14:textId="3EBB0198" w:rsidR="004F4336" w:rsidRDefault="004F4336" w:rsidP="004F4336">
      <w:pPr>
        <w:pStyle w:val="Bild"/>
      </w:pPr>
      <w:r>
        <w:rPr>
          <w:noProof/>
        </w:rPr>
        <w:drawing>
          <wp:inline distT="0" distB="0" distL="0" distR="0" wp14:anchorId="27390C4C" wp14:editId="3284EED8">
            <wp:extent cx="3276000" cy="1692000"/>
            <wp:effectExtent l="0" t="0" r="635" b="3810"/>
            <wp:docPr id="1169783072" name="Bildobjekt 1" descr="En bild som visar skärmbild, cirkel, diagram, Grafik&#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83072" name="Bildobjekt 1" descr="En bild som visar skärmbild, cirkel, diagram, Grafik&#10;&#10;Automatiskt genererad beskrivning"/>
                    <pic:cNvPicPr/>
                  </pic:nvPicPr>
                  <pic:blipFill>
                    <a:blip r:embed="rId431"/>
                    <a:stretch>
                      <a:fillRect/>
                    </a:stretch>
                  </pic:blipFill>
                  <pic:spPr>
                    <a:xfrm>
                      <a:off x="0" y="0"/>
                      <a:ext cx="3276000" cy="1692000"/>
                    </a:xfrm>
                    <a:prstGeom prst="rect">
                      <a:avLst/>
                    </a:prstGeom>
                  </pic:spPr>
                </pic:pic>
              </a:graphicData>
            </a:graphic>
          </wp:inline>
        </w:drawing>
      </w:r>
    </w:p>
    <w:p w14:paraId="122EC1D0" w14:textId="58673424" w:rsidR="004F4336" w:rsidRDefault="004F4336" w:rsidP="004F4336">
      <w:r>
        <w:t>Pick on 1 then 2. Then you can pick on 3 to select left side or 4 to select the right side. You can also double click on the same point then the whole geometry will be selected.</w:t>
      </w:r>
    </w:p>
    <w:p w14:paraId="39F7B5BF" w14:textId="77777777" w:rsidR="007A5D0C" w:rsidRDefault="003306D9" w:rsidP="006C1ABF">
      <w:pPr>
        <w:pStyle w:val="Rubrik3"/>
      </w:pPr>
      <w:r w:rsidRPr="00D90E4F">
        <w:t>On part</w:t>
      </w:r>
    </w:p>
    <w:p w14:paraId="5D88824B" w14:textId="0DA0C104" w:rsidR="00D10CD4" w:rsidRPr="00D10CD4" w:rsidRDefault="004616F5" w:rsidP="00D10CD4">
      <w:pPr>
        <w:pStyle w:val="Bild"/>
      </w:pPr>
      <w:r w:rsidRPr="004616F5">
        <w:rPr>
          <w:noProof/>
        </w:rPr>
        <w:drawing>
          <wp:inline distT="0" distB="0" distL="0" distR="0" wp14:anchorId="6B197D55" wp14:editId="50A351BC">
            <wp:extent cx="1389600" cy="687600"/>
            <wp:effectExtent l="0" t="0" r="1270" b="0"/>
            <wp:docPr id="1431992980" name="Bildobjekt 1" descr="En bild som visar skärmbild, text,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92980" name="Bildobjekt 1" descr="En bild som visar skärmbild, text, Teckensnitt, nummer&#10;&#10;Automatiskt genererad beskrivning"/>
                    <pic:cNvPicPr/>
                  </pic:nvPicPr>
                  <pic:blipFill>
                    <a:blip r:embed="rId432"/>
                    <a:stretch>
                      <a:fillRect/>
                    </a:stretch>
                  </pic:blipFill>
                  <pic:spPr>
                    <a:xfrm>
                      <a:off x="0" y="0"/>
                      <a:ext cx="1389600" cy="687600"/>
                    </a:xfrm>
                    <a:prstGeom prst="rect">
                      <a:avLst/>
                    </a:prstGeom>
                  </pic:spPr>
                </pic:pic>
              </a:graphicData>
            </a:graphic>
          </wp:inline>
        </w:drawing>
      </w:r>
    </w:p>
    <w:p w14:paraId="6F04326E" w14:textId="64A60F4F" w:rsidR="003306D9" w:rsidRDefault="007408A2" w:rsidP="003306D9">
      <w:r w:rsidRPr="00D90E4F">
        <w:t>When us</w:t>
      </w:r>
      <w:r w:rsidR="009B465E" w:rsidRPr="00D90E4F">
        <w:t>ing</w:t>
      </w:r>
      <w:r w:rsidRPr="00D90E4F">
        <w:t xml:space="preserve"> this </w:t>
      </w:r>
      <w:r w:rsidR="00D10CD4" w:rsidRPr="00D90E4F">
        <w:t>option,</w:t>
      </w:r>
      <w:r w:rsidRPr="00D90E4F">
        <w:t xml:space="preserve"> the whole part get</w:t>
      </w:r>
      <w:r w:rsidR="00AE3D7C" w:rsidRPr="00D90E4F">
        <w:t>s</w:t>
      </w:r>
      <w:r w:rsidRPr="00D90E4F">
        <w:t xml:space="preserve"> the selected quality.</w:t>
      </w:r>
    </w:p>
    <w:p w14:paraId="0B3B20FD" w14:textId="6F502B63" w:rsidR="00D10CD4" w:rsidRDefault="00D10CD4" w:rsidP="006C1ABF">
      <w:pPr>
        <w:pStyle w:val="Rubrik3"/>
      </w:pPr>
      <w:r>
        <w:t>Clone</w:t>
      </w:r>
    </w:p>
    <w:p w14:paraId="3BFA830B" w14:textId="7968D4D6" w:rsidR="00D10CD4" w:rsidRDefault="004616F5" w:rsidP="00D10CD4">
      <w:pPr>
        <w:pStyle w:val="Bild"/>
      </w:pPr>
      <w:r w:rsidRPr="004616F5">
        <w:rPr>
          <w:noProof/>
        </w:rPr>
        <w:drawing>
          <wp:inline distT="0" distB="0" distL="0" distR="0" wp14:anchorId="45BA0190" wp14:editId="39562C51">
            <wp:extent cx="1411200" cy="694800"/>
            <wp:effectExtent l="0" t="0" r="0" b="0"/>
            <wp:docPr id="175274201" name="Bildobjekt 1" descr="En bild som visar skärmbild, text,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4201" name="Bildobjekt 1" descr="En bild som visar skärmbild, text, Teckensnitt, nummer&#10;&#10;Automatiskt genererad beskrivning"/>
                    <pic:cNvPicPr/>
                  </pic:nvPicPr>
                  <pic:blipFill>
                    <a:blip r:embed="rId433"/>
                    <a:stretch>
                      <a:fillRect/>
                    </a:stretch>
                  </pic:blipFill>
                  <pic:spPr>
                    <a:xfrm>
                      <a:off x="0" y="0"/>
                      <a:ext cx="1411200" cy="694800"/>
                    </a:xfrm>
                    <a:prstGeom prst="rect">
                      <a:avLst/>
                    </a:prstGeom>
                  </pic:spPr>
                </pic:pic>
              </a:graphicData>
            </a:graphic>
          </wp:inline>
        </w:drawing>
      </w:r>
    </w:p>
    <w:p w14:paraId="06C7BACA" w14:textId="1374BA70" w:rsidR="00D10CD4" w:rsidRPr="00D10CD4" w:rsidRDefault="00D10CD4" w:rsidP="00D10CD4">
      <w:r>
        <w:lastRenderedPageBreak/>
        <w:t>This option can be used to clone quality settings inside a part. On the picture below we want that all 10 holes should have the same quality as the first hole.</w:t>
      </w:r>
      <w:r w:rsidR="00FE7EBD">
        <w:t xml:space="preserve"> </w:t>
      </w:r>
    </w:p>
    <w:p w14:paraId="40E5A894" w14:textId="0ED72977" w:rsidR="00D10CD4" w:rsidRDefault="00D10CD4" w:rsidP="00FE7EBD">
      <w:pPr>
        <w:pStyle w:val="Bild"/>
      </w:pPr>
      <w:r w:rsidRPr="00D10CD4">
        <w:rPr>
          <w:noProof/>
        </w:rPr>
        <w:drawing>
          <wp:inline distT="0" distB="0" distL="0" distR="0" wp14:anchorId="6F5E811C" wp14:editId="3C67368C">
            <wp:extent cx="3366000" cy="1515600"/>
            <wp:effectExtent l="0" t="0" r="6350" b="8890"/>
            <wp:docPr id="585998839" name="Bildobjekt 1" descr="En bild som visar Färggrann, skärmbild, grön, Grafik&#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98839" name="Bildobjekt 1" descr="En bild som visar Färggrann, skärmbild, grön, Grafik&#10;&#10;Automatiskt genererad beskrivning"/>
                    <pic:cNvPicPr/>
                  </pic:nvPicPr>
                  <pic:blipFill>
                    <a:blip r:embed="rId434"/>
                    <a:stretch>
                      <a:fillRect/>
                    </a:stretch>
                  </pic:blipFill>
                  <pic:spPr>
                    <a:xfrm>
                      <a:off x="0" y="0"/>
                      <a:ext cx="3366000" cy="1515600"/>
                    </a:xfrm>
                    <a:prstGeom prst="rect">
                      <a:avLst/>
                    </a:prstGeom>
                  </pic:spPr>
                </pic:pic>
              </a:graphicData>
            </a:graphic>
          </wp:inline>
        </w:drawing>
      </w:r>
    </w:p>
    <w:p w14:paraId="5062F730" w14:textId="789F01E5" w:rsidR="00D10CD4" w:rsidRDefault="00FE7EBD" w:rsidP="00FE7EBD">
      <w:pPr>
        <w:pStyle w:val="DoNow"/>
        <w:numPr>
          <w:ilvl w:val="0"/>
          <w:numId w:val="0"/>
        </w:numPr>
      </w:pPr>
      <w:r>
        <w:t>Start the command and select the first hole.</w:t>
      </w:r>
    </w:p>
    <w:p w14:paraId="70251B07" w14:textId="6F2A01EF" w:rsidR="00FE7EBD" w:rsidRPr="00FE7EBD" w:rsidRDefault="00FE7EBD" w:rsidP="00FE7EBD">
      <w:pPr>
        <w:pStyle w:val="Bild"/>
      </w:pPr>
      <w:r w:rsidRPr="00FE7EBD">
        <w:rPr>
          <w:noProof/>
        </w:rPr>
        <w:drawing>
          <wp:inline distT="0" distB="0" distL="0" distR="0" wp14:anchorId="3999159A" wp14:editId="2CD89E57">
            <wp:extent cx="2196000" cy="417600"/>
            <wp:effectExtent l="0" t="0" r="0" b="1905"/>
            <wp:docPr id="504177643"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77643" name="Bildobjekt 1" descr="En bild som visar text, skärmbild, Teckensnitt, linje&#10;&#10;Automatiskt genererad beskrivning"/>
                    <pic:cNvPicPr/>
                  </pic:nvPicPr>
                  <pic:blipFill>
                    <a:blip r:embed="rId435"/>
                    <a:stretch>
                      <a:fillRect/>
                    </a:stretch>
                  </pic:blipFill>
                  <pic:spPr>
                    <a:xfrm>
                      <a:off x="0" y="0"/>
                      <a:ext cx="2196000" cy="417600"/>
                    </a:xfrm>
                    <a:prstGeom prst="rect">
                      <a:avLst/>
                    </a:prstGeom>
                  </pic:spPr>
                </pic:pic>
              </a:graphicData>
            </a:graphic>
          </wp:inline>
        </w:drawing>
      </w:r>
    </w:p>
    <w:p w14:paraId="72D9B285" w14:textId="13060D48" w:rsidR="00D10CD4" w:rsidRDefault="00FE7EBD" w:rsidP="003306D9">
      <w:r>
        <w:t>Then select all holes on the part.</w:t>
      </w:r>
    </w:p>
    <w:p w14:paraId="63F0E865" w14:textId="3055C94E" w:rsidR="00D10CD4" w:rsidRDefault="00FE7EBD" w:rsidP="00FE7EBD">
      <w:pPr>
        <w:pStyle w:val="Bild"/>
      </w:pPr>
      <w:r w:rsidRPr="00FE7EBD">
        <w:rPr>
          <w:noProof/>
        </w:rPr>
        <w:drawing>
          <wp:inline distT="0" distB="0" distL="0" distR="0" wp14:anchorId="661873D3" wp14:editId="3C45FE03">
            <wp:extent cx="2062800" cy="442800"/>
            <wp:effectExtent l="0" t="0" r="0" b="0"/>
            <wp:docPr id="338320636"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20636" name="Bildobjekt 1" descr="En bild som visar text, skärmbild, Teckensnitt, linje&#10;&#10;Automatiskt genererad beskrivning"/>
                    <pic:cNvPicPr/>
                  </pic:nvPicPr>
                  <pic:blipFill>
                    <a:blip r:embed="rId436"/>
                    <a:stretch>
                      <a:fillRect/>
                    </a:stretch>
                  </pic:blipFill>
                  <pic:spPr>
                    <a:xfrm>
                      <a:off x="0" y="0"/>
                      <a:ext cx="2062800" cy="442800"/>
                    </a:xfrm>
                    <a:prstGeom prst="rect">
                      <a:avLst/>
                    </a:prstGeom>
                  </pic:spPr>
                </pic:pic>
              </a:graphicData>
            </a:graphic>
          </wp:inline>
        </w:drawing>
      </w:r>
    </w:p>
    <w:p w14:paraId="6CFB3DC6" w14:textId="37F1348E" w:rsidR="00D10CD4" w:rsidRDefault="00FE7EBD" w:rsidP="003306D9">
      <w:r>
        <w:t>The function is usable for all kinds of geometry, but they have the same geometry as the filter.</w:t>
      </w:r>
    </w:p>
    <w:p w14:paraId="63BE46F8" w14:textId="7F93FC89" w:rsidR="00FE7EBD" w:rsidRDefault="00FE7EBD" w:rsidP="00CA05CC">
      <w:pPr>
        <w:pStyle w:val="Bild"/>
      </w:pPr>
      <w:r w:rsidRPr="00FE7EBD">
        <w:rPr>
          <w:noProof/>
        </w:rPr>
        <w:drawing>
          <wp:inline distT="0" distB="0" distL="0" distR="0" wp14:anchorId="6B4C15C5" wp14:editId="4EEE142C">
            <wp:extent cx="3409200" cy="1548000"/>
            <wp:effectExtent l="0" t="0" r="1270" b="0"/>
            <wp:docPr id="423675022" name="Bildobjekt 1" descr="En bild som visar skärmbild, Färggrann, Grafik, cirk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75022" name="Bildobjekt 1" descr="En bild som visar skärmbild, Färggrann, Grafik, cirkel&#10;&#10;Automatiskt genererad beskrivning"/>
                    <pic:cNvPicPr/>
                  </pic:nvPicPr>
                  <pic:blipFill>
                    <a:blip r:embed="rId437"/>
                    <a:stretch>
                      <a:fillRect/>
                    </a:stretch>
                  </pic:blipFill>
                  <pic:spPr>
                    <a:xfrm>
                      <a:off x="0" y="0"/>
                      <a:ext cx="3409200" cy="1548000"/>
                    </a:xfrm>
                    <a:prstGeom prst="rect">
                      <a:avLst/>
                    </a:prstGeom>
                  </pic:spPr>
                </pic:pic>
              </a:graphicData>
            </a:graphic>
          </wp:inline>
        </w:drawing>
      </w:r>
    </w:p>
    <w:p w14:paraId="0D159F66" w14:textId="3CF1250A" w:rsidR="00FE7EBD" w:rsidRDefault="00FE7EBD" w:rsidP="00FE7EBD">
      <w:pPr>
        <w:pStyle w:val="Frga"/>
      </w:pPr>
      <w:r>
        <w:t>If it was rectangles instead of circles, should that also work?</w:t>
      </w:r>
    </w:p>
    <w:p w14:paraId="76190BD3" w14:textId="5442A2C1" w:rsidR="00FE7EBD" w:rsidRDefault="00FE7EBD" w:rsidP="00FE7EBD">
      <w:pPr>
        <w:pStyle w:val="Answer"/>
      </w:pPr>
      <w:r>
        <w:t xml:space="preserve">Yes, it can be all types of geometries, </w:t>
      </w:r>
      <w:r w:rsidR="00A46111">
        <w:t xml:space="preserve">geometries </w:t>
      </w:r>
      <w:r>
        <w:t>can also be rotated in optional angles.</w:t>
      </w:r>
    </w:p>
    <w:p w14:paraId="261404DF" w14:textId="4A144959" w:rsidR="00D10CD4" w:rsidRDefault="00FE7EBD" w:rsidP="006C1ABF">
      <w:pPr>
        <w:pStyle w:val="Rubrik3"/>
      </w:pPr>
      <w:r>
        <w:t>Filter</w:t>
      </w:r>
    </w:p>
    <w:p w14:paraId="219C27E4" w14:textId="2B0CE175" w:rsidR="00CA05CC" w:rsidRPr="00CA05CC" w:rsidRDefault="004616F5" w:rsidP="00CA05CC">
      <w:pPr>
        <w:pStyle w:val="Bild"/>
      </w:pPr>
      <w:r w:rsidRPr="004616F5">
        <w:rPr>
          <w:noProof/>
        </w:rPr>
        <w:drawing>
          <wp:inline distT="0" distB="0" distL="0" distR="0" wp14:anchorId="283221F8" wp14:editId="386F7FAC">
            <wp:extent cx="1472400" cy="716400"/>
            <wp:effectExtent l="0" t="0" r="0" b="7620"/>
            <wp:docPr id="729495693" name="Bildobjekt 1" descr="En bild som visar skärmbild, text,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95693" name="Bildobjekt 1" descr="En bild som visar skärmbild, text, Teckensnitt, linje&#10;&#10;Automatiskt genererad beskrivning"/>
                    <pic:cNvPicPr/>
                  </pic:nvPicPr>
                  <pic:blipFill>
                    <a:blip r:embed="rId438"/>
                    <a:stretch>
                      <a:fillRect/>
                    </a:stretch>
                  </pic:blipFill>
                  <pic:spPr>
                    <a:xfrm>
                      <a:off x="0" y="0"/>
                      <a:ext cx="1472400" cy="716400"/>
                    </a:xfrm>
                    <a:prstGeom prst="rect">
                      <a:avLst/>
                    </a:prstGeom>
                  </pic:spPr>
                </pic:pic>
              </a:graphicData>
            </a:graphic>
          </wp:inline>
        </w:drawing>
      </w:r>
    </w:p>
    <w:p w14:paraId="3B8A218A" w14:textId="083A243F" w:rsidR="00A46111" w:rsidRDefault="004616F5" w:rsidP="00A46111">
      <w:r>
        <w:t>If you for example want to cut all small inside corners (arcs) with a slower speed (better quality) then you need to paint many times</w:t>
      </w:r>
      <w:r w:rsidR="00A46111">
        <w:t>.</w:t>
      </w:r>
      <w:r>
        <w:t xml:space="preserve"> The filter option can make this very easy.</w:t>
      </w:r>
    </w:p>
    <w:p w14:paraId="333DC174" w14:textId="403C293E" w:rsidR="00A46111" w:rsidRDefault="004616F5" w:rsidP="00AA1213">
      <w:pPr>
        <w:pStyle w:val="Bild"/>
      </w:pPr>
      <w:r w:rsidRPr="004616F5">
        <w:rPr>
          <w:noProof/>
        </w:rPr>
        <w:drawing>
          <wp:inline distT="0" distB="0" distL="0" distR="0" wp14:anchorId="5F06F49B" wp14:editId="39885405">
            <wp:extent cx="3196800" cy="1533600"/>
            <wp:effectExtent l="0" t="0" r="3810" b="0"/>
            <wp:docPr id="80459834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98347" name=""/>
                    <pic:cNvPicPr/>
                  </pic:nvPicPr>
                  <pic:blipFill>
                    <a:blip r:embed="rId439"/>
                    <a:stretch>
                      <a:fillRect/>
                    </a:stretch>
                  </pic:blipFill>
                  <pic:spPr>
                    <a:xfrm>
                      <a:off x="0" y="0"/>
                      <a:ext cx="3196800" cy="1533600"/>
                    </a:xfrm>
                    <a:prstGeom prst="rect">
                      <a:avLst/>
                    </a:prstGeom>
                  </pic:spPr>
                </pic:pic>
              </a:graphicData>
            </a:graphic>
          </wp:inline>
        </w:drawing>
      </w:r>
    </w:p>
    <w:p w14:paraId="02F8FEF0" w14:textId="42ED71D3" w:rsidR="00A46111" w:rsidRDefault="004616F5" w:rsidP="00A46111">
      <w:r>
        <w:t>Select the quality you want for the inside corners.</w:t>
      </w:r>
    </w:p>
    <w:p w14:paraId="2F9C51B7" w14:textId="0CC12BB0" w:rsidR="00E5607B" w:rsidRDefault="00E5607B" w:rsidP="00A46111">
      <w:r w:rsidRPr="00FE7EBD">
        <w:rPr>
          <w:noProof/>
        </w:rPr>
        <w:drawing>
          <wp:inline distT="0" distB="0" distL="0" distR="0" wp14:anchorId="69B5B303" wp14:editId="7AA15D24">
            <wp:extent cx="2196000" cy="417600"/>
            <wp:effectExtent l="0" t="0" r="0" b="1905"/>
            <wp:docPr id="1304681404"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77643" name="Bildobjekt 1" descr="En bild som visar text, skärmbild, Teckensnitt, linje&#10;&#10;Automatiskt genererad beskrivning"/>
                    <pic:cNvPicPr/>
                  </pic:nvPicPr>
                  <pic:blipFill>
                    <a:blip r:embed="rId435"/>
                    <a:stretch>
                      <a:fillRect/>
                    </a:stretch>
                  </pic:blipFill>
                  <pic:spPr>
                    <a:xfrm>
                      <a:off x="0" y="0"/>
                      <a:ext cx="2196000" cy="417600"/>
                    </a:xfrm>
                    <a:prstGeom prst="rect">
                      <a:avLst/>
                    </a:prstGeom>
                  </pic:spPr>
                </pic:pic>
              </a:graphicData>
            </a:graphic>
          </wp:inline>
        </w:drawing>
      </w:r>
    </w:p>
    <w:p w14:paraId="1FA05FCB" w14:textId="2CAD5A95" w:rsidR="00CA05CC" w:rsidRDefault="00CA05CC" w:rsidP="00A46111">
      <w:r>
        <w:lastRenderedPageBreak/>
        <w:t xml:space="preserve">Start the Filter option and select </w:t>
      </w:r>
      <w:r w:rsidR="004616F5">
        <w:t>one of the inside arcs.</w:t>
      </w:r>
    </w:p>
    <w:p w14:paraId="0DBBEF87" w14:textId="0B956579" w:rsidR="00A46111" w:rsidRDefault="004616F5" w:rsidP="00AA1213">
      <w:pPr>
        <w:pStyle w:val="Bild"/>
      </w:pPr>
      <w:r w:rsidRPr="004616F5">
        <w:rPr>
          <w:noProof/>
        </w:rPr>
        <w:drawing>
          <wp:inline distT="0" distB="0" distL="0" distR="0" wp14:anchorId="7D629052" wp14:editId="5910FBB1">
            <wp:extent cx="3949200" cy="1166400"/>
            <wp:effectExtent l="0" t="0" r="0" b="0"/>
            <wp:docPr id="706130044" name="Bildobjekt 1" descr="En bild som visar skärmbild, Grafik, grön, grafisk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30044" name="Bildobjekt 1" descr="En bild som visar skärmbild, Grafik, grön, grafisk design&#10;&#10;Automatiskt genererad beskrivning"/>
                    <pic:cNvPicPr/>
                  </pic:nvPicPr>
                  <pic:blipFill>
                    <a:blip r:embed="rId440"/>
                    <a:stretch>
                      <a:fillRect/>
                    </a:stretch>
                  </pic:blipFill>
                  <pic:spPr>
                    <a:xfrm>
                      <a:off x="0" y="0"/>
                      <a:ext cx="3949200" cy="1166400"/>
                    </a:xfrm>
                    <a:prstGeom prst="rect">
                      <a:avLst/>
                    </a:prstGeom>
                  </pic:spPr>
                </pic:pic>
              </a:graphicData>
            </a:graphic>
          </wp:inline>
        </w:drawing>
      </w:r>
    </w:p>
    <w:p w14:paraId="53702069" w14:textId="4995B1D3" w:rsidR="00CA05CC" w:rsidRDefault="00CA05CC" w:rsidP="00A46111">
      <w:r>
        <w:t>Then select all objects you want to modify. This can be done with a window.</w:t>
      </w:r>
    </w:p>
    <w:p w14:paraId="60E241E3" w14:textId="69B15754" w:rsidR="00A46111" w:rsidRDefault="00CA05CC" w:rsidP="00CA05CC">
      <w:pPr>
        <w:pStyle w:val="Bild"/>
      </w:pPr>
      <w:r w:rsidRPr="00FE7EBD">
        <w:rPr>
          <w:noProof/>
        </w:rPr>
        <w:drawing>
          <wp:inline distT="0" distB="0" distL="0" distR="0" wp14:anchorId="4662D9A9" wp14:editId="594509E0">
            <wp:extent cx="2062800" cy="442800"/>
            <wp:effectExtent l="0" t="0" r="0" b="0"/>
            <wp:docPr id="1129126344"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20636" name="Bildobjekt 1" descr="En bild som visar text, skärmbild, Teckensnitt, linje&#10;&#10;Automatiskt genererad beskrivning"/>
                    <pic:cNvPicPr/>
                  </pic:nvPicPr>
                  <pic:blipFill>
                    <a:blip r:embed="rId436"/>
                    <a:stretch>
                      <a:fillRect/>
                    </a:stretch>
                  </pic:blipFill>
                  <pic:spPr>
                    <a:xfrm>
                      <a:off x="0" y="0"/>
                      <a:ext cx="2062800" cy="442800"/>
                    </a:xfrm>
                    <a:prstGeom prst="rect">
                      <a:avLst/>
                    </a:prstGeom>
                  </pic:spPr>
                </pic:pic>
              </a:graphicData>
            </a:graphic>
          </wp:inline>
        </w:drawing>
      </w:r>
    </w:p>
    <w:p w14:paraId="582F45C6" w14:textId="40B734E4" w:rsidR="006C1ABF" w:rsidRPr="006C1ABF" w:rsidRDefault="006C1ABF" w:rsidP="006C1ABF">
      <w:r>
        <w:t>Make a window that includes all identical objects that you want to modify-</w:t>
      </w:r>
    </w:p>
    <w:p w14:paraId="30E6129C" w14:textId="04FBBD1C" w:rsidR="00CA05CC" w:rsidRDefault="006C1ABF" w:rsidP="00CA05CC">
      <w:pPr>
        <w:pStyle w:val="Bild"/>
      </w:pPr>
      <w:r w:rsidRPr="006C1ABF">
        <w:rPr>
          <w:noProof/>
        </w:rPr>
        <w:drawing>
          <wp:inline distT="0" distB="0" distL="0" distR="0" wp14:anchorId="48928DD3" wp14:editId="4DC5B089">
            <wp:extent cx="3452400" cy="1371600"/>
            <wp:effectExtent l="0" t="0" r="0" b="0"/>
            <wp:docPr id="75302667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26670" name=""/>
                    <pic:cNvPicPr/>
                  </pic:nvPicPr>
                  <pic:blipFill>
                    <a:blip r:embed="rId441"/>
                    <a:stretch>
                      <a:fillRect/>
                    </a:stretch>
                  </pic:blipFill>
                  <pic:spPr>
                    <a:xfrm>
                      <a:off x="0" y="0"/>
                      <a:ext cx="3452400" cy="1371600"/>
                    </a:xfrm>
                    <a:prstGeom prst="rect">
                      <a:avLst/>
                    </a:prstGeom>
                  </pic:spPr>
                </pic:pic>
              </a:graphicData>
            </a:graphic>
          </wp:inline>
        </w:drawing>
      </w:r>
    </w:p>
    <w:p w14:paraId="400156C7" w14:textId="05717C91" w:rsidR="00A46111" w:rsidRDefault="004616F5" w:rsidP="00A46111">
      <w:r w:rsidRPr="004616F5">
        <w:rPr>
          <w:noProof/>
        </w:rPr>
        <w:drawing>
          <wp:inline distT="0" distB="0" distL="0" distR="0" wp14:anchorId="6DC47F9E" wp14:editId="51903E65">
            <wp:extent cx="3132000" cy="1501200"/>
            <wp:effectExtent l="0" t="0" r="0" b="3810"/>
            <wp:docPr id="188602644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26447" name=""/>
                    <pic:cNvPicPr/>
                  </pic:nvPicPr>
                  <pic:blipFill>
                    <a:blip r:embed="rId442"/>
                    <a:stretch>
                      <a:fillRect/>
                    </a:stretch>
                  </pic:blipFill>
                  <pic:spPr>
                    <a:xfrm>
                      <a:off x="0" y="0"/>
                      <a:ext cx="3132000" cy="1501200"/>
                    </a:xfrm>
                    <a:prstGeom prst="rect">
                      <a:avLst/>
                    </a:prstGeom>
                  </pic:spPr>
                </pic:pic>
              </a:graphicData>
            </a:graphic>
          </wp:inline>
        </w:drawing>
      </w:r>
    </w:p>
    <w:p w14:paraId="0F0FA232" w14:textId="1EDA83DC" w:rsidR="007408A2" w:rsidRDefault="007408A2" w:rsidP="006C1ABF">
      <w:pPr>
        <w:pStyle w:val="Rubrik3"/>
      </w:pPr>
      <w:r w:rsidRPr="00D90E4F">
        <w:t>Area</w:t>
      </w:r>
    </w:p>
    <w:p w14:paraId="403C3C19" w14:textId="3F44036A" w:rsidR="00CA05CC" w:rsidRDefault="006C1ABF" w:rsidP="00770F19">
      <w:pPr>
        <w:pStyle w:val="Bild"/>
      </w:pPr>
      <w:r w:rsidRPr="006C1ABF">
        <w:rPr>
          <w:noProof/>
        </w:rPr>
        <w:drawing>
          <wp:inline distT="0" distB="0" distL="0" distR="0" wp14:anchorId="2F43DF90" wp14:editId="62D8A592">
            <wp:extent cx="1404000" cy="709200"/>
            <wp:effectExtent l="0" t="0" r="5715" b="0"/>
            <wp:docPr id="70461982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19829" name=""/>
                    <pic:cNvPicPr/>
                  </pic:nvPicPr>
                  <pic:blipFill>
                    <a:blip r:embed="rId443"/>
                    <a:stretch>
                      <a:fillRect/>
                    </a:stretch>
                  </pic:blipFill>
                  <pic:spPr>
                    <a:xfrm>
                      <a:off x="0" y="0"/>
                      <a:ext cx="1404000" cy="709200"/>
                    </a:xfrm>
                    <a:prstGeom prst="rect">
                      <a:avLst/>
                    </a:prstGeom>
                  </pic:spPr>
                </pic:pic>
              </a:graphicData>
            </a:graphic>
          </wp:inline>
        </w:drawing>
      </w:r>
    </w:p>
    <w:p w14:paraId="379B74C6" w14:textId="77777777" w:rsidR="006C1ABF" w:rsidRPr="006C1ABF" w:rsidRDefault="006C1ABF" w:rsidP="006C1ABF"/>
    <w:p w14:paraId="2D92D963" w14:textId="59580495" w:rsidR="007408A2" w:rsidRPr="00D90E4F" w:rsidRDefault="009378B9" w:rsidP="00770F19">
      <w:pPr>
        <w:pStyle w:val="Bild"/>
      </w:pPr>
      <w:r w:rsidRPr="00D90E4F">
        <w:rPr>
          <w:noProof/>
        </w:rPr>
        <w:drawing>
          <wp:inline distT="0" distB="0" distL="0" distR="0" wp14:anchorId="79F61E41" wp14:editId="71F3A53D">
            <wp:extent cx="3832860" cy="1126490"/>
            <wp:effectExtent l="19050" t="0" r="0" b="0"/>
            <wp:docPr id="19397" name="Bild 19397" descr="Image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97" descr="Image359"/>
                    <pic:cNvPicPr>
                      <a:picLocks noChangeAspect="1" noChangeArrowheads="1"/>
                    </pic:cNvPicPr>
                  </pic:nvPicPr>
                  <pic:blipFill>
                    <a:blip r:embed="rId444" cstate="print"/>
                    <a:srcRect/>
                    <a:stretch>
                      <a:fillRect/>
                    </a:stretch>
                  </pic:blipFill>
                  <pic:spPr bwMode="auto">
                    <a:xfrm>
                      <a:off x="0" y="0"/>
                      <a:ext cx="3832860" cy="1126490"/>
                    </a:xfrm>
                    <a:prstGeom prst="rect">
                      <a:avLst/>
                    </a:prstGeom>
                    <a:noFill/>
                    <a:ln w="9525">
                      <a:noFill/>
                      <a:miter lim="800000"/>
                      <a:headEnd/>
                      <a:tailEnd/>
                    </a:ln>
                  </pic:spPr>
                </pic:pic>
              </a:graphicData>
            </a:graphic>
          </wp:inline>
        </w:drawing>
      </w:r>
    </w:p>
    <w:p w14:paraId="75AA8374" w14:textId="77777777" w:rsidR="008C5AAD" w:rsidRPr="00D90E4F" w:rsidRDefault="00A946E1" w:rsidP="008C5AAD">
      <w:pPr>
        <w:keepNext/>
      </w:pPr>
      <w:r w:rsidRPr="00D90E4F">
        <w:t xml:space="preserve">The </w:t>
      </w:r>
      <w:r w:rsidR="00C47395" w:rsidRPr="00D90E4F">
        <w:t>"</w:t>
      </w:r>
      <w:r w:rsidRPr="00D90E4F">
        <w:t>Area</w:t>
      </w:r>
      <w:r w:rsidR="00C47395" w:rsidRPr="00D90E4F">
        <w:t>"</w:t>
      </w:r>
      <w:r w:rsidR="007408A2" w:rsidRPr="00D90E4F">
        <w:t xml:space="preserve"> option </w:t>
      </w:r>
      <w:r w:rsidRPr="00D90E4F">
        <w:t>defines</w:t>
      </w:r>
      <w:r w:rsidR="007408A2" w:rsidRPr="00D90E4F">
        <w:t xml:space="preserve"> a </w:t>
      </w:r>
      <w:r w:rsidR="00C655A3" w:rsidRPr="00D90E4F">
        <w:t>polygon by clicking on optional points. Everything inside the polygon will have the selected quality.</w:t>
      </w:r>
    </w:p>
    <w:p w14:paraId="2981E6D6" w14:textId="77777777" w:rsidR="00C655A3" w:rsidRDefault="00C655A3" w:rsidP="006C1ABF">
      <w:pPr>
        <w:pStyle w:val="Rubrik3"/>
      </w:pPr>
      <w:r w:rsidRPr="00D90E4F">
        <w:t>In object</w:t>
      </w:r>
    </w:p>
    <w:p w14:paraId="08A62149" w14:textId="11BBAAC6" w:rsidR="00770F19" w:rsidRDefault="006C1ABF" w:rsidP="00770F19">
      <w:pPr>
        <w:pStyle w:val="Bild"/>
      </w:pPr>
      <w:r w:rsidRPr="006C1ABF">
        <w:rPr>
          <w:noProof/>
        </w:rPr>
        <w:drawing>
          <wp:inline distT="0" distB="0" distL="0" distR="0" wp14:anchorId="679331F6" wp14:editId="1A37F3D0">
            <wp:extent cx="1422000" cy="745200"/>
            <wp:effectExtent l="0" t="0" r="6985" b="0"/>
            <wp:docPr id="1217855597" name="Bildobjekt 1" descr="En bild som visar skärmbild, text,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55597" name="Bildobjekt 1" descr="En bild som visar skärmbild, text, Teckensnitt, linje&#10;&#10;Automatiskt genererad beskrivning"/>
                    <pic:cNvPicPr/>
                  </pic:nvPicPr>
                  <pic:blipFill>
                    <a:blip r:embed="rId445"/>
                    <a:stretch>
                      <a:fillRect/>
                    </a:stretch>
                  </pic:blipFill>
                  <pic:spPr>
                    <a:xfrm>
                      <a:off x="0" y="0"/>
                      <a:ext cx="1422000" cy="745200"/>
                    </a:xfrm>
                    <a:prstGeom prst="rect">
                      <a:avLst/>
                    </a:prstGeom>
                  </pic:spPr>
                </pic:pic>
              </a:graphicData>
            </a:graphic>
          </wp:inline>
        </w:drawing>
      </w:r>
    </w:p>
    <w:p w14:paraId="0B81822A" w14:textId="0FCC01B8" w:rsidR="00770F19" w:rsidRDefault="00770F19" w:rsidP="00770F19">
      <w:r>
        <w:lastRenderedPageBreak/>
        <w:t>To use this option, you must draw a rectangle, circle, or another closed object.</w:t>
      </w:r>
    </w:p>
    <w:p w14:paraId="77817695" w14:textId="77777777" w:rsidR="00C655A3" w:rsidRPr="00D90E4F" w:rsidRDefault="009378B9" w:rsidP="00770F19">
      <w:pPr>
        <w:pStyle w:val="Bild"/>
      </w:pPr>
      <w:r w:rsidRPr="00D90E4F">
        <w:rPr>
          <w:noProof/>
        </w:rPr>
        <w:drawing>
          <wp:inline distT="0" distB="0" distL="0" distR="0" wp14:anchorId="2B16F84B" wp14:editId="2B4014B6">
            <wp:extent cx="1997075" cy="943610"/>
            <wp:effectExtent l="19050" t="0" r="3175" b="0"/>
            <wp:docPr id="19392" name="Bild 19392" descr="Imag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92" descr="Image360"/>
                    <pic:cNvPicPr>
                      <a:picLocks noChangeAspect="1" noChangeArrowheads="1"/>
                    </pic:cNvPicPr>
                  </pic:nvPicPr>
                  <pic:blipFill>
                    <a:blip r:embed="rId446" cstate="print"/>
                    <a:srcRect/>
                    <a:stretch>
                      <a:fillRect/>
                    </a:stretch>
                  </pic:blipFill>
                  <pic:spPr bwMode="auto">
                    <a:xfrm>
                      <a:off x="0" y="0"/>
                      <a:ext cx="1997075" cy="943610"/>
                    </a:xfrm>
                    <a:prstGeom prst="rect">
                      <a:avLst/>
                    </a:prstGeom>
                    <a:noFill/>
                    <a:ln w="9525">
                      <a:noFill/>
                      <a:miter lim="800000"/>
                      <a:headEnd/>
                      <a:tailEnd/>
                    </a:ln>
                  </pic:spPr>
                </pic:pic>
              </a:graphicData>
            </a:graphic>
          </wp:inline>
        </w:drawing>
      </w:r>
    </w:p>
    <w:p w14:paraId="256A7863" w14:textId="5AA010BE" w:rsidR="002339DB" w:rsidRDefault="00770F19" w:rsidP="00C655A3">
      <w:r>
        <w:t>Select a quality then select the closed object. Everything inside the closed object will get the selected quality.</w:t>
      </w:r>
    </w:p>
    <w:p w14:paraId="0143CFC7" w14:textId="6C8BAEC8" w:rsidR="007C516B" w:rsidRDefault="007C516B" w:rsidP="007C516B">
      <w:pPr>
        <w:pStyle w:val="Rubrik3"/>
      </w:pPr>
      <w:r>
        <w:t>Holes</w:t>
      </w:r>
    </w:p>
    <w:p w14:paraId="61F49EBC" w14:textId="34D3FE72" w:rsidR="00770F19" w:rsidRDefault="007C516B" w:rsidP="007C516B">
      <w:pPr>
        <w:pStyle w:val="Bild"/>
      </w:pPr>
      <w:r w:rsidRPr="007C516B">
        <w:rPr>
          <w:noProof/>
        </w:rPr>
        <w:drawing>
          <wp:inline distT="0" distB="0" distL="0" distR="0" wp14:anchorId="43D529DD" wp14:editId="428F1FDF">
            <wp:extent cx="1422000" cy="676800"/>
            <wp:effectExtent l="0" t="0" r="6985" b="9525"/>
            <wp:docPr id="60247"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7" name="Bildobjekt 1" descr="En bild som visar text, skärmbild, Teckensnitt, linje&#10;&#10;Automatiskt genererad beskrivning"/>
                    <pic:cNvPicPr/>
                  </pic:nvPicPr>
                  <pic:blipFill>
                    <a:blip r:embed="rId447"/>
                    <a:stretch>
                      <a:fillRect/>
                    </a:stretch>
                  </pic:blipFill>
                  <pic:spPr>
                    <a:xfrm>
                      <a:off x="0" y="0"/>
                      <a:ext cx="1422000" cy="676800"/>
                    </a:xfrm>
                    <a:prstGeom prst="rect">
                      <a:avLst/>
                    </a:prstGeom>
                  </pic:spPr>
                </pic:pic>
              </a:graphicData>
            </a:graphic>
          </wp:inline>
        </w:drawing>
      </w:r>
    </w:p>
    <w:p w14:paraId="7ED96530" w14:textId="58FBB093" w:rsidR="00770F19" w:rsidRDefault="007C516B" w:rsidP="00C655A3">
      <w:r>
        <w:t>This option is little similar as the Clone option.</w:t>
      </w:r>
      <w:r w:rsidR="00481CEC">
        <w:t xml:space="preserve"> But in this case the geometry doesn't have to be equal.</w:t>
      </w:r>
    </w:p>
    <w:p w14:paraId="3BFBD93A" w14:textId="7C612D49" w:rsidR="00481CEC" w:rsidRDefault="00481CEC" w:rsidP="00481CEC">
      <w:pPr>
        <w:pStyle w:val="Bild"/>
      </w:pPr>
      <w:r>
        <w:rPr>
          <w:noProof/>
        </w:rPr>
        <w:drawing>
          <wp:inline distT="0" distB="0" distL="0" distR="0" wp14:anchorId="3713411B" wp14:editId="68753751">
            <wp:extent cx="3207600" cy="1432800"/>
            <wp:effectExtent l="0" t="0" r="0" b="0"/>
            <wp:docPr id="424575433" name="Bildobjekt 1" descr="En bild som visar skärmbild, grön, Grafik, cirk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75433" name="Bildobjekt 1" descr="En bild som visar skärmbild, grön, Grafik, cirkel&#10;&#10;Automatiskt genererad beskrivning"/>
                    <pic:cNvPicPr/>
                  </pic:nvPicPr>
                  <pic:blipFill>
                    <a:blip r:embed="rId448"/>
                    <a:stretch>
                      <a:fillRect/>
                    </a:stretch>
                  </pic:blipFill>
                  <pic:spPr>
                    <a:xfrm>
                      <a:off x="0" y="0"/>
                      <a:ext cx="3207600" cy="1432800"/>
                    </a:xfrm>
                    <a:prstGeom prst="rect">
                      <a:avLst/>
                    </a:prstGeom>
                  </pic:spPr>
                </pic:pic>
              </a:graphicData>
            </a:graphic>
          </wp:inline>
        </w:drawing>
      </w:r>
    </w:p>
    <w:p w14:paraId="39F8FC95" w14:textId="15AC724A" w:rsidR="007C516B" w:rsidRDefault="00481CEC" w:rsidP="00C655A3">
      <w:r>
        <w:t>Select the quality that you want to attach to the holes.</w:t>
      </w:r>
    </w:p>
    <w:p w14:paraId="4DA25ECF" w14:textId="5A8181A9" w:rsidR="00481CEC" w:rsidRDefault="00481CEC" w:rsidP="00C655A3">
      <w:r>
        <w:t>Start the Hole option.</w:t>
      </w:r>
    </w:p>
    <w:p w14:paraId="7987E12A" w14:textId="704E9B14" w:rsidR="00481CEC" w:rsidRDefault="00481CEC" w:rsidP="00481CEC">
      <w:pPr>
        <w:pStyle w:val="Bild"/>
      </w:pPr>
      <w:r w:rsidRPr="00481CEC">
        <w:rPr>
          <w:noProof/>
        </w:rPr>
        <w:drawing>
          <wp:inline distT="0" distB="0" distL="0" distR="0" wp14:anchorId="12A04C99" wp14:editId="6E311B1E">
            <wp:extent cx="1857600" cy="464400"/>
            <wp:effectExtent l="0" t="0" r="0" b="0"/>
            <wp:docPr id="1540904014"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04014" name="Bildobjekt 1" descr="En bild som visar text, skärmbild, Teckensnitt, linje&#10;&#10;Automatiskt genererad beskrivning"/>
                    <pic:cNvPicPr/>
                  </pic:nvPicPr>
                  <pic:blipFill>
                    <a:blip r:embed="rId449"/>
                    <a:stretch>
                      <a:fillRect/>
                    </a:stretch>
                  </pic:blipFill>
                  <pic:spPr>
                    <a:xfrm>
                      <a:off x="0" y="0"/>
                      <a:ext cx="1857600" cy="464400"/>
                    </a:xfrm>
                    <a:prstGeom prst="rect">
                      <a:avLst/>
                    </a:prstGeom>
                  </pic:spPr>
                </pic:pic>
              </a:graphicData>
            </a:graphic>
          </wp:inline>
        </w:drawing>
      </w:r>
    </w:p>
    <w:p w14:paraId="3DB77E9D" w14:textId="6DE23A90" w:rsidR="00481CEC" w:rsidRDefault="00481CEC" w:rsidP="00481CEC">
      <w:r>
        <w:t>If you want to change the quality only on one size of the holes, then select (A) or (B).</w:t>
      </w:r>
    </w:p>
    <w:p w14:paraId="43812873" w14:textId="77777777" w:rsidR="00481CEC" w:rsidRDefault="00481CEC" w:rsidP="00481CEC">
      <w:r>
        <w:t>If you want to change the quality on all holes, just press enter.</w:t>
      </w:r>
    </w:p>
    <w:p w14:paraId="5907BC16" w14:textId="1F9CA6D0" w:rsidR="00770F19" w:rsidRDefault="00481CEC" w:rsidP="00481CEC">
      <w:pPr>
        <w:pStyle w:val="Bild"/>
      </w:pPr>
      <w:r w:rsidRPr="00481CEC">
        <w:rPr>
          <w:noProof/>
        </w:rPr>
        <w:drawing>
          <wp:inline distT="0" distB="0" distL="0" distR="0" wp14:anchorId="57B848FC" wp14:editId="425AACC4">
            <wp:extent cx="1724400" cy="547200"/>
            <wp:effectExtent l="0" t="0" r="0" b="5715"/>
            <wp:docPr id="134672416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24162" name=""/>
                    <pic:cNvPicPr/>
                  </pic:nvPicPr>
                  <pic:blipFill>
                    <a:blip r:embed="rId450"/>
                    <a:stretch>
                      <a:fillRect/>
                    </a:stretch>
                  </pic:blipFill>
                  <pic:spPr>
                    <a:xfrm>
                      <a:off x="0" y="0"/>
                      <a:ext cx="1724400" cy="547200"/>
                    </a:xfrm>
                    <a:prstGeom prst="rect">
                      <a:avLst/>
                    </a:prstGeom>
                  </pic:spPr>
                </pic:pic>
              </a:graphicData>
            </a:graphic>
          </wp:inline>
        </w:drawing>
      </w:r>
    </w:p>
    <w:p w14:paraId="03E2BA8B" w14:textId="2491F494" w:rsidR="00481CEC" w:rsidRDefault="00481CEC" w:rsidP="00481CEC">
      <w:r>
        <w:t>In this we change quality on all holes.</w:t>
      </w:r>
    </w:p>
    <w:p w14:paraId="523276A1" w14:textId="0CB541F9" w:rsidR="00481CEC" w:rsidRDefault="00481CEC" w:rsidP="00481CEC">
      <w:pPr>
        <w:pStyle w:val="Bild"/>
      </w:pPr>
      <w:r w:rsidRPr="00481CEC">
        <w:rPr>
          <w:noProof/>
        </w:rPr>
        <w:drawing>
          <wp:inline distT="0" distB="0" distL="0" distR="0" wp14:anchorId="20B0B76A" wp14:editId="548308C3">
            <wp:extent cx="3153600" cy="1371600"/>
            <wp:effectExtent l="0" t="0" r="8890" b="0"/>
            <wp:docPr id="9298133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1335" name=""/>
                    <pic:cNvPicPr/>
                  </pic:nvPicPr>
                  <pic:blipFill>
                    <a:blip r:embed="rId451"/>
                    <a:stretch>
                      <a:fillRect/>
                    </a:stretch>
                  </pic:blipFill>
                  <pic:spPr>
                    <a:xfrm>
                      <a:off x="0" y="0"/>
                      <a:ext cx="3153600" cy="1371600"/>
                    </a:xfrm>
                    <a:prstGeom prst="rect">
                      <a:avLst/>
                    </a:prstGeom>
                  </pic:spPr>
                </pic:pic>
              </a:graphicData>
            </a:graphic>
          </wp:inline>
        </w:drawing>
      </w:r>
    </w:p>
    <w:p w14:paraId="6DC2E59A" w14:textId="2EFE3F83" w:rsidR="00481CEC" w:rsidRDefault="00481CEC" w:rsidP="00481CEC">
      <w:pPr>
        <w:pStyle w:val="Rubrik3"/>
      </w:pPr>
      <w:r>
        <w:t>Other parts</w:t>
      </w:r>
    </w:p>
    <w:p w14:paraId="134B70ED" w14:textId="3C8D7564" w:rsidR="00481CEC" w:rsidRDefault="00481CEC" w:rsidP="00481CEC">
      <w:pPr>
        <w:pStyle w:val="Bild"/>
      </w:pPr>
      <w:r w:rsidRPr="00481CEC">
        <w:rPr>
          <w:noProof/>
        </w:rPr>
        <w:drawing>
          <wp:inline distT="0" distB="0" distL="0" distR="0" wp14:anchorId="19DD475C" wp14:editId="67F72718">
            <wp:extent cx="1501200" cy="990000"/>
            <wp:effectExtent l="0" t="0" r="3810" b="635"/>
            <wp:docPr id="52043100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31006" name=""/>
                    <pic:cNvPicPr/>
                  </pic:nvPicPr>
                  <pic:blipFill>
                    <a:blip r:embed="rId452"/>
                    <a:stretch>
                      <a:fillRect/>
                    </a:stretch>
                  </pic:blipFill>
                  <pic:spPr>
                    <a:xfrm>
                      <a:off x="0" y="0"/>
                      <a:ext cx="1501200" cy="990000"/>
                    </a:xfrm>
                    <a:prstGeom prst="rect">
                      <a:avLst/>
                    </a:prstGeom>
                  </pic:spPr>
                </pic:pic>
              </a:graphicData>
            </a:graphic>
          </wp:inline>
        </w:drawing>
      </w:r>
    </w:p>
    <w:p w14:paraId="063B76D7" w14:textId="6A10D476" w:rsidR="00481CEC" w:rsidRDefault="00481CEC" w:rsidP="00481CEC">
      <w:r>
        <w:lastRenderedPageBreak/>
        <w:t>It's normally only possible to change quality on the part you select when you start the quality command. By this option you can change the quality on other part on the drawing. The whole part will in this case have the selected quality.</w:t>
      </w:r>
    </w:p>
    <w:p w14:paraId="738403A0" w14:textId="1E4B015D" w:rsidR="00481CEC" w:rsidRDefault="00481CEC" w:rsidP="00481CEC">
      <w:pPr>
        <w:pStyle w:val="Rubrik5"/>
      </w:pPr>
      <w:r>
        <w:t>Show on all</w:t>
      </w:r>
    </w:p>
    <w:p w14:paraId="0537C320" w14:textId="372D68C9" w:rsidR="00481CEC" w:rsidRPr="00481CEC" w:rsidRDefault="00481CEC" w:rsidP="00481CEC">
      <w:r>
        <w:t>If this checkbox is activated, you can s</w:t>
      </w:r>
      <w:r w:rsidR="00E5607B">
        <w:t>e</w:t>
      </w:r>
      <w:r>
        <w:t>e the quality on all parts on the drawing.</w:t>
      </w:r>
    </w:p>
    <w:p w14:paraId="6BBA79AD" w14:textId="77777777" w:rsidR="005F5E53" w:rsidRPr="00D90E4F" w:rsidRDefault="005F5E53" w:rsidP="005F5E53">
      <w:pPr>
        <w:pStyle w:val="Rubrik2"/>
      </w:pPr>
      <w:bookmarkStart w:id="645" w:name="_Toc335636969"/>
      <w:bookmarkStart w:id="646" w:name="_Toc129002773"/>
      <w:bookmarkStart w:id="647" w:name="_Toc229474842"/>
      <w:r w:rsidRPr="00D90E4F">
        <w:t>Tool set</w:t>
      </w:r>
      <w:bookmarkStart w:id="648" w:name="toolsetup"/>
      <w:bookmarkEnd w:id="648"/>
      <w:r w:rsidRPr="00D90E4F">
        <w:t>up</w:t>
      </w:r>
      <w:bookmarkEnd w:id="645"/>
      <w:bookmarkEnd w:id="646"/>
      <w:bookmarkEnd w:id="647"/>
    </w:p>
    <w:p w14:paraId="4669C68B" w14:textId="135D0DB0" w:rsidR="005F5E53" w:rsidRDefault="00D37C38" w:rsidP="00020F0B">
      <w:pPr>
        <w:pStyle w:val="Bild"/>
      </w:pPr>
      <w:r w:rsidRPr="00D37C38">
        <w:rPr>
          <w:noProof/>
        </w:rPr>
        <w:drawing>
          <wp:inline distT="0" distB="0" distL="0" distR="0" wp14:anchorId="6E3A0597" wp14:editId="4474B767">
            <wp:extent cx="1778400" cy="1022400"/>
            <wp:effectExtent l="0" t="0" r="0" b="6350"/>
            <wp:docPr id="150980223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02234" name=""/>
                    <pic:cNvPicPr/>
                  </pic:nvPicPr>
                  <pic:blipFill>
                    <a:blip r:embed="rId453"/>
                    <a:stretch>
                      <a:fillRect/>
                    </a:stretch>
                  </pic:blipFill>
                  <pic:spPr>
                    <a:xfrm>
                      <a:off x="0" y="0"/>
                      <a:ext cx="1778400" cy="1022400"/>
                    </a:xfrm>
                    <a:prstGeom prst="rect">
                      <a:avLst/>
                    </a:prstGeom>
                  </pic:spPr>
                </pic:pic>
              </a:graphicData>
            </a:graphic>
          </wp:inline>
        </w:drawing>
      </w:r>
    </w:p>
    <w:p w14:paraId="14B057E4" w14:textId="77777777" w:rsidR="00E5607B" w:rsidRDefault="00E5607B" w:rsidP="00E5607B">
      <w:r>
        <w:t>Many machines can change the distance between the tools during the cutting. Number of tools and how they are handled can be set in the Machine setting. If the machine only has one Tool (Jet) then you don’t have to use this command.</w:t>
      </w:r>
    </w:p>
    <w:p w14:paraId="08C370FF" w14:textId="3C44D1AF" w:rsidR="00E5607B" w:rsidRDefault="00E5607B" w:rsidP="00E5607B">
      <w:pPr>
        <w:pStyle w:val="Bild"/>
      </w:pPr>
      <w:r w:rsidRPr="000C32CB">
        <w:rPr>
          <w:noProof/>
        </w:rPr>
        <w:drawing>
          <wp:inline distT="0" distB="0" distL="0" distR="0" wp14:anchorId="372D0236" wp14:editId="54BAB113">
            <wp:extent cx="2973600" cy="1004400"/>
            <wp:effectExtent l="0" t="0" r="0" b="5715"/>
            <wp:docPr id="1316938399" name="Bildobjekt 1" descr="En bild som visar skärmbild, Rektangel, kvadrat,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38399" name="Bildobjekt 1" descr="En bild som visar skärmbild, Rektangel, kvadrat, design&#10;&#10;Automatiskt genererad beskrivning"/>
                    <pic:cNvPicPr/>
                  </pic:nvPicPr>
                  <pic:blipFill>
                    <a:blip r:embed="rId454"/>
                    <a:stretch>
                      <a:fillRect/>
                    </a:stretch>
                  </pic:blipFill>
                  <pic:spPr>
                    <a:xfrm>
                      <a:off x="0" y="0"/>
                      <a:ext cx="2973600" cy="1004400"/>
                    </a:xfrm>
                    <a:prstGeom prst="rect">
                      <a:avLst/>
                    </a:prstGeom>
                  </pic:spPr>
                </pic:pic>
              </a:graphicData>
            </a:graphic>
          </wp:inline>
        </w:drawing>
      </w:r>
    </w:p>
    <w:p w14:paraId="757F1686" w14:textId="119B9225" w:rsidR="000C32CB" w:rsidRDefault="000C32CB" w:rsidP="000C32CB">
      <w:r>
        <w:t xml:space="preserve">When you are using multiple tools then the first part will be a real part and the other parts will be </w:t>
      </w:r>
      <w:r w:rsidR="00E5607B">
        <w:t>ghosting</w:t>
      </w:r>
      <w:r>
        <w:t xml:space="preserve"> parts. By modifying the real part then you also modify the ghost part.</w:t>
      </w:r>
    </w:p>
    <w:p w14:paraId="0EFFF0F4" w14:textId="4EF963FC" w:rsidR="007F2673" w:rsidRDefault="00D37C38" w:rsidP="00020F0B">
      <w:pPr>
        <w:pStyle w:val="Bild"/>
      </w:pPr>
      <w:r>
        <w:rPr>
          <w:noProof/>
        </w:rPr>
        <w:drawing>
          <wp:inline distT="0" distB="0" distL="0" distR="0" wp14:anchorId="507DA3AC" wp14:editId="322EF2ED">
            <wp:extent cx="2257200" cy="3232800"/>
            <wp:effectExtent l="0" t="0" r="0" b="5715"/>
            <wp:docPr id="183186830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68307" name=""/>
                    <pic:cNvPicPr/>
                  </pic:nvPicPr>
                  <pic:blipFill>
                    <a:blip r:embed="rId455"/>
                    <a:stretch>
                      <a:fillRect/>
                    </a:stretch>
                  </pic:blipFill>
                  <pic:spPr>
                    <a:xfrm>
                      <a:off x="0" y="0"/>
                      <a:ext cx="2257200" cy="3232800"/>
                    </a:xfrm>
                    <a:prstGeom prst="rect">
                      <a:avLst/>
                    </a:prstGeom>
                  </pic:spPr>
                </pic:pic>
              </a:graphicData>
            </a:graphic>
          </wp:inline>
        </w:drawing>
      </w:r>
    </w:p>
    <w:p w14:paraId="4E909B2E" w14:textId="77777777" w:rsidR="000C32CB" w:rsidRPr="00D90E4F" w:rsidRDefault="000C32CB" w:rsidP="000C32CB">
      <w:pPr>
        <w:pStyle w:val="Rubrik4"/>
      </w:pPr>
      <w:bookmarkStart w:id="649" w:name="_Toc129002775"/>
      <w:r>
        <w:lastRenderedPageBreak/>
        <w:t>Tool d</w:t>
      </w:r>
      <w:r w:rsidRPr="00D90E4F">
        <w:t>istance</w:t>
      </w:r>
      <w:bookmarkEnd w:id="649"/>
      <w:r>
        <w:t xml:space="preserve"> and Active tool distance</w:t>
      </w:r>
    </w:p>
    <w:p w14:paraId="1C9E0B28" w14:textId="77777777" w:rsidR="000C32CB" w:rsidRPr="00D90E4F" w:rsidRDefault="000C32CB" w:rsidP="000C32CB">
      <w:pPr>
        <w:pStyle w:val="Bild"/>
      </w:pPr>
      <w:r w:rsidRPr="00D37C38">
        <w:rPr>
          <w:noProof/>
        </w:rPr>
        <w:drawing>
          <wp:inline distT="0" distB="0" distL="0" distR="0" wp14:anchorId="12540D15" wp14:editId="3D86A0F1">
            <wp:extent cx="2062800" cy="1904400"/>
            <wp:effectExtent l="0" t="0" r="0" b="635"/>
            <wp:docPr id="57833639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36390" name=""/>
                    <pic:cNvPicPr/>
                  </pic:nvPicPr>
                  <pic:blipFill>
                    <a:blip r:embed="rId456"/>
                    <a:stretch>
                      <a:fillRect/>
                    </a:stretch>
                  </pic:blipFill>
                  <pic:spPr>
                    <a:xfrm>
                      <a:off x="0" y="0"/>
                      <a:ext cx="2062800" cy="1904400"/>
                    </a:xfrm>
                    <a:prstGeom prst="rect">
                      <a:avLst/>
                    </a:prstGeom>
                  </pic:spPr>
                </pic:pic>
              </a:graphicData>
            </a:graphic>
          </wp:inline>
        </w:drawing>
      </w:r>
    </w:p>
    <w:p w14:paraId="761EB008" w14:textId="77777777" w:rsidR="000C32CB" w:rsidRDefault="000C32CB" w:rsidP="000C32CB">
      <w:r w:rsidRPr="00D90E4F">
        <w:t xml:space="preserve">The </w:t>
      </w:r>
      <w:r>
        <w:t xml:space="preserve">Tool </w:t>
      </w:r>
      <w:r w:rsidRPr="00D90E4F">
        <w:t>distance should be given as distance between each tool. The total distance between the two outermost tools is given as information in the top of the dialog.</w:t>
      </w:r>
      <w:r>
        <w:t xml:space="preserve"> If there is an equal distance between each active tool, then this is written as Active tool distance.</w:t>
      </w:r>
    </w:p>
    <w:p w14:paraId="18F8A024" w14:textId="7185CD22" w:rsidR="00D73B1B" w:rsidRPr="00D90E4F" w:rsidRDefault="007F2673" w:rsidP="00020F0B">
      <w:pPr>
        <w:pStyle w:val="Rubrik4"/>
      </w:pPr>
      <w:bookmarkStart w:id="650" w:name="_Toc129002774"/>
      <w:r w:rsidRPr="00D90E4F">
        <w:t>Active tool</w:t>
      </w:r>
      <w:bookmarkEnd w:id="650"/>
      <w:r w:rsidR="00D37C38">
        <w:t>s</w:t>
      </w:r>
    </w:p>
    <w:p w14:paraId="15243928" w14:textId="77777777" w:rsidR="007F2673" w:rsidRPr="00D90E4F" w:rsidRDefault="0052742D" w:rsidP="007F2673">
      <w:r w:rsidRPr="00D90E4F">
        <w:t>Use</w:t>
      </w:r>
      <w:r w:rsidR="007F2673" w:rsidRPr="00D90E4F">
        <w:t xml:space="preserve"> the checkboxes </w:t>
      </w:r>
      <w:r w:rsidRPr="00D90E4F">
        <w:t>to</w:t>
      </w:r>
      <w:r w:rsidR="007F2673" w:rsidRPr="00D90E4F">
        <w:t xml:space="preserve"> </w:t>
      </w:r>
      <w:r w:rsidRPr="00D90E4F">
        <w:t>control</w:t>
      </w:r>
      <w:r w:rsidR="007F2673" w:rsidRPr="00D90E4F">
        <w:t xml:space="preserve"> what tools should be active.</w:t>
      </w:r>
      <w:r w:rsidR="00960869" w:rsidRPr="00D90E4F">
        <w:t xml:space="preserve"> Above tool number 1, 3 and 4 is activated. This should result in following</w:t>
      </w:r>
      <w:r w:rsidRPr="00D90E4F">
        <w:t>:</w:t>
      </w:r>
    </w:p>
    <w:p w14:paraId="29B1703A" w14:textId="77777777" w:rsidR="00960869" w:rsidRPr="00D90E4F" w:rsidRDefault="009378B9" w:rsidP="00960869">
      <w:pPr>
        <w:keepNext/>
      </w:pPr>
      <w:r w:rsidRPr="00D90E4F">
        <w:rPr>
          <w:noProof/>
        </w:rPr>
        <w:drawing>
          <wp:inline distT="0" distB="0" distL="0" distR="0" wp14:anchorId="14B3B54F" wp14:editId="4D3F4B06">
            <wp:extent cx="2801620" cy="760730"/>
            <wp:effectExtent l="19050" t="0" r="0" b="0"/>
            <wp:docPr id="19395" name="Bild 19395" descr="Image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95" descr="Image363"/>
                    <pic:cNvPicPr>
                      <a:picLocks noChangeAspect="1" noChangeArrowheads="1"/>
                    </pic:cNvPicPr>
                  </pic:nvPicPr>
                  <pic:blipFill>
                    <a:blip r:embed="rId457" cstate="print"/>
                    <a:srcRect/>
                    <a:stretch>
                      <a:fillRect/>
                    </a:stretch>
                  </pic:blipFill>
                  <pic:spPr bwMode="auto">
                    <a:xfrm>
                      <a:off x="0" y="0"/>
                      <a:ext cx="2801620" cy="760730"/>
                    </a:xfrm>
                    <a:prstGeom prst="rect">
                      <a:avLst/>
                    </a:prstGeom>
                    <a:noFill/>
                    <a:ln w="9525">
                      <a:noFill/>
                      <a:miter lim="800000"/>
                      <a:headEnd/>
                      <a:tailEnd/>
                    </a:ln>
                  </pic:spPr>
                </pic:pic>
              </a:graphicData>
            </a:graphic>
          </wp:inline>
        </w:drawing>
      </w:r>
    </w:p>
    <w:p w14:paraId="6B7DC7FE" w14:textId="77777777" w:rsidR="007F2673" w:rsidRPr="00D90E4F" w:rsidRDefault="00960869" w:rsidP="007F2673">
      <w:r w:rsidRPr="00D90E4F">
        <w:t>Tool number 1 is always the master tool.</w:t>
      </w:r>
    </w:p>
    <w:p w14:paraId="4C5ECF9F" w14:textId="128D831C" w:rsidR="005E7824" w:rsidRDefault="005E7824" w:rsidP="00EA0569">
      <w:pPr>
        <w:pStyle w:val="Rubrik4"/>
      </w:pPr>
      <w:r>
        <w:t xml:space="preserve">Automatic </w:t>
      </w:r>
      <w:r w:rsidRPr="00EA0569">
        <w:t>adjustment</w:t>
      </w:r>
    </w:p>
    <w:p w14:paraId="1DEF9EFB" w14:textId="45C66EE8" w:rsidR="005E7824" w:rsidRDefault="005E7824" w:rsidP="005E7824">
      <w:pPr>
        <w:pStyle w:val="Rubrik5"/>
      </w:pPr>
      <w:r w:rsidRPr="005E7824">
        <w:rPr>
          <w:noProof/>
        </w:rPr>
        <w:drawing>
          <wp:inline distT="0" distB="0" distL="0" distR="0" wp14:anchorId="689985F5" wp14:editId="1EC1D294">
            <wp:extent cx="856800" cy="298800"/>
            <wp:effectExtent l="0" t="0" r="635" b="6350"/>
            <wp:docPr id="102110285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02856" name=""/>
                    <pic:cNvPicPr/>
                  </pic:nvPicPr>
                  <pic:blipFill>
                    <a:blip r:embed="rId458"/>
                    <a:stretch>
                      <a:fillRect/>
                    </a:stretch>
                  </pic:blipFill>
                  <pic:spPr>
                    <a:xfrm>
                      <a:off x="0" y="0"/>
                      <a:ext cx="856800" cy="298800"/>
                    </a:xfrm>
                    <a:prstGeom prst="rect">
                      <a:avLst/>
                    </a:prstGeom>
                  </pic:spPr>
                </pic:pic>
              </a:graphicData>
            </a:graphic>
          </wp:inline>
        </w:drawing>
      </w:r>
    </w:p>
    <w:p w14:paraId="65779D76" w14:textId="0E73E2E6" w:rsidR="005E7824" w:rsidRPr="00D90E4F" w:rsidRDefault="005E7824" w:rsidP="005E7824">
      <w:pPr>
        <w:pStyle w:val="Rubrik5"/>
      </w:pPr>
      <w:r w:rsidRPr="00D90E4F">
        <w:t>Minimize</w:t>
      </w:r>
    </w:p>
    <w:p w14:paraId="38E0B0A7" w14:textId="32FF60BD" w:rsidR="005E7824" w:rsidRPr="00D90E4F" w:rsidRDefault="007A1BBA" w:rsidP="005E7824">
      <w:pPr>
        <w:pStyle w:val="Bild"/>
      </w:pPr>
      <w:r w:rsidRPr="007A1BBA">
        <w:rPr>
          <w:noProof/>
        </w:rPr>
        <w:drawing>
          <wp:inline distT="0" distB="0" distL="0" distR="0" wp14:anchorId="0A2EFD71" wp14:editId="3C30ADF0">
            <wp:extent cx="820800" cy="342000"/>
            <wp:effectExtent l="0" t="0" r="0" b="1270"/>
            <wp:docPr id="15928663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6632" name=""/>
                    <pic:cNvPicPr/>
                  </pic:nvPicPr>
                  <pic:blipFill>
                    <a:blip r:embed="rId459"/>
                    <a:stretch>
                      <a:fillRect/>
                    </a:stretch>
                  </pic:blipFill>
                  <pic:spPr>
                    <a:xfrm>
                      <a:off x="0" y="0"/>
                      <a:ext cx="820800" cy="342000"/>
                    </a:xfrm>
                    <a:prstGeom prst="rect">
                      <a:avLst/>
                    </a:prstGeom>
                  </pic:spPr>
                </pic:pic>
              </a:graphicData>
            </a:graphic>
          </wp:inline>
        </w:drawing>
      </w:r>
    </w:p>
    <w:p w14:paraId="705D69D4" w14:textId="04BF39E2" w:rsidR="005E7824" w:rsidRPr="00D90E4F" w:rsidRDefault="005E7824" w:rsidP="005E7824">
      <w:r>
        <w:t xml:space="preserve">This option measures the size of the parts and set </w:t>
      </w:r>
      <w:r w:rsidRPr="00D90E4F">
        <w:t>tool</w:t>
      </w:r>
      <w:r>
        <w:t xml:space="preserve"> distance </w:t>
      </w:r>
      <w:r w:rsidRPr="00D90E4F">
        <w:t xml:space="preserve">as close together as possible. Select the part and enter the distance between the parts. </w:t>
      </w:r>
    </w:p>
    <w:p w14:paraId="4AB1DFE1" w14:textId="77777777" w:rsidR="005E7824" w:rsidRDefault="005E7824" w:rsidP="005E7824">
      <w:pPr>
        <w:pStyle w:val="Rubrik5"/>
      </w:pPr>
      <w:r w:rsidRPr="00D90E4F">
        <w:t>Equal on sheet</w:t>
      </w:r>
    </w:p>
    <w:p w14:paraId="6286C3B4" w14:textId="1EF21E28" w:rsidR="007A1BBA" w:rsidRPr="007A1BBA" w:rsidRDefault="007A1BBA" w:rsidP="007A1BBA">
      <w:pPr>
        <w:pStyle w:val="Bild"/>
      </w:pPr>
      <w:r w:rsidRPr="007A1BBA">
        <w:rPr>
          <w:noProof/>
        </w:rPr>
        <w:drawing>
          <wp:inline distT="0" distB="0" distL="0" distR="0" wp14:anchorId="497BB202" wp14:editId="471F9494">
            <wp:extent cx="770400" cy="306000"/>
            <wp:effectExtent l="0" t="0" r="0" b="0"/>
            <wp:docPr id="169385548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55486" name=""/>
                    <pic:cNvPicPr/>
                  </pic:nvPicPr>
                  <pic:blipFill>
                    <a:blip r:embed="rId460"/>
                    <a:stretch>
                      <a:fillRect/>
                    </a:stretch>
                  </pic:blipFill>
                  <pic:spPr>
                    <a:xfrm>
                      <a:off x="0" y="0"/>
                      <a:ext cx="770400" cy="306000"/>
                    </a:xfrm>
                    <a:prstGeom prst="rect">
                      <a:avLst/>
                    </a:prstGeom>
                  </pic:spPr>
                </pic:pic>
              </a:graphicData>
            </a:graphic>
          </wp:inline>
        </w:drawing>
      </w:r>
    </w:p>
    <w:p w14:paraId="1DEDBC9B" w14:textId="77777777" w:rsidR="005E7824" w:rsidRPr="00D90E4F" w:rsidRDefault="005E7824" w:rsidP="005E7824">
      <w:r w:rsidRPr="00D90E4F">
        <w:t>Click on the sheet. The distance will be calculated so all tools get equal distance on the sheet.</w:t>
      </w:r>
    </w:p>
    <w:p w14:paraId="15A3B122" w14:textId="77777777" w:rsidR="005E7824" w:rsidRPr="00D90E4F" w:rsidRDefault="005E7824" w:rsidP="005E7824">
      <w:pPr>
        <w:pStyle w:val="Rubrik5"/>
      </w:pPr>
      <w:r w:rsidRPr="00D90E4F">
        <w:t>Pipette</w:t>
      </w:r>
    </w:p>
    <w:p w14:paraId="7A7134C3" w14:textId="737B7F5E" w:rsidR="005E7824" w:rsidRPr="00D90E4F" w:rsidRDefault="007A1BBA" w:rsidP="007A1BBA">
      <w:pPr>
        <w:keepNext/>
      </w:pPr>
      <w:r w:rsidRPr="007A1BBA">
        <w:rPr>
          <w:noProof/>
        </w:rPr>
        <w:drawing>
          <wp:inline distT="0" distB="0" distL="0" distR="0" wp14:anchorId="0A70B7F0" wp14:editId="1589A2BA">
            <wp:extent cx="795600" cy="320400"/>
            <wp:effectExtent l="0" t="0" r="5080" b="3810"/>
            <wp:docPr id="106462320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23204" name=""/>
                    <pic:cNvPicPr/>
                  </pic:nvPicPr>
                  <pic:blipFill>
                    <a:blip r:embed="rId461"/>
                    <a:stretch>
                      <a:fillRect/>
                    </a:stretch>
                  </pic:blipFill>
                  <pic:spPr>
                    <a:xfrm>
                      <a:off x="0" y="0"/>
                      <a:ext cx="795600" cy="320400"/>
                    </a:xfrm>
                    <a:prstGeom prst="rect">
                      <a:avLst/>
                    </a:prstGeom>
                  </pic:spPr>
                </pic:pic>
              </a:graphicData>
            </a:graphic>
          </wp:inline>
        </w:drawing>
      </w:r>
    </w:p>
    <w:p w14:paraId="64021E77" w14:textId="77777777" w:rsidR="005E7824" w:rsidRDefault="005E7824" w:rsidP="005E7824">
      <w:r w:rsidRPr="00D90E4F">
        <w:t>Select a part. All settings in the dialog will be the same as the selected part.</w:t>
      </w:r>
    </w:p>
    <w:p w14:paraId="49B79B5B" w14:textId="02BEE520" w:rsidR="0040049A" w:rsidRDefault="0040049A" w:rsidP="00EA0569">
      <w:pPr>
        <w:pStyle w:val="Rubrik4"/>
      </w:pPr>
      <w:r>
        <w:t>Convert</w:t>
      </w:r>
    </w:p>
    <w:p w14:paraId="03B5A926" w14:textId="3772FB74" w:rsidR="0040049A" w:rsidRDefault="0040049A" w:rsidP="00EA0569">
      <w:pPr>
        <w:pStyle w:val="Bild"/>
      </w:pPr>
      <w:r w:rsidRPr="0040049A">
        <w:rPr>
          <w:noProof/>
        </w:rPr>
        <w:drawing>
          <wp:inline distT="0" distB="0" distL="0" distR="0" wp14:anchorId="2C00C124" wp14:editId="7961E004">
            <wp:extent cx="2444400" cy="885600"/>
            <wp:effectExtent l="0" t="0" r="0" b="0"/>
            <wp:docPr id="214550493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04937" name=""/>
                    <pic:cNvPicPr/>
                  </pic:nvPicPr>
                  <pic:blipFill>
                    <a:blip r:embed="rId462"/>
                    <a:stretch>
                      <a:fillRect/>
                    </a:stretch>
                  </pic:blipFill>
                  <pic:spPr>
                    <a:xfrm>
                      <a:off x="0" y="0"/>
                      <a:ext cx="2444400" cy="885600"/>
                    </a:xfrm>
                    <a:prstGeom prst="rect">
                      <a:avLst/>
                    </a:prstGeom>
                  </pic:spPr>
                </pic:pic>
              </a:graphicData>
            </a:graphic>
          </wp:inline>
        </w:drawing>
      </w:r>
    </w:p>
    <w:p w14:paraId="5DF88776" w14:textId="7F09CA9B" w:rsidR="00EA0569" w:rsidRDefault="00EA0569" w:rsidP="000C32CB">
      <w:pPr>
        <w:pStyle w:val="Rubrik5"/>
      </w:pPr>
      <w:r>
        <w:t>Explode</w:t>
      </w:r>
    </w:p>
    <w:p w14:paraId="2EF521F2" w14:textId="4D5ADE50" w:rsidR="00EA0569" w:rsidRDefault="00EA0569" w:rsidP="00EA0569">
      <w:pPr>
        <w:pStyle w:val="Bild"/>
      </w:pPr>
      <w:r w:rsidRPr="00EA0569">
        <w:rPr>
          <w:noProof/>
        </w:rPr>
        <w:drawing>
          <wp:inline distT="0" distB="0" distL="0" distR="0" wp14:anchorId="320F78C8" wp14:editId="18172761">
            <wp:extent cx="1638000" cy="266400"/>
            <wp:effectExtent l="0" t="0" r="635" b="635"/>
            <wp:docPr id="37762787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27879" name=""/>
                    <pic:cNvPicPr/>
                  </pic:nvPicPr>
                  <pic:blipFill>
                    <a:blip r:embed="rId463"/>
                    <a:stretch>
                      <a:fillRect/>
                    </a:stretch>
                  </pic:blipFill>
                  <pic:spPr>
                    <a:xfrm>
                      <a:off x="0" y="0"/>
                      <a:ext cx="1638000" cy="266400"/>
                    </a:xfrm>
                    <a:prstGeom prst="rect">
                      <a:avLst/>
                    </a:prstGeom>
                  </pic:spPr>
                </pic:pic>
              </a:graphicData>
            </a:graphic>
          </wp:inline>
        </w:drawing>
      </w:r>
    </w:p>
    <w:p w14:paraId="2F71B952" w14:textId="600F3363" w:rsidR="00EA0569" w:rsidRDefault="00EA0569" w:rsidP="0040049A">
      <w:r>
        <w:lastRenderedPageBreak/>
        <w:t>If you have done the job for a machine with multiple tools and you want to change to a machine with one tool. By clicking on "Explode" all ghost part will be converted to real parts.</w:t>
      </w:r>
    </w:p>
    <w:p w14:paraId="429FC95D" w14:textId="3EFE5B4D" w:rsidR="00EA0569" w:rsidRDefault="000C32CB" w:rsidP="000C32CB">
      <w:pPr>
        <w:pStyle w:val="Rubrik5"/>
      </w:pPr>
      <w:r>
        <w:t>Multiple</w:t>
      </w:r>
    </w:p>
    <w:p w14:paraId="0087CDB0" w14:textId="726CBA8C" w:rsidR="000C32CB" w:rsidRDefault="000C32CB" w:rsidP="000C32CB">
      <w:pPr>
        <w:pStyle w:val="Bild"/>
      </w:pPr>
      <w:r w:rsidRPr="000C32CB">
        <w:rPr>
          <w:noProof/>
        </w:rPr>
        <w:drawing>
          <wp:inline distT="0" distB="0" distL="0" distR="0" wp14:anchorId="503D8664" wp14:editId="7F008FB5">
            <wp:extent cx="1677600" cy="259200"/>
            <wp:effectExtent l="0" t="0" r="0" b="7620"/>
            <wp:docPr id="203041277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12771" name=""/>
                    <pic:cNvPicPr/>
                  </pic:nvPicPr>
                  <pic:blipFill>
                    <a:blip r:embed="rId464"/>
                    <a:stretch>
                      <a:fillRect/>
                    </a:stretch>
                  </pic:blipFill>
                  <pic:spPr>
                    <a:xfrm>
                      <a:off x="0" y="0"/>
                      <a:ext cx="1677600" cy="259200"/>
                    </a:xfrm>
                    <a:prstGeom prst="rect">
                      <a:avLst/>
                    </a:prstGeom>
                  </pic:spPr>
                </pic:pic>
              </a:graphicData>
            </a:graphic>
          </wp:inline>
        </w:drawing>
      </w:r>
    </w:p>
    <w:p w14:paraId="572707A3" w14:textId="3B0F7351" w:rsidR="0040049A" w:rsidRPr="0040049A" w:rsidRDefault="0040049A" w:rsidP="0040049A">
      <w:r>
        <w:t>"Multiple" will do an opposite operation</w:t>
      </w:r>
      <w:r w:rsidR="000C32CB">
        <w:t xml:space="preserve"> as Explode. It will convert real parts that </w:t>
      </w:r>
      <w:r w:rsidR="00E5607B">
        <w:t>are in</w:t>
      </w:r>
      <w:r w:rsidR="000C32CB">
        <w:t xml:space="preserve"> the same alignment as the actual machine settings.</w:t>
      </w:r>
    </w:p>
    <w:p w14:paraId="5BCA2802" w14:textId="77777777" w:rsidR="004B21B3" w:rsidRPr="00D90E4F" w:rsidRDefault="004B21B3" w:rsidP="007820FA">
      <w:pPr>
        <w:pStyle w:val="Rubrik5"/>
      </w:pPr>
      <w:r w:rsidRPr="00D90E4F">
        <w:t>References</w:t>
      </w:r>
    </w:p>
    <w:p w14:paraId="756DC6D7" w14:textId="0434363B" w:rsidR="004B21B3" w:rsidRPr="00D90E4F" w:rsidRDefault="0052742D" w:rsidP="004B21B3">
      <w:r w:rsidRPr="00D90E4F">
        <w:t>Configure machine layout o</w:t>
      </w:r>
      <w:r w:rsidR="004B21B3" w:rsidRPr="00D90E4F">
        <w:t xml:space="preserve">n the </w:t>
      </w:r>
      <w:r w:rsidR="00C47395" w:rsidRPr="00D90E4F">
        <w:t>"</w:t>
      </w:r>
      <w:r w:rsidR="004B21B3" w:rsidRPr="00D90E4F">
        <w:t>Machine</w:t>
      </w:r>
      <w:r w:rsidR="00C47395" w:rsidRPr="00D90E4F">
        <w:t>"</w:t>
      </w:r>
      <w:r w:rsidRPr="00D90E4F">
        <w:t xml:space="preserve"> setup. See</w:t>
      </w:r>
      <w:r w:rsidR="004B21B3" w:rsidRPr="00D90E4F">
        <w:t xml:space="preserve"> page </w:t>
      </w:r>
      <w:r w:rsidR="00BF11A7" w:rsidRPr="00D90E4F">
        <w:fldChar w:fldCharType="begin"/>
      </w:r>
      <w:r w:rsidR="004B21B3" w:rsidRPr="00D90E4F">
        <w:instrText xml:space="preserve"> PAGEREF _Ref331769995 \h </w:instrText>
      </w:r>
      <w:r w:rsidR="00BF11A7" w:rsidRPr="00D90E4F">
        <w:fldChar w:fldCharType="separate"/>
      </w:r>
      <w:r w:rsidR="00EB6DA4">
        <w:rPr>
          <w:noProof/>
        </w:rPr>
        <w:t>309</w:t>
      </w:r>
      <w:r w:rsidR="00BF11A7" w:rsidRPr="00D90E4F">
        <w:fldChar w:fldCharType="end"/>
      </w:r>
      <w:r w:rsidRPr="00D90E4F">
        <w:t>.</w:t>
      </w:r>
    </w:p>
    <w:p w14:paraId="0F7226D6" w14:textId="77777777" w:rsidR="004B21B3" w:rsidRDefault="004B21B3" w:rsidP="004B21B3">
      <w:r w:rsidRPr="00D90E4F">
        <w:t xml:space="preserve">The </w:t>
      </w:r>
      <w:r w:rsidR="00C47395" w:rsidRPr="00D90E4F">
        <w:t>"</w:t>
      </w:r>
      <w:r w:rsidRPr="00D90E4F">
        <w:t>Auto nesting</w:t>
      </w:r>
      <w:r w:rsidR="00C47395" w:rsidRPr="00D90E4F">
        <w:t>"</w:t>
      </w:r>
      <w:r w:rsidRPr="00D90E4F">
        <w:t xml:space="preserve"> </w:t>
      </w:r>
      <w:r w:rsidR="00181917" w:rsidRPr="00D90E4F">
        <w:t xml:space="preserve">command </w:t>
      </w:r>
      <w:r w:rsidRPr="00D90E4F">
        <w:t>make</w:t>
      </w:r>
      <w:r w:rsidR="0052742D" w:rsidRPr="00D90E4F">
        <w:t>s</w:t>
      </w:r>
      <w:r w:rsidRPr="00D90E4F">
        <w:t xml:space="preserve"> an own tool configuration.</w:t>
      </w:r>
    </w:p>
    <w:p w14:paraId="34592345" w14:textId="244CB532" w:rsidR="00ED1A24" w:rsidRDefault="00E5607B" w:rsidP="00ED1A24">
      <w:pPr>
        <w:pStyle w:val="Rubrik2"/>
      </w:pPr>
      <w:bookmarkStart w:id="651" w:name="_Toc229474843"/>
      <w:r>
        <w:t>TAC-LAG</w:t>
      </w:r>
      <w:bookmarkEnd w:id="651"/>
    </w:p>
    <w:p w14:paraId="79BCA188" w14:textId="32D3D407" w:rsidR="00ED1A24" w:rsidRDefault="00E5607B" w:rsidP="00E5607B">
      <w:pPr>
        <w:pStyle w:val="Bild"/>
      </w:pPr>
      <w:r w:rsidRPr="00E5607B">
        <w:rPr>
          <w:noProof/>
        </w:rPr>
        <w:drawing>
          <wp:inline distT="0" distB="0" distL="0" distR="0" wp14:anchorId="0379E49E" wp14:editId="0F6D9153">
            <wp:extent cx="1962000" cy="1220400"/>
            <wp:effectExtent l="0" t="0" r="635" b="0"/>
            <wp:docPr id="164961433"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1433" name="Bildobjekt 1" descr="En bild som visar text, skärmbild, Teckensnitt, nummer&#10;&#10;Automatiskt genererad beskrivning"/>
                    <pic:cNvPicPr/>
                  </pic:nvPicPr>
                  <pic:blipFill>
                    <a:blip r:embed="rId465"/>
                    <a:stretch>
                      <a:fillRect/>
                    </a:stretch>
                  </pic:blipFill>
                  <pic:spPr>
                    <a:xfrm>
                      <a:off x="0" y="0"/>
                      <a:ext cx="1962000" cy="1220400"/>
                    </a:xfrm>
                    <a:prstGeom prst="rect">
                      <a:avLst/>
                    </a:prstGeom>
                  </pic:spPr>
                </pic:pic>
              </a:graphicData>
            </a:graphic>
          </wp:inline>
        </w:drawing>
      </w:r>
    </w:p>
    <w:p w14:paraId="4EF73298" w14:textId="29ED4E35" w:rsidR="00E5607B" w:rsidRDefault="00E5607B" w:rsidP="00E5607B">
      <w:pPr>
        <w:rPr>
          <w:noProof/>
        </w:rPr>
      </w:pPr>
      <w:r>
        <w:t>TAC means Taper Angle Control</w:t>
      </w:r>
      <w:r w:rsidR="00C956C8">
        <w:t>. T</w:t>
      </w:r>
      <w:r>
        <w:t>his is the name we use for correcting the nozzle tilt to get a perpendicular straight cut. LAG is what we call the feature of tilt the nozzle in forward direction when we move out from inside sharp corners. The command</w:t>
      </w:r>
      <w:r w:rsidR="00C956C8">
        <w:t>s</w:t>
      </w:r>
      <w:r>
        <w:t xml:space="preserve"> </w:t>
      </w:r>
      <w:r w:rsidR="00C956C8">
        <w:t xml:space="preserve">are </w:t>
      </w:r>
      <w:r>
        <w:t>only useful if you have a 5-axis cutting machine.</w:t>
      </w:r>
      <w:r w:rsidRPr="00E5607B">
        <w:rPr>
          <w:noProof/>
        </w:rPr>
        <w:t xml:space="preserve"> </w:t>
      </w:r>
    </w:p>
    <w:p w14:paraId="1C638EB1" w14:textId="77777777" w:rsidR="00F84FAA" w:rsidRDefault="00F84FAA" w:rsidP="00F84FAA">
      <w:pPr>
        <w:pStyle w:val="Bild"/>
      </w:pPr>
      <w:r>
        <w:rPr>
          <w:noProof/>
        </w:rPr>
        <w:drawing>
          <wp:inline distT="0" distB="0" distL="0" distR="0" wp14:anchorId="06D2779E" wp14:editId="534389AA">
            <wp:extent cx="1209600" cy="1134000"/>
            <wp:effectExtent l="0" t="0" r="0" b="9525"/>
            <wp:docPr id="1828649699"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49699" name="Bildobjekt 1" descr="En bild som visar text, skärmbild, Teckensnitt, nummer&#10;&#10;Automatiskt genererad beskrivning"/>
                    <pic:cNvPicPr/>
                  </pic:nvPicPr>
                  <pic:blipFill>
                    <a:blip r:embed="rId466"/>
                    <a:stretch>
                      <a:fillRect/>
                    </a:stretch>
                  </pic:blipFill>
                  <pic:spPr>
                    <a:xfrm>
                      <a:off x="0" y="0"/>
                      <a:ext cx="1209600" cy="1134000"/>
                    </a:xfrm>
                    <a:prstGeom prst="rect">
                      <a:avLst/>
                    </a:prstGeom>
                  </pic:spPr>
                </pic:pic>
              </a:graphicData>
            </a:graphic>
          </wp:inline>
        </w:drawing>
      </w:r>
    </w:p>
    <w:p w14:paraId="37A17966" w14:textId="1F2A6A8E" w:rsidR="00F84FAA" w:rsidRDefault="00F84FAA" w:rsidP="00E5607B">
      <w:pPr>
        <w:rPr>
          <w:noProof/>
        </w:rPr>
      </w:pPr>
      <w:r>
        <w:t>Click the button On and select the geometry that should have TAC-LAG. Or click the button Off and select geometry that should not have TAC-LAG.</w:t>
      </w:r>
    </w:p>
    <w:p w14:paraId="022C54B4" w14:textId="37EEE3F4" w:rsidR="00E5607B" w:rsidRDefault="00E5607B" w:rsidP="00E5607B">
      <w:pPr>
        <w:pStyle w:val="Bild"/>
      </w:pPr>
      <w:r w:rsidRPr="00E5607B">
        <w:rPr>
          <w:noProof/>
        </w:rPr>
        <w:drawing>
          <wp:inline distT="0" distB="0" distL="0" distR="0" wp14:anchorId="62ABE97F" wp14:editId="54D19DC1">
            <wp:extent cx="4899600" cy="2696400"/>
            <wp:effectExtent l="0" t="0" r="0" b="8890"/>
            <wp:docPr id="2082376324" name="Bildobjekt 1" descr="En bild som visar skärmbild, Grafik, tecknad serie,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76324" name="Bildobjekt 1" descr="En bild som visar skärmbild, Grafik, tecknad serie, design&#10;&#10;Automatiskt genererad beskrivning"/>
                    <pic:cNvPicPr/>
                  </pic:nvPicPr>
                  <pic:blipFill>
                    <a:blip r:embed="rId467"/>
                    <a:stretch>
                      <a:fillRect/>
                    </a:stretch>
                  </pic:blipFill>
                  <pic:spPr>
                    <a:xfrm>
                      <a:off x="0" y="0"/>
                      <a:ext cx="4899600" cy="2696400"/>
                    </a:xfrm>
                    <a:prstGeom prst="rect">
                      <a:avLst/>
                    </a:prstGeom>
                  </pic:spPr>
                </pic:pic>
              </a:graphicData>
            </a:graphic>
          </wp:inline>
        </w:drawing>
      </w:r>
    </w:p>
    <w:p w14:paraId="2AB8BADB" w14:textId="78A034E3" w:rsidR="00E5607B" w:rsidRDefault="00E5607B" w:rsidP="00E5607B">
      <w:pPr>
        <w:rPr>
          <w:noProof/>
        </w:rPr>
      </w:pPr>
      <w:r>
        <w:rPr>
          <w:noProof/>
        </w:rPr>
        <w:t>This is the background of this command.</w:t>
      </w:r>
    </w:p>
    <w:p w14:paraId="09887951" w14:textId="77C60706" w:rsidR="00E5607B" w:rsidRDefault="00E5607B" w:rsidP="00E5607B">
      <w:r>
        <w:t xml:space="preserve">On many 5-axis machine it takes much longer time to cut the geometry when using TAC and LAG. Depending on many things it can take 20-40 % longer time. Of that reason many users just use the </w:t>
      </w:r>
      <w:r>
        <w:br/>
        <w:t xml:space="preserve">TAC-LAG on geometries that needs to be straight. </w:t>
      </w:r>
    </w:p>
    <w:p w14:paraId="7F49F937" w14:textId="60807DCA" w:rsidR="00E42B35" w:rsidRDefault="00E42B35" w:rsidP="00E42B35">
      <w:pPr>
        <w:pStyle w:val="Frga"/>
      </w:pPr>
      <w:r>
        <w:t>Is there a way to control if the geometries should be default On or Off?</w:t>
      </w:r>
    </w:p>
    <w:p w14:paraId="768E4226" w14:textId="3F72EFF3" w:rsidR="00E42B35" w:rsidRDefault="00E42B35" w:rsidP="00E42B35">
      <w:pPr>
        <w:pStyle w:val="Answer"/>
      </w:pPr>
      <w:r>
        <w:t>Yes, this can be controlled in the machine settings.</w:t>
      </w:r>
    </w:p>
    <w:p w14:paraId="74C6B380" w14:textId="19C48E3C" w:rsidR="00E42B35" w:rsidRDefault="00E42B35" w:rsidP="00E42B35">
      <w:pPr>
        <w:pStyle w:val="Frga"/>
      </w:pPr>
      <w:r>
        <w:lastRenderedPageBreak/>
        <w:t>What kind of kinematics is good to use for TAC-LAG cutting?</w:t>
      </w:r>
    </w:p>
    <w:p w14:paraId="4B75A0FC" w14:textId="0C92BA46" w:rsidR="00C956C8" w:rsidRDefault="00E42B35" w:rsidP="00EA11A3">
      <w:pPr>
        <w:pStyle w:val="Answer"/>
        <w:numPr>
          <w:ilvl w:val="0"/>
          <w:numId w:val="40"/>
        </w:numPr>
      </w:pPr>
      <w:r>
        <w:t>It</w:t>
      </w:r>
      <w:r w:rsidR="00C956C8">
        <w:t xml:space="preserve"> should be a solution where the nozzle can tilt in different direction. Not by doing rotations.</w:t>
      </w:r>
    </w:p>
    <w:p w14:paraId="7CC82B9B" w14:textId="605DBA3C" w:rsidR="00E42B35" w:rsidRPr="00E42B35" w:rsidRDefault="00C956C8" w:rsidP="00EA11A3">
      <w:pPr>
        <w:pStyle w:val="Answer"/>
        <w:numPr>
          <w:ilvl w:val="0"/>
          <w:numId w:val="40"/>
        </w:numPr>
      </w:pPr>
      <w:r>
        <w:t>It should be a solution with a fix tool center point. (When the nozzle tilts, the top of the nozzle should not move away).</w:t>
      </w:r>
    </w:p>
    <w:p w14:paraId="2948959E" w14:textId="77777777" w:rsidR="0087031D" w:rsidRPr="00D90E4F" w:rsidRDefault="0087031D" w:rsidP="00E42B35">
      <w:pPr>
        <w:pStyle w:val="Rubrik2"/>
      </w:pPr>
      <w:bookmarkStart w:id="652" w:name="_Properties"/>
      <w:bookmarkStart w:id="653" w:name="_Toc335636970"/>
      <w:bookmarkStart w:id="654" w:name="_Toc129002777"/>
      <w:bookmarkStart w:id="655" w:name="_Toc229474844"/>
      <w:bookmarkEnd w:id="652"/>
      <w:r w:rsidRPr="00D90E4F">
        <w:t>Proper</w:t>
      </w:r>
      <w:bookmarkStart w:id="656" w:name="partproperties"/>
      <w:bookmarkEnd w:id="656"/>
      <w:r w:rsidRPr="00D90E4F">
        <w:t>ties</w:t>
      </w:r>
      <w:bookmarkEnd w:id="653"/>
      <w:bookmarkEnd w:id="654"/>
      <w:bookmarkEnd w:id="655"/>
    </w:p>
    <w:p w14:paraId="60A098E0" w14:textId="53EAB4AF" w:rsidR="00181917" w:rsidRDefault="00E42B35" w:rsidP="00E42B35">
      <w:pPr>
        <w:pStyle w:val="Bild"/>
      </w:pPr>
      <w:r w:rsidRPr="00E42B35">
        <w:rPr>
          <w:noProof/>
        </w:rPr>
        <w:drawing>
          <wp:inline distT="0" distB="0" distL="0" distR="0" wp14:anchorId="6E22857F" wp14:editId="356B4E0C">
            <wp:extent cx="2127600" cy="1494000"/>
            <wp:effectExtent l="0" t="0" r="6350" b="0"/>
            <wp:docPr id="1073632940"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32940" name="Bildobjekt 1" descr="En bild som visar text, skärmbild, Teckensnitt, nummer&#10;&#10;Automatiskt genererad beskrivning"/>
                    <pic:cNvPicPr/>
                  </pic:nvPicPr>
                  <pic:blipFill>
                    <a:blip r:embed="rId468"/>
                    <a:stretch>
                      <a:fillRect/>
                    </a:stretch>
                  </pic:blipFill>
                  <pic:spPr>
                    <a:xfrm>
                      <a:off x="0" y="0"/>
                      <a:ext cx="2127600" cy="1494000"/>
                    </a:xfrm>
                    <a:prstGeom prst="rect">
                      <a:avLst/>
                    </a:prstGeom>
                  </pic:spPr>
                </pic:pic>
              </a:graphicData>
            </a:graphic>
          </wp:inline>
        </w:drawing>
      </w:r>
    </w:p>
    <w:p w14:paraId="7AAD6EBC" w14:textId="457E19C9" w:rsidR="000776E9" w:rsidRPr="00D90E4F" w:rsidRDefault="000776E9" w:rsidP="000776E9">
      <w:r>
        <w:t>This command can also be started by a double click. This can be activated in the "</w:t>
      </w:r>
      <w:hyperlink w:anchor="_Shortkeys" w:history="1">
        <w:r w:rsidRPr="000776E9">
          <w:rPr>
            <w:rStyle w:val="Hyperlnk"/>
          </w:rPr>
          <w:t>Shotkeys</w:t>
        </w:r>
      </w:hyperlink>
      <w:r>
        <w:t>" command.</w:t>
      </w:r>
    </w:p>
    <w:p w14:paraId="384DE22F" w14:textId="75A8E030" w:rsidR="00181917" w:rsidRDefault="002E7219" w:rsidP="00046B0A">
      <w:r>
        <w:t>The command will show following dialog</w:t>
      </w:r>
      <w:r w:rsidR="00181917" w:rsidRPr="00D90E4F">
        <w:t>.</w:t>
      </w:r>
    </w:p>
    <w:p w14:paraId="22930324" w14:textId="64464513" w:rsidR="002E7219" w:rsidRDefault="002E7219" w:rsidP="002E7219">
      <w:pPr>
        <w:pStyle w:val="Bild"/>
      </w:pPr>
      <w:r>
        <w:rPr>
          <w:noProof/>
        </w:rPr>
        <w:t xml:space="preserve"> </w:t>
      </w:r>
      <w:r>
        <w:rPr>
          <w:noProof/>
        </w:rPr>
        <w:drawing>
          <wp:inline distT="0" distB="0" distL="0" distR="0" wp14:anchorId="15D80F81" wp14:editId="608BEF8D">
            <wp:extent cx="1958400" cy="4366800"/>
            <wp:effectExtent l="0" t="0" r="3810" b="0"/>
            <wp:docPr id="355574654" name="Bildobjekt 1" descr="En bild som visar text, elektronik, skärmbild, skär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74654" name="Bildobjekt 1" descr="En bild som visar text, elektronik, skärmbild, skärm&#10;&#10;Automatiskt genererad beskrivning"/>
                    <pic:cNvPicPr/>
                  </pic:nvPicPr>
                  <pic:blipFill>
                    <a:blip r:embed="rId469"/>
                    <a:stretch>
                      <a:fillRect/>
                    </a:stretch>
                  </pic:blipFill>
                  <pic:spPr>
                    <a:xfrm>
                      <a:off x="0" y="0"/>
                      <a:ext cx="1958400" cy="4366800"/>
                    </a:xfrm>
                    <a:prstGeom prst="rect">
                      <a:avLst/>
                    </a:prstGeom>
                  </pic:spPr>
                </pic:pic>
              </a:graphicData>
            </a:graphic>
          </wp:inline>
        </w:drawing>
      </w:r>
      <w:r>
        <w:rPr>
          <w:noProof/>
        </w:rPr>
        <w:t xml:space="preserve"> </w:t>
      </w:r>
      <w:r>
        <w:rPr>
          <w:noProof/>
        </w:rPr>
        <w:drawing>
          <wp:inline distT="0" distB="0" distL="0" distR="0" wp14:anchorId="76D4CD8E" wp14:editId="76C1D75B">
            <wp:extent cx="1958400" cy="4366800"/>
            <wp:effectExtent l="0" t="0" r="3810" b="0"/>
            <wp:docPr id="38943510" name="Bildobjekt 1" descr="En bild som visar text, skärmbild, skärm,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3510" name="Bildobjekt 1" descr="En bild som visar text, skärmbild, skärm, programvara&#10;&#10;Automatiskt genererad beskrivning"/>
                    <pic:cNvPicPr/>
                  </pic:nvPicPr>
                  <pic:blipFill>
                    <a:blip r:embed="rId470"/>
                    <a:stretch>
                      <a:fillRect/>
                    </a:stretch>
                  </pic:blipFill>
                  <pic:spPr>
                    <a:xfrm>
                      <a:off x="0" y="0"/>
                      <a:ext cx="1958400" cy="4366800"/>
                    </a:xfrm>
                    <a:prstGeom prst="rect">
                      <a:avLst/>
                    </a:prstGeom>
                  </pic:spPr>
                </pic:pic>
              </a:graphicData>
            </a:graphic>
          </wp:inline>
        </w:drawing>
      </w:r>
    </w:p>
    <w:p w14:paraId="291D2FCB" w14:textId="2FB62136" w:rsidR="005C492E" w:rsidRDefault="005C492E" w:rsidP="005C492E">
      <w:pPr>
        <w:pStyle w:val="Rubrik5"/>
      </w:pPr>
      <w:r>
        <w:t>Part</w:t>
      </w:r>
    </w:p>
    <w:p w14:paraId="5FAAC907" w14:textId="46588E3E" w:rsidR="005C492E" w:rsidRDefault="002E7219" w:rsidP="005C492E">
      <w:r>
        <w:t>The setting in the Parts tab is similar as the settings in "</w:t>
      </w:r>
      <w:hyperlink w:anchor="_Part_create" w:history="1">
        <w:r w:rsidRPr="002E7219">
          <w:rPr>
            <w:rStyle w:val="Hyperlnk"/>
          </w:rPr>
          <w:t>Create part</w:t>
        </w:r>
      </w:hyperlink>
      <w:r>
        <w:t>" and the "</w:t>
      </w:r>
      <w:hyperlink w:anchor="_Auto_nest" w:history="1">
        <w:r w:rsidRPr="002E7219">
          <w:rPr>
            <w:rStyle w:val="Hyperlnk"/>
          </w:rPr>
          <w:t>Auto nest</w:t>
        </w:r>
      </w:hyperlink>
      <w:r>
        <w:t xml:space="preserve">" on this tab you can change the setting. </w:t>
      </w:r>
      <w:r w:rsidR="005C492E" w:rsidRPr="00D90E4F">
        <w:t xml:space="preserve">Multi selection of parts is possible with the properties command. If multiple parts are chosen at once, the quantity will not be able to be changed. </w:t>
      </w:r>
    </w:p>
    <w:p w14:paraId="6623E8BC" w14:textId="3D7957FF" w:rsidR="005C492E" w:rsidRDefault="005C492E" w:rsidP="005C492E">
      <w:pPr>
        <w:pStyle w:val="Rubrik5"/>
      </w:pPr>
      <w:r>
        <w:t>Summary</w:t>
      </w:r>
    </w:p>
    <w:p w14:paraId="10FE6A3F" w14:textId="2BA4A392" w:rsidR="002E7219" w:rsidRDefault="002E7219" w:rsidP="002E7219">
      <w:r>
        <w:t>On the summary tab you have more geometrical information about the part.</w:t>
      </w:r>
    </w:p>
    <w:p w14:paraId="1B850834" w14:textId="614D9645" w:rsidR="005C492E" w:rsidRDefault="005C492E" w:rsidP="005C492E">
      <w:pPr>
        <w:pStyle w:val="Rubrik5"/>
      </w:pPr>
      <w:r>
        <w:t>Show geometry optimization</w:t>
      </w:r>
    </w:p>
    <w:p w14:paraId="73D98473" w14:textId="1711A8CA" w:rsidR="002E7219" w:rsidRDefault="005C492E" w:rsidP="002E7219">
      <w:pPr>
        <w:pStyle w:val="Bild"/>
      </w:pPr>
      <w:r w:rsidRPr="005C492E">
        <w:rPr>
          <w:noProof/>
        </w:rPr>
        <w:drawing>
          <wp:inline distT="0" distB="0" distL="0" distR="0" wp14:anchorId="45A1CFEB" wp14:editId="48F8C55D">
            <wp:extent cx="1864800" cy="313200"/>
            <wp:effectExtent l="0" t="0" r="2540" b="0"/>
            <wp:docPr id="60679132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91328" name=""/>
                    <pic:cNvPicPr/>
                  </pic:nvPicPr>
                  <pic:blipFill>
                    <a:blip r:embed="rId471"/>
                    <a:stretch>
                      <a:fillRect/>
                    </a:stretch>
                  </pic:blipFill>
                  <pic:spPr>
                    <a:xfrm>
                      <a:off x="0" y="0"/>
                      <a:ext cx="1864800" cy="313200"/>
                    </a:xfrm>
                    <a:prstGeom prst="rect">
                      <a:avLst/>
                    </a:prstGeom>
                  </pic:spPr>
                </pic:pic>
              </a:graphicData>
            </a:graphic>
          </wp:inline>
        </w:drawing>
      </w:r>
    </w:p>
    <w:p w14:paraId="5627D851" w14:textId="38CBA9DC" w:rsidR="002E7219" w:rsidRDefault="005C492E" w:rsidP="002E7219">
      <w:r>
        <w:t>This option will show where the geometry optimization has changed the geometry.</w:t>
      </w:r>
    </w:p>
    <w:p w14:paraId="605FB4F2" w14:textId="09C64DD2" w:rsidR="005C492E" w:rsidRDefault="005C492E" w:rsidP="005C492E">
      <w:pPr>
        <w:pStyle w:val="Bild"/>
      </w:pPr>
      <w:r w:rsidRPr="005C492E">
        <w:rPr>
          <w:noProof/>
        </w:rPr>
        <w:lastRenderedPageBreak/>
        <w:drawing>
          <wp:inline distT="0" distB="0" distL="0" distR="0" wp14:anchorId="17A414BC" wp14:editId="68B789FF">
            <wp:extent cx="2412000" cy="1332000"/>
            <wp:effectExtent l="0" t="0" r="7620" b="1905"/>
            <wp:docPr id="818726586" name="Bildobjekt 1" descr="En bild som visar skärmbild, Grafik, symbol, grö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26586" name="Bildobjekt 1" descr="En bild som visar skärmbild, Grafik, symbol, grön&#10;&#10;Automatiskt genererad beskrivning"/>
                    <pic:cNvPicPr/>
                  </pic:nvPicPr>
                  <pic:blipFill>
                    <a:blip r:embed="rId472"/>
                    <a:stretch>
                      <a:fillRect/>
                    </a:stretch>
                  </pic:blipFill>
                  <pic:spPr>
                    <a:xfrm>
                      <a:off x="0" y="0"/>
                      <a:ext cx="2412000" cy="1332000"/>
                    </a:xfrm>
                    <a:prstGeom prst="rect">
                      <a:avLst/>
                    </a:prstGeom>
                  </pic:spPr>
                </pic:pic>
              </a:graphicData>
            </a:graphic>
          </wp:inline>
        </w:drawing>
      </w:r>
    </w:p>
    <w:p w14:paraId="1EEAF33A" w14:textId="77777777" w:rsidR="00181917" w:rsidRPr="00D90E4F" w:rsidRDefault="00181917" w:rsidP="00181917">
      <w:pPr>
        <w:pStyle w:val="DoNow"/>
      </w:pPr>
      <w:r w:rsidRPr="00D90E4F">
        <w:t xml:space="preserve">Start the command and select </w:t>
      </w:r>
      <w:r w:rsidR="005337AF" w:rsidRPr="00D90E4F">
        <w:t xml:space="preserve">one or several </w:t>
      </w:r>
      <w:r w:rsidRPr="00D90E4F">
        <w:t>part</w:t>
      </w:r>
      <w:r w:rsidR="005337AF" w:rsidRPr="00D90E4F">
        <w:t>s</w:t>
      </w:r>
      <w:r w:rsidRPr="00D90E4F">
        <w:t>.</w:t>
      </w:r>
    </w:p>
    <w:p w14:paraId="1E0B5566" w14:textId="0853E4D1" w:rsidR="0037521D" w:rsidRDefault="0037521D" w:rsidP="00EB4FEF">
      <w:pPr>
        <w:pStyle w:val="Rubrik2"/>
      </w:pPr>
      <w:bookmarkStart w:id="657" w:name="_Add_Other_object"/>
      <w:bookmarkStart w:id="658" w:name="_Toc229474845"/>
      <w:bookmarkEnd w:id="657"/>
      <w:r>
        <w:t xml:space="preserve">Add </w:t>
      </w:r>
      <w:r w:rsidR="00C956C8">
        <w:t>O</w:t>
      </w:r>
      <w:r>
        <w:t>ther object</w:t>
      </w:r>
      <w:bookmarkEnd w:id="658"/>
    </w:p>
    <w:p w14:paraId="394A6797" w14:textId="78D94223" w:rsidR="0037521D" w:rsidRDefault="0037521D" w:rsidP="00EB4FEF">
      <w:pPr>
        <w:pStyle w:val="Bild"/>
      </w:pPr>
      <w:r w:rsidRPr="0037521D">
        <w:rPr>
          <w:noProof/>
        </w:rPr>
        <w:drawing>
          <wp:inline distT="0" distB="0" distL="0" distR="0" wp14:anchorId="41CB25A9" wp14:editId="39D7E242">
            <wp:extent cx="1656000" cy="435600"/>
            <wp:effectExtent l="0" t="0" r="1905" b="3175"/>
            <wp:docPr id="134475116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51164" name=""/>
                    <pic:cNvPicPr/>
                  </pic:nvPicPr>
                  <pic:blipFill>
                    <a:blip r:embed="rId473"/>
                    <a:stretch>
                      <a:fillRect/>
                    </a:stretch>
                  </pic:blipFill>
                  <pic:spPr>
                    <a:xfrm>
                      <a:off x="0" y="0"/>
                      <a:ext cx="1656000" cy="435600"/>
                    </a:xfrm>
                    <a:prstGeom prst="rect">
                      <a:avLst/>
                    </a:prstGeom>
                  </pic:spPr>
                </pic:pic>
              </a:graphicData>
            </a:graphic>
          </wp:inline>
        </w:drawing>
      </w:r>
    </w:p>
    <w:p w14:paraId="234BFA17" w14:textId="4A4E4E49" w:rsidR="006B6750" w:rsidRPr="0037521D" w:rsidRDefault="000B0EF4" w:rsidP="0037521D">
      <w:r>
        <w:t xml:space="preserve">When you create a part then you can also add </w:t>
      </w:r>
      <w:r w:rsidR="006B6750">
        <w:t>"</w:t>
      </w:r>
      <w:hyperlink w:anchor="_Other_objects" w:history="1">
        <w:r w:rsidR="006B6750" w:rsidRPr="00C956C8">
          <w:rPr>
            <w:rStyle w:val="Hyperlnk"/>
          </w:rPr>
          <w:t>O</w:t>
        </w:r>
        <w:r w:rsidRPr="00C956C8">
          <w:rPr>
            <w:rStyle w:val="Hyperlnk"/>
          </w:rPr>
          <w:t>ther objects</w:t>
        </w:r>
        <w:r w:rsidR="006B6750" w:rsidRPr="00C956C8">
          <w:rPr>
            <w:rStyle w:val="Hyperlnk"/>
          </w:rPr>
          <w:t>"</w:t>
        </w:r>
      </w:hyperlink>
      <w:r>
        <w:t xml:space="preserve"> than external and internal geometries. </w:t>
      </w:r>
      <w:r w:rsidR="006B6750">
        <w:t>These other objects</w:t>
      </w:r>
      <w:r>
        <w:t xml:space="preserve"> </w:t>
      </w:r>
      <w:r w:rsidR="006B6750">
        <w:t xml:space="preserve">can be used for </w:t>
      </w:r>
      <w:r>
        <w:t xml:space="preserve">marking, cutting with </w:t>
      </w:r>
      <w:r w:rsidR="006B6750">
        <w:t xml:space="preserve">quick cut or just be visible on the part. By using this command, you can add "Other objects" on </w:t>
      </w:r>
      <w:r w:rsidR="00C956C8">
        <w:t xml:space="preserve">already </w:t>
      </w:r>
      <w:r w:rsidR="006B6750">
        <w:t xml:space="preserve">existing parts. </w:t>
      </w:r>
    </w:p>
    <w:p w14:paraId="1953EC9A" w14:textId="6720E3BA" w:rsidR="00305A2B" w:rsidRPr="00D90E4F" w:rsidRDefault="00305A2B" w:rsidP="00080742">
      <w:pPr>
        <w:pStyle w:val="Rubrik2"/>
      </w:pPr>
      <w:bookmarkStart w:id="659" w:name="_Part_text_(THIS"/>
      <w:bookmarkStart w:id="660" w:name="_Toc335636971"/>
      <w:bookmarkStart w:id="661" w:name="_Toc129002778"/>
      <w:bookmarkStart w:id="662" w:name="_Toc229474846"/>
      <w:bookmarkEnd w:id="659"/>
      <w:r w:rsidRPr="00D90E4F">
        <w:t>Part te</w:t>
      </w:r>
      <w:bookmarkStart w:id="663" w:name="parttext"/>
      <w:bookmarkEnd w:id="663"/>
      <w:r w:rsidRPr="00D90E4F">
        <w:t>xt</w:t>
      </w:r>
      <w:bookmarkEnd w:id="660"/>
      <w:bookmarkEnd w:id="661"/>
      <w:r w:rsidR="00080742">
        <w:t xml:space="preserve"> (THIS COMMAND SHOULD BE UPDATED)</w:t>
      </w:r>
      <w:bookmarkEnd w:id="662"/>
    </w:p>
    <w:p w14:paraId="26595697" w14:textId="6534672C" w:rsidR="00F84FAA" w:rsidRDefault="00F84FAA" w:rsidP="00080742">
      <w:pPr>
        <w:pStyle w:val="Bild"/>
      </w:pPr>
      <w:r w:rsidRPr="00F84FAA">
        <w:rPr>
          <w:noProof/>
        </w:rPr>
        <w:drawing>
          <wp:inline distT="0" distB="0" distL="0" distR="0" wp14:anchorId="2666F28E" wp14:editId="358D3EC9">
            <wp:extent cx="1670400" cy="838800"/>
            <wp:effectExtent l="0" t="0" r="6350" b="0"/>
            <wp:docPr id="155534178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41788" name=""/>
                    <pic:cNvPicPr/>
                  </pic:nvPicPr>
                  <pic:blipFill>
                    <a:blip r:embed="rId474"/>
                    <a:stretch>
                      <a:fillRect/>
                    </a:stretch>
                  </pic:blipFill>
                  <pic:spPr>
                    <a:xfrm>
                      <a:off x="0" y="0"/>
                      <a:ext cx="1670400" cy="838800"/>
                    </a:xfrm>
                    <a:prstGeom prst="rect">
                      <a:avLst/>
                    </a:prstGeom>
                  </pic:spPr>
                </pic:pic>
              </a:graphicData>
            </a:graphic>
          </wp:inline>
        </w:drawing>
      </w:r>
    </w:p>
    <w:p w14:paraId="58A3B9DB" w14:textId="6EB8B7C5" w:rsidR="00305A2B" w:rsidRPr="00D90E4F" w:rsidRDefault="005337AF" w:rsidP="00305A2B">
      <w:r w:rsidRPr="00D90E4F">
        <w:t xml:space="preserve">The </w:t>
      </w:r>
      <w:r w:rsidR="00C47395" w:rsidRPr="00D90E4F">
        <w:t>"</w:t>
      </w:r>
      <w:r w:rsidR="000D7645" w:rsidRPr="00D90E4F">
        <w:t>P</w:t>
      </w:r>
      <w:r w:rsidRPr="00D90E4F">
        <w:t>art text</w:t>
      </w:r>
      <w:r w:rsidR="00C47395" w:rsidRPr="00D90E4F">
        <w:t>"</w:t>
      </w:r>
      <w:r w:rsidRPr="00D90E4F">
        <w:t xml:space="preserve"> command </w:t>
      </w:r>
      <w:r w:rsidR="0052742D" w:rsidRPr="00D90E4F">
        <w:t>is</w:t>
      </w:r>
      <w:r w:rsidRPr="00D90E4F">
        <w:t xml:space="preserve"> used to </w:t>
      </w:r>
      <w:r w:rsidR="000D5012" w:rsidRPr="00D90E4F">
        <w:t xml:space="preserve">display </w:t>
      </w:r>
      <w:r w:rsidR="00080742">
        <w:t xml:space="preserve">information on the </w:t>
      </w:r>
      <w:r w:rsidR="000D5012" w:rsidRPr="00D90E4F">
        <w:t>part graphically.</w:t>
      </w:r>
    </w:p>
    <w:p w14:paraId="1C1DDBAE" w14:textId="77777777" w:rsidR="005337AF" w:rsidRDefault="005337AF" w:rsidP="005337AF">
      <w:pPr>
        <w:pStyle w:val="DoNow"/>
      </w:pPr>
      <w:r w:rsidRPr="00D90E4F">
        <w:t>Start the command and select parts and enter a text height.</w:t>
      </w:r>
    </w:p>
    <w:p w14:paraId="408162E0" w14:textId="24761E95" w:rsidR="009A3C41" w:rsidRPr="00D90E4F" w:rsidRDefault="00080742" w:rsidP="009A3C41">
      <w:pPr>
        <w:keepNext/>
      </w:pPr>
      <w:r w:rsidRPr="00080742">
        <w:rPr>
          <w:noProof/>
        </w:rPr>
        <w:drawing>
          <wp:inline distT="0" distB="0" distL="0" distR="0" wp14:anchorId="628003B5" wp14:editId="641B1ED4">
            <wp:extent cx="4725059" cy="1000265"/>
            <wp:effectExtent l="0" t="0" r="0" b="9525"/>
            <wp:docPr id="72575023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50237" name=""/>
                    <pic:cNvPicPr/>
                  </pic:nvPicPr>
                  <pic:blipFill>
                    <a:blip r:embed="rId475"/>
                    <a:stretch>
                      <a:fillRect/>
                    </a:stretch>
                  </pic:blipFill>
                  <pic:spPr>
                    <a:xfrm>
                      <a:off x="0" y="0"/>
                      <a:ext cx="4725059" cy="1000265"/>
                    </a:xfrm>
                    <a:prstGeom prst="rect">
                      <a:avLst/>
                    </a:prstGeom>
                  </pic:spPr>
                </pic:pic>
              </a:graphicData>
            </a:graphic>
          </wp:inline>
        </w:drawing>
      </w:r>
    </w:p>
    <w:p w14:paraId="265C90D2" w14:textId="77777777" w:rsidR="005337AF" w:rsidRDefault="005337AF" w:rsidP="005337AF">
      <w:r w:rsidRPr="00D90E4F">
        <w:t xml:space="preserve">The name </w:t>
      </w:r>
      <w:r w:rsidR="009A3C41" w:rsidRPr="00D90E4F">
        <w:t>or an index number can be written on the parts.</w:t>
      </w:r>
    </w:p>
    <w:p w14:paraId="0D49BD63" w14:textId="630F438A" w:rsidR="0037521D" w:rsidRDefault="00010251" w:rsidP="00010251">
      <w:pPr>
        <w:pStyle w:val="Rubrik3"/>
      </w:pPr>
      <w:r>
        <w:t>Move Part text</w:t>
      </w:r>
    </w:p>
    <w:p w14:paraId="19B7F13C" w14:textId="52060F87" w:rsidR="00010251" w:rsidRDefault="00010251" w:rsidP="00010251">
      <w:r>
        <w:t xml:space="preserve">If you click on the text when no command is active, then you can adjust the text position. By using the </w:t>
      </w:r>
      <w:r>
        <w:br/>
      </w:r>
      <w:hyperlink w:anchor="_Grips" w:history="1">
        <w:r w:rsidRPr="00010251">
          <w:rPr>
            <w:rStyle w:val="Hyperlnk"/>
          </w:rPr>
          <w:t>grip functionality</w:t>
        </w:r>
      </w:hyperlink>
      <w:r>
        <w:t>.</w:t>
      </w:r>
    </w:p>
    <w:p w14:paraId="608B12B3" w14:textId="67517C0D" w:rsidR="00010251" w:rsidRDefault="00010251" w:rsidP="00010251">
      <w:pPr>
        <w:pStyle w:val="Bild"/>
      </w:pPr>
      <w:r w:rsidRPr="00010251">
        <w:rPr>
          <w:noProof/>
        </w:rPr>
        <w:drawing>
          <wp:inline distT="0" distB="0" distL="0" distR="0" wp14:anchorId="3C10E560" wp14:editId="47AF09E4">
            <wp:extent cx="2217600" cy="1371600"/>
            <wp:effectExtent l="0" t="0" r="0" b="0"/>
            <wp:docPr id="124917103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71031" name=""/>
                    <pic:cNvPicPr/>
                  </pic:nvPicPr>
                  <pic:blipFill>
                    <a:blip r:embed="rId476"/>
                    <a:stretch>
                      <a:fillRect/>
                    </a:stretch>
                  </pic:blipFill>
                  <pic:spPr>
                    <a:xfrm>
                      <a:off x="0" y="0"/>
                      <a:ext cx="2217600" cy="1371600"/>
                    </a:xfrm>
                    <a:prstGeom prst="rect">
                      <a:avLst/>
                    </a:prstGeom>
                  </pic:spPr>
                </pic:pic>
              </a:graphicData>
            </a:graphic>
          </wp:inline>
        </w:drawing>
      </w:r>
    </w:p>
    <w:p w14:paraId="29828292" w14:textId="77777777" w:rsidR="00010251" w:rsidRPr="00010251" w:rsidRDefault="00010251" w:rsidP="00010251"/>
    <w:p w14:paraId="657BC1EA" w14:textId="05A4998B" w:rsidR="00ED1A24" w:rsidRDefault="0037521D" w:rsidP="00080742">
      <w:pPr>
        <w:pStyle w:val="Rubrik2"/>
      </w:pPr>
      <w:bookmarkStart w:id="664" w:name="inkjet"/>
      <w:bookmarkStart w:id="665" w:name="_Toc229474847"/>
      <w:r>
        <w:lastRenderedPageBreak/>
        <w:t>Inkjet</w:t>
      </w:r>
      <w:bookmarkEnd w:id="665"/>
    </w:p>
    <w:bookmarkEnd w:id="664"/>
    <w:p w14:paraId="68E8BB63" w14:textId="7CF086DD" w:rsidR="0037521D" w:rsidRDefault="00080742" w:rsidP="00080742">
      <w:pPr>
        <w:pStyle w:val="Bild"/>
      </w:pPr>
      <w:r w:rsidRPr="00080742">
        <w:rPr>
          <w:noProof/>
        </w:rPr>
        <w:drawing>
          <wp:inline distT="0" distB="0" distL="0" distR="0" wp14:anchorId="3272D555" wp14:editId="2BE3DCAD">
            <wp:extent cx="1648800" cy="824400"/>
            <wp:effectExtent l="0" t="0" r="8890" b="0"/>
            <wp:docPr id="175170463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04631" name=""/>
                    <pic:cNvPicPr/>
                  </pic:nvPicPr>
                  <pic:blipFill>
                    <a:blip r:embed="rId477"/>
                    <a:stretch>
                      <a:fillRect/>
                    </a:stretch>
                  </pic:blipFill>
                  <pic:spPr>
                    <a:xfrm>
                      <a:off x="0" y="0"/>
                      <a:ext cx="1648800" cy="824400"/>
                    </a:xfrm>
                    <a:prstGeom prst="rect">
                      <a:avLst/>
                    </a:prstGeom>
                  </pic:spPr>
                </pic:pic>
              </a:graphicData>
            </a:graphic>
          </wp:inline>
        </w:drawing>
      </w:r>
    </w:p>
    <w:p w14:paraId="0FEABFDD" w14:textId="528BA546" w:rsidR="00681166" w:rsidRDefault="0037521D" w:rsidP="0037521D">
      <w:r>
        <w:t xml:space="preserve">If the machine is equipped with an </w:t>
      </w:r>
      <w:r w:rsidR="00080742">
        <w:t>Inkjet</w:t>
      </w:r>
      <w:r>
        <w:t xml:space="preserve"> printer, then</w:t>
      </w:r>
      <w:r w:rsidR="00681166">
        <w:t xml:space="preserve"> this command can be used to add inkjet information.</w:t>
      </w:r>
    </w:p>
    <w:p w14:paraId="3A99EC82" w14:textId="1258FA0C" w:rsidR="00681166" w:rsidRDefault="00681166" w:rsidP="00681166">
      <w:pPr>
        <w:pStyle w:val="DoNow"/>
      </w:pPr>
      <w:r>
        <w:t xml:space="preserve">Start the command and select </w:t>
      </w:r>
      <w:r w:rsidR="00093FC4">
        <w:t xml:space="preserve">all </w:t>
      </w:r>
      <w:r>
        <w:t>parts that should have inkjet text.</w:t>
      </w:r>
    </w:p>
    <w:p w14:paraId="75E3076D" w14:textId="6F8EB7A2" w:rsidR="00093FC4" w:rsidRPr="00093FC4" w:rsidRDefault="00093FC4" w:rsidP="00093FC4">
      <w:r>
        <w:t>The result can be as follows.</w:t>
      </w:r>
    </w:p>
    <w:p w14:paraId="2B3D2616" w14:textId="6C49A3A5" w:rsidR="00681166" w:rsidRDefault="00D97B48" w:rsidP="00093FC4">
      <w:pPr>
        <w:pStyle w:val="Bild"/>
      </w:pPr>
      <w:r w:rsidRPr="00D97B48">
        <w:rPr>
          <w:noProof/>
        </w:rPr>
        <w:drawing>
          <wp:inline distT="0" distB="0" distL="0" distR="0" wp14:anchorId="6017ECDF" wp14:editId="0AEC74D6">
            <wp:extent cx="4266000" cy="3139200"/>
            <wp:effectExtent l="0" t="0" r="1270" b="4445"/>
            <wp:docPr id="945340472" name="Bildobjekt 1" descr="En bild som visar text, skärmbild, skärm,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40472" name="Bildobjekt 1" descr="En bild som visar text, skärmbild, skärm, nummer&#10;&#10;Automatiskt genererad beskrivning"/>
                    <pic:cNvPicPr/>
                  </pic:nvPicPr>
                  <pic:blipFill>
                    <a:blip r:embed="rId478"/>
                    <a:stretch>
                      <a:fillRect/>
                    </a:stretch>
                  </pic:blipFill>
                  <pic:spPr>
                    <a:xfrm>
                      <a:off x="0" y="0"/>
                      <a:ext cx="4266000" cy="3139200"/>
                    </a:xfrm>
                    <a:prstGeom prst="rect">
                      <a:avLst/>
                    </a:prstGeom>
                  </pic:spPr>
                </pic:pic>
              </a:graphicData>
            </a:graphic>
          </wp:inline>
        </w:drawing>
      </w:r>
    </w:p>
    <w:p w14:paraId="5ECA4F87" w14:textId="401E0DE5" w:rsidR="00093FC4" w:rsidRDefault="00093FC4" w:rsidP="00681166">
      <w:r>
        <w:t>The command will always start up with the label "Auto"</w:t>
      </w:r>
    </w:p>
    <w:p w14:paraId="2928B82F" w14:textId="08FF205F" w:rsidR="00093FC4" w:rsidRDefault="001B3CCC" w:rsidP="001B3CCC">
      <w:pPr>
        <w:pStyle w:val="Rubrik6"/>
      </w:pPr>
      <w:r>
        <w:t>Automatic Part name, Sheet name and Serial number</w:t>
      </w:r>
    </w:p>
    <w:p w14:paraId="0D6820A3" w14:textId="6B978D0C" w:rsidR="003F54D5" w:rsidRPr="003F54D5" w:rsidRDefault="003F54D5" w:rsidP="003F54D5">
      <w:pPr>
        <w:pStyle w:val="Bild"/>
      </w:pPr>
      <w:r w:rsidRPr="003F54D5">
        <w:rPr>
          <w:noProof/>
        </w:rPr>
        <w:drawing>
          <wp:inline distT="0" distB="0" distL="0" distR="0" wp14:anchorId="300AE9B1" wp14:editId="3E4F4F1E">
            <wp:extent cx="1828800" cy="331200"/>
            <wp:effectExtent l="0" t="0" r="0" b="0"/>
            <wp:docPr id="162799372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93720" name=""/>
                    <pic:cNvPicPr/>
                  </pic:nvPicPr>
                  <pic:blipFill>
                    <a:blip r:embed="rId479"/>
                    <a:stretch>
                      <a:fillRect/>
                    </a:stretch>
                  </pic:blipFill>
                  <pic:spPr>
                    <a:xfrm>
                      <a:off x="0" y="0"/>
                      <a:ext cx="1828800" cy="331200"/>
                    </a:xfrm>
                    <a:prstGeom prst="rect">
                      <a:avLst/>
                    </a:prstGeom>
                  </pic:spPr>
                </pic:pic>
              </a:graphicData>
            </a:graphic>
          </wp:inline>
        </w:drawing>
      </w:r>
    </w:p>
    <w:p w14:paraId="1A0E0329" w14:textId="20F4070E" w:rsidR="001B3CCC" w:rsidRDefault="003F54D5" w:rsidP="00EA11A3">
      <w:pPr>
        <w:pStyle w:val="Liststycke"/>
        <w:numPr>
          <w:ilvl w:val="0"/>
          <w:numId w:val="42"/>
        </w:numPr>
      </w:pPr>
      <w:r>
        <w:t xml:space="preserve">[Part] </w:t>
      </w:r>
      <w:r w:rsidR="001B3CCC">
        <w:t>means that the part name should be included in the inkjet text.</w:t>
      </w:r>
    </w:p>
    <w:p w14:paraId="25C4D12E" w14:textId="08F3ED3F" w:rsidR="00EA11A3" w:rsidRDefault="003F54D5" w:rsidP="00EA11A3">
      <w:pPr>
        <w:pStyle w:val="Liststycke"/>
        <w:numPr>
          <w:ilvl w:val="0"/>
          <w:numId w:val="42"/>
        </w:numPr>
      </w:pPr>
      <w:r>
        <w:t xml:space="preserve">[Sheet] </w:t>
      </w:r>
      <w:r w:rsidR="001B3CCC">
        <w:t>means that the sheet name should be included in the inkjet text.</w:t>
      </w:r>
      <w:r w:rsidR="00EA11A3">
        <w:br/>
        <w:t>If the parts are not laying on a sheet the Sheet text is not visible.</w:t>
      </w:r>
    </w:p>
    <w:p w14:paraId="1371815D" w14:textId="07784C0B" w:rsidR="00EA11A3" w:rsidRDefault="001B3CCC" w:rsidP="00EA11A3">
      <w:pPr>
        <w:pStyle w:val="Liststycke"/>
        <w:numPr>
          <w:ilvl w:val="0"/>
          <w:numId w:val="42"/>
        </w:numPr>
      </w:pPr>
      <w:r>
        <w:t>[Serial] means that the CNC machine prints a unique number on each part.</w:t>
      </w:r>
      <w:r w:rsidR="00EA11A3">
        <w:br/>
        <w:t>It is not all CNC-controllers that can use this feature. The last used serial number must be stored in the CNC memory. IGEMS cnc supports unlimited part series. It is possible to restart the same cutting program over and over and the serial number will count up for each part.</w:t>
      </w:r>
    </w:p>
    <w:p w14:paraId="74E95880" w14:textId="179F00CC" w:rsidR="001B3CCC" w:rsidRDefault="001B3CCC" w:rsidP="00EA11A3"/>
    <w:p w14:paraId="25167FC5" w14:textId="30D20D14" w:rsidR="003F54D5" w:rsidRDefault="003F54D5" w:rsidP="00681166">
      <w:r>
        <w:t>To be compatible with older version of IGEMS it is also possible to use #P for part name and #S for sheet name)</w:t>
      </w:r>
    </w:p>
    <w:p w14:paraId="24072FEC" w14:textId="6864EBE6" w:rsidR="001B3CCC" w:rsidRDefault="001B3CCC" w:rsidP="00681166">
      <w:r>
        <w:t>If you move the parts to a sheet and press F5 then the inkjet text for the sheet name will be updated.</w:t>
      </w:r>
    </w:p>
    <w:p w14:paraId="5F811F34" w14:textId="397DF194" w:rsidR="001B3CCC" w:rsidRDefault="00D97B48" w:rsidP="00681166">
      <w:r w:rsidRPr="00D97B48">
        <w:rPr>
          <w:noProof/>
        </w:rPr>
        <w:lastRenderedPageBreak/>
        <w:drawing>
          <wp:inline distT="0" distB="0" distL="0" distR="0" wp14:anchorId="2FA97B35" wp14:editId="7D4C525D">
            <wp:extent cx="2322000" cy="2109600"/>
            <wp:effectExtent l="0" t="0" r="2540" b="5080"/>
            <wp:docPr id="1976435445" name="Bildobjekt 1" descr="En bild som visar text, skärmbild, Teckensnitt, Grafik&#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35445" name="Bildobjekt 1" descr="En bild som visar text, skärmbild, Teckensnitt, Grafik&#10;&#10;Automatiskt genererad beskrivning"/>
                    <pic:cNvPicPr/>
                  </pic:nvPicPr>
                  <pic:blipFill>
                    <a:blip r:embed="rId480"/>
                    <a:stretch>
                      <a:fillRect/>
                    </a:stretch>
                  </pic:blipFill>
                  <pic:spPr>
                    <a:xfrm>
                      <a:off x="0" y="0"/>
                      <a:ext cx="2322000" cy="2109600"/>
                    </a:xfrm>
                    <a:prstGeom prst="rect">
                      <a:avLst/>
                    </a:prstGeom>
                  </pic:spPr>
                </pic:pic>
              </a:graphicData>
            </a:graphic>
          </wp:inline>
        </w:drawing>
      </w:r>
    </w:p>
    <w:p w14:paraId="21BBDBA8" w14:textId="6C5E83AD" w:rsidR="001B3CCC" w:rsidRDefault="00FC7D1E" w:rsidP="00EA11A3">
      <w:pPr>
        <w:pStyle w:val="Rubrik4"/>
      </w:pPr>
      <w:r>
        <w:t>Save, add and remove</w:t>
      </w:r>
    </w:p>
    <w:p w14:paraId="02D6C681" w14:textId="4240B067" w:rsidR="00FC7D1E" w:rsidRPr="00FC7D1E" w:rsidRDefault="00FC7D1E" w:rsidP="00FC7D1E">
      <w:pPr>
        <w:pStyle w:val="Bild"/>
      </w:pPr>
      <w:r>
        <w:rPr>
          <w:noProof/>
        </w:rPr>
        <w:drawing>
          <wp:inline distT="0" distB="0" distL="0" distR="0" wp14:anchorId="46BC4193" wp14:editId="3F2C7C4B">
            <wp:extent cx="1752600" cy="790575"/>
            <wp:effectExtent l="0" t="0" r="0" b="9525"/>
            <wp:docPr id="149148224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82241" name=""/>
                    <pic:cNvPicPr/>
                  </pic:nvPicPr>
                  <pic:blipFill>
                    <a:blip r:embed="rId481"/>
                    <a:stretch>
                      <a:fillRect/>
                    </a:stretch>
                  </pic:blipFill>
                  <pic:spPr>
                    <a:xfrm>
                      <a:off x="0" y="0"/>
                      <a:ext cx="1752600" cy="790575"/>
                    </a:xfrm>
                    <a:prstGeom prst="rect">
                      <a:avLst/>
                    </a:prstGeom>
                  </pic:spPr>
                </pic:pic>
              </a:graphicData>
            </a:graphic>
          </wp:inline>
        </w:drawing>
      </w:r>
    </w:p>
    <w:p w14:paraId="34C350D4" w14:textId="19C3745A" w:rsidR="00093FC4" w:rsidRDefault="00FC7D1E" w:rsidP="00681166">
      <w:r>
        <w:t xml:space="preserve">By these options you can save label settings, </w:t>
      </w:r>
      <w:r w:rsidR="003F54D5">
        <w:t>add,</w:t>
      </w:r>
      <w:r>
        <w:t xml:space="preserve"> or remove labels settings.</w:t>
      </w:r>
    </w:p>
    <w:p w14:paraId="59F87E46" w14:textId="1D77D47C" w:rsidR="00FC7D1E" w:rsidRDefault="00FC7D1E" w:rsidP="00681166">
      <w:r>
        <w:t>The Auto label will always be default.</w:t>
      </w:r>
    </w:p>
    <w:p w14:paraId="4ADF4C6F" w14:textId="2C9CDE29" w:rsidR="00335D5C" w:rsidRDefault="00335D5C" w:rsidP="00335D5C">
      <w:pPr>
        <w:pStyle w:val="Rubrik5"/>
      </w:pPr>
      <w:r>
        <w:t>Inkjet height</w:t>
      </w:r>
    </w:p>
    <w:p w14:paraId="71D6425F" w14:textId="083B227D" w:rsidR="00335D5C" w:rsidRPr="00335D5C" w:rsidRDefault="00335D5C" w:rsidP="00335D5C">
      <w:pPr>
        <w:pStyle w:val="Bild"/>
      </w:pPr>
      <w:r w:rsidRPr="00335D5C">
        <w:rPr>
          <w:noProof/>
        </w:rPr>
        <w:drawing>
          <wp:inline distT="0" distB="0" distL="0" distR="0" wp14:anchorId="5FA6CC68" wp14:editId="0782A020">
            <wp:extent cx="1443600" cy="230400"/>
            <wp:effectExtent l="0" t="0" r="4445" b="0"/>
            <wp:docPr id="38098864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88642" name=""/>
                    <pic:cNvPicPr/>
                  </pic:nvPicPr>
                  <pic:blipFill>
                    <a:blip r:embed="rId482"/>
                    <a:stretch>
                      <a:fillRect/>
                    </a:stretch>
                  </pic:blipFill>
                  <pic:spPr>
                    <a:xfrm>
                      <a:off x="0" y="0"/>
                      <a:ext cx="1443600" cy="230400"/>
                    </a:xfrm>
                    <a:prstGeom prst="rect">
                      <a:avLst/>
                    </a:prstGeom>
                  </pic:spPr>
                </pic:pic>
              </a:graphicData>
            </a:graphic>
          </wp:inline>
        </w:drawing>
      </w:r>
    </w:p>
    <w:p w14:paraId="03179F9B" w14:textId="27C486B3" w:rsidR="00335D5C" w:rsidRDefault="00335D5C" w:rsidP="00681166">
      <w:r>
        <w:t xml:space="preserve">You will probably use the same </w:t>
      </w:r>
      <w:r w:rsidR="00E95D74">
        <w:t xml:space="preserve">text </w:t>
      </w:r>
      <w:r>
        <w:t>height for all inkjet labeling. The text height can be set in the Machine setting.</w:t>
      </w:r>
    </w:p>
    <w:p w14:paraId="4B961CCD" w14:textId="5AF69E1F" w:rsidR="00335D5C" w:rsidRDefault="00335D5C" w:rsidP="00335D5C">
      <w:pPr>
        <w:pStyle w:val="Rubrik5"/>
      </w:pPr>
      <w:r>
        <w:t>Insert</w:t>
      </w:r>
    </w:p>
    <w:p w14:paraId="09701084" w14:textId="5C51DD56" w:rsidR="00335D5C" w:rsidRDefault="00335D5C" w:rsidP="00335D5C">
      <w:pPr>
        <w:pStyle w:val="Bild"/>
      </w:pPr>
      <w:r w:rsidRPr="00335D5C">
        <w:rPr>
          <w:noProof/>
        </w:rPr>
        <w:drawing>
          <wp:inline distT="0" distB="0" distL="0" distR="0" wp14:anchorId="4BA51DAF" wp14:editId="6A84493F">
            <wp:extent cx="1422000" cy="252000"/>
            <wp:effectExtent l="0" t="0" r="0" b="0"/>
            <wp:docPr id="94437406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74062" name=""/>
                    <pic:cNvPicPr/>
                  </pic:nvPicPr>
                  <pic:blipFill>
                    <a:blip r:embed="rId483"/>
                    <a:stretch>
                      <a:fillRect/>
                    </a:stretch>
                  </pic:blipFill>
                  <pic:spPr>
                    <a:xfrm>
                      <a:off x="0" y="0"/>
                      <a:ext cx="1422000" cy="252000"/>
                    </a:xfrm>
                    <a:prstGeom prst="rect">
                      <a:avLst/>
                    </a:prstGeom>
                  </pic:spPr>
                </pic:pic>
              </a:graphicData>
            </a:graphic>
          </wp:inline>
        </w:drawing>
      </w:r>
    </w:p>
    <w:p w14:paraId="2AC87807" w14:textId="32AA798D" w:rsidR="00335D5C" w:rsidRPr="00335D5C" w:rsidRDefault="00335D5C" w:rsidP="00335D5C">
      <w:r>
        <w:t xml:space="preserve">Use this option if you want to locate the position for the inkjet text. Some inkjets can only print the text in one direction. That’s means that if the part is rotated then the text must be rotated in opposite </w:t>
      </w:r>
      <w:r w:rsidR="00E95D74">
        <w:t>direction.</w:t>
      </w:r>
      <w:r>
        <w:t xml:space="preserve"> </w:t>
      </w:r>
    </w:p>
    <w:p w14:paraId="56932748" w14:textId="5AC2E394" w:rsidR="00335D5C" w:rsidRDefault="00335D5C" w:rsidP="00681166">
      <w:r w:rsidRPr="00335D5C">
        <w:rPr>
          <w:noProof/>
        </w:rPr>
        <w:drawing>
          <wp:inline distT="0" distB="0" distL="0" distR="0" wp14:anchorId="22B0AEBF" wp14:editId="11A3F5C9">
            <wp:extent cx="2124000" cy="2178000"/>
            <wp:effectExtent l="0" t="0" r="0" b="0"/>
            <wp:docPr id="1281808749" name="Bildobjekt 1" descr="En bild som visar Grafik, skärmbild, grafisk design,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08749" name="Bildobjekt 1" descr="En bild som visar Grafik, skärmbild, grafisk design, Teckensnitt&#10;&#10;Automatiskt genererad beskrivning"/>
                    <pic:cNvPicPr/>
                  </pic:nvPicPr>
                  <pic:blipFill>
                    <a:blip r:embed="rId484"/>
                    <a:stretch>
                      <a:fillRect/>
                    </a:stretch>
                  </pic:blipFill>
                  <pic:spPr>
                    <a:xfrm>
                      <a:off x="0" y="0"/>
                      <a:ext cx="2124000" cy="2178000"/>
                    </a:xfrm>
                    <a:prstGeom prst="rect">
                      <a:avLst/>
                    </a:prstGeom>
                  </pic:spPr>
                </pic:pic>
              </a:graphicData>
            </a:graphic>
          </wp:inline>
        </w:drawing>
      </w:r>
    </w:p>
    <w:p w14:paraId="36ACD981" w14:textId="0525DD49" w:rsidR="00335D5C" w:rsidRDefault="00335D5C" w:rsidP="00681166">
      <w:r>
        <w:t>In the case below the part has been rotated in three different directions but the inkjet text is still in horizontal direction. You can set optional directions in the machine setting.</w:t>
      </w:r>
    </w:p>
    <w:p w14:paraId="6E6A0171" w14:textId="77777777" w:rsidR="00335D5C" w:rsidRDefault="00335D5C" w:rsidP="00335D5C">
      <w:pPr>
        <w:pStyle w:val="Bild"/>
      </w:pPr>
      <w:bookmarkStart w:id="666" w:name="_Toc335636972"/>
      <w:bookmarkStart w:id="667" w:name="_Toc129002779"/>
      <w:r w:rsidRPr="00335D5C">
        <w:rPr>
          <w:noProof/>
        </w:rPr>
        <w:lastRenderedPageBreak/>
        <w:drawing>
          <wp:inline distT="0" distB="0" distL="0" distR="0" wp14:anchorId="0CEFA889" wp14:editId="27CEE7DD">
            <wp:extent cx="3848400" cy="1638000"/>
            <wp:effectExtent l="0" t="0" r="0" b="635"/>
            <wp:docPr id="1461026213" name="Bildobjekt 1" descr="En bild som visar text, Teckensnitt, skärmbild, Grafik&#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26213" name="Bildobjekt 1" descr="En bild som visar text, Teckensnitt, skärmbild, Grafik&#10;&#10;Automatiskt genererad beskrivning"/>
                    <pic:cNvPicPr/>
                  </pic:nvPicPr>
                  <pic:blipFill>
                    <a:blip r:embed="rId485"/>
                    <a:stretch>
                      <a:fillRect/>
                    </a:stretch>
                  </pic:blipFill>
                  <pic:spPr>
                    <a:xfrm>
                      <a:off x="0" y="0"/>
                      <a:ext cx="3848400" cy="1638000"/>
                    </a:xfrm>
                    <a:prstGeom prst="rect">
                      <a:avLst/>
                    </a:prstGeom>
                  </pic:spPr>
                </pic:pic>
              </a:graphicData>
            </a:graphic>
          </wp:inline>
        </w:drawing>
      </w:r>
    </w:p>
    <w:p w14:paraId="78E93EAE" w14:textId="2EC8C324" w:rsidR="009E4949" w:rsidRDefault="009E4949" w:rsidP="009E4949">
      <w:pPr>
        <w:pStyle w:val="Rubrik3"/>
      </w:pPr>
      <w:r>
        <w:t>Replace</w:t>
      </w:r>
    </w:p>
    <w:p w14:paraId="2A803C53" w14:textId="3483877E" w:rsidR="009E4949" w:rsidRDefault="00D97B48" w:rsidP="00D97B48">
      <w:pPr>
        <w:pStyle w:val="Bild"/>
      </w:pPr>
      <w:r w:rsidRPr="00D97B48">
        <w:rPr>
          <w:noProof/>
        </w:rPr>
        <w:drawing>
          <wp:inline distT="0" distB="0" distL="0" distR="0" wp14:anchorId="34F1B9A7" wp14:editId="5DA56E75">
            <wp:extent cx="1825200" cy="694800"/>
            <wp:effectExtent l="0" t="0" r="3810" b="0"/>
            <wp:docPr id="153829629"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9629" name="Bildobjekt 1" descr="En bild som visar text, skärmbild, Teckensnitt, linje&#10;&#10;Automatiskt genererad beskrivning"/>
                    <pic:cNvPicPr/>
                  </pic:nvPicPr>
                  <pic:blipFill>
                    <a:blip r:embed="rId486"/>
                    <a:stretch>
                      <a:fillRect/>
                    </a:stretch>
                  </pic:blipFill>
                  <pic:spPr>
                    <a:xfrm>
                      <a:off x="0" y="0"/>
                      <a:ext cx="1825200" cy="694800"/>
                    </a:xfrm>
                    <a:prstGeom prst="rect">
                      <a:avLst/>
                    </a:prstGeom>
                  </pic:spPr>
                </pic:pic>
              </a:graphicData>
            </a:graphic>
          </wp:inline>
        </w:drawing>
      </w:r>
    </w:p>
    <w:p w14:paraId="16725297" w14:textId="396A41C5" w:rsidR="009E4949" w:rsidRDefault="009E4949" w:rsidP="009E4949">
      <w:r>
        <w:t>If you already have an inkjet text on correct positions, then you can use this option to replace the text.</w:t>
      </w:r>
    </w:p>
    <w:p w14:paraId="1B4AB23C" w14:textId="2DDDB943" w:rsidR="009E4949" w:rsidRDefault="009E4949" w:rsidP="009E4949">
      <w:pPr>
        <w:pStyle w:val="Rubrik3"/>
      </w:pPr>
      <w:r>
        <w:t>Remove</w:t>
      </w:r>
    </w:p>
    <w:p w14:paraId="2DB43021" w14:textId="6D22F3D3" w:rsidR="009E4949" w:rsidRDefault="00D97B48" w:rsidP="009E4949">
      <w:pPr>
        <w:pStyle w:val="Bild"/>
      </w:pPr>
      <w:r w:rsidRPr="00D97B48">
        <w:rPr>
          <w:noProof/>
        </w:rPr>
        <w:drawing>
          <wp:inline distT="0" distB="0" distL="0" distR="0" wp14:anchorId="70F0DB4A" wp14:editId="3E883F08">
            <wp:extent cx="1843200" cy="716400"/>
            <wp:effectExtent l="0" t="0" r="5080" b="7620"/>
            <wp:docPr id="285960732"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60732" name="Bildobjekt 1" descr="En bild som visar text, skärmbild, Teckensnitt, nummer&#10;&#10;Automatiskt genererad beskrivning"/>
                    <pic:cNvPicPr/>
                  </pic:nvPicPr>
                  <pic:blipFill>
                    <a:blip r:embed="rId487"/>
                    <a:stretch>
                      <a:fillRect/>
                    </a:stretch>
                  </pic:blipFill>
                  <pic:spPr>
                    <a:xfrm>
                      <a:off x="0" y="0"/>
                      <a:ext cx="1843200" cy="716400"/>
                    </a:xfrm>
                    <a:prstGeom prst="rect">
                      <a:avLst/>
                    </a:prstGeom>
                  </pic:spPr>
                </pic:pic>
              </a:graphicData>
            </a:graphic>
          </wp:inline>
        </w:drawing>
      </w:r>
    </w:p>
    <w:p w14:paraId="5F2CA000" w14:textId="77777777" w:rsidR="00913588" w:rsidRDefault="00913588" w:rsidP="00913588">
      <w:r>
        <w:t>Use this option to remove inkjet text you don't want.</w:t>
      </w:r>
    </w:p>
    <w:p w14:paraId="7032675D" w14:textId="499668EF" w:rsidR="00913588" w:rsidRDefault="00913588" w:rsidP="00913588">
      <w:pPr>
        <w:pStyle w:val="Rubrik3"/>
      </w:pPr>
      <w:r>
        <w:t>Convert text</w:t>
      </w:r>
    </w:p>
    <w:p w14:paraId="20135632" w14:textId="0F5DFA19" w:rsidR="00913588" w:rsidRDefault="00913588" w:rsidP="00913588">
      <w:pPr>
        <w:pStyle w:val="Bild"/>
      </w:pPr>
      <w:r w:rsidRPr="00913588">
        <w:rPr>
          <w:noProof/>
        </w:rPr>
        <w:drawing>
          <wp:inline distT="0" distB="0" distL="0" distR="0" wp14:anchorId="235041B6" wp14:editId="45E50329">
            <wp:extent cx="1861200" cy="900000"/>
            <wp:effectExtent l="0" t="0" r="5715" b="0"/>
            <wp:docPr id="878940642"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40642" name="Bildobjekt 1" descr="En bild som visar text, skärmbild, Teckensnitt, nummer&#10;&#10;Automatiskt genererad beskrivning"/>
                    <pic:cNvPicPr/>
                  </pic:nvPicPr>
                  <pic:blipFill>
                    <a:blip r:embed="rId488"/>
                    <a:stretch>
                      <a:fillRect/>
                    </a:stretch>
                  </pic:blipFill>
                  <pic:spPr>
                    <a:xfrm>
                      <a:off x="0" y="0"/>
                      <a:ext cx="1861200" cy="900000"/>
                    </a:xfrm>
                    <a:prstGeom prst="rect">
                      <a:avLst/>
                    </a:prstGeom>
                  </pic:spPr>
                </pic:pic>
              </a:graphicData>
            </a:graphic>
          </wp:inline>
        </w:drawing>
      </w:r>
    </w:p>
    <w:p w14:paraId="54145C41" w14:textId="6FC63D5B" w:rsidR="009E4949" w:rsidRDefault="00913588" w:rsidP="00913588">
      <w:r>
        <w:t xml:space="preserve">If you have some text or </w:t>
      </w:r>
      <w:hyperlink w:anchor="_Part_text_(THIS" w:history="1">
        <w:r w:rsidRPr="00754D3F">
          <w:rPr>
            <w:rStyle w:val="Hyperlnk"/>
          </w:rPr>
          <w:t>Part text</w:t>
        </w:r>
      </w:hyperlink>
      <w:r>
        <w:t xml:space="preserve"> on the parts</w:t>
      </w:r>
      <w:r w:rsidR="00FA5BE2">
        <w:t xml:space="preserve"> that you want to convert to </w:t>
      </w:r>
      <w:r>
        <w:t>inkjet text.</w:t>
      </w:r>
    </w:p>
    <w:p w14:paraId="30569285" w14:textId="524BA1ED" w:rsidR="00FA5BE2" w:rsidRDefault="00FA5BE2" w:rsidP="00FA5BE2">
      <w:pPr>
        <w:pStyle w:val="DoNow"/>
      </w:pPr>
      <w:r>
        <w:t>Start the option and select the parts.</w:t>
      </w:r>
    </w:p>
    <w:p w14:paraId="20AD4005" w14:textId="27CBD9C8" w:rsidR="00913588" w:rsidRDefault="00913588" w:rsidP="00913588">
      <w:pPr>
        <w:pStyle w:val="Rubrik3"/>
      </w:pPr>
      <w:r>
        <w:t>Move inkjet text</w:t>
      </w:r>
    </w:p>
    <w:p w14:paraId="79442738" w14:textId="562E70AA" w:rsidR="00754D3F" w:rsidRPr="00754D3F" w:rsidRDefault="00754D3F" w:rsidP="00754D3F">
      <w:pPr>
        <w:pStyle w:val="Bild"/>
      </w:pPr>
      <w:r w:rsidRPr="00754D3F">
        <w:rPr>
          <w:noProof/>
        </w:rPr>
        <w:drawing>
          <wp:inline distT="0" distB="0" distL="0" distR="0" wp14:anchorId="4EA5149B" wp14:editId="41E3E9B9">
            <wp:extent cx="2005200" cy="1882800"/>
            <wp:effectExtent l="0" t="0" r="0" b="3175"/>
            <wp:docPr id="1952171912" name="Bildobjekt 1" descr="En bild som visar text, skärmbild, mönster, cirk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71912" name="Bildobjekt 1" descr="En bild som visar text, skärmbild, mönster, cirkel&#10;&#10;Automatiskt genererad beskrivning"/>
                    <pic:cNvPicPr/>
                  </pic:nvPicPr>
                  <pic:blipFill>
                    <a:blip r:embed="rId489"/>
                    <a:stretch>
                      <a:fillRect/>
                    </a:stretch>
                  </pic:blipFill>
                  <pic:spPr>
                    <a:xfrm>
                      <a:off x="0" y="0"/>
                      <a:ext cx="2005200" cy="1882800"/>
                    </a:xfrm>
                    <a:prstGeom prst="rect">
                      <a:avLst/>
                    </a:prstGeom>
                  </pic:spPr>
                </pic:pic>
              </a:graphicData>
            </a:graphic>
          </wp:inline>
        </w:drawing>
      </w:r>
    </w:p>
    <w:p w14:paraId="096B1747" w14:textId="096E2F0A" w:rsidR="00913588" w:rsidRDefault="001D30BF" w:rsidP="00913588">
      <w:r>
        <w:t xml:space="preserve">When you click on the text you can se a grip. If you click on the </w:t>
      </w:r>
      <w:hyperlink w:anchor="_Grips" w:history="1">
        <w:r w:rsidR="00316280" w:rsidRPr="00316280">
          <w:rPr>
            <w:rStyle w:val="Hyperlnk"/>
          </w:rPr>
          <w:t>grip,</w:t>
        </w:r>
      </w:hyperlink>
      <w:r>
        <w:t xml:space="preserve"> you can move the text to optional position.</w:t>
      </w:r>
    </w:p>
    <w:p w14:paraId="482C8BB9" w14:textId="68465CFB" w:rsidR="00616259" w:rsidRPr="00D90E4F" w:rsidRDefault="00616259" w:rsidP="00335D5C">
      <w:pPr>
        <w:pStyle w:val="Rubrik2"/>
      </w:pPr>
      <w:bookmarkStart w:id="668" w:name="_Toc229474848"/>
      <w:r w:rsidRPr="00D90E4F">
        <w:lastRenderedPageBreak/>
        <w:t>Brows</w:t>
      </w:r>
      <w:bookmarkStart w:id="669" w:name="partbrowser"/>
      <w:bookmarkEnd w:id="669"/>
      <w:r w:rsidRPr="00D90E4F">
        <w:t>er</w:t>
      </w:r>
      <w:bookmarkEnd w:id="666"/>
      <w:bookmarkEnd w:id="667"/>
      <w:bookmarkEnd w:id="668"/>
    </w:p>
    <w:p w14:paraId="6FF92453" w14:textId="7CF7388E" w:rsidR="00616259" w:rsidRDefault="00E1091F" w:rsidP="00E1091F">
      <w:pPr>
        <w:pStyle w:val="Bild"/>
      </w:pPr>
      <w:r w:rsidRPr="00E1091F">
        <w:rPr>
          <w:noProof/>
        </w:rPr>
        <w:drawing>
          <wp:inline distT="0" distB="0" distL="0" distR="0" wp14:anchorId="33418BB5" wp14:editId="69D5E8E0">
            <wp:extent cx="1681200" cy="874800"/>
            <wp:effectExtent l="0" t="0" r="0" b="1905"/>
            <wp:docPr id="1711246705"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46705" name="Bildobjekt 1" descr="En bild som visar text, skärmbild, Teckensnitt, nummer&#10;&#10;Automatiskt genererad beskrivning"/>
                    <pic:cNvPicPr/>
                  </pic:nvPicPr>
                  <pic:blipFill>
                    <a:blip r:embed="rId490"/>
                    <a:stretch>
                      <a:fillRect/>
                    </a:stretch>
                  </pic:blipFill>
                  <pic:spPr>
                    <a:xfrm>
                      <a:off x="0" y="0"/>
                      <a:ext cx="1681200" cy="874800"/>
                    </a:xfrm>
                    <a:prstGeom prst="rect">
                      <a:avLst/>
                    </a:prstGeom>
                  </pic:spPr>
                </pic:pic>
              </a:graphicData>
            </a:graphic>
          </wp:inline>
        </w:drawing>
      </w:r>
    </w:p>
    <w:p w14:paraId="42CA2D5C" w14:textId="1820BCB7" w:rsidR="00E1091F" w:rsidRDefault="00E1091F" w:rsidP="00E1091F">
      <w:r>
        <w:t xml:space="preserve">The part browser will open a menu on the left side of the screen. </w:t>
      </w:r>
    </w:p>
    <w:p w14:paraId="2C937D4B" w14:textId="0C68A166" w:rsidR="00E1091F" w:rsidRDefault="00E1091F" w:rsidP="00E1091F">
      <w:pPr>
        <w:pStyle w:val="Bild"/>
      </w:pPr>
      <w:r w:rsidRPr="00E1091F">
        <w:rPr>
          <w:noProof/>
        </w:rPr>
        <w:drawing>
          <wp:inline distT="0" distB="0" distL="0" distR="0" wp14:anchorId="62B726F3" wp14:editId="7B3FA7FB">
            <wp:extent cx="1256400" cy="3999600"/>
            <wp:effectExtent l="0" t="0" r="1270" b="1270"/>
            <wp:docPr id="563215842" name="Bildobjekt 1" descr="En bild som visar text, skärmbild, diagram,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15842" name="Bildobjekt 1" descr="En bild som visar text, skärmbild, diagram, design&#10;&#10;Automatiskt genererad beskrivning"/>
                    <pic:cNvPicPr/>
                  </pic:nvPicPr>
                  <pic:blipFill>
                    <a:blip r:embed="rId491">
                      <a:extLst>
                        <a:ext uri="{28A0092B-C50C-407E-A947-70E740481C1C}">
                          <a14:useLocalDpi xmlns:a14="http://schemas.microsoft.com/office/drawing/2010/main" val="0"/>
                        </a:ext>
                      </a:extLst>
                    </a:blip>
                    <a:stretch>
                      <a:fillRect/>
                    </a:stretch>
                  </pic:blipFill>
                  <pic:spPr>
                    <a:xfrm>
                      <a:off x="0" y="0"/>
                      <a:ext cx="1256400" cy="3999600"/>
                    </a:xfrm>
                    <a:prstGeom prst="rect">
                      <a:avLst/>
                    </a:prstGeom>
                  </pic:spPr>
                </pic:pic>
              </a:graphicData>
            </a:graphic>
          </wp:inline>
        </w:drawing>
      </w:r>
    </w:p>
    <w:p w14:paraId="36CE3535" w14:textId="56E79C3B" w:rsidR="00E1091F" w:rsidRDefault="00E1091F" w:rsidP="00E1091F">
      <w:r>
        <w:t>There is a picture of each part.</w:t>
      </w:r>
    </w:p>
    <w:p w14:paraId="2A3E4F14" w14:textId="1F3B4C6F" w:rsidR="00E1091F" w:rsidRDefault="00E1091F" w:rsidP="00E1091F">
      <w:r>
        <w:t>You can se the name of the part. Inside brackets [] you can see how many parts is located on the screen and how many parts that should be produced.</w:t>
      </w:r>
    </w:p>
    <w:p w14:paraId="0ED900EB" w14:textId="6D7E9842" w:rsidR="00E1091F" w:rsidRDefault="00E1091F" w:rsidP="00E1091F">
      <w:r>
        <w:t>After the # sign you can see how many are located on a sheet. You need to press the update button located on top off the menu to update the numbers</w:t>
      </w:r>
    </w:p>
    <w:p w14:paraId="35BE3BEA" w14:textId="6175290D" w:rsidR="00E1091F" w:rsidRDefault="00E1091F" w:rsidP="00E1091F">
      <w:r>
        <w:t>You can drag part from the menu to the drawing.</w:t>
      </w:r>
    </w:p>
    <w:p w14:paraId="5383D4CD" w14:textId="676417FF" w:rsidR="00E1091F" w:rsidRDefault="00E1091F" w:rsidP="00E1091F">
      <w:r>
        <w:t>If you click on the Brower command again, then you will close the Browser menu.</w:t>
      </w:r>
    </w:p>
    <w:p w14:paraId="775EA459" w14:textId="7C3EF2B8" w:rsidR="00E1091F" w:rsidRDefault="00E1091F" w:rsidP="00E1091F">
      <w:r w:rsidRPr="00E1091F">
        <w:rPr>
          <w:noProof/>
        </w:rPr>
        <w:drawing>
          <wp:inline distT="0" distB="0" distL="0" distR="0" wp14:anchorId="15F28225" wp14:editId="13777E51">
            <wp:extent cx="1681200" cy="874800"/>
            <wp:effectExtent l="0" t="0" r="0" b="1905"/>
            <wp:docPr id="515047812"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46705" name="Bildobjekt 1" descr="En bild som visar text, skärmbild, Teckensnitt, nummer&#10;&#10;Automatiskt genererad beskrivning"/>
                    <pic:cNvPicPr/>
                  </pic:nvPicPr>
                  <pic:blipFill>
                    <a:blip r:embed="rId490"/>
                    <a:stretch>
                      <a:fillRect/>
                    </a:stretch>
                  </pic:blipFill>
                  <pic:spPr>
                    <a:xfrm>
                      <a:off x="0" y="0"/>
                      <a:ext cx="1681200" cy="874800"/>
                    </a:xfrm>
                    <a:prstGeom prst="rect">
                      <a:avLst/>
                    </a:prstGeom>
                  </pic:spPr>
                </pic:pic>
              </a:graphicData>
            </a:graphic>
          </wp:inline>
        </w:drawing>
      </w:r>
    </w:p>
    <w:p w14:paraId="7C93F879" w14:textId="4346376B" w:rsidR="00E1091F" w:rsidRDefault="00E1091F" w:rsidP="00E1091F">
      <w:r>
        <w:t>If you have the Automatic nesting module, then you probably never need to use this command.</w:t>
      </w:r>
    </w:p>
    <w:p w14:paraId="40EBF332" w14:textId="77777777" w:rsidR="00FC2B7C" w:rsidRPr="00D90E4F" w:rsidRDefault="00FC2B7C" w:rsidP="00E1091F">
      <w:pPr>
        <w:pStyle w:val="Rubrik2"/>
      </w:pPr>
      <w:bookmarkStart w:id="670" w:name="_Toc335636973"/>
      <w:bookmarkStart w:id="671" w:name="_Toc129002783"/>
      <w:bookmarkStart w:id="672" w:name="_Toc229474849"/>
      <w:r w:rsidRPr="00D90E4F">
        <w:t>Jo</w:t>
      </w:r>
      <w:bookmarkStart w:id="673" w:name="joinparts"/>
      <w:bookmarkEnd w:id="673"/>
      <w:r w:rsidRPr="00D90E4F">
        <w:t>in</w:t>
      </w:r>
      <w:bookmarkEnd w:id="670"/>
      <w:bookmarkEnd w:id="671"/>
      <w:bookmarkEnd w:id="672"/>
    </w:p>
    <w:p w14:paraId="36DD9A5C" w14:textId="2A53D52A" w:rsidR="00FC2B7C" w:rsidRPr="00D90E4F" w:rsidRDefault="00E1091F" w:rsidP="00E1091F">
      <w:pPr>
        <w:pStyle w:val="Bild"/>
      </w:pPr>
      <w:r w:rsidRPr="00E1091F">
        <w:rPr>
          <w:noProof/>
        </w:rPr>
        <w:drawing>
          <wp:inline distT="0" distB="0" distL="0" distR="0" wp14:anchorId="6D2585CB" wp14:editId="11EA8C11">
            <wp:extent cx="1645200" cy="867600"/>
            <wp:effectExtent l="0" t="0" r="0" b="8890"/>
            <wp:docPr id="1760517102"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17102" name="Bildobjekt 1" descr="En bild som visar text, skärmbild, Teckensnitt, nummer&#10;&#10;Automatiskt genererad beskrivning"/>
                    <pic:cNvPicPr/>
                  </pic:nvPicPr>
                  <pic:blipFill>
                    <a:blip r:embed="rId492"/>
                    <a:stretch>
                      <a:fillRect/>
                    </a:stretch>
                  </pic:blipFill>
                  <pic:spPr>
                    <a:xfrm>
                      <a:off x="0" y="0"/>
                      <a:ext cx="1645200" cy="867600"/>
                    </a:xfrm>
                    <a:prstGeom prst="rect">
                      <a:avLst/>
                    </a:prstGeom>
                  </pic:spPr>
                </pic:pic>
              </a:graphicData>
            </a:graphic>
          </wp:inline>
        </w:drawing>
      </w:r>
    </w:p>
    <w:p w14:paraId="79EB7C6F" w14:textId="629503AF" w:rsidR="00AF72CF" w:rsidRPr="00D90E4F" w:rsidRDefault="00315F85" w:rsidP="00C04D25">
      <w:r w:rsidRPr="00D90E4F">
        <w:t xml:space="preserve">This command </w:t>
      </w:r>
      <w:r w:rsidR="00E1091F">
        <w:t xml:space="preserve">can </w:t>
      </w:r>
      <w:r w:rsidR="001E5E59" w:rsidRPr="00D90E4F">
        <w:t>merge</w:t>
      </w:r>
      <w:r w:rsidRPr="00D90E4F">
        <w:t xml:space="preserve"> </w:t>
      </w:r>
      <w:r w:rsidR="00AF72CF" w:rsidRPr="00D90E4F">
        <w:t xml:space="preserve">several </w:t>
      </w:r>
      <w:r w:rsidR="00DF4131" w:rsidRPr="00D90E4F">
        <w:t>parts into one</w:t>
      </w:r>
      <w:r w:rsidR="00F622C9" w:rsidRPr="00D90E4F">
        <w:t xml:space="preserve"> part.</w:t>
      </w:r>
    </w:p>
    <w:p w14:paraId="5A11B21F" w14:textId="77777777" w:rsidR="00AF72CF" w:rsidRPr="00D90E4F" w:rsidRDefault="009378B9" w:rsidP="001E5E59">
      <w:pPr>
        <w:pStyle w:val="Bild"/>
      </w:pPr>
      <w:r w:rsidRPr="00D90E4F">
        <w:rPr>
          <w:noProof/>
        </w:rPr>
        <w:lastRenderedPageBreak/>
        <w:drawing>
          <wp:inline distT="0" distB="0" distL="0" distR="0" wp14:anchorId="0FDED00D" wp14:editId="71E04F85">
            <wp:extent cx="1243330" cy="1024255"/>
            <wp:effectExtent l="19050" t="0" r="0" b="0"/>
            <wp:docPr id="19383" name="Bild 19383" descr="Image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83" descr="Image381"/>
                    <pic:cNvPicPr>
                      <a:picLocks noChangeAspect="1" noChangeArrowheads="1"/>
                    </pic:cNvPicPr>
                  </pic:nvPicPr>
                  <pic:blipFill>
                    <a:blip r:embed="rId493" cstate="print"/>
                    <a:srcRect/>
                    <a:stretch>
                      <a:fillRect/>
                    </a:stretch>
                  </pic:blipFill>
                  <pic:spPr bwMode="auto">
                    <a:xfrm>
                      <a:off x="0" y="0"/>
                      <a:ext cx="1243330" cy="1024255"/>
                    </a:xfrm>
                    <a:prstGeom prst="rect">
                      <a:avLst/>
                    </a:prstGeom>
                    <a:noFill/>
                    <a:ln w="9525">
                      <a:noFill/>
                      <a:miter lim="800000"/>
                      <a:headEnd/>
                      <a:tailEnd/>
                    </a:ln>
                  </pic:spPr>
                </pic:pic>
              </a:graphicData>
            </a:graphic>
          </wp:inline>
        </w:drawing>
      </w:r>
    </w:p>
    <w:p w14:paraId="227FFA7F" w14:textId="77777777" w:rsidR="00AF72CF" w:rsidRDefault="00AF72CF" w:rsidP="00C04D25">
      <w:r w:rsidRPr="00D90E4F">
        <w:t xml:space="preserve">The command will ask for </w:t>
      </w:r>
      <w:r w:rsidR="00F622C9" w:rsidRPr="00D90E4F">
        <w:t xml:space="preserve">the master </w:t>
      </w:r>
      <w:r w:rsidRPr="00D90E4F">
        <w:t>part</w:t>
      </w:r>
      <w:r w:rsidR="00F622C9" w:rsidRPr="00D90E4F">
        <w:t xml:space="preserve"> (A) and then for parts that should be joined to this part (B) and (C). The result will be one part with three external geometries with name (A)</w:t>
      </w:r>
      <w:r w:rsidR="00F209F4" w:rsidRPr="00D90E4F">
        <w:t>.</w:t>
      </w:r>
    </w:p>
    <w:p w14:paraId="3BF8B6FC" w14:textId="0CB628DF" w:rsidR="001E5E59" w:rsidRPr="00D90E4F" w:rsidRDefault="001E5E59" w:rsidP="00C04D25">
      <w:r>
        <w:t xml:space="preserve">The command is useful if you want to keep the geometries together because of </w:t>
      </w:r>
      <w:r w:rsidRPr="001E5E59">
        <w:t>pattern matching</w:t>
      </w:r>
      <w:r>
        <w:t xml:space="preserve"> or similar.</w:t>
      </w:r>
    </w:p>
    <w:p w14:paraId="22B99003" w14:textId="77777777" w:rsidR="007270A3" w:rsidRPr="00D90E4F" w:rsidRDefault="00E964EF" w:rsidP="001E5E59">
      <w:pPr>
        <w:pStyle w:val="Rubrik2"/>
      </w:pPr>
      <w:bookmarkStart w:id="674" w:name="_Toc335636974"/>
      <w:bookmarkStart w:id="675" w:name="_Toc129002784"/>
      <w:bookmarkStart w:id="676" w:name="_Toc229474850"/>
      <w:r w:rsidRPr="00D90E4F">
        <w:t>Spl</w:t>
      </w:r>
      <w:bookmarkStart w:id="677" w:name="splitparts"/>
      <w:bookmarkEnd w:id="677"/>
      <w:r w:rsidRPr="00D90E4F">
        <w:t>it</w:t>
      </w:r>
      <w:bookmarkEnd w:id="674"/>
      <w:bookmarkEnd w:id="675"/>
      <w:bookmarkEnd w:id="676"/>
    </w:p>
    <w:p w14:paraId="43D68D92" w14:textId="56AD708E" w:rsidR="007270A3" w:rsidRPr="00D90E4F" w:rsidRDefault="001E5E59" w:rsidP="001E5E59">
      <w:pPr>
        <w:pStyle w:val="Bild"/>
      </w:pPr>
      <w:r w:rsidRPr="001E5E59">
        <w:rPr>
          <w:noProof/>
        </w:rPr>
        <w:drawing>
          <wp:inline distT="0" distB="0" distL="0" distR="0" wp14:anchorId="56C3D5EB" wp14:editId="507EBB5F">
            <wp:extent cx="1713600" cy="784800"/>
            <wp:effectExtent l="0" t="0" r="1270" b="0"/>
            <wp:docPr id="555497247"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97247" name="Bildobjekt 1" descr="En bild som visar text, skärmbild, Teckensnitt, linje&#10;&#10;Automatiskt genererad beskrivning"/>
                    <pic:cNvPicPr/>
                  </pic:nvPicPr>
                  <pic:blipFill>
                    <a:blip r:embed="rId494"/>
                    <a:stretch>
                      <a:fillRect/>
                    </a:stretch>
                  </pic:blipFill>
                  <pic:spPr>
                    <a:xfrm>
                      <a:off x="0" y="0"/>
                      <a:ext cx="1713600" cy="784800"/>
                    </a:xfrm>
                    <a:prstGeom prst="rect">
                      <a:avLst/>
                    </a:prstGeom>
                  </pic:spPr>
                </pic:pic>
              </a:graphicData>
            </a:graphic>
          </wp:inline>
        </w:drawing>
      </w:r>
    </w:p>
    <w:p w14:paraId="00A74E7B" w14:textId="2591C541" w:rsidR="001E5E59" w:rsidRDefault="001E5E59" w:rsidP="000879C7">
      <w:r>
        <w:t xml:space="preserve">If you have several copies of one part, then all copies will have the same quality, name, and other properties. If you use the split command, then the connection with the original part will be broken. You can then give the "new" part other properties and qualities. You can also use the command </w:t>
      </w:r>
      <w:r w:rsidR="004911D1" w:rsidRPr="00D90E4F">
        <w:t xml:space="preserve">to separate a part that has previously been </w:t>
      </w:r>
      <w:r w:rsidR="00EE76FB" w:rsidRPr="00D90E4F">
        <w:t>joined</w:t>
      </w:r>
      <w:r w:rsidR="004911D1" w:rsidRPr="00D90E4F">
        <w:t>.</w:t>
      </w:r>
    </w:p>
    <w:p w14:paraId="10DA1AA2" w14:textId="4E5E5667" w:rsidR="006B6750" w:rsidRDefault="00FA5BE2" w:rsidP="001E5E59">
      <w:pPr>
        <w:pStyle w:val="Rubrik2"/>
      </w:pPr>
      <w:bookmarkStart w:id="678" w:name="_Toc229474851"/>
      <w:r>
        <w:t xml:space="preserve">Part </w:t>
      </w:r>
      <w:r w:rsidR="006B6750" w:rsidRPr="001E5E59">
        <w:t>Stretch</w:t>
      </w:r>
      <w:bookmarkEnd w:id="678"/>
    </w:p>
    <w:p w14:paraId="56331396" w14:textId="596DC5FF" w:rsidR="006B6750" w:rsidRDefault="001E5E59" w:rsidP="001E5E59">
      <w:pPr>
        <w:pStyle w:val="Bild"/>
      </w:pPr>
      <w:r w:rsidRPr="001E5E59">
        <w:rPr>
          <w:noProof/>
        </w:rPr>
        <w:drawing>
          <wp:inline distT="0" distB="0" distL="0" distR="0" wp14:anchorId="6351B481" wp14:editId="6268F942">
            <wp:extent cx="1684800" cy="900000"/>
            <wp:effectExtent l="0" t="0" r="0" b="0"/>
            <wp:docPr id="8125552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5527" name=""/>
                    <pic:cNvPicPr/>
                  </pic:nvPicPr>
                  <pic:blipFill>
                    <a:blip r:embed="rId495"/>
                    <a:stretch>
                      <a:fillRect/>
                    </a:stretch>
                  </pic:blipFill>
                  <pic:spPr>
                    <a:xfrm>
                      <a:off x="0" y="0"/>
                      <a:ext cx="1684800" cy="900000"/>
                    </a:xfrm>
                    <a:prstGeom prst="rect">
                      <a:avLst/>
                    </a:prstGeom>
                  </pic:spPr>
                </pic:pic>
              </a:graphicData>
            </a:graphic>
          </wp:inline>
        </w:drawing>
      </w:r>
    </w:p>
    <w:p w14:paraId="57D78BFA" w14:textId="78EB5761" w:rsidR="006B6750" w:rsidRDefault="006B6750" w:rsidP="006B6750">
      <w:r>
        <w:t xml:space="preserve">With this command </w:t>
      </w:r>
      <w:r w:rsidR="008D12A0">
        <w:t xml:space="preserve">you can </w:t>
      </w:r>
      <w:r w:rsidR="001E5E59">
        <w:t>change the size of a part</w:t>
      </w:r>
      <w:r w:rsidR="008D12A0">
        <w:t>.</w:t>
      </w:r>
    </w:p>
    <w:p w14:paraId="11ED9D75" w14:textId="0D24F044" w:rsidR="001E5E59" w:rsidRDefault="001E5E59" w:rsidP="006B6750">
      <w:r>
        <w:rPr>
          <w:noProof/>
        </w:rPr>
        <w:drawing>
          <wp:inline distT="0" distB="0" distL="0" distR="0" wp14:anchorId="5D2218AC" wp14:editId="4A891A9E">
            <wp:extent cx="3247200" cy="1594800"/>
            <wp:effectExtent l="0" t="0" r="0" b="5715"/>
            <wp:docPr id="157274115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41158" name=""/>
                    <pic:cNvPicPr/>
                  </pic:nvPicPr>
                  <pic:blipFill>
                    <a:blip r:embed="rId496"/>
                    <a:stretch>
                      <a:fillRect/>
                    </a:stretch>
                  </pic:blipFill>
                  <pic:spPr>
                    <a:xfrm>
                      <a:off x="0" y="0"/>
                      <a:ext cx="3247200" cy="1594800"/>
                    </a:xfrm>
                    <a:prstGeom prst="rect">
                      <a:avLst/>
                    </a:prstGeom>
                  </pic:spPr>
                </pic:pic>
              </a:graphicData>
            </a:graphic>
          </wp:inline>
        </w:drawing>
      </w:r>
    </w:p>
    <w:p w14:paraId="04B598FC" w14:textId="5ED07236" w:rsidR="001E5E59" w:rsidRDefault="001E5E59" w:rsidP="006B6750">
      <w:r>
        <w:t>Select an area that you want to str</w:t>
      </w:r>
      <w:r w:rsidR="00FA5BE2">
        <w:t>e</w:t>
      </w:r>
      <w:r>
        <w:t>tch.</w:t>
      </w:r>
    </w:p>
    <w:p w14:paraId="75258C90" w14:textId="46615CF7" w:rsidR="001E5E59" w:rsidRDefault="001E5E59" w:rsidP="006B6750">
      <w:r>
        <w:rPr>
          <w:noProof/>
        </w:rPr>
        <w:drawing>
          <wp:inline distT="0" distB="0" distL="0" distR="0" wp14:anchorId="203843E1" wp14:editId="38B9B99B">
            <wp:extent cx="3643200" cy="1382400"/>
            <wp:effectExtent l="0" t="0" r="0" b="8255"/>
            <wp:docPr id="205931792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17922" name=""/>
                    <pic:cNvPicPr/>
                  </pic:nvPicPr>
                  <pic:blipFill>
                    <a:blip r:embed="rId497"/>
                    <a:stretch>
                      <a:fillRect/>
                    </a:stretch>
                  </pic:blipFill>
                  <pic:spPr>
                    <a:xfrm>
                      <a:off x="0" y="0"/>
                      <a:ext cx="3643200" cy="1382400"/>
                    </a:xfrm>
                    <a:prstGeom prst="rect">
                      <a:avLst/>
                    </a:prstGeom>
                  </pic:spPr>
                </pic:pic>
              </a:graphicData>
            </a:graphic>
          </wp:inline>
        </w:drawing>
      </w:r>
    </w:p>
    <w:p w14:paraId="4B143D45" w14:textId="59FEE8FE" w:rsidR="001E5E59" w:rsidRDefault="001E5E59" w:rsidP="006B6750">
      <w:pPr>
        <w:rPr>
          <w:rStyle w:val="Hyperlnk"/>
        </w:rPr>
      </w:pPr>
      <w:r>
        <w:t>Select two points</w:t>
      </w:r>
      <w:r w:rsidR="00FA5BE2">
        <w:t>.</w:t>
      </w:r>
      <w:r>
        <w:t xml:space="preserve"> It’s a good idea to use </w:t>
      </w:r>
      <w:hyperlink w:anchor="_Direction_coordinate" w:history="1">
        <w:r w:rsidRPr="001E5E59">
          <w:rPr>
            <w:rStyle w:val="Hyperlnk"/>
          </w:rPr>
          <w:t>direction coordinates.</w:t>
        </w:r>
      </w:hyperlink>
    </w:p>
    <w:p w14:paraId="3A557220" w14:textId="0460C9B1" w:rsidR="00FA5BE2" w:rsidRDefault="00FA5BE2" w:rsidP="00FA5BE2">
      <w:pPr>
        <w:pStyle w:val="Rubrik2"/>
      </w:pPr>
      <w:bookmarkStart w:id="679" w:name="_Toc229474852"/>
      <w:r>
        <w:lastRenderedPageBreak/>
        <w:t>Part Offset</w:t>
      </w:r>
      <w:bookmarkEnd w:id="679"/>
    </w:p>
    <w:p w14:paraId="6C34012A" w14:textId="4864293C" w:rsidR="00FA5BE2" w:rsidRDefault="00FA5BE2" w:rsidP="00FA5BE2">
      <w:pPr>
        <w:pStyle w:val="Bild"/>
      </w:pPr>
      <w:r w:rsidRPr="00FA5BE2">
        <w:rPr>
          <w:noProof/>
        </w:rPr>
        <w:drawing>
          <wp:inline distT="0" distB="0" distL="0" distR="0" wp14:anchorId="458ED117" wp14:editId="72A547E1">
            <wp:extent cx="1609200" cy="846000"/>
            <wp:effectExtent l="0" t="0" r="0" b="0"/>
            <wp:docPr id="201569026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90263" name=""/>
                    <pic:cNvPicPr/>
                  </pic:nvPicPr>
                  <pic:blipFill>
                    <a:blip r:embed="rId498"/>
                    <a:stretch>
                      <a:fillRect/>
                    </a:stretch>
                  </pic:blipFill>
                  <pic:spPr>
                    <a:xfrm>
                      <a:off x="0" y="0"/>
                      <a:ext cx="1609200" cy="846000"/>
                    </a:xfrm>
                    <a:prstGeom prst="rect">
                      <a:avLst/>
                    </a:prstGeom>
                  </pic:spPr>
                </pic:pic>
              </a:graphicData>
            </a:graphic>
          </wp:inline>
        </w:drawing>
      </w:r>
    </w:p>
    <w:p w14:paraId="49A41E0F" w14:textId="77777777" w:rsidR="00930FCD" w:rsidRDefault="00930FCD" w:rsidP="00FA5BE2">
      <w:r>
        <w:t>With this command you can increase or reduce the size of a geometry in a part.</w:t>
      </w:r>
    </w:p>
    <w:p w14:paraId="1AE28F60" w14:textId="3C299C34" w:rsidR="00FA5BE2" w:rsidRDefault="00930FCD" w:rsidP="00930FCD">
      <w:pPr>
        <w:pStyle w:val="DoNow"/>
      </w:pPr>
      <w:r>
        <w:t>Start the command and pick on the geometry you want to offset</w:t>
      </w:r>
    </w:p>
    <w:p w14:paraId="559F2D10" w14:textId="17DF152C" w:rsidR="00930FCD" w:rsidRPr="00930FCD" w:rsidRDefault="005532AB" w:rsidP="00930FCD">
      <w:pPr>
        <w:pStyle w:val="Bild"/>
      </w:pPr>
      <w:r w:rsidRPr="005532AB">
        <w:rPr>
          <w:noProof/>
        </w:rPr>
        <w:drawing>
          <wp:inline distT="0" distB="0" distL="0" distR="0" wp14:anchorId="643BECE8" wp14:editId="3E2F1E88">
            <wp:extent cx="3268800" cy="2080800"/>
            <wp:effectExtent l="0" t="0" r="8255" b="0"/>
            <wp:docPr id="1828931072" name="Bildobjekt 1" descr="En bild som visar skärmbild, cirkel, Rektangel,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31072" name="Bildobjekt 1" descr="En bild som visar skärmbild, cirkel, Rektangel, design&#10;&#10;Automatiskt genererad beskrivning"/>
                    <pic:cNvPicPr/>
                  </pic:nvPicPr>
                  <pic:blipFill>
                    <a:blip r:embed="rId499"/>
                    <a:stretch>
                      <a:fillRect/>
                    </a:stretch>
                  </pic:blipFill>
                  <pic:spPr>
                    <a:xfrm>
                      <a:off x="0" y="0"/>
                      <a:ext cx="3268800" cy="2080800"/>
                    </a:xfrm>
                    <a:prstGeom prst="rect">
                      <a:avLst/>
                    </a:prstGeom>
                  </pic:spPr>
                </pic:pic>
              </a:graphicData>
            </a:graphic>
          </wp:inline>
        </w:drawing>
      </w:r>
    </w:p>
    <w:p w14:paraId="175D40C3" w14:textId="2D4C6EE4" w:rsidR="00930FCD" w:rsidRDefault="00930FCD" w:rsidP="00930FCD">
      <w:r>
        <w:t>You can select as many geometries as you like.</w:t>
      </w:r>
    </w:p>
    <w:p w14:paraId="6DF0EAFA" w14:textId="2337B831" w:rsidR="00930FCD" w:rsidRDefault="00930FCD" w:rsidP="00930FCD">
      <w:pPr>
        <w:pStyle w:val="Bild"/>
      </w:pPr>
      <w:r>
        <w:rPr>
          <w:noProof/>
        </w:rPr>
        <w:drawing>
          <wp:inline distT="0" distB="0" distL="0" distR="0" wp14:anchorId="2BA1EBBF" wp14:editId="55DD8CF9">
            <wp:extent cx="1828800" cy="1051200"/>
            <wp:effectExtent l="0" t="0" r="0" b="0"/>
            <wp:docPr id="892170962" name="Bildobjekt 1" descr="En bild som visar skärmbild, text, nummer,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70962" name="Bildobjekt 1" descr="En bild som visar skärmbild, text, nummer, Teckensnitt&#10;&#10;Automatiskt genererad beskrivning"/>
                    <pic:cNvPicPr/>
                  </pic:nvPicPr>
                  <pic:blipFill>
                    <a:blip r:embed="rId500"/>
                    <a:stretch>
                      <a:fillRect/>
                    </a:stretch>
                  </pic:blipFill>
                  <pic:spPr>
                    <a:xfrm>
                      <a:off x="0" y="0"/>
                      <a:ext cx="1828800" cy="1051200"/>
                    </a:xfrm>
                    <a:prstGeom prst="rect">
                      <a:avLst/>
                    </a:prstGeom>
                  </pic:spPr>
                </pic:pic>
              </a:graphicData>
            </a:graphic>
          </wp:inline>
        </w:drawing>
      </w:r>
    </w:p>
    <w:p w14:paraId="79DF7FBA" w14:textId="3CEA0635" w:rsidR="00930FCD" w:rsidRDefault="00930FCD" w:rsidP="00930FCD">
      <w:r>
        <w:t>The value is</w:t>
      </w:r>
      <w:r w:rsidR="005532AB">
        <w:t xml:space="preserve"> a </w:t>
      </w:r>
      <w:r w:rsidR="00E95D74">
        <w:t>diameter value</w:t>
      </w:r>
      <w:r w:rsidR="005532AB">
        <w:t>.</w:t>
      </w:r>
      <w:r w:rsidR="00E95D74">
        <w:t xml:space="preserve"> Note! In older version (before 2024.1) this value was a radius value.</w:t>
      </w:r>
    </w:p>
    <w:p w14:paraId="73152A8A" w14:textId="2741601B" w:rsidR="005532AB" w:rsidRDefault="005532AB" w:rsidP="00930FCD">
      <w:r>
        <w:t xml:space="preserve">A positive value will add more material. This means that the hole will get smaller and the external </w:t>
      </w:r>
      <w:r w:rsidRPr="005532AB">
        <w:t>is getting bigger</w:t>
      </w:r>
      <w:r>
        <w:t>. If you enter a negative value, then the hole will get bigger and the rectangle smaller.</w:t>
      </w:r>
    </w:p>
    <w:p w14:paraId="5846E430" w14:textId="21A77005" w:rsidR="00E95D74" w:rsidRDefault="00E95D74" w:rsidP="00930FCD">
      <w:r>
        <w:t>This means if you measure the hole and it's 0.13 mm to small then you should use -0.13 mm (minus will remove material).</w:t>
      </w:r>
    </w:p>
    <w:p w14:paraId="2D441A53" w14:textId="77777777" w:rsidR="005532AB" w:rsidRDefault="005532AB" w:rsidP="00930FCD"/>
    <w:p w14:paraId="2EF496C5" w14:textId="3D6E8F98" w:rsidR="005532AB" w:rsidRDefault="005532AB" w:rsidP="00930FCD">
      <w:r>
        <w:t xml:space="preserve">As the command works right now, </w:t>
      </w:r>
      <w:r w:rsidR="00EA11A3">
        <w:t xml:space="preserve">the command </w:t>
      </w:r>
      <w:r>
        <w:t xml:space="preserve">will only modify </w:t>
      </w:r>
      <w:r w:rsidR="00E95D74">
        <w:t>the part at which you are pointing</w:t>
      </w:r>
      <w:r>
        <w:t>. It will not modify copies of the same part.</w:t>
      </w:r>
    </w:p>
    <w:p w14:paraId="260BDCAF" w14:textId="20006B3A" w:rsidR="005532AB" w:rsidRPr="00930FCD" w:rsidRDefault="005532AB" w:rsidP="005532AB">
      <w:r>
        <w:t>In waterjet cutting small circular holes often get little t</w:t>
      </w:r>
      <w:r w:rsidR="00EA11A3">
        <w:t>o</w:t>
      </w:r>
      <w:r>
        <w:t>o small. This command can be used to adjust the size.</w:t>
      </w:r>
    </w:p>
    <w:p w14:paraId="4A629E2B" w14:textId="100F0474" w:rsidR="005532AB" w:rsidRDefault="005532AB" w:rsidP="005532AB">
      <w:pPr>
        <w:pStyle w:val="Rubrik2"/>
      </w:pPr>
      <w:bookmarkStart w:id="680" w:name="_Toc229474853"/>
      <w:r>
        <w:t>Part Clone</w:t>
      </w:r>
      <w:bookmarkEnd w:id="680"/>
    </w:p>
    <w:p w14:paraId="345E4B79" w14:textId="350CDB78" w:rsidR="005532AB" w:rsidRDefault="005532AB" w:rsidP="005532AB">
      <w:pPr>
        <w:pStyle w:val="Bild"/>
      </w:pPr>
      <w:r w:rsidRPr="005532AB">
        <w:rPr>
          <w:noProof/>
        </w:rPr>
        <w:drawing>
          <wp:inline distT="0" distB="0" distL="0" distR="0" wp14:anchorId="494C658E" wp14:editId="01EB495B">
            <wp:extent cx="1612800" cy="928800"/>
            <wp:effectExtent l="0" t="0" r="6985" b="5080"/>
            <wp:docPr id="91408156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81568" name=""/>
                    <pic:cNvPicPr/>
                  </pic:nvPicPr>
                  <pic:blipFill>
                    <a:blip r:embed="rId501"/>
                    <a:stretch>
                      <a:fillRect/>
                    </a:stretch>
                  </pic:blipFill>
                  <pic:spPr>
                    <a:xfrm>
                      <a:off x="0" y="0"/>
                      <a:ext cx="1612800" cy="928800"/>
                    </a:xfrm>
                    <a:prstGeom prst="rect">
                      <a:avLst/>
                    </a:prstGeom>
                  </pic:spPr>
                </pic:pic>
              </a:graphicData>
            </a:graphic>
          </wp:inline>
        </w:drawing>
      </w:r>
    </w:p>
    <w:p w14:paraId="4B366A69" w14:textId="4C7CC4F6" w:rsidR="005532AB" w:rsidRDefault="005532AB" w:rsidP="005532AB">
      <w:r>
        <w:t>Select first the good parts you want to clone, then the parts you want to replace.</w:t>
      </w:r>
    </w:p>
    <w:p w14:paraId="4692EDB6" w14:textId="6C9F9F91" w:rsidR="005532AB" w:rsidRDefault="005532AB" w:rsidP="005532AB">
      <w:r w:rsidRPr="005532AB">
        <w:rPr>
          <w:noProof/>
        </w:rPr>
        <w:lastRenderedPageBreak/>
        <w:drawing>
          <wp:inline distT="0" distB="0" distL="0" distR="0" wp14:anchorId="42B96F6B" wp14:editId="78581A3C">
            <wp:extent cx="4564800" cy="1533600"/>
            <wp:effectExtent l="0" t="0" r="7620" b="0"/>
            <wp:docPr id="284730513" name="Bildobjekt 1" descr="En bild som visar skärmbild, Grafik, grafisk design,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30513" name="Bildobjekt 1" descr="En bild som visar skärmbild, Grafik, grafisk design, design&#10;&#10;Automatiskt genererad beskrivning"/>
                    <pic:cNvPicPr/>
                  </pic:nvPicPr>
                  <pic:blipFill>
                    <a:blip r:embed="rId502"/>
                    <a:stretch>
                      <a:fillRect/>
                    </a:stretch>
                  </pic:blipFill>
                  <pic:spPr>
                    <a:xfrm>
                      <a:off x="0" y="0"/>
                      <a:ext cx="4564800" cy="1533600"/>
                    </a:xfrm>
                    <a:prstGeom prst="rect">
                      <a:avLst/>
                    </a:prstGeom>
                  </pic:spPr>
                </pic:pic>
              </a:graphicData>
            </a:graphic>
          </wp:inline>
        </w:drawing>
      </w:r>
    </w:p>
    <w:p w14:paraId="2F64A517" w14:textId="58B73086" w:rsidR="005532AB" w:rsidRPr="005532AB" w:rsidRDefault="005532AB" w:rsidP="005532AB">
      <w:r>
        <w:t xml:space="preserve">On the right side you can </w:t>
      </w:r>
      <w:r w:rsidR="00023CC2">
        <w:t>see</w:t>
      </w:r>
      <w:r>
        <w:t xml:space="preserve"> the parts after the clone.</w:t>
      </w:r>
    </w:p>
    <w:p w14:paraId="300602AF" w14:textId="77777777" w:rsidR="000879C7" w:rsidRPr="00D90E4F" w:rsidRDefault="008D1247" w:rsidP="000879C7">
      <w:pPr>
        <w:pStyle w:val="Rubrik2"/>
      </w:pPr>
      <w:bookmarkStart w:id="681" w:name="_Contour"/>
      <w:bookmarkStart w:id="682" w:name="_Toc335636976"/>
      <w:bookmarkStart w:id="683" w:name="_Toc129002785"/>
      <w:bookmarkStart w:id="684" w:name="_Toc229474854"/>
      <w:bookmarkEnd w:id="681"/>
      <w:r w:rsidRPr="00D90E4F">
        <w:t>Conto</w:t>
      </w:r>
      <w:bookmarkStart w:id="685" w:name="contour"/>
      <w:bookmarkEnd w:id="685"/>
      <w:r w:rsidRPr="00D90E4F">
        <w:t>ur</w:t>
      </w:r>
      <w:bookmarkEnd w:id="682"/>
      <w:bookmarkEnd w:id="683"/>
      <w:bookmarkEnd w:id="684"/>
    </w:p>
    <w:p w14:paraId="642D5164" w14:textId="23A48ECE" w:rsidR="008D1247" w:rsidRPr="00D90E4F" w:rsidRDefault="00833067" w:rsidP="00833067">
      <w:pPr>
        <w:pStyle w:val="Bild"/>
      </w:pPr>
      <w:r w:rsidRPr="00833067">
        <w:rPr>
          <w:noProof/>
        </w:rPr>
        <w:drawing>
          <wp:inline distT="0" distB="0" distL="0" distR="0" wp14:anchorId="7B07296F" wp14:editId="5027D6E5">
            <wp:extent cx="1728000" cy="936000"/>
            <wp:effectExtent l="0" t="0" r="5715" b="0"/>
            <wp:docPr id="772868671"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68671" name="Bildobjekt 1" descr="En bild som visar text, skärmbild, Teckensnitt, nummer&#10;&#10;Automatiskt genererad beskrivning"/>
                    <pic:cNvPicPr/>
                  </pic:nvPicPr>
                  <pic:blipFill>
                    <a:blip r:embed="rId503"/>
                    <a:stretch>
                      <a:fillRect/>
                    </a:stretch>
                  </pic:blipFill>
                  <pic:spPr>
                    <a:xfrm>
                      <a:off x="0" y="0"/>
                      <a:ext cx="1728000" cy="936000"/>
                    </a:xfrm>
                    <a:prstGeom prst="rect">
                      <a:avLst/>
                    </a:prstGeom>
                  </pic:spPr>
                </pic:pic>
              </a:graphicData>
            </a:graphic>
          </wp:inline>
        </w:drawing>
      </w:r>
    </w:p>
    <w:p w14:paraId="21BD15A4" w14:textId="77777777" w:rsidR="008D1247" w:rsidRPr="00D90E4F" w:rsidRDefault="008D1247" w:rsidP="00457293">
      <w:r w:rsidRPr="00D90E4F">
        <w:t xml:space="preserve">This command </w:t>
      </w:r>
      <w:r w:rsidR="00EE68D3" w:rsidRPr="00D90E4F">
        <w:t xml:space="preserve">add toolpath to parts that should be cut </w:t>
      </w:r>
      <w:r w:rsidRPr="00D90E4F">
        <w:t xml:space="preserve">all </w:t>
      </w:r>
      <w:r w:rsidR="006E7A07" w:rsidRPr="00D90E4F">
        <w:t xml:space="preserve">the </w:t>
      </w:r>
      <w:r w:rsidRPr="00D90E4F">
        <w:t>way around.</w:t>
      </w:r>
    </w:p>
    <w:p w14:paraId="41CC6ABD" w14:textId="3C4C99FA" w:rsidR="008D1247" w:rsidRPr="00D90E4F" w:rsidRDefault="00833067" w:rsidP="00833067">
      <w:pPr>
        <w:pStyle w:val="Bild"/>
      </w:pPr>
      <w:r>
        <w:rPr>
          <w:noProof/>
        </w:rPr>
        <w:drawing>
          <wp:inline distT="0" distB="0" distL="0" distR="0" wp14:anchorId="086929C8" wp14:editId="1D0224D6">
            <wp:extent cx="3531600" cy="3628800"/>
            <wp:effectExtent l="0" t="0" r="0" b="0"/>
            <wp:docPr id="1368447707" name="Bildobjekt 1" descr="En bild som visar text, skärmbild, programvara, skär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47707" name="Bildobjekt 1" descr="En bild som visar text, skärmbild, programvara, skärm&#10;&#10;Automatiskt genererad beskrivning"/>
                    <pic:cNvPicPr/>
                  </pic:nvPicPr>
                  <pic:blipFill>
                    <a:blip r:embed="rId504"/>
                    <a:stretch>
                      <a:fillRect/>
                    </a:stretch>
                  </pic:blipFill>
                  <pic:spPr>
                    <a:xfrm>
                      <a:off x="0" y="0"/>
                      <a:ext cx="3531600" cy="3628800"/>
                    </a:xfrm>
                    <a:prstGeom prst="rect">
                      <a:avLst/>
                    </a:prstGeom>
                  </pic:spPr>
                </pic:pic>
              </a:graphicData>
            </a:graphic>
          </wp:inline>
        </w:drawing>
      </w:r>
    </w:p>
    <w:p w14:paraId="5A27BB16" w14:textId="77777777" w:rsidR="00EE68D3" w:rsidRPr="00D90E4F" w:rsidRDefault="00EE68D3" w:rsidP="00EE68D3">
      <w:pPr>
        <w:pStyle w:val="Rubrik3"/>
      </w:pPr>
      <w:bookmarkStart w:id="686" w:name="_Automatic_lead"/>
      <w:bookmarkStart w:id="687" w:name="_Toc129002786"/>
      <w:bookmarkEnd w:id="686"/>
      <w:r w:rsidRPr="00D90E4F">
        <w:t>Automatic lead</w:t>
      </w:r>
      <w:bookmarkEnd w:id="687"/>
    </w:p>
    <w:p w14:paraId="41412072" w14:textId="79490202" w:rsidR="00221EF0" w:rsidRPr="00D90E4F" w:rsidRDefault="00EE68D3" w:rsidP="00EE68D3">
      <w:r w:rsidRPr="00D90E4F">
        <w:t xml:space="preserve">When this </w:t>
      </w:r>
      <w:r w:rsidR="00A92EF5" w:rsidRPr="00D90E4F">
        <w:t xml:space="preserve">option is activated </w:t>
      </w:r>
      <w:r w:rsidR="00221EF0" w:rsidRPr="00D90E4F">
        <w:t>then</w:t>
      </w:r>
      <w:r w:rsidR="00A92EF5" w:rsidRPr="00D90E4F">
        <w:t xml:space="preserve"> lead</w:t>
      </w:r>
      <w:r w:rsidR="00221EF0" w:rsidRPr="00D90E4F">
        <w:t>s</w:t>
      </w:r>
      <w:r w:rsidR="00A92EF5" w:rsidRPr="00D90E4F">
        <w:t xml:space="preserve"> and </w:t>
      </w:r>
      <w:r w:rsidR="005532AB" w:rsidRPr="00D90E4F">
        <w:t>piercing</w:t>
      </w:r>
      <w:r w:rsidR="00A92EF5" w:rsidRPr="00D90E4F">
        <w:t xml:space="preserve"> </w:t>
      </w:r>
      <w:r w:rsidR="00833067">
        <w:t xml:space="preserve">types </w:t>
      </w:r>
      <w:r w:rsidR="00A92EF5" w:rsidRPr="00D90E4F">
        <w:t>are automatically c</w:t>
      </w:r>
      <w:r w:rsidR="00833067">
        <w:t>alculated</w:t>
      </w:r>
      <w:r w:rsidR="00A92EF5" w:rsidRPr="00D90E4F">
        <w:t xml:space="preserve"> by </w:t>
      </w:r>
      <w:r w:rsidR="007D62C7" w:rsidRPr="00D90E4F">
        <w:t xml:space="preserve">an ILISP </w:t>
      </w:r>
      <w:r w:rsidR="003311C5" w:rsidRPr="00D90E4F">
        <w:t>script</w:t>
      </w:r>
      <w:r w:rsidR="00833067">
        <w:t>.</w:t>
      </w:r>
      <w:r w:rsidR="007D62C7" w:rsidRPr="00D90E4F">
        <w:t xml:space="preserve"> </w:t>
      </w:r>
      <w:r w:rsidR="00221EF0" w:rsidRPr="00D90E4F">
        <w:t xml:space="preserve">The script automatically generates the optimal piercing type and </w:t>
      </w:r>
      <w:r w:rsidR="007D62C7" w:rsidRPr="00D90E4F">
        <w:t xml:space="preserve">lead </w:t>
      </w:r>
      <w:r w:rsidR="00CE785A" w:rsidRPr="00D90E4F">
        <w:t>geometry</w:t>
      </w:r>
      <w:r w:rsidR="00221EF0" w:rsidRPr="00D90E4F">
        <w:t xml:space="preserve"> depending </w:t>
      </w:r>
      <w:r w:rsidR="00833067" w:rsidRPr="00D90E4F">
        <w:t>on</w:t>
      </w:r>
      <w:r w:rsidR="00221EF0" w:rsidRPr="00D90E4F">
        <w:t xml:space="preserve"> material, </w:t>
      </w:r>
      <w:r w:rsidR="005532AB" w:rsidRPr="00D90E4F">
        <w:t>thickness,</w:t>
      </w:r>
      <w:r w:rsidR="00221EF0" w:rsidRPr="00D90E4F">
        <w:t xml:space="preserve"> and the geometry of the part.</w:t>
      </w:r>
      <w:r w:rsidR="00D975B4" w:rsidRPr="00D90E4F">
        <w:t xml:space="preserve"> When the Automatic lead is activated then you cannot </w:t>
      </w:r>
      <w:r w:rsidR="007A5E3B" w:rsidRPr="00D90E4F">
        <w:t>select y</w:t>
      </w:r>
      <w:r w:rsidR="00D975B4" w:rsidRPr="00D90E4F">
        <w:t>our own lead geometry.</w:t>
      </w:r>
    </w:p>
    <w:p w14:paraId="7A868D01" w14:textId="42FA3AC8" w:rsidR="00221EF0" w:rsidRPr="00D90E4F" w:rsidRDefault="00833067" w:rsidP="00833067">
      <w:pPr>
        <w:pStyle w:val="Bild"/>
      </w:pPr>
      <w:r w:rsidRPr="00833067">
        <w:rPr>
          <w:noProof/>
        </w:rPr>
        <w:drawing>
          <wp:inline distT="0" distB="0" distL="0" distR="0" wp14:anchorId="14ADEC11" wp14:editId="01548130">
            <wp:extent cx="3423600" cy="648000"/>
            <wp:effectExtent l="0" t="0" r="5715" b="0"/>
            <wp:docPr id="213707292" name="Bildobjekt 1" descr="En bild som visar text, Teckensnitt, linje,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7292" name="Bildobjekt 1" descr="En bild som visar text, Teckensnitt, linje, nummer&#10;&#10;Automatiskt genererad beskrivning"/>
                    <pic:cNvPicPr/>
                  </pic:nvPicPr>
                  <pic:blipFill>
                    <a:blip r:embed="rId505"/>
                    <a:stretch>
                      <a:fillRect/>
                    </a:stretch>
                  </pic:blipFill>
                  <pic:spPr>
                    <a:xfrm>
                      <a:off x="0" y="0"/>
                      <a:ext cx="3423600" cy="648000"/>
                    </a:xfrm>
                    <a:prstGeom prst="rect">
                      <a:avLst/>
                    </a:prstGeom>
                  </pic:spPr>
                </pic:pic>
              </a:graphicData>
            </a:graphic>
          </wp:inline>
        </w:drawing>
      </w:r>
    </w:p>
    <w:p w14:paraId="1B7C9B31" w14:textId="77777777" w:rsidR="00221EF0" w:rsidRPr="00D90E4F" w:rsidRDefault="00221EF0" w:rsidP="00221EF0">
      <w:pPr>
        <w:pStyle w:val="Rubrik5"/>
      </w:pPr>
      <w:r w:rsidRPr="00D90E4F">
        <w:t>No tab</w:t>
      </w:r>
    </w:p>
    <w:p w14:paraId="165A69CA" w14:textId="1FF0C1A4" w:rsidR="00221EF0" w:rsidRPr="00D90E4F" w:rsidRDefault="009C5ABD" w:rsidP="00221EF0">
      <w:r w:rsidRPr="00D90E4F">
        <w:t xml:space="preserve">When this option is </w:t>
      </w:r>
      <w:r w:rsidR="00833067" w:rsidRPr="00D90E4F">
        <w:t>activated,</w:t>
      </w:r>
      <w:r w:rsidRPr="00D90E4F">
        <w:t xml:space="preserve"> the jet will cut all the way around the geometry.</w:t>
      </w:r>
    </w:p>
    <w:p w14:paraId="43B250F6" w14:textId="1C8652CB" w:rsidR="009C5ABD" w:rsidRPr="00D90E4F" w:rsidRDefault="009C5ABD" w:rsidP="009C5ABD">
      <w:r w:rsidRPr="00D90E4F">
        <w:t xml:space="preserve">This option is perfect on large part that do not moves or </w:t>
      </w:r>
      <w:r w:rsidR="00833067" w:rsidRPr="00D90E4F">
        <w:t>falling</w:t>
      </w:r>
      <w:r w:rsidRPr="00D90E4F">
        <w:t xml:space="preserve"> in the tank when the cut is finish.</w:t>
      </w:r>
    </w:p>
    <w:p w14:paraId="2AD8B90C" w14:textId="77777777" w:rsidR="00F433C9" w:rsidRPr="00D90E4F" w:rsidRDefault="00221EF0" w:rsidP="00221EF0">
      <w:pPr>
        <w:pStyle w:val="Rubrik5"/>
      </w:pPr>
      <w:r w:rsidRPr="00D90E4F">
        <w:lastRenderedPageBreak/>
        <w:t xml:space="preserve">Add </w:t>
      </w:r>
      <w:r w:rsidR="00F433C9" w:rsidRPr="00D90E4F">
        <w:t>Tab</w:t>
      </w:r>
    </w:p>
    <w:p w14:paraId="573FD4C1" w14:textId="746D4716" w:rsidR="00EE68D3" w:rsidRPr="00D90E4F" w:rsidRDefault="003311C5" w:rsidP="00EE68D3">
      <w:r w:rsidRPr="00D90E4F">
        <w:t>T</w:t>
      </w:r>
      <w:r w:rsidR="00333008" w:rsidRPr="00D90E4F">
        <w:t xml:space="preserve">abs </w:t>
      </w:r>
      <w:r w:rsidR="005329F0" w:rsidRPr="00D90E4F">
        <w:t>are</w:t>
      </w:r>
      <w:r w:rsidR="00333008" w:rsidRPr="00D90E4F">
        <w:t xml:space="preserve"> used on small parts to avoid them to </w:t>
      </w:r>
      <w:r w:rsidR="00833067" w:rsidRPr="00D90E4F">
        <w:t>fall</w:t>
      </w:r>
      <w:r w:rsidR="00333008" w:rsidRPr="00D90E4F">
        <w:t xml:space="preserve"> in the tank and to avoid that the parts get dammed </w:t>
      </w:r>
      <w:r w:rsidRPr="00D90E4F">
        <w:t>at the end of the cut.</w:t>
      </w:r>
    </w:p>
    <w:p w14:paraId="46D1D052" w14:textId="2865F04C" w:rsidR="005C28CF" w:rsidRPr="00D90E4F" w:rsidRDefault="00833067" w:rsidP="00833067">
      <w:pPr>
        <w:pStyle w:val="Bild"/>
      </w:pPr>
      <w:r w:rsidRPr="00833067">
        <w:rPr>
          <w:noProof/>
        </w:rPr>
        <w:drawing>
          <wp:inline distT="0" distB="0" distL="0" distR="0" wp14:anchorId="69C0644E" wp14:editId="33F1D9D1">
            <wp:extent cx="1562400" cy="367200"/>
            <wp:effectExtent l="0" t="0" r="0" b="0"/>
            <wp:docPr id="132525011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50114" name=""/>
                    <pic:cNvPicPr/>
                  </pic:nvPicPr>
                  <pic:blipFill>
                    <a:blip r:embed="rId506"/>
                    <a:stretch>
                      <a:fillRect/>
                    </a:stretch>
                  </pic:blipFill>
                  <pic:spPr>
                    <a:xfrm>
                      <a:off x="0" y="0"/>
                      <a:ext cx="1562400" cy="367200"/>
                    </a:xfrm>
                    <a:prstGeom prst="rect">
                      <a:avLst/>
                    </a:prstGeom>
                  </pic:spPr>
                </pic:pic>
              </a:graphicData>
            </a:graphic>
          </wp:inline>
        </w:drawing>
      </w:r>
    </w:p>
    <w:p w14:paraId="61126A28" w14:textId="5669505C" w:rsidR="00AA28F8" w:rsidRPr="00D90E4F" w:rsidRDefault="00AA28F8" w:rsidP="00EE68D3">
      <w:r w:rsidRPr="00D90E4F">
        <w:t xml:space="preserve">Set the Tab width to a distance large enough to fix the part to the material. The value will be stored on actual material </w:t>
      </w:r>
      <w:r w:rsidR="00833067">
        <w:t xml:space="preserve">and thickness that </w:t>
      </w:r>
      <w:r w:rsidRPr="00D90E4F">
        <w:t>you are using.</w:t>
      </w:r>
    </w:p>
    <w:p w14:paraId="1A7F6EC1" w14:textId="77777777" w:rsidR="00F433C9" w:rsidRPr="00D90E4F" w:rsidRDefault="004020AE" w:rsidP="00EC25EE">
      <w:pPr>
        <w:pStyle w:val="Bild"/>
      </w:pPr>
      <w:r w:rsidRPr="00D90E4F">
        <w:rPr>
          <w:noProof/>
        </w:rPr>
        <w:drawing>
          <wp:inline distT="0" distB="0" distL="0" distR="0" wp14:anchorId="765B3591" wp14:editId="2422EBB2">
            <wp:extent cx="3052800" cy="1861200"/>
            <wp:effectExtent l="0" t="0" r="0" b="5715"/>
            <wp:docPr id="48300" name="Bildobjekt 48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0" name="Tabs.png"/>
                    <pic:cNvPicPr/>
                  </pic:nvPicPr>
                  <pic:blipFill>
                    <a:blip r:embed="rId507">
                      <a:extLst>
                        <a:ext uri="{28A0092B-C50C-407E-A947-70E740481C1C}">
                          <a14:useLocalDpi xmlns:a14="http://schemas.microsoft.com/office/drawing/2010/main" val="0"/>
                        </a:ext>
                      </a:extLst>
                    </a:blip>
                    <a:stretch>
                      <a:fillRect/>
                    </a:stretch>
                  </pic:blipFill>
                  <pic:spPr>
                    <a:xfrm>
                      <a:off x="0" y="0"/>
                      <a:ext cx="3052800" cy="1861200"/>
                    </a:xfrm>
                    <a:prstGeom prst="rect">
                      <a:avLst/>
                    </a:prstGeom>
                  </pic:spPr>
                </pic:pic>
              </a:graphicData>
            </a:graphic>
          </wp:inline>
        </w:drawing>
      </w:r>
    </w:p>
    <w:p w14:paraId="1C3C26BA" w14:textId="669588DC" w:rsidR="00F433C9" w:rsidRPr="00D90E4F" w:rsidRDefault="00F433C9" w:rsidP="00F433C9">
      <w:r w:rsidRPr="00D90E4F">
        <w:t>The picture above shows leadins with tabs</w:t>
      </w:r>
      <w:r w:rsidR="00DE132C" w:rsidRPr="00D90E4F">
        <w:t xml:space="preserve"> that fix the part to the material.</w:t>
      </w:r>
      <w:r w:rsidR="003311C5" w:rsidRPr="00D90E4F">
        <w:t xml:space="preserve"> The cutting is stopped </w:t>
      </w:r>
      <w:r w:rsidR="00AA28F8" w:rsidRPr="00D90E4F">
        <w:t>before</w:t>
      </w:r>
      <w:r w:rsidR="003311C5" w:rsidRPr="00D90E4F">
        <w:t xml:space="preserve"> the part is </w:t>
      </w:r>
      <w:r w:rsidR="00833067" w:rsidRPr="00D90E4F">
        <w:t>finish</w:t>
      </w:r>
      <w:r w:rsidR="003311C5" w:rsidRPr="00D90E4F">
        <w:t>.</w:t>
      </w:r>
    </w:p>
    <w:p w14:paraId="4AA66E9C" w14:textId="77777777" w:rsidR="00AA28F8" w:rsidRPr="00D90E4F" w:rsidRDefault="00AA28F8" w:rsidP="00AA28F8">
      <w:pPr>
        <w:pStyle w:val="Rubrik4"/>
      </w:pPr>
      <w:r w:rsidRPr="00D90E4F">
        <w:t>Auto tab</w:t>
      </w:r>
    </w:p>
    <w:p w14:paraId="6DEE239F" w14:textId="45AFF974" w:rsidR="00110A4A" w:rsidRDefault="00AA28F8" w:rsidP="00F433C9">
      <w:r w:rsidRPr="00D90E4F">
        <w:t xml:space="preserve">If you select the Auto tab </w:t>
      </w:r>
      <w:r w:rsidR="00833067" w:rsidRPr="00D90E4F">
        <w:t>option,</w:t>
      </w:r>
      <w:r w:rsidRPr="00D90E4F">
        <w:t xml:space="preserve"> then the LISP script will automatically switch between No tab and Add tab. </w:t>
      </w:r>
      <w:r w:rsidR="00833067">
        <w:t>This is depending on the size of the part and the layout on the cutting table.</w:t>
      </w:r>
    </w:p>
    <w:p w14:paraId="1953A016" w14:textId="77777777" w:rsidR="00833067" w:rsidRPr="00D90E4F" w:rsidRDefault="00833067" w:rsidP="00F433C9"/>
    <w:p w14:paraId="291735B0" w14:textId="77777777" w:rsidR="00AA28F8" w:rsidRPr="00D90E4F" w:rsidRDefault="00CC18E0" w:rsidP="00CC18E0">
      <w:pPr>
        <w:pStyle w:val="Rubrik4"/>
      </w:pPr>
      <w:r w:rsidRPr="00D90E4F">
        <w:t>Lead settings</w:t>
      </w:r>
    </w:p>
    <w:p w14:paraId="7A736305" w14:textId="65A4BF64" w:rsidR="00D975B4" w:rsidRPr="00D90E4F" w:rsidRDefault="00833067" w:rsidP="00833067">
      <w:pPr>
        <w:pStyle w:val="Bild"/>
      </w:pPr>
      <w:r w:rsidRPr="00833067">
        <w:rPr>
          <w:noProof/>
        </w:rPr>
        <w:drawing>
          <wp:inline distT="0" distB="0" distL="0" distR="0" wp14:anchorId="7C4F4959" wp14:editId="1C17712B">
            <wp:extent cx="1152000" cy="457200"/>
            <wp:effectExtent l="0" t="0" r="0" b="0"/>
            <wp:docPr id="1901258220" name="Bildobjekt 1" descr="En bild som visar Teckensnitt, skärmbild, tex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58220" name="Bildobjekt 1" descr="En bild som visar Teckensnitt, skärmbild, text, linje&#10;&#10;Automatiskt genererad beskrivning"/>
                    <pic:cNvPicPr/>
                  </pic:nvPicPr>
                  <pic:blipFill>
                    <a:blip r:embed="rId508"/>
                    <a:stretch>
                      <a:fillRect/>
                    </a:stretch>
                  </pic:blipFill>
                  <pic:spPr>
                    <a:xfrm>
                      <a:off x="0" y="0"/>
                      <a:ext cx="1152000" cy="457200"/>
                    </a:xfrm>
                    <a:prstGeom prst="rect">
                      <a:avLst/>
                    </a:prstGeom>
                  </pic:spPr>
                </pic:pic>
              </a:graphicData>
            </a:graphic>
          </wp:inline>
        </w:drawing>
      </w:r>
    </w:p>
    <w:p w14:paraId="2C6CBEDB" w14:textId="77777777" w:rsidR="00D975B4" w:rsidRDefault="00D975B4" w:rsidP="00D975B4">
      <w:r w:rsidRPr="00D90E4F">
        <w:t>By clicking on the "Lead settings" button following dialog is shown.</w:t>
      </w:r>
    </w:p>
    <w:p w14:paraId="1423220F" w14:textId="1B6401B7" w:rsidR="00833067" w:rsidRPr="00D90E4F" w:rsidRDefault="00833067" w:rsidP="00D975B4">
      <w:r>
        <w:rPr>
          <w:noProof/>
        </w:rPr>
        <w:drawing>
          <wp:inline distT="0" distB="0" distL="0" distR="0" wp14:anchorId="66A28B57" wp14:editId="407540F3">
            <wp:extent cx="1670400" cy="2156400"/>
            <wp:effectExtent l="0" t="0" r="6350" b="0"/>
            <wp:docPr id="1713991140" name="Bildobjekt 1" descr="En bild som visar text, skärmbild, nummer,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91140" name="Bildobjekt 1" descr="En bild som visar text, skärmbild, nummer, Teckensnitt&#10;&#10;Automatiskt genererad beskrivning"/>
                    <pic:cNvPicPr/>
                  </pic:nvPicPr>
                  <pic:blipFill>
                    <a:blip r:embed="rId509"/>
                    <a:stretch>
                      <a:fillRect/>
                    </a:stretch>
                  </pic:blipFill>
                  <pic:spPr>
                    <a:xfrm>
                      <a:off x="0" y="0"/>
                      <a:ext cx="1670400" cy="2156400"/>
                    </a:xfrm>
                    <a:prstGeom prst="rect">
                      <a:avLst/>
                    </a:prstGeom>
                  </pic:spPr>
                </pic:pic>
              </a:graphicData>
            </a:graphic>
          </wp:inline>
        </w:drawing>
      </w:r>
    </w:p>
    <w:p w14:paraId="5F5C3A18" w14:textId="77777777" w:rsidR="00A400E7" w:rsidRPr="00D90E4F" w:rsidRDefault="007A5E3B" w:rsidP="00833067">
      <w:pPr>
        <w:pStyle w:val="Rubrik5"/>
      </w:pPr>
      <w:r w:rsidRPr="00D90E4F">
        <w:t xml:space="preserve">Lead </w:t>
      </w:r>
      <w:r w:rsidRPr="00833067">
        <w:t>length</w:t>
      </w:r>
      <w:r w:rsidRPr="00D90E4F">
        <w:t xml:space="preserve"> %</w:t>
      </w:r>
    </w:p>
    <w:p w14:paraId="702D9C15" w14:textId="2A6E6746" w:rsidR="00E968A7" w:rsidRPr="00D90E4F" w:rsidRDefault="007A5E3B" w:rsidP="007A5E3B">
      <w:r w:rsidRPr="00D90E4F">
        <w:t xml:space="preserve">The fastest way of piercing thru </w:t>
      </w:r>
      <w:r w:rsidR="00833067">
        <w:t xml:space="preserve">the material </w:t>
      </w:r>
      <w:r w:rsidRPr="00D90E4F">
        <w:t xml:space="preserve">is to use linear piercing. </w:t>
      </w:r>
      <w:r w:rsidR="008D3EFE" w:rsidRPr="00D90E4F">
        <w:t xml:space="preserve">In </w:t>
      </w:r>
      <w:r w:rsidR="00AE60AE" w:rsidRPr="00D90E4F">
        <w:t>l</w:t>
      </w:r>
      <w:r w:rsidR="008D3EFE" w:rsidRPr="00D90E4F">
        <w:t xml:space="preserve">inear piercing </w:t>
      </w:r>
      <w:r w:rsidR="00AE60AE" w:rsidRPr="00D90E4F">
        <w:t xml:space="preserve">there is no delay after jet on, the jet will </w:t>
      </w:r>
      <w:r w:rsidR="00833067">
        <w:t xml:space="preserve">cut </w:t>
      </w:r>
      <w:r w:rsidR="00833067" w:rsidRPr="00833067">
        <w:t>through the material</w:t>
      </w:r>
      <w:r w:rsidR="00833067">
        <w:t xml:space="preserve"> </w:t>
      </w:r>
      <w:r w:rsidR="00AE60AE" w:rsidRPr="00D90E4F">
        <w:t>during the leadin movement</w:t>
      </w:r>
      <w:r w:rsidR="00833067">
        <w:t>.</w:t>
      </w:r>
      <w:r w:rsidR="00E968A7" w:rsidRPr="00D90E4F">
        <w:t xml:space="preserve"> The value is in percent of thickness. </w:t>
      </w:r>
      <w:r w:rsidR="00833067">
        <w:t>N</w:t>
      </w:r>
      <w:r w:rsidR="00E968A7" w:rsidRPr="00D90E4F">
        <w:t>ormal value is 12-15 percent of the thickness. Example: 10 mm thickness will have a lead length of 1.5 + half maximum tool diameter.</w:t>
      </w:r>
    </w:p>
    <w:p w14:paraId="20C9CB04" w14:textId="77777777" w:rsidR="00E968A7" w:rsidRPr="00D90E4F" w:rsidRDefault="00E968A7" w:rsidP="00833067">
      <w:pPr>
        <w:pStyle w:val="Rubrik5"/>
      </w:pPr>
      <w:r w:rsidRPr="00D90E4F">
        <w:t xml:space="preserve">Add tab on small x-size </w:t>
      </w:r>
    </w:p>
    <w:p w14:paraId="1817EA11" w14:textId="23DAE836" w:rsidR="00AC6F2A" w:rsidRPr="00D90E4F" w:rsidRDefault="00E968A7" w:rsidP="007A5E3B">
      <w:r w:rsidRPr="00D90E4F">
        <w:t xml:space="preserve">If this checkbox is </w:t>
      </w:r>
      <w:r w:rsidR="00833067" w:rsidRPr="00D90E4F">
        <w:t>activated,</w:t>
      </w:r>
      <w:r w:rsidRPr="00D90E4F">
        <w:t xml:space="preserve"> </w:t>
      </w:r>
      <w:r w:rsidR="00AC6F2A" w:rsidRPr="00D90E4F">
        <w:t>the function will add a tab if the size of the part in X direction is smaller than the entered value.</w:t>
      </w:r>
    </w:p>
    <w:p w14:paraId="687B3A75" w14:textId="77777777" w:rsidR="00AC6F2A" w:rsidRPr="00D90E4F" w:rsidRDefault="00AC6F2A" w:rsidP="00833067">
      <w:pPr>
        <w:pStyle w:val="Rubrik5"/>
      </w:pPr>
      <w:r w:rsidRPr="00D90E4F">
        <w:t xml:space="preserve">Add tab on small y-size </w:t>
      </w:r>
    </w:p>
    <w:p w14:paraId="5A7E81C1" w14:textId="1DCB95B5" w:rsidR="00AC6F2A" w:rsidRDefault="00AC6F2A" w:rsidP="00AC6F2A">
      <w:r w:rsidRPr="00D90E4F">
        <w:t>If this checkbox is activated</w:t>
      </w:r>
      <w:r w:rsidR="00833067">
        <w:t xml:space="preserve">, </w:t>
      </w:r>
      <w:r w:rsidRPr="00D90E4F">
        <w:t>the function will add a tab if the size of the part in Y direction is smaller than the entered value.</w:t>
      </w:r>
    </w:p>
    <w:p w14:paraId="1FC44F99" w14:textId="3BDFECF9" w:rsidR="00833067" w:rsidRDefault="006418E1" w:rsidP="006418E1">
      <w:pPr>
        <w:pStyle w:val="Bild"/>
      </w:pPr>
      <w:r>
        <w:rPr>
          <w:noProof/>
        </w:rPr>
        <w:lastRenderedPageBreak/>
        <w:drawing>
          <wp:inline distT="0" distB="0" distL="0" distR="0" wp14:anchorId="1892E088" wp14:editId="55055EEB">
            <wp:extent cx="4532400" cy="2329200"/>
            <wp:effectExtent l="0" t="0" r="1905" b="0"/>
            <wp:docPr id="858936796" name="Bildobjekt 1" descr="En bild som visar skärmbild, Rektangel, kvadrat, grö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36796" name="Bildobjekt 1" descr="En bild som visar skärmbild, Rektangel, kvadrat, grön&#10;&#10;Automatiskt genererad beskrivning"/>
                    <pic:cNvPicPr/>
                  </pic:nvPicPr>
                  <pic:blipFill>
                    <a:blip r:embed="rId510"/>
                    <a:stretch>
                      <a:fillRect/>
                    </a:stretch>
                  </pic:blipFill>
                  <pic:spPr>
                    <a:xfrm>
                      <a:off x="0" y="0"/>
                      <a:ext cx="4532400" cy="2329200"/>
                    </a:xfrm>
                    <a:prstGeom prst="rect">
                      <a:avLst/>
                    </a:prstGeom>
                  </pic:spPr>
                </pic:pic>
              </a:graphicData>
            </a:graphic>
          </wp:inline>
        </w:drawing>
      </w:r>
    </w:p>
    <w:p w14:paraId="1E9C2C40" w14:textId="2A7BD1D2" w:rsidR="006418E1" w:rsidRPr="00D90E4F" w:rsidRDefault="006418E1" w:rsidP="00AC6F2A">
      <w:r>
        <w:t xml:space="preserve">On this example there are some </w:t>
      </w:r>
      <w:r w:rsidR="0054368B">
        <w:t>parts</w:t>
      </w:r>
      <w:r>
        <w:t xml:space="preserve"> that are smaller than 35 mm in X. It’s a high risk that those parts will fall in the tank. </w:t>
      </w:r>
      <w:r w:rsidR="0054368B">
        <w:t xml:space="preserve">These parts </w:t>
      </w:r>
      <w:r>
        <w:t>will have a tab of 0.3 mm. One of the holes has a part inside. This will also be tabbed to avoid fall</w:t>
      </w:r>
      <w:r w:rsidR="0054368B">
        <w:t xml:space="preserve"> into the tank</w:t>
      </w:r>
      <w:r>
        <w:t>.</w:t>
      </w:r>
    </w:p>
    <w:p w14:paraId="4244AE7E" w14:textId="0FA10E8B" w:rsidR="000F1AB1" w:rsidRPr="00D90E4F" w:rsidRDefault="000F1AB1" w:rsidP="00B75DB2">
      <w:pPr>
        <w:pStyle w:val="Rubrik4"/>
      </w:pPr>
      <w:bookmarkStart w:id="688" w:name="_Tool_radius_compensation"/>
      <w:bookmarkStart w:id="689" w:name="_Ref333390364"/>
      <w:bookmarkStart w:id="690" w:name="_Toc129002787"/>
      <w:bookmarkEnd w:id="688"/>
      <w:r w:rsidRPr="00D90E4F">
        <w:t xml:space="preserve">Tool </w:t>
      </w:r>
      <w:r w:rsidR="005532AB">
        <w:t xml:space="preserve">radius </w:t>
      </w:r>
      <w:r w:rsidRPr="00D90E4F">
        <w:t>compensation (kerf)</w:t>
      </w:r>
      <w:bookmarkEnd w:id="689"/>
      <w:bookmarkEnd w:id="690"/>
    </w:p>
    <w:p w14:paraId="63599C1C" w14:textId="51CD4DF7" w:rsidR="00205B4D" w:rsidRDefault="00205B4D" w:rsidP="000F1AB1">
      <w:r>
        <w:rPr>
          <w:noProof/>
        </w:rPr>
        <w:drawing>
          <wp:inline distT="0" distB="0" distL="0" distR="0" wp14:anchorId="4C34D5D2" wp14:editId="111C2726">
            <wp:extent cx="5778000" cy="2088000"/>
            <wp:effectExtent l="0" t="0" r="0" b="7620"/>
            <wp:docPr id="167380153" name="Bildobjekt 1" descr="En bild som visar cirkel, skärmbild, diagram,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0153" name="Bildobjekt 1" descr="En bild som visar cirkel, skärmbild, diagram, design&#10;&#10;Automatiskt genererad beskrivning"/>
                    <pic:cNvPicPr/>
                  </pic:nvPicPr>
                  <pic:blipFill>
                    <a:blip r:embed="rId511"/>
                    <a:stretch>
                      <a:fillRect/>
                    </a:stretch>
                  </pic:blipFill>
                  <pic:spPr>
                    <a:xfrm>
                      <a:off x="0" y="0"/>
                      <a:ext cx="5778000" cy="2088000"/>
                    </a:xfrm>
                    <a:prstGeom prst="rect">
                      <a:avLst/>
                    </a:prstGeom>
                  </pic:spPr>
                </pic:pic>
              </a:graphicData>
            </a:graphic>
          </wp:inline>
        </w:drawing>
      </w:r>
    </w:p>
    <w:p w14:paraId="413CAC64" w14:textId="70A96DB9" w:rsidR="00205B4D" w:rsidRDefault="00205B4D" w:rsidP="000F1AB1">
      <w:r>
        <w:t>When you are using kerf compensation left or right then the trajectory will be moved outside an external geometry and inside an internal geometry (Se picture A above)</w:t>
      </w:r>
    </w:p>
    <w:p w14:paraId="590DEA21" w14:textId="117AEDE5" w:rsidR="00205B4D" w:rsidRDefault="00205B4D" w:rsidP="000F1AB1">
      <w:r>
        <w:t>If you select the left option, then the cutting direction will be CW for external geometry and CCW for internal geometry. If you select the right option, then the cutting direction will be opposite. In the most CNC controllers the Left option is G41 and right option G42.</w:t>
      </w:r>
    </w:p>
    <w:p w14:paraId="77E3F834" w14:textId="53603828" w:rsidR="00205B4D" w:rsidRDefault="00205B4D" w:rsidP="000F1AB1">
      <w:r>
        <w:t>If you cut with no compensation, then the parts will have wrong dimension.</w:t>
      </w:r>
    </w:p>
    <w:p w14:paraId="5C8AE870" w14:textId="77777777" w:rsidR="00205B4D" w:rsidRDefault="00205B4D" w:rsidP="000F1AB1"/>
    <w:p w14:paraId="2FBD5FAE" w14:textId="6995B7C6" w:rsidR="00205B4D" w:rsidRDefault="00205B4D" w:rsidP="000F1AB1">
      <w:r>
        <w:t>For flat 2D parts the tool radius compensation can be added in IGEMS or in the CNC controller. Most users prefer to add the kerf in the CNC since the dimension then can be adjusted by the operator.</w:t>
      </w:r>
    </w:p>
    <w:p w14:paraId="752943C8" w14:textId="254ADF98" w:rsidR="00205B4D" w:rsidRDefault="00205B4D" w:rsidP="00205B4D">
      <w:pPr>
        <w:pStyle w:val="Bild"/>
      </w:pPr>
      <w:r w:rsidRPr="00205B4D">
        <w:rPr>
          <w:noProof/>
        </w:rPr>
        <w:drawing>
          <wp:inline distT="0" distB="0" distL="0" distR="0" wp14:anchorId="447086D6" wp14:editId="0B52C03C">
            <wp:extent cx="3456000" cy="709200"/>
            <wp:effectExtent l="0" t="0" r="0" b="0"/>
            <wp:docPr id="52261523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15235" name=""/>
                    <pic:cNvPicPr/>
                  </pic:nvPicPr>
                  <pic:blipFill>
                    <a:blip r:embed="rId512"/>
                    <a:stretch>
                      <a:fillRect/>
                    </a:stretch>
                  </pic:blipFill>
                  <pic:spPr>
                    <a:xfrm>
                      <a:off x="0" y="0"/>
                      <a:ext cx="3456000" cy="709200"/>
                    </a:xfrm>
                    <a:prstGeom prst="rect">
                      <a:avLst/>
                    </a:prstGeom>
                  </pic:spPr>
                </pic:pic>
              </a:graphicData>
            </a:graphic>
          </wp:inline>
        </w:drawing>
      </w:r>
    </w:p>
    <w:p w14:paraId="26D962F3" w14:textId="0F4F15FC" w:rsidR="00205B4D" w:rsidRDefault="00386198" w:rsidP="00205B4D">
      <w:r>
        <w:t>You can choose one following options for External and Internal geometries.</w:t>
      </w:r>
    </w:p>
    <w:p w14:paraId="25B18DB2" w14:textId="115949F6" w:rsidR="00386198" w:rsidRDefault="00386198" w:rsidP="00EA11A3">
      <w:pPr>
        <w:pStyle w:val="Liststycke"/>
        <w:numPr>
          <w:ilvl w:val="0"/>
          <w:numId w:val="41"/>
        </w:numPr>
      </w:pPr>
      <w:r>
        <w:t>Tool on left</w:t>
      </w:r>
    </w:p>
    <w:p w14:paraId="1D359FBA" w14:textId="742DB3B3" w:rsidR="00386198" w:rsidRDefault="00386198" w:rsidP="00EA11A3">
      <w:pPr>
        <w:pStyle w:val="Liststycke"/>
        <w:numPr>
          <w:ilvl w:val="0"/>
          <w:numId w:val="41"/>
        </w:numPr>
      </w:pPr>
      <w:r>
        <w:t>Tool on right</w:t>
      </w:r>
    </w:p>
    <w:p w14:paraId="30476C4F" w14:textId="556244D7" w:rsidR="00386198" w:rsidRDefault="00386198" w:rsidP="00EA11A3">
      <w:pPr>
        <w:pStyle w:val="Liststycke"/>
        <w:numPr>
          <w:ilvl w:val="0"/>
          <w:numId w:val="41"/>
        </w:numPr>
      </w:pPr>
      <w:r>
        <w:t>No compensation</w:t>
      </w:r>
    </w:p>
    <w:p w14:paraId="02631282" w14:textId="51ECE6DD" w:rsidR="00386198" w:rsidRPr="00205B4D" w:rsidRDefault="00386198" w:rsidP="00205B4D">
      <w:r>
        <w:t>The direction CW or CCW is depending on if it's a</w:t>
      </w:r>
      <w:r w:rsidR="00C90525">
        <w:t>n</w:t>
      </w:r>
      <w:r>
        <w:t xml:space="preserve"> external or an internal geometry.</w:t>
      </w:r>
    </w:p>
    <w:p w14:paraId="3F5567A1" w14:textId="77777777" w:rsidR="008D1247" w:rsidRPr="00D90E4F" w:rsidRDefault="008D1247" w:rsidP="0045047E">
      <w:pPr>
        <w:pStyle w:val="Rubrik3"/>
      </w:pPr>
      <w:bookmarkStart w:id="691" w:name="_Toc129002788"/>
      <w:r w:rsidRPr="00D90E4F">
        <w:t>Lead selection</w:t>
      </w:r>
      <w:bookmarkEnd w:id="691"/>
    </w:p>
    <w:p w14:paraId="4A7570F1" w14:textId="29A1F16A" w:rsidR="008D1247" w:rsidRPr="00D90E4F" w:rsidRDefault="00F92B6A" w:rsidP="008D1247">
      <w:r w:rsidRPr="00D90E4F">
        <w:t>It</w:t>
      </w:r>
      <w:r w:rsidR="00F209F4" w:rsidRPr="00D90E4F">
        <w:t xml:space="preserve"> i</w:t>
      </w:r>
      <w:r w:rsidRPr="00D90E4F">
        <w:t>s possible to predefine</w:t>
      </w:r>
      <w:r w:rsidR="00287555" w:rsidRPr="00D90E4F">
        <w:t xml:space="preserve"> leads</w:t>
      </w:r>
      <w:r w:rsidR="00B75DB2">
        <w:t xml:space="preserve">-in and leadouts and </w:t>
      </w:r>
      <w:r w:rsidR="00F209F4" w:rsidRPr="00D90E4F">
        <w:t>creat</w:t>
      </w:r>
      <w:r w:rsidR="00B75DB2">
        <w:t xml:space="preserve">e </w:t>
      </w:r>
      <w:r w:rsidR="00F209F4" w:rsidRPr="00D90E4F">
        <w:t xml:space="preserve">a </w:t>
      </w:r>
      <w:r w:rsidR="00410BA1" w:rsidRPr="00D90E4F">
        <w:t>library of leads</w:t>
      </w:r>
      <w:r w:rsidRPr="00D90E4F">
        <w:t xml:space="preserve"> </w:t>
      </w:r>
      <w:r w:rsidR="00410BA1" w:rsidRPr="00D90E4F">
        <w:t xml:space="preserve">that can </w:t>
      </w:r>
      <w:r w:rsidR="00F209F4" w:rsidRPr="00D90E4F">
        <w:t xml:space="preserve">be </w:t>
      </w:r>
      <w:r w:rsidRPr="00D90E4F">
        <w:t>select</w:t>
      </w:r>
      <w:r w:rsidR="00F209F4" w:rsidRPr="00D90E4F">
        <w:t>ed</w:t>
      </w:r>
      <w:r w:rsidRPr="00D90E4F">
        <w:t xml:space="preserve"> </w:t>
      </w:r>
      <w:r w:rsidR="00410BA1" w:rsidRPr="00D90E4F">
        <w:t xml:space="preserve">in the </w:t>
      </w:r>
      <w:r w:rsidRPr="00D90E4F">
        <w:t>lead</w:t>
      </w:r>
      <w:r w:rsidR="00410BA1" w:rsidRPr="00D90E4F">
        <w:t xml:space="preserve"> </w:t>
      </w:r>
      <w:r w:rsidRPr="00D90E4F">
        <w:t>lists.</w:t>
      </w:r>
    </w:p>
    <w:p w14:paraId="167AA525" w14:textId="31C5AFB7" w:rsidR="00F92B6A" w:rsidRPr="00D90E4F" w:rsidRDefault="00B75DB2" w:rsidP="00B75DB2">
      <w:pPr>
        <w:pStyle w:val="Bild"/>
      </w:pPr>
      <w:r w:rsidRPr="00B75DB2">
        <w:rPr>
          <w:noProof/>
        </w:rPr>
        <w:lastRenderedPageBreak/>
        <w:drawing>
          <wp:inline distT="0" distB="0" distL="0" distR="0" wp14:anchorId="07F2C398" wp14:editId="70C60FE3">
            <wp:extent cx="3474000" cy="1249200"/>
            <wp:effectExtent l="0" t="0" r="0" b="8255"/>
            <wp:docPr id="99246951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69512" name=""/>
                    <pic:cNvPicPr/>
                  </pic:nvPicPr>
                  <pic:blipFill>
                    <a:blip r:embed="rId513"/>
                    <a:stretch>
                      <a:fillRect/>
                    </a:stretch>
                  </pic:blipFill>
                  <pic:spPr>
                    <a:xfrm>
                      <a:off x="0" y="0"/>
                      <a:ext cx="3474000" cy="1249200"/>
                    </a:xfrm>
                    <a:prstGeom prst="rect">
                      <a:avLst/>
                    </a:prstGeom>
                  </pic:spPr>
                </pic:pic>
              </a:graphicData>
            </a:graphic>
          </wp:inline>
        </w:drawing>
      </w:r>
    </w:p>
    <w:p w14:paraId="6C5B6B0A" w14:textId="00309FE8" w:rsidR="00B75DB2" w:rsidRDefault="00287555" w:rsidP="00B75DB2">
      <w:r w:rsidRPr="00D90E4F">
        <w:t xml:space="preserve">IGEMS can use </w:t>
      </w:r>
      <w:r w:rsidR="00FA11D1" w:rsidRPr="00D90E4F">
        <w:t>different leads for e</w:t>
      </w:r>
      <w:r w:rsidR="00F92B6A" w:rsidRPr="00D90E4F">
        <w:t>xternal</w:t>
      </w:r>
      <w:r w:rsidR="00FA11D1" w:rsidRPr="00D90E4F">
        <w:t xml:space="preserve"> and i</w:t>
      </w:r>
      <w:r w:rsidR="00F92B6A" w:rsidRPr="00D90E4F">
        <w:t>nternal</w:t>
      </w:r>
      <w:r w:rsidR="00FA11D1" w:rsidRPr="00D90E4F">
        <w:t xml:space="preserve"> geometries</w:t>
      </w:r>
      <w:r w:rsidR="00F92B6A" w:rsidRPr="00D90E4F">
        <w:t xml:space="preserve">. </w:t>
      </w:r>
      <w:r w:rsidR="00891B5B" w:rsidRPr="00D90E4F">
        <w:t>It</w:t>
      </w:r>
      <w:r w:rsidR="00F209F4" w:rsidRPr="00D90E4F">
        <w:t xml:space="preserve"> i</w:t>
      </w:r>
      <w:r w:rsidR="00891B5B" w:rsidRPr="00D90E4F">
        <w:t xml:space="preserve">s also </w:t>
      </w:r>
      <w:r w:rsidR="00F209F4" w:rsidRPr="00D90E4F">
        <w:t>possible</w:t>
      </w:r>
      <w:r w:rsidR="00891B5B" w:rsidRPr="00D90E4F">
        <w:t xml:space="preserve"> to use </w:t>
      </w:r>
      <w:r w:rsidR="00F209F4" w:rsidRPr="00D90E4F">
        <w:t xml:space="preserve">a </w:t>
      </w:r>
      <w:r w:rsidR="00FA11D1" w:rsidRPr="00D90E4F">
        <w:t xml:space="preserve">special lead if the lead is placed in a sharp corner. </w:t>
      </w:r>
      <w:r w:rsidR="00B75DB2">
        <w:t>When you place a lead then it is collision detected against all other parts if there is a collision with other parts then the alternative lead will be used.</w:t>
      </w:r>
    </w:p>
    <w:p w14:paraId="5C1BCF26" w14:textId="77777777" w:rsidR="00441B1B" w:rsidRPr="00D90E4F" w:rsidRDefault="009378B9" w:rsidP="00441B1B">
      <w:pPr>
        <w:keepNext/>
      </w:pPr>
      <w:r w:rsidRPr="00D90E4F">
        <w:rPr>
          <w:noProof/>
        </w:rPr>
        <w:drawing>
          <wp:inline distT="0" distB="0" distL="0" distR="0" wp14:anchorId="6AE8B940" wp14:editId="7D17C9AD">
            <wp:extent cx="3350260" cy="1477645"/>
            <wp:effectExtent l="19050" t="0" r="2540" b="0"/>
            <wp:docPr id="19353" name="Bild 19353" descr="Image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53" descr="Image387"/>
                    <pic:cNvPicPr>
                      <a:picLocks noChangeAspect="1" noChangeArrowheads="1"/>
                    </pic:cNvPicPr>
                  </pic:nvPicPr>
                  <pic:blipFill>
                    <a:blip r:embed="rId514" cstate="print"/>
                    <a:srcRect/>
                    <a:stretch>
                      <a:fillRect/>
                    </a:stretch>
                  </pic:blipFill>
                  <pic:spPr bwMode="auto">
                    <a:xfrm>
                      <a:off x="0" y="0"/>
                      <a:ext cx="3350260" cy="1477645"/>
                    </a:xfrm>
                    <a:prstGeom prst="rect">
                      <a:avLst/>
                    </a:prstGeom>
                    <a:noFill/>
                    <a:ln w="9525">
                      <a:noFill/>
                      <a:miter lim="800000"/>
                      <a:headEnd/>
                      <a:tailEnd/>
                    </a:ln>
                  </pic:spPr>
                </pic:pic>
              </a:graphicData>
            </a:graphic>
          </wp:inline>
        </w:drawing>
      </w:r>
    </w:p>
    <w:p w14:paraId="7FBEA87C" w14:textId="77777777" w:rsidR="00441B1B" w:rsidRPr="00D90E4F" w:rsidRDefault="00441B1B" w:rsidP="008D1247">
      <w:r w:rsidRPr="00D90E4F">
        <w:t>Lead 1 is an external lead, lead 2 is an internal lead, lead 3 is a corner lead and lead 4 is an alternative lead.</w:t>
      </w:r>
    </w:p>
    <w:p w14:paraId="505296A8" w14:textId="77777777" w:rsidR="00410BA1" w:rsidRPr="00D90E4F" w:rsidRDefault="00410BA1" w:rsidP="00410BA1">
      <w:pPr>
        <w:pStyle w:val="Frga"/>
      </w:pPr>
      <w:r w:rsidRPr="00D90E4F">
        <w:t>Lead 4 seems to damage the material?</w:t>
      </w:r>
    </w:p>
    <w:p w14:paraId="0B6A7D62" w14:textId="23736243" w:rsidR="00F209F4" w:rsidRPr="00C14197" w:rsidRDefault="00410BA1" w:rsidP="00AC5C2B">
      <w:pPr>
        <w:pStyle w:val="Answer"/>
      </w:pPr>
      <w:r w:rsidRPr="00D90E4F">
        <w:t>No</w:t>
      </w:r>
      <w:r w:rsidR="00F209F4" w:rsidRPr="00D90E4F">
        <w:t>, t</w:t>
      </w:r>
      <w:r w:rsidRPr="00D90E4F">
        <w:t xml:space="preserve">his is a blind lead </w:t>
      </w:r>
      <w:r w:rsidR="00F209F4" w:rsidRPr="00D90E4F">
        <w:t xml:space="preserve">and </w:t>
      </w:r>
      <w:r w:rsidR="00B75DB2">
        <w:t xml:space="preserve">the lead in </w:t>
      </w:r>
      <w:r w:rsidR="00F209F4" w:rsidRPr="00D90E4F">
        <w:t>is</w:t>
      </w:r>
      <w:r w:rsidR="00ED2BA8" w:rsidRPr="00D90E4F">
        <w:t xml:space="preserve"> not used for cutting</w:t>
      </w:r>
      <w:r w:rsidRPr="00D90E4F">
        <w:t>.</w:t>
      </w:r>
      <w:r w:rsidR="00ED2BA8" w:rsidRPr="00D90E4F">
        <w:t xml:space="preserve"> </w:t>
      </w:r>
      <w:r w:rsidR="00F209F4" w:rsidRPr="00C14197">
        <w:t>R</w:t>
      </w:r>
      <w:r w:rsidR="00ED2BA8" w:rsidRPr="00C14197">
        <w:t xml:space="preserve">ead more in "Lead definitions" </w:t>
      </w:r>
    </w:p>
    <w:p w14:paraId="256E99F7" w14:textId="77777777" w:rsidR="0073255B" w:rsidRPr="00C14197" w:rsidRDefault="0073255B" w:rsidP="0073255B"/>
    <w:p w14:paraId="3ED44CA4" w14:textId="7EF765D9" w:rsidR="0073255B" w:rsidRPr="0073255B" w:rsidRDefault="0073255B" w:rsidP="0073255B">
      <w:r>
        <w:t>You can read more about the different piercing types and leads on "</w:t>
      </w:r>
      <w:hyperlink w:anchor="_Lead_definitions" w:history="1">
        <w:r w:rsidRPr="0073255B">
          <w:rPr>
            <w:rStyle w:val="Hyperlnk"/>
          </w:rPr>
          <w:t>Lead definitions</w:t>
        </w:r>
      </w:hyperlink>
      <w:r>
        <w:t>"</w:t>
      </w:r>
    </w:p>
    <w:p w14:paraId="0F58BD9F" w14:textId="264428C9" w:rsidR="00441B1B" w:rsidRPr="00D90E4F" w:rsidRDefault="00441B1B" w:rsidP="00C5529E">
      <w:pPr>
        <w:pStyle w:val="Rubrik4"/>
      </w:pPr>
      <w:r w:rsidRPr="00D90E4F">
        <w:t>Favorites</w:t>
      </w:r>
    </w:p>
    <w:p w14:paraId="5A6F25E5" w14:textId="415B7210" w:rsidR="00441B1B" w:rsidRPr="00D90E4F" w:rsidRDefault="00953264" w:rsidP="00953264">
      <w:pPr>
        <w:pStyle w:val="Bild"/>
      </w:pPr>
      <w:r w:rsidRPr="00953264">
        <w:rPr>
          <w:noProof/>
        </w:rPr>
        <w:drawing>
          <wp:inline distT="0" distB="0" distL="0" distR="0" wp14:anchorId="6C33B926" wp14:editId="653A4876">
            <wp:extent cx="1602000" cy="648000"/>
            <wp:effectExtent l="0" t="0" r="0" b="0"/>
            <wp:docPr id="1148189566"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89566" name="Bildobjekt 1" descr="En bild som visar text, skärmbild, Teckensnitt, nummer&#10;&#10;Automatiskt genererad beskrivning"/>
                    <pic:cNvPicPr/>
                  </pic:nvPicPr>
                  <pic:blipFill>
                    <a:blip r:embed="rId515"/>
                    <a:stretch>
                      <a:fillRect/>
                    </a:stretch>
                  </pic:blipFill>
                  <pic:spPr>
                    <a:xfrm>
                      <a:off x="0" y="0"/>
                      <a:ext cx="1602000" cy="648000"/>
                    </a:xfrm>
                    <a:prstGeom prst="rect">
                      <a:avLst/>
                    </a:prstGeom>
                  </pic:spPr>
                </pic:pic>
              </a:graphicData>
            </a:graphic>
          </wp:inline>
        </w:drawing>
      </w:r>
    </w:p>
    <w:p w14:paraId="0B638076" w14:textId="19CEC849" w:rsidR="00953264" w:rsidRPr="00D90E4F" w:rsidRDefault="00953264" w:rsidP="008D1247">
      <w:r>
        <w:t>This was a feature we developed before we have the automatic leads. It will probably be removed in future versions of IGEMS</w:t>
      </w:r>
    </w:p>
    <w:p w14:paraId="3F578F80" w14:textId="758FEB5C" w:rsidR="00C83885" w:rsidRPr="00D90E4F" w:rsidRDefault="00044412" w:rsidP="00A139FB">
      <w:pPr>
        <w:pStyle w:val="Rubrik3"/>
      </w:pPr>
      <w:r w:rsidRPr="00D90E4F">
        <w:t>Multi-mode</w:t>
      </w:r>
    </w:p>
    <w:p w14:paraId="1D290289" w14:textId="4F93FABD" w:rsidR="006A2E5C" w:rsidRPr="00D90E4F" w:rsidRDefault="0073255B" w:rsidP="0073255B">
      <w:pPr>
        <w:pStyle w:val="Bild"/>
      </w:pPr>
      <w:r w:rsidRPr="0073255B">
        <w:rPr>
          <w:noProof/>
        </w:rPr>
        <w:drawing>
          <wp:inline distT="0" distB="0" distL="0" distR="0" wp14:anchorId="7B070AA2" wp14:editId="582FF138">
            <wp:extent cx="4258269" cy="1238423"/>
            <wp:effectExtent l="0" t="0" r="0" b="0"/>
            <wp:docPr id="1521700043"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00043" name="Bildobjekt 1" descr="En bild som visar text, skärmbild, Teckensnitt, linje&#10;&#10;Automatiskt genererad beskrivning"/>
                    <pic:cNvPicPr/>
                  </pic:nvPicPr>
                  <pic:blipFill>
                    <a:blip r:embed="rId516"/>
                    <a:stretch>
                      <a:fillRect/>
                    </a:stretch>
                  </pic:blipFill>
                  <pic:spPr>
                    <a:xfrm>
                      <a:off x="0" y="0"/>
                      <a:ext cx="4258269" cy="1238423"/>
                    </a:xfrm>
                    <a:prstGeom prst="rect">
                      <a:avLst/>
                    </a:prstGeom>
                  </pic:spPr>
                </pic:pic>
              </a:graphicData>
            </a:graphic>
          </wp:inline>
        </w:drawing>
      </w:r>
    </w:p>
    <w:p w14:paraId="0FE1D4B0" w14:textId="2DFDFAEF" w:rsidR="006A2E5C" w:rsidRDefault="0040595D" w:rsidP="006A2E5C">
      <w:r>
        <w:t>When using "Multi" mode you can select all parts at the same time. The function will sort the internal cutting order of in all parts. It will place the leads at good positions on the geometries. It will select the defined leads depending on the geometries. To be able to do this it need some rules.</w:t>
      </w:r>
    </w:p>
    <w:p w14:paraId="7D5F87AB" w14:textId="2F20CC80" w:rsidR="004A0F3D" w:rsidRDefault="009E1259" w:rsidP="006A2E5C">
      <w:r>
        <w:t>To execute the multi command that places the leads automatically press the Multi button.</w:t>
      </w:r>
    </w:p>
    <w:p w14:paraId="47185735" w14:textId="67E9AD8A" w:rsidR="009E1259" w:rsidRDefault="009E1259" w:rsidP="009E1259">
      <w:pPr>
        <w:pStyle w:val="Bild"/>
      </w:pPr>
      <w:r w:rsidRPr="009E1259">
        <w:rPr>
          <w:noProof/>
        </w:rPr>
        <w:drawing>
          <wp:inline distT="0" distB="0" distL="0" distR="0" wp14:anchorId="0AB36ACB" wp14:editId="0EA0EA87">
            <wp:extent cx="3700800" cy="799200"/>
            <wp:effectExtent l="0" t="0" r="0" b="1270"/>
            <wp:docPr id="52060359" name="Bildobjekt 1" descr="En bild som visar text, programvara, Teckensnitt, Datoriko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0359" name="Bildobjekt 1" descr="En bild som visar text, programvara, Teckensnitt, Datorikon&#10;&#10;Automatiskt genererad beskrivning"/>
                    <pic:cNvPicPr/>
                  </pic:nvPicPr>
                  <pic:blipFill>
                    <a:blip r:embed="rId517"/>
                    <a:stretch>
                      <a:fillRect/>
                    </a:stretch>
                  </pic:blipFill>
                  <pic:spPr>
                    <a:xfrm>
                      <a:off x="0" y="0"/>
                      <a:ext cx="3700800" cy="799200"/>
                    </a:xfrm>
                    <a:prstGeom prst="rect">
                      <a:avLst/>
                    </a:prstGeom>
                  </pic:spPr>
                </pic:pic>
              </a:graphicData>
            </a:graphic>
          </wp:inline>
        </w:drawing>
      </w:r>
    </w:p>
    <w:p w14:paraId="17EE09DE" w14:textId="6AEB2832" w:rsidR="0040595D" w:rsidRDefault="0040595D" w:rsidP="00AF0D1F">
      <w:pPr>
        <w:pStyle w:val="Rubrik4"/>
      </w:pPr>
      <w:bookmarkStart w:id="692" w:name="_Sorting"/>
      <w:bookmarkStart w:id="693" w:name="_Ref333582642"/>
      <w:bookmarkEnd w:id="692"/>
      <w:r w:rsidRPr="00D90E4F">
        <w:lastRenderedPageBreak/>
        <w:t>Sorting</w:t>
      </w:r>
      <w:bookmarkEnd w:id="693"/>
    </w:p>
    <w:p w14:paraId="6FD8B583" w14:textId="6CE4814C" w:rsidR="0040595D" w:rsidRDefault="00AF0D1F" w:rsidP="00C32DA6">
      <w:pPr>
        <w:pStyle w:val="Bild"/>
      </w:pPr>
      <w:r w:rsidRPr="00AF0D1F">
        <w:rPr>
          <w:noProof/>
        </w:rPr>
        <w:drawing>
          <wp:inline distT="0" distB="0" distL="0" distR="0" wp14:anchorId="154142EA" wp14:editId="00E6243F">
            <wp:extent cx="1713600" cy="1126800"/>
            <wp:effectExtent l="0" t="0" r="1270" b="0"/>
            <wp:docPr id="2095500576"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00576" name="Bildobjekt 1" descr="En bild som visar text, skärmbild, Teckensnitt, nummer&#10;&#10;Automatiskt genererad beskrivning"/>
                    <pic:cNvPicPr/>
                  </pic:nvPicPr>
                  <pic:blipFill>
                    <a:blip r:embed="rId518"/>
                    <a:stretch>
                      <a:fillRect/>
                    </a:stretch>
                  </pic:blipFill>
                  <pic:spPr>
                    <a:xfrm>
                      <a:off x="0" y="0"/>
                      <a:ext cx="1713600" cy="1126800"/>
                    </a:xfrm>
                    <a:prstGeom prst="rect">
                      <a:avLst/>
                    </a:prstGeom>
                  </pic:spPr>
                </pic:pic>
              </a:graphicData>
            </a:graphic>
          </wp:inline>
        </w:drawing>
      </w:r>
    </w:p>
    <w:p w14:paraId="3D54F936" w14:textId="4E19DD97" w:rsidR="00C32DA6" w:rsidRDefault="00154C41" w:rsidP="0040595D">
      <w:r>
        <w:t>The name of the 6-sorting algorithm is quit self-describing.</w:t>
      </w:r>
    </w:p>
    <w:p w14:paraId="62510D00" w14:textId="66EE5911" w:rsidR="00722D44" w:rsidRDefault="00722D44" w:rsidP="00722D44">
      <w:pPr>
        <w:pStyle w:val="Rubrik5"/>
      </w:pPr>
      <w:r>
        <w:t>Closest</w:t>
      </w:r>
    </w:p>
    <w:p w14:paraId="63062E41" w14:textId="1397012F" w:rsidR="00154C41" w:rsidRDefault="00154C41" w:rsidP="00722D44">
      <w:r>
        <w:t>Closest is optimized to give the shortest rapid distance between the parts.</w:t>
      </w:r>
    </w:p>
    <w:p w14:paraId="77CF8FAB" w14:textId="7EC3617E" w:rsidR="00722D44" w:rsidRDefault="00722D44" w:rsidP="00722D44">
      <w:pPr>
        <w:pStyle w:val="Rubrik5"/>
      </w:pPr>
      <w:r>
        <w:t>Zig zag</w:t>
      </w:r>
    </w:p>
    <w:p w14:paraId="04BA98AC" w14:textId="3FAD9F48" w:rsidR="00154C41" w:rsidRDefault="00154C41" w:rsidP="00722D44">
      <w:r>
        <w:t>Zig zag has an option dialog to select different zig zag methods.</w:t>
      </w:r>
      <w:r w:rsidR="00722D44">
        <w:t xml:space="preserve"> There is a preview in this dialog that are quit self-describing.</w:t>
      </w:r>
    </w:p>
    <w:p w14:paraId="68281F4B" w14:textId="77777777" w:rsidR="00722D44" w:rsidRDefault="00154C41" w:rsidP="00722D44">
      <w:pPr>
        <w:pStyle w:val="Rubrik5"/>
      </w:pPr>
      <w:r>
        <w:t>Left to right</w:t>
      </w:r>
    </w:p>
    <w:p w14:paraId="3F770377" w14:textId="3E4C24F3" w:rsidR="00154C41" w:rsidRDefault="00722D44" w:rsidP="00722D44">
      <w:r>
        <w:t>W</w:t>
      </w:r>
      <w:r w:rsidR="00154C41">
        <w:t>ill start at the very left hole and continue in right direction.</w:t>
      </w:r>
    </w:p>
    <w:p w14:paraId="4F4249DB" w14:textId="77777777" w:rsidR="00722D44" w:rsidRDefault="00154C41" w:rsidP="00722D44">
      <w:pPr>
        <w:pStyle w:val="Rubrik5"/>
      </w:pPr>
      <w:r>
        <w:t xml:space="preserve">Right to left </w:t>
      </w:r>
    </w:p>
    <w:p w14:paraId="75D4624F" w14:textId="77777777" w:rsidR="00722D44" w:rsidRDefault="00722D44" w:rsidP="00722D44">
      <w:r>
        <w:t>This sort in opposite direction as left to right.</w:t>
      </w:r>
    </w:p>
    <w:p w14:paraId="28C235FB" w14:textId="5920D319" w:rsidR="00722D44" w:rsidRDefault="00722D44" w:rsidP="00722D44">
      <w:pPr>
        <w:pStyle w:val="Rubrik5"/>
      </w:pPr>
      <w:r>
        <w:t>Spead</w:t>
      </w:r>
    </w:p>
    <w:p w14:paraId="71D8EE2E" w14:textId="5786D431" w:rsidR="00154C41" w:rsidRDefault="00154C41" w:rsidP="00722D44">
      <w:r>
        <w:t>Spread will take the order very randomly, it's developed for plasma cutting to spread out the heat over larger area.</w:t>
      </w:r>
    </w:p>
    <w:p w14:paraId="6155DC7C" w14:textId="77777777" w:rsidR="00722D44" w:rsidRDefault="00722D44" w:rsidP="00722D44">
      <w:pPr>
        <w:pStyle w:val="Rubrik5"/>
      </w:pPr>
      <w:r>
        <w:t>N</w:t>
      </w:r>
      <w:r w:rsidR="00154C41">
        <w:t xml:space="preserve">one </w:t>
      </w:r>
    </w:p>
    <w:p w14:paraId="4116C46A" w14:textId="05211601" w:rsidR="00154C41" w:rsidRDefault="00154C41" w:rsidP="00722D44">
      <w:r>
        <w:t>will take the holes in the same order as the holes was drawn.</w:t>
      </w:r>
    </w:p>
    <w:p w14:paraId="1A27C549" w14:textId="57E2D27C" w:rsidR="00C32DA6" w:rsidRDefault="00C32DA6" w:rsidP="00C32DA6">
      <w:pPr>
        <w:pStyle w:val="Bild"/>
      </w:pPr>
      <w:r w:rsidRPr="00C32DA6">
        <w:rPr>
          <w:noProof/>
        </w:rPr>
        <w:drawing>
          <wp:inline distT="0" distB="0" distL="0" distR="0" wp14:anchorId="33B1BF08" wp14:editId="75207A8C">
            <wp:extent cx="2498400" cy="1447200"/>
            <wp:effectExtent l="0" t="0" r="0" b="635"/>
            <wp:docPr id="902807812" name="Bildobjekt 1" descr="En bild som visar cirkel, skärmbild, Grafik, kons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07812" name="Bildobjekt 1" descr="En bild som visar cirkel, skärmbild, Grafik, konst&#10;&#10;Automatiskt genererad beskrivning"/>
                    <pic:cNvPicPr/>
                  </pic:nvPicPr>
                  <pic:blipFill>
                    <a:blip r:embed="rId519"/>
                    <a:stretch>
                      <a:fillRect/>
                    </a:stretch>
                  </pic:blipFill>
                  <pic:spPr>
                    <a:xfrm>
                      <a:off x="0" y="0"/>
                      <a:ext cx="2498400" cy="1447200"/>
                    </a:xfrm>
                    <a:prstGeom prst="rect">
                      <a:avLst/>
                    </a:prstGeom>
                  </pic:spPr>
                </pic:pic>
              </a:graphicData>
            </a:graphic>
          </wp:inline>
        </w:drawing>
      </w:r>
    </w:p>
    <w:p w14:paraId="47B615CA" w14:textId="270B9D5C" w:rsidR="00722D44" w:rsidRPr="00722D44" w:rsidRDefault="00722D44" w:rsidP="00722D44">
      <w:r>
        <w:t>On the picture above the sorting order is set to closest.</w:t>
      </w:r>
    </w:p>
    <w:p w14:paraId="4B639E01" w14:textId="09EEB21F" w:rsidR="00154C41" w:rsidRDefault="00154C41" w:rsidP="00154C41">
      <w:pPr>
        <w:pStyle w:val="Rubrik4"/>
      </w:pPr>
      <w:r>
        <w:t>Contours</w:t>
      </w:r>
    </w:p>
    <w:p w14:paraId="18C560A7" w14:textId="66AC4BE3" w:rsidR="00154C41" w:rsidRDefault="00154C41" w:rsidP="00154C41">
      <w:pPr>
        <w:pStyle w:val="Bild"/>
      </w:pPr>
      <w:r w:rsidRPr="00154C41">
        <w:rPr>
          <w:noProof/>
        </w:rPr>
        <w:drawing>
          <wp:inline distT="0" distB="0" distL="0" distR="0" wp14:anchorId="7AE823D2" wp14:editId="00DC5563">
            <wp:extent cx="1602000" cy="763200"/>
            <wp:effectExtent l="0" t="0" r="0" b="0"/>
            <wp:docPr id="949113035" name="Bildobjekt 1" descr="En bild som visar text, Teckensnitt, linje, Electric blu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13035" name="Bildobjekt 1" descr="En bild som visar text, Teckensnitt, linje, Electric blue&#10;&#10;Automatiskt genererad beskrivning"/>
                    <pic:cNvPicPr/>
                  </pic:nvPicPr>
                  <pic:blipFill>
                    <a:blip r:embed="rId520"/>
                    <a:stretch>
                      <a:fillRect/>
                    </a:stretch>
                  </pic:blipFill>
                  <pic:spPr>
                    <a:xfrm>
                      <a:off x="0" y="0"/>
                      <a:ext cx="1602000" cy="763200"/>
                    </a:xfrm>
                    <a:prstGeom prst="rect">
                      <a:avLst/>
                    </a:prstGeom>
                  </pic:spPr>
                </pic:pic>
              </a:graphicData>
            </a:graphic>
          </wp:inline>
        </w:drawing>
      </w:r>
    </w:p>
    <w:p w14:paraId="02422F0C" w14:textId="32419778" w:rsidR="00722D44" w:rsidRPr="00D90E4F" w:rsidRDefault="00722D44" w:rsidP="00722D44">
      <w:r w:rsidRPr="00D90E4F">
        <w:t xml:space="preserve">This setting controls which contours the leads </w:t>
      </w:r>
      <w:r>
        <w:t xml:space="preserve">should be </w:t>
      </w:r>
      <w:r w:rsidRPr="00D90E4F">
        <w:t>attached to.</w:t>
      </w:r>
    </w:p>
    <w:p w14:paraId="4013A3D8" w14:textId="77777777" w:rsidR="00722D44" w:rsidRPr="00D90E4F" w:rsidRDefault="00722D44" w:rsidP="00722D44">
      <w:pPr>
        <w:pStyle w:val="Rubrik5"/>
      </w:pPr>
      <w:r w:rsidRPr="00D90E4F">
        <w:t>Add new and replace existing</w:t>
      </w:r>
    </w:p>
    <w:p w14:paraId="4C81700F" w14:textId="77777777" w:rsidR="00722D44" w:rsidRPr="00D90E4F" w:rsidRDefault="00722D44" w:rsidP="00722D44">
      <w:r w:rsidRPr="00D90E4F">
        <w:t>This method adds new and replaces all existing leads on the selected parts. Do not use this option if some leads are placed with other commands that shouldn't change.</w:t>
      </w:r>
    </w:p>
    <w:p w14:paraId="1CB4D115" w14:textId="77777777" w:rsidR="00722D44" w:rsidRPr="00D90E4F" w:rsidRDefault="00722D44" w:rsidP="00722D44">
      <w:pPr>
        <w:pStyle w:val="Rubrik5"/>
      </w:pPr>
      <w:r w:rsidRPr="00D90E4F">
        <w:t>Replace existing</w:t>
      </w:r>
    </w:p>
    <w:p w14:paraId="5FC5E01A" w14:textId="77777777" w:rsidR="00722D44" w:rsidRPr="00D90E4F" w:rsidRDefault="00722D44" w:rsidP="00722D44">
      <w:r w:rsidRPr="00D90E4F">
        <w:t>In parts with no leads, this choice will not produce anything since it replaces existing leads with the defined leads. This method uses the same lead positions as the already existing leads.</w:t>
      </w:r>
    </w:p>
    <w:p w14:paraId="45333E9B" w14:textId="77777777" w:rsidR="00722D44" w:rsidRPr="00D90E4F" w:rsidRDefault="00722D44" w:rsidP="00722D44">
      <w:pPr>
        <w:pStyle w:val="Rubrik5"/>
      </w:pPr>
      <w:r w:rsidRPr="00D90E4F">
        <w:t>Add new</w:t>
      </w:r>
    </w:p>
    <w:p w14:paraId="59F58F22" w14:textId="77777777" w:rsidR="00722D44" w:rsidRPr="00D90E4F" w:rsidRDefault="00722D44" w:rsidP="00722D44">
      <w:r w:rsidRPr="00D90E4F">
        <w:t>This method adds leads on contours that have no lead. Use this method when leads were placed by other commands.</w:t>
      </w:r>
    </w:p>
    <w:p w14:paraId="3C80E87D" w14:textId="77777777" w:rsidR="00722D44" w:rsidRPr="00D90E4F" w:rsidRDefault="00722D44" w:rsidP="00722D44">
      <w:pPr>
        <w:pStyle w:val="Rubrik5"/>
      </w:pPr>
      <w:r w:rsidRPr="00D90E4F">
        <w:t>Individual</w:t>
      </w:r>
    </w:p>
    <w:p w14:paraId="3863D4C8" w14:textId="4DBD264F" w:rsidR="00722D44" w:rsidRPr="00D90E4F" w:rsidRDefault="00722D44" w:rsidP="00722D44">
      <w:r w:rsidRPr="00D90E4F">
        <w:t>Use this method to select contours transparently inside parts.</w:t>
      </w:r>
      <w:r w:rsidR="006F62AD">
        <w:t xml:space="preserve"> See picture below.</w:t>
      </w:r>
    </w:p>
    <w:p w14:paraId="68E6E089" w14:textId="77777777" w:rsidR="00722D44" w:rsidRPr="00D90E4F" w:rsidRDefault="00722D44" w:rsidP="00722D44">
      <w:pPr>
        <w:keepNext/>
      </w:pPr>
      <w:r w:rsidRPr="00D90E4F">
        <w:rPr>
          <w:noProof/>
        </w:rPr>
        <w:lastRenderedPageBreak/>
        <w:drawing>
          <wp:inline distT="0" distB="0" distL="0" distR="0" wp14:anchorId="32E19F54" wp14:editId="14AA20B3">
            <wp:extent cx="3225800" cy="1682750"/>
            <wp:effectExtent l="19050" t="0" r="0" b="0"/>
            <wp:docPr id="56712547" name="Bild 19347" descr="Image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7" descr="Image407"/>
                    <pic:cNvPicPr>
                      <a:picLocks noChangeAspect="1" noChangeArrowheads="1"/>
                    </pic:cNvPicPr>
                  </pic:nvPicPr>
                  <pic:blipFill>
                    <a:blip r:embed="rId521" cstate="print"/>
                    <a:srcRect/>
                    <a:stretch>
                      <a:fillRect/>
                    </a:stretch>
                  </pic:blipFill>
                  <pic:spPr bwMode="auto">
                    <a:xfrm>
                      <a:off x="0" y="0"/>
                      <a:ext cx="3225800" cy="1682750"/>
                    </a:xfrm>
                    <a:prstGeom prst="rect">
                      <a:avLst/>
                    </a:prstGeom>
                    <a:noFill/>
                    <a:ln w="9525">
                      <a:noFill/>
                      <a:miter lim="800000"/>
                      <a:headEnd/>
                      <a:tailEnd/>
                    </a:ln>
                  </pic:spPr>
                </pic:pic>
              </a:graphicData>
            </a:graphic>
          </wp:inline>
        </w:drawing>
      </w:r>
    </w:p>
    <w:p w14:paraId="5C0B26F0" w14:textId="77777777" w:rsidR="00722D44" w:rsidRDefault="00722D44" w:rsidP="00722D44">
      <w:r w:rsidRPr="00D90E4F">
        <w:t>This method adds new and replaces existing leads.</w:t>
      </w:r>
    </w:p>
    <w:p w14:paraId="7FF777BE" w14:textId="479E454B" w:rsidR="00722D44" w:rsidRDefault="00722D44" w:rsidP="00722D44">
      <w:pPr>
        <w:pStyle w:val="Rubrik4"/>
      </w:pPr>
      <w:r>
        <w:t>Placement</w:t>
      </w:r>
    </w:p>
    <w:p w14:paraId="56BFF807" w14:textId="06786AFE" w:rsidR="00722D44" w:rsidRDefault="00CF5068" w:rsidP="00722D44">
      <w:pPr>
        <w:pStyle w:val="Bild"/>
      </w:pPr>
      <w:r w:rsidRPr="00CF5068">
        <w:rPr>
          <w:noProof/>
        </w:rPr>
        <w:drawing>
          <wp:inline distT="0" distB="0" distL="0" distR="0" wp14:anchorId="54AD53FC" wp14:editId="187BCFDA">
            <wp:extent cx="2048161" cy="1705213"/>
            <wp:effectExtent l="0" t="0" r="9525" b="9525"/>
            <wp:docPr id="237562185" name="Bildobjekt 1" descr="En bild som visar text, skärmbild, nummer,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62185" name="Bildobjekt 1" descr="En bild som visar text, skärmbild, nummer, Teckensnitt&#10;&#10;Automatiskt genererad beskrivning"/>
                    <pic:cNvPicPr/>
                  </pic:nvPicPr>
                  <pic:blipFill>
                    <a:blip r:embed="rId522"/>
                    <a:stretch>
                      <a:fillRect/>
                    </a:stretch>
                  </pic:blipFill>
                  <pic:spPr>
                    <a:xfrm>
                      <a:off x="0" y="0"/>
                      <a:ext cx="2048161" cy="1705213"/>
                    </a:xfrm>
                    <a:prstGeom prst="rect">
                      <a:avLst/>
                    </a:prstGeom>
                  </pic:spPr>
                </pic:pic>
              </a:graphicData>
            </a:graphic>
          </wp:inline>
        </w:drawing>
      </w:r>
    </w:p>
    <w:p w14:paraId="0F74A9B9" w14:textId="2F9FBCFA" w:rsidR="00722D44" w:rsidRDefault="00CF5068" w:rsidP="00722D44">
      <w:r>
        <w:t>It is possible to set rules where to place the leads both for external and internal geometries.</w:t>
      </w:r>
    </w:p>
    <w:p w14:paraId="37203E1E" w14:textId="36CBF418" w:rsidR="00CF5068" w:rsidRDefault="00CF5068" w:rsidP="00722D44">
      <w:r>
        <w:t xml:space="preserve">We recommend that in all normal cases use the option "Auto" since this gives the shortest </w:t>
      </w:r>
      <w:r w:rsidR="006F62AD">
        <w:t>trajectory.</w:t>
      </w:r>
    </w:p>
    <w:p w14:paraId="0ED7BCB0" w14:textId="25869717" w:rsidR="00CF5068" w:rsidRDefault="006F62AD" w:rsidP="006F62AD">
      <w:pPr>
        <w:pStyle w:val="Rubrik4"/>
      </w:pPr>
      <w:r>
        <w:t>Prefer corner</w:t>
      </w:r>
    </w:p>
    <w:p w14:paraId="0A5E6D88" w14:textId="7923657F" w:rsidR="006F62AD" w:rsidRDefault="006F62AD" w:rsidP="006F62AD">
      <w:pPr>
        <w:pStyle w:val="Bild"/>
      </w:pPr>
      <w:r w:rsidRPr="006F62AD">
        <w:rPr>
          <w:noProof/>
        </w:rPr>
        <w:drawing>
          <wp:inline distT="0" distB="0" distL="0" distR="0" wp14:anchorId="5DF9C46D" wp14:editId="03E28C23">
            <wp:extent cx="1684800" cy="457200"/>
            <wp:effectExtent l="0" t="0" r="0" b="0"/>
            <wp:docPr id="503337844" name="Bildobjekt 1" descr="En bild som visar text, skärmbild,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37844" name="Bildobjekt 1" descr="En bild som visar text, skärmbild, Teckensnitt&#10;&#10;Automatiskt genererad beskrivning"/>
                    <pic:cNvPicPr/>
                  </pic:nvPicPr>
                  <pic:blipFill>
                    <a:blip r:embed="rId523"/>
                    <a:stretch>
                      <a:fillRect/>
                    </a:stretch>
                  </pic:blipFill>
                  <pic:spPr>
                    <a:xfrm>
                      <a:off x="0" y="0"/>
                      <a:ext cx="1684800" cy="457200"/>
                    </a:xfrm>
                    <a:prstGeom prst="rect">
                      <a:avLst/>
                    </a:prstGeom>
                  </pic:spPr>
                </pic:pic>
              </a:graphicData>
            </a:graphic>
          </wp:inline>
        </w:drawing>
      </w:r>
    </w:p>
    <w:p w14:paraId="384396F3" w14:textId="09E5A952" w:rsidR="006F62AD" w:rsidRPr="006F62AD" w:rsidRDefault="006F62AD" w:rsidP="006F62AD">
      <w:r>
        <w:t>With this option, the leads will be placed in sharp corners. This option is stronger than the other placement rules.</w:t>
      </w:r>
    </w:p>
    <w:p w14:paraId="6C053535" w14:textId="53264631" w:rsidR="00CF5068" w:rsidRDefault="006F62AD" w:rsidP="006F62AD">
      <w:pPr>
        <w:pStyle w:val="Bild"/>
      </w:pPr>
      <w:r w:rsidRPr="006F62AD">
        <w:rPr>
          <w:noProof/>
        </w:rPr>
        <w:drawing>
          <wp:inline distT="0" distB="0" distL="0" distR="0" wp14:anchorId="7E5FAE8C" wp14:editId="6F202189">
            <wp:extent cx="2224800" cy="1425600"/>
            <wp:effectExtent l="0" t="0" r="4445" b="3175"/>
            <wp:docPr id="376243831" name="Bildobjekt 1" descr="En bild som visar skärmbild, Grafik, Rektangel,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43831" name="Bildobjekt 1" descr="En bild som visar skärmbild, Grafik, Rektangel, diagram&#10;&#10;Automatiskt genererad beskrivning"/>
                    <pic:cNvPicPr/>
                  </pic:nvPicPr>
                  <pic:blipFill>
                    <a:blip r:embed="rId524"/>
                    <a:stretch>
                      <a:fillRect/>
                    </a:stretch>
                  </pic:blipFill>
                  <pic:spPr>
                    <a:xfrm>
                      <a:off x="0" y="0"/>
                      <a:ext cx="2224800" cy="1425600"/>
                    </a:xfrm>
                    <a:prstGeom prst="rect">
                      <a:avLst/>
                    </a:prstGeom>
                  </pic:spPr>
                </pic:pic>
              </a:graphicData>
            </a:graphic>
          </wp:inline>
        </w:drawing>
      </w:r>
    </w:p>
    <w:p w14:paraId="6072CEB8" w14:textId="0721BC67" w:rsidR="00CF5068" w:rsidRDefault="006F62AD" w:rsidP="0082432D">
      <w:pPr>
        <w:pStyle w:val="Rubrik4"/>
      </w:pPr>
      <w:bookmarkStart w:id="694" w:name="_Connect_to_part"/>
      <w:bookmarkEnd w:id="694"/>
      <w:r>
        <w:t>Connect to part</w:t>
      </w:r>
    </w:p>
    <w:p w14:paraId="2D5895D8" w14:textId="2AE88439" w:rsidR="00CF5068" w:rsidRDefault="006F62AD" w:rsidP="006F62AD">
      <w:pPr>
        <w:pStyle w:val="Bild"/>
      </w:pPr>
      <w:r w:rsidRPr="006F62AD">
        <w:rPr>
          <w:noProof/>
        </w:rPr>
        <w:drawing>
          <wp:inline distT="0" distB="0" distL="0" distR="0" wp14:anchorId="352535DB" wp14:editId="78D24C76">
            <wp:extent cx="2224800" cy="648000"/>
            <wp:effectExtent l="0" t="0" r="4445" b="0"/>
            <wp:docPr id="1292801991"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01991" name="Bildobjekt 1" descr="En bild som visar text, skärmbild, Teckensnitt, linje&#10;&#10;Automatiskt genererad beskrivning"/>
                    <pic:cNvPicPr/>
                  </pic:nvPicPr>
                  <pic:blipFill>
                    <a:blip r:embed="rId525"/>
                    <a:stretch>
                      <a:fillRect/>
                    </a:stretch>
                  </pic:blipFill>
                  <pic:spPr>
                    <a:xfrm>
                      <a:off x="0" y="0"/>
                      <a:ext cx="2224800" cy="648000"/>
                    </a:xfrm>
                    <a:prstGeom prst="rect">
                      <a:avLst/>
                    </a:prstGeom>
                  </pic:spPr>
                </pic:pic>
              </a:graphicData>
            </a:graphic>
          </wp:inline>
        </w:drawing>
      </w:r>
    </w:p>
    <w:p w14:paraId="7C8AB9FF" w14:textId="2DFA3EDF" w:rsidR="00D7457A" w:rsidRDefault="00D7457A" w:rsidP="006F62AD">
      <w:bookmarkStart w:id="695" w:name="_Lead_definitions"/>
      <w:bookmarkEnd w:id="695"/>
      <w:r>
        <w:t xml:space="preserve">If the toolpath is not connected to the part we also call this </w:t>
      </w:r>
      <w:r w:rsidRPr="00D7457A">
        <w:rPr>
          <w:b/>
          <w:bCs/>
        </w:rPr>
        <w:t>disconnected.</w:t>
      </w:r>
    </w:p>
    <w:p w14:paraId="0F9943C3" w14:textId="7EF9EA5D" w:rsidR="00D7457A" w:rsidRPr="00D90E4F" w:rsidRDefault="006F62AD" w:rsidP="006F62AD">
      <w:r w:rsidRPr="00D90E4F">
        <w:t>This option is also available in other commands. When the toolpath is connected then it is bound to the part. When the part is moved, then the toolpath should be moved. A toolpath that handles more than one part cannot be connected, for example "Common cutline". In the example below the same toolpaths are used for 10 parts.</w:t>
      </w:r>
    </w:p>
    <w:p w14:paraId="75B4E569" w14:textId="77777777" w:rsidR="006F62AD" w:rsidRPr="00D90E4F" w:rsidRDefault="006F62AD" w:rsidP="006F62AD">
      <w:pPr>
        <w:keepNext/>
      </w:pPr>
      <w:r w:rsidRPr="00D90E4F">
        <w:rPr>
          <w:noProof/>
        </w:rPr>
        <w:lastRenderedPageBreak/>
        <w:drawing>
          <wp:inline distT="0" distB="0" distL="0" distR="0" wp14:anchorId="4444886B" wp14:editId="23745206">
            <wp:extent cx="3430800" cy="1598400"/>
            <wp:effectExtent l="0" t="0" r="0" b="1905"/>
            <wp:docPr id="1555449442" name="Bild 19356" descr="Image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56" descr="Image409"/>
                    <pic:cNvPicPr>
                      <a:picLocks noChangeAspect="1" noChangeArrowheads="1"/>
                    </pic:cNvPicPr>
                  </pic:nvPicPr>
                  <pic:blipFill>
                    <a:blip r:embed="rId526" cstate="print"/>
                    <a:srcRect/>
                    <a:stretch>
                      <a:fillRect/>
                    </a:stretch>
                  </pic:blipFill>
                  <pic:spPr bwMode="auto">
                    <a:xfrm>
                      <a:off x="0" y="0"/>
                      <a:ext cx="3430800" cy="1598400"/>
                    </a:xfrm>
                    <a:prstGeom prst="rect">
                      <a:avLst/>
                    </a:prstGeom>
                    <a:noFill/>
                    <a:ln w="9525">
                      <a:noFill/>
                      <a:miter lim="800000"/>
                      <a:headEnd/>
                      <a:tailEnd/>
                    </a:ln>
                  </pic:spPr>
                </pic:pic>
              </a:graphicData>
            </a:graphic>
          </wp:inline>
        </w:drawing>
      </w:r>
    </w:p>
    <w:p w14:paraId="08524620" w14:textId="77777777" w:rsidR="006F62AD" w:rsidRPr="00D90E4F" w:rsidRDefault="006F62AD" w:rsidP="006F62AD">
      <w:r w:rsidRPr="00D90E4F">
        <w:t>By deactivating this checkbox, a toolpath is created that is disconnected from the parts.</w:t>
      </w:r>
    </w:p>
    <w:p w14:paraId="5758E622" w14:textId="77777777" w:rsidR="006F62AD" w:rsidRPr="00D90E4F" w:rsidRDefault="006F62AD" w:rsidP="006F62AD">
      <w:pPr>
        <w:pStyle w:val="Frga"/>
      </w:pPr>
      <w:r w:rsidRPr="00D90E4F">
        <w:t>What can a disconnected toolpath be used for?</w:t>
      </w:r>
    </w:p>
    <w:p w14:paraId="08817C26" w14:textId="6BC1D3B9" w:rsidR="006F62AD" w:rsidRPr="00D90E4F" w:rsidRDefault="006F62AD" w:rsidP="006F62AD">
      <w:pPr>
        <w:pStyle w:val="Answer"/>
      </w:pPr>
      <w:r w:rsidRPr="00D90E4F">
        <w:t xml:space="preserve">You can then create several </w:t>
      </w:r>
      <w:r w:rsidR="0082432D" w:rsidRPr="00D90E4F">
        <w:t>toolpaths</w:t>
      </w:r>
      <w:r w:rsidRPr="00D90E4F">
        <w:t xml:space="preserve"> on the same part in order to assign different tools on the same parts.</w:t>
      </w:r>
    </w:p>
    <w:p w14:paraId="6A847074" w14:textId="77777777" w:rsidR="006F62AD" w:rsidRPr="00D90E4F" w:rsidRDefault="006F62AD" w:rsidP="006F62AD">
      <w:pPr>
        <w:keepNext/>
      </w:pPr>
      <w:r w:rsidRPr="00D90E4F">
        <w:rPr>
          <w:noProof/>
        </w:rPr>
        <w:drawing>
          <wp:inline distT="0" distB="0" distL="0" distR="0" wp14:anchorId="66EAAAFD" wp14:editId="5C7B5B40">
            <wp:extent cx="4399200" cy="878400"/>
            <wp:effectExtent l="0" t="0" r="1905" b="0"/>
            <wp:docPr id="910232520" name="Bild 19357" descr="Image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57" descr="Image410"/>
                    <pic:cNvPicPr>
                      <a:picLocks noChangeAspect="1" noChangeArrowheads="1"/>
                    </pic:cNvPicPr>
                  </pic:nvPicPr>
                  <pic:blipFill>
                    <a:blip r:embed="rId527" cstate="print"/>
                    <a:srcRect/>
                    <a:stretch>
                      <a:fillRect/>
                    </a:stretch>
                  </pic:blipFill>
                  <pic:spPr bwMode="auto">
                    <a:xfrm>
                      <a:off x="0" y="0"/>
                      <a:ext cx="4399200" cy="878400"/>
                    </a:xfrm>
                    <a:prstGeom prst="rect">
                      <a:avLst/>
                    </a:prstGeom>
                    <a:noFill/>
                    <a:ln w="9525">
                      <a:noFill/>
                      <a:miter lim="800000"/>
                      <a:headEnd/>
                      <a:tailEnd/>
                    </a:ln>
                  </pic:spPr>
                </pic:pic>
              </a:graphicData>
            </a:graphic>
          </wp:inline>
        </w:drawing>
      </w:r>
    </w:p>
    <w:p w14:paraId="6F25199B" w14:textId="77777777" w:rsidR="006F62AD" w:rsidRDefault="006F62AD" w:rsidP="006F62AD">
      <w:pPr>
        <w:pStyle w:val="Answer"/>
      </w:pPr>
      <w:r w:rsidRPr="00D90E4F">
        <w:t>Only the internal cut is in the example above. The contours on the left side (A) are connected to the part, and the contours on the right side (B) are not. It is now possible to assign two different tools to these two geometries.</w:t>
      </w:r>
    </w:p>
    <w:p w14:paraId="39912AA1" w14:textId="59A89759" w:rsidR="0082432D" w:rsidRDefault="0082432D" w:rsidP="0082432D">
      <w:pPr>
        <w:pStyle w:val="Rubrik4"/>
      </w:pPr>
      <w:r>
        <w:t>Collision detection</w:t>
      </w:r>
    </w:p>
    <w:p w14:paraId="768F2A6C" w14:textId="68CB3C6F" w:rsidR="0082432D" w:rsidRPr="0082432D" w:rsidRDefault="0082432D" w:rsidP="0082432D">
      <w:pPr>
        <w:pStyle w:val="Bild"/>
      </w:pPr>
      <w:r w:rsidRPr="0082432D">
        <w:rPr>
          <w:noProof/>
        </w:rPr>
        <w:drawing>
          <wp:inline distT="0" distB="0" distL="0" distR="0" wp14:anchorId="57DA50DB" wp14:editId="10710C57">
            <wp:extent cx="2520000" cy="723600"/>
            <wp:effectExtent l="0" t="0" r="0" b="635"/>
            <wp:docPr id="1931247804"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47804" name="Bildobjekt 1" descr="En bild som visar text, skärmbild, Teckensnitt, linje&#10;&#10;Automatiskt genererad beskrivning"/>
                    <pic:cNvPicPr/>
                  </pic:nvPicPr>
                  <pic:blipFill>
                    <a:blip r:embed="rId528"/>
                    <a:stretch>
                      <a:fillRect/>
                    </a:stretch>
                  </pic:blipFill>
                  <pic:spPr>
                    <a:xfrm>
                      <a:off x="0" y="0"/>
                      <a:ext cx="2520000" cy="723600"/>
                    </a:xfrm>
                    <a:prstGeom prst="rect">
                      <a:avLst/>
                    </a:prstGeom>
                  </pic:spPr>
                </pic:pic>
              </a:graphicData>
            </a:graphic>
          </wp:inline>
        </w:drawing>
      </w:r>
    </w:p>
    <w:p w14:paraId="712C7860" w14:textId="1A2E3A82" w:rsidR="0082432D" w:rsidRDefault="0082432D" w:rsidP="0082432D">
      <w:r>
        <w:t>This is the normal stage. In this case it's impossible to place a lead at a position that can damage other parts. If this checkbox is deactivated, then you can place the lead at any position even if its damage other parts.</w:t>
      </w:r>
    </w:p>
    <w:p w14:paraId="5FE5C550" w14:textId="5A76FB3F" w:rsidR="0082432D" w:rsidRDefault="0082432D" w:rsidP="0082432D">
      <w:pPr>
        <w:pStyle w:val="Rubrik4"/>
      </w:pPr>
      <w:r>
        <w:t>All holes first</w:t>
      </w:r>
    </w:p>
    <w:p w14:paraId="47F6EF5F" w14:textId="446CE2A0" w:rsidR="0082432D" w:rsidRPr="0082432D" w:rsidRDefault="0082432D" w:rsidP="0082432D">
      <w:pPr>
        <w:pStyle w:val="Bild"/>
      </w:pPr>
      <w:r w:rsidRPr="0082432D">
        <w:rPr>
          <w:noProof/>
        </w:rPr>
        <w:drawing>
          <wp:inline distT="0" distB="0" distL="0" distR="0" wp14:anchorId="203EDDC8" wp14:editId="65F7B0EA">
            <wp:extent cx="1915200" cy="1029600"/>
            <wp:effectExtent l="0" t="0" r="8890" b="0"/>
            <wp:docPr id="1188840067"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40067" name="Bildobjekt 1" descr="En bild som visar text, skärmbild, Teckensnitt, nummer&#10;&#10;Automatiskt genererad beskrivning"/>
                    <pic:cNvPicPr/>
                  </pic:nvPicPr>
                  <pic:blipFill>
                    <a:blip r:embed="rId529"/>
                    <a:stretch>
                      <a:fillRect/>
                    </a:stretch>
                  </pic:blipFill>
                  <pic:spPr>
                    <a:xfrm>
                      <a:off x="0" y="0"/>
                      <a:ext cx="1915200" cy="1029600"/>
                    </a:xfrm>
                    <a:prstGeom prst="rect">
                      <a:avLst/>
                    </a:prstGeom>
                  </pic:spPr>
                </pic:pic>
              </a:graphicData>
            </a:graphic>
          </wp:inline>
        </w:drawing>
      </w:r>
    </w:p>
    <w:p w14:paraId="6B244161" w14:textId="7828B965" w:rsidR="0082432D" w:rsidRDefault="004A0F3D" w:rsidP="004A0F3D">
      <w:r>
        <w:t>To be able to use this functionality the checkbox "Connect to part" must be deactivated.</w:t>
      </w:r>
    </w:p>
    <w:p w14:paraId="795B51FF" w14:textId="4C2E4726" w:rsidR="004A0F3D" w:rsidRDefault="004A0F3D" w:rsidP="004A0F3D">
      <w:pPr>
        <w:pStyle w:val="Bild"/>
      </w:pPr>
      <w:r w:rsidRPr="004A0F3D">
        <w:rPr>
          <w:noProof/>
        </w:rPr>
        <w:drawing>
          <wp:inline distT="0" distB="0" distL="0" distR="0" wp14:anchorId="266C5A9E" wp14:editId="7527C3A5">
            <wp:extent cx="3790800" cy="1990800"/>
            <wp:effectExtent l="0" t="0" r="635" b="0"/>
            <wp:docPr id="1204655999" name="Bildobjekt 1" descr="En bild som visar cirkel, Barnkonst,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55999" name="Bildobjekt 1" descr="En bild som visar cirkel, Barnkonst, skärmbild&#10;&#10;Automatiskt genererad beskrivning"/>
                    <pic:cNvPicPr/>
                  </pic:nvPicPr>
                  <pic:blipFill>
                    <a:blip r:embed="rId530"/>
                    <a:stretch>
                      <a:fillRect/>
                    </a:stretch>
                  </pic:blipFill>
                  <pic:spPr>
                    <a:xfrm>
                      <a:off x="0" y="0"/>
                      <a:ext cx="3790800" cy="1990800"/>
                    </a:xfrm>
                    <a:prstGeom prst="rect">
                      <a:avLst/>
                    </a:prstGeom>
                  </pic:spPr>
                </pic:pic>
              </a:graphicData>
            </a:graphic>
          </wp:inline>
        </w:drawing>
      </w:r>
    </w:p>
    <w:p w14:paraId="6DF5EF6A" w14:textId="0A0794AE" w:rsidR="004A0F3D" w:rsidRDefault="004A0F3D" w:rsidP="004A0F3D">
      <w:r>
        <w:t>This will generate a disconnected toolpath and all holes are cut before the two external geometries.</w:t>
      </w:r>
    </w:p>
    <w:p w14:paraId="236855B7" w14:textId="500CAAFF" w:rsidR="009E1259" w:rsidRDefault="009E1259" w:rsidP="009E1259">
      <w:pPr>
        <w:pStyle w:val="Rubrik3"/>
      </w:pPr>
      <w:bookmarkStart w:id="696" w:name="_Single_mode"/>
      <w:bookmarkEnd w:id="696"/>
      <w:r>
        <w:lastRenderedPageBreak/>
        <w:t>Single mode</w:t>
      </w:r>
    </w:p>
    <w:p w14:paraId="7110FBFE" w14:textId="68F23EA8" w:rsidR="009E1259" w:rsidRDefault="009E1259" w:rsidP="009E1259">
      <w:pPr>
        <w:pStyle w:val="Bild"/>
      </w:pPr>
      <w:r w:rsidRPr="009E1259">
        <w:rPr>
          <w:noProof/>
        </w:rPr>
        <w:drawing>
          <wp:inline distT="0" distB="0" distL="0" distR="0" wp14:anchorId="305AB2A3" wp14:editId="30E6084B">
            <wp:extent cx="3618000" cy="694800"/>
            <wp:effectExtent l="0" t="0" r="1905" b="0"/>
            <wp:docPr id="320368453"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68453" name="Bildobjekt 1" descr="En bild som visar text, skärmbild, Teckensnitt, nummer&#10;&#10;Automatiskt genererad beskrivning"/>
                    <pic:cNvPicPr/>
                  </pic:nvPicPr>
                  <pic:blipFill>
                    <a:blip r:embed="rId531"/>
                    <a:stretch>
                      <a:fillRect/>
                    </a:stretch>
                  </pic:blipFill>
                  <pic:spPr>
                    <a:xfrm>
                      <a:off x="0" y="0"/>
                      <a:ext cx="3618000" cy="694800"/>
                    </a:xfrm>
                    <a:prstGeom prst="rect">
                      <a:avLst/>
                    </a:prstGeom>
                  </pic:spPr>
                </pic:pic>
              </a:graphicData>
            </a:graphic>
          </wp:inline>
        </w:drawing>
      </w:r>
    </w:p>
    <w:p w14:paraId="0886D981" w14:textId="0D414F5A" w:rsidR="009E1259" w:rsidRDefault="009E1259" w:rsidP="009E1259">
      <w:r w:rsidRPr="00D90E4F">
        <w:t>Use the "Single"</w:t>
      </w:r>
      <w:r>
        <w:t xml:space="preserve"> button </w:t>
      </w:r>
      <w:r w:rsidRPr="00D90E4F">
        <w:t>to manually attach leads to geometries.</w:t>
      </w:r>
    </w:p>
    <w:p w14:paraId="5D3147F1" w14:textId="6D83A4AC" w:rsidR="009E1259" w:rsidRPr="00D90E4F" w:rsidRDefault="009E1259" w:rsidP="009E1259">
      <w:pPr>
        <w:pStyle w:val="DoNow"/>
      </w:pPr>
      <w:r>
        <w:t>Open the file "Single.dig" located in the "</w:t>
      </w:r>
      <w:hyperlink w:anchor="_Samples" w:history="1">
        <w:r w:rsidRPr="009E1259">
          <w:rPr>
            <w:rStyle w:val="Hyperlnk"/>
          </w:rPr>
          <w:t>Sample directory"</w:t>
        </w:r>
      </w:hyperlink>
    </w:p>
    <w:p w14:paraId="696C3BCD" w14:textId="4DFAA3BD" w:rsidR="009E1259" w:rsidRPr="00D90E4F" w:rsidRDefault="009E1259" w:rsidP="009E1259">
      <w:pPr>
        <w:pStyle w:val="Bild"/>
      </w:pPr>
      <w:r w:rsidRPr="00D90E4F">
        <w:rPr>
          <w:noProof/>
        </w:rPr>
        <w:drawing>
          <wp:inline distT="0" distB="0" distL="0" distR="0" wp14:anchorId="6A933BF9" wp14:editId="21235E81">
            <wp:extent cx="3182400" cy="1645200"/>
            <wp:effectExtent l="0" t="0" r="0" b="0"/>
            <wp:docPr id="1486569758" name="Bild 19358" descr="Image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58" descr="Image395"/>
                    <pic:cNvPicPr>
                      <a:picLocks noChangeAspect="1" noChangeArrowheads="1"/>
                    </pic:cNvPicPr>
                  </pic:nvPicPr>
                  <pic:blipFill>
                    <a:blip r:embed="rId532" cstate="print"/>
                    <a:srcRect/>
                    <a:stretch>
                      <a:fillRect/>
                    </a:stretch>
                  </pic:blipFill>
                  <pic:spPr bwMode="auto">
                    <a:xfrm>
                      <a:off x="0" y="0"/>
                      <a:ext cx="3182400" cy="1645200"/>
                    </a:xfrm>
                    <a:prstGeom prst="rect">
                      <a:avLst/>
                    </a:prstGeom>
                    <a:noFill/>
                    <a:ln w="9525">
                      <a:noFill/>
                      <a:miter lim="800000"/>
                      <a:headEnd/>
                      <a:tailEnd/>
                    </a:ln>
                  </pic:spPr>
                </pic:pic>
              </a:graphicData>
            </a:graphic>
          </wp:inline>
        </w:drawing>
      </w:r>
    </w:p>
    <w:p w14:paraId="337CDABE" w14:textId="77777777" w:rsidR="009E1259" w:rsidRPr="00D90E4F" w:rsidRDefault="009E1259" w:rsidP="009E1259">
      <w:pPr>
        <w:pStyle w:val="DoNow"/>
      </w:pPr>
      <w:r w:rsidRPr="00D90E4F">
        <w:t>Attach the leads on desired positions by clicking the "Single" button. Start with internal geometries and take the external geometry as the last. The geometries on the part will be cut in the order inputted.</w:t>
      </w:r>
    </w:p>
    <w:p w14:paraId="57E07EF1" w14:textId="77777777" w:rsidR="009E1259" w:rsidRPr="00D90E4F" w:rsidRDefault="009E1259" w:rsidP="009E1259">
      <w:pPr>
        <w:pStyle w:val="Bild"/>
      </w:pPr>
      <w:r w:rsidRPr="00D90E4F">
        <w:rPr>
          <w:noProof/>
        </w:rPr>
        <w:drawing>
          <wp:inline distT="0" distB="0" distL="0" distR="0" wp14:anchorId="0A1ED069" wp14:editId="5492F9A6">
            <wp:extent cx="3196800" cy="1623600"/>
            <wp:effectExtent l="0" t="0" r="3810" b="0"/>
            <wp:docPr id="1331287933" name="Bild 19360" descr="Image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60" descr="Image396"/>
                    <pic:cNvPicPr>
                      <a:picLocks noChangeAspect="1" noChangeArrowheads="1"/>
                    </pic:cNvPicPr>
                  </pic:nvPicPr>
                  <pic:blipFill>
                    <a:blip r:embed="rId533" cstate="print"/>
                    <a:srcRect/>
                    <a:stretch>
                      <a:fillRect/>
                    </a:stretch>
                  </pic:blipFill>
                  <pic:spPr bwMode="auto">
                    <a:xfrm>
                      <a:off x="0" y="0"/>
                      <a:ext cx="3196800" cy="1623600"/>
                    </a:xfrm>
                    <a:prstGeom prst="rect">
                      <a:avLst/>
                    </a:prstGeom>
                    <a:noFill/>
                    <a:ln w="9525">
                      <a:noFill/>
                      <a:miter lim="800000"/>
                      <a:headEnd/>
                      <a:tailEnd/>
                    </a:ln>
                  </pic:spPr>
                </pic:pic>
              </a:graphicData>
            </a:graphic>
          </wp:inline>
        </w:drawing>
      </w:r>
    </w:p>
    <w:p w14:paraId="015C5A09" w14:textId="77777777" w:rsidR="009E1259" w:rsidRPr="00D90E4F" w:rsidRDefault="009E1259" w:rsidP="009E1259">
      <w:pPr>
        <w:pStyle w:val="Rubrik4"/>
      </w:pPr>
      <w:r w:rsidRPr="00D90E4F">
        <w:t>Change position of leads</w:t>
      </w:r>
    </w:p>
    <w:p w14:paraId="4EF6BBE6" w14:textId="77777777" w:rsidR="009E1259" w:rsidRDefault="009E1259" w:rsidP="009E1259">
      <w:r w:rsidRPr="00D90E4F">
        <w:t>Change the position of the lead by re-clicking on the same contour.</w:t>
      </w:r>
    </w:p>
    <w:p w14:paraId="2B69CBC9" w14:textId="77777777" w:rsidR="00C14197" w:rsidRPr="00D90E4F" w:rsidRDefault="00C14197" w:rsidP="00C14197">
      <w:pPr>
        <w:pStyle w:val="Frga"/>
      </w:pPr>
      <w:r w:rsidRPr="00D90E4F">
        <w:t>Can I change the cutting order?</w:t>
      </w:r>
    </w:p>
    <w:p w14:paraId="3AC796A8" w14:textId="032E0662" w:rsidR="00C14197" w:rsidRDefault="00C14197" w:rsidP="00C14197">
      <w:pPr>
        <w:pStyle w:val="Answer"/>
      </w:pPr>
      <w:r>
        <w:t>In the "Edit toolpath" command you can change the order.</w:t>
      </w:r>
    </w:p>
    <w:p w14:paraId="371FA77B" w14:textId="19576A7E" w:rsidR="00C14197" w:rsidRDefault="00C14197" w:rsidP="00C14197">
      <w:pPr>
        <w:pStyle w:val="Answer"/>
      </w:pPr>
      <w:r>
        <w:t>You can also delete all leads and place them again.</w:t>
      </w:r>
    </w:p>
    <w:p w14:paraId="14BBACD9" w14:textId="492BF9EC" w:rsidR="00C14197" w:rsidRPr="00D90E4F" w:rsidRDefault="00C14197" w:rsidP="00C14197">
      <w:pPr>
        <w:pStyle w:val="Answer"/>
      </w:pPr>
      <w:r w:rsidRPr="00D90E4F">
        <w:t>Not in the "Single" mode. This is done in "Multi" mode and using "Edit" toolpath.</w:t>
      </w:r>
    </w:p>
    <w:p w14:paraId="03557570" w14:textId="77777777" w:rsidR="007856D3" w:rsidRDefault="007856D3" w:rsidP="007856D3">
      <w:pPr>
        <w:pStyle w:val="Rubrik3"/>
      </w:pPr>
      <w:bookmarkStart w:id="697" w:name="_Lead_definitions_1"/>
      <w:bookmarkEnd w:id="697"/>
      <w:r>
        <w:t>Lead definitions</w:t>
      </w:r>
    </w:p>
    <w:p w14:paraId="0086FA52" w14:textId="77777777" w:rsidR="007856D3" w:rsidRDefault="007856D3" w:rsidP="007856D3">
      <w:pPr>
        <w:pStyle w:val="Bild"/>
      </w:pPr>
      <w:r w:rsidRPr="00BE3481">
        <w:rPr>
          <w:noProof/>
        </w:rPr>
        <w:drawing>
          <wp:inline distT="0" distB="0" distL="0" distR="0" wp14:anchorId="5E6FCE33" wp14:editId="024669CD">
            <wp:extent cx="1713600" cy="723600"/>
            <wp:effectExtent l="0" t="0" r="1270" b="635"/>
            <wp:docPr id="622531512" name="Bildobjekt 1" descr="En bild som visar text, Teckensnitt, nummer,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31512" name="Bildobjekt 1" descr="En bild som visar text, Teckensnitt, nummer, linje&#10;&#10;Automatiskt genererad beskrivning"/>
                    <pic:cNvPicPr/>
                  </pic:nvPicPr>
                  <pic:blipFill>
                    <a:blip r:embed="rId534"/>
                    <a:stretch>
                      <a:fillRect/>
                    </a:stretch>
                  </pic:blipFill>
                  <pic:spPr>
                    <a:xfrm>
                      <a:off x="0" y="0"/>
                      <a:ext cx="1713600" cy="723600"/>
                    </a:xfrm>
                    <a:prstGeom prst="rect">
                      <a:avLst/>
                    </a:prstGeom>
                  </pic:spPr>
                </pic:pic>
              </a:graphicData>
            </a:graphic>
          </wp:inline>
        </w:drawing>
      </w:r>
    </w:p>
    <w:p w14:paraId="459656F4" w14:textId="537D69B4" w:rsidR="00023CC2" w:rsidRDefault="007856D3" w:rsidP="007856D3">
      <w:r>
        <w:t>If you click on the Edit button, then following dialog will be shown.</w:t>
      </w:r>
    </w:p>
    <w:p w14:paraId="3E9B9D02" w14:textId="77777777" w:rsidR="007856D3" w:rsidRDefault="007856D3" w:rsidP="007856D3">
      <w:pPr>
        <w:pStyle w:val="Bild"/>
      </w:pPr>
      <w:r>
        <w:rPr>
          <w:noProof/>
        </w:rPr>
        <w:lastRenderedPageBreak/>
        <w:drawing>
          <wp:inline distT="0" distB="0" distL="0" distR="0" wp14:anchorId="625586D5" wp14:editId="30080A53">
            <wp:extent cx="2977200" cy="3211200"/>
            <wp:effectExtent l="0" t="0" r="0" b="8255"/>
            <wp:docPr id="1680602336" name="Bildobjekt 1" descr="En bild som visar text, skärmbild, programvara, Datoriko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02336" name="Bildobjekt 1" descr="En bild som visar text, skärmbild, programvara, Datorikon&#10;&#10;Automatiskt genererad beskrivning"/>
                    <pic:cNvPicPr/>
                  </pic:nvPicPr>
                  <pic:blipFill>
                    <a:blip r:embed="rId535"/>
                    <a:stretch>
                      <a:fillRect/>
                    </a:stretch>
                  </pic:blipFill>
                  <pic:spPr>
                    <a:xfrm>
                      <a:off x="0" y="0"/>
                      <a:ext cx="2977200" cy="3211200"/>
                    </a:xfrm>
                    <a:prstGeom prst="rect">
                      <a:avLst/>
                    </a:prstGeom>
                  </pic:spPr>
                </pic:pic>
              </a:graphicData>
            </a:graphic>
          </wp:inline>
        </w:drawing>
      </w:r>
    </w:p>
    <w:p w14:paraId="4E56C683" w14:textId="653AF737" w:rsidR="00722D44" w:rsidRDefault="00722D44" w:rsidP="00722D44">
      <w:r>
        <w:t xml:space="preserve">You can add new or delete definitions you don't want </w:t>
      </w:r>
      <w:r w:rsidR="00CF5068">
        <w:t>by clicking on the plus or minus buttons.</w:t>
      </w:r>
    </w:p>
    <w:p w14:paraId="6AEA1125" w14:textId="139A07E0" w:rsidR="00CF5068" w:rsidRPr="00722D44" w:rsidRDefault="009E1259" w:rsidP="009E1259">
      <w:pPr>
        <w:pStyle w:val="Bild"/>
      </w:pPr>
      <w:r w:rsidRPr="009E1259">
        <w:rPr>
          <w:noProof/>
        </w:rPr>
        <w:drawing>
          <wp:inline distT="0" distB="0" distL="0" distR="0" wp14:anchorId="172CCFDB" wp14:editId="0F73D417">
            <wp:extent cx="1436400" cy="435600"/>
            <wp:effectExtent l="0" t="0" r="0" b="3175"/>
            <wp:docPr id="1022019303" name="Bildobjekt 1" descr="En bild som visar skärmbild, Rektangel,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19303" name="Bildobjekt 1" descr="En bild som visar skärmbild, Rektangel, design&#10;&#10;Automatiskt genererad beskrivning"/>
                    <pic:cNvPicPr/>
                  </pic:nvPicPr>
                  <pic:blipFill>
                    <a:blip r:embed="rId536"/>
                    <a:stretch>
                      <a:fillRect/>
                    </a:stretch>
                  </pic:blipFill>
                  <pic:spPr>
                    <a:xfrm>
                      <a:off x="0" y="0"/>
                      <a:ext cx="1436400" cy="435600"/>
                    </a:xfrm>
                    <a:prstGeom prst="rect">
                      <a:avLst/>
                    </a:prstGeom>
                  </pic:spPr>
                </pic:pic>
              </a:graphicData>
            </a:graphic>
          </wp:inline>
        </w:drawing>
      </w:r>
    </w:p>
    <w:p w14:paraId="72E3212D" w14:textId="77777777" w:rsidR="007856D3" w:rsidRDefault="007856D3" w:rsidP="007856D3">
      <w:pPr>
        <w:pStyle w:val="Rubrik3"/>
      </w:pPr>
      <w:bookmarkStart w:id="698" w:name="_Lead_preview"/>
      <w:bookmarkStart w:id="699" w:name="_Ref332809329"/>
      <w:bookmarkEnd w:id="698"/>
      <w:r>
        <w:t>Lead preview</w:t>
      </w:r>
    </w:p>
    <w:p w14:paraId="0E7CB82E" w14:textId="77777777" w:rsidR="007856D3" w:rsidRDefault="007856D3" w:rsidP="007856D3">
      <w:pPr>
        <w:pStyle w:val="Bild"/>
      </w:pPr>
      <w:r w:rsidRPr="00303034">
        <w:rPr>
          <w:noProof/>
        </w:rPr>
        <w:drawing>
          <wp:inline distT="0" distB="0" distL="0" distR="0" wp14:anchorId="7432026D" wp14:editId="3D941545">
            <wp:extent cx="2613600" cy="2469600"/>
            <wp:effectExtent l="0" t="0" r="0" b="6985"/>
            <wp:docPr id="229860519" name="Bildobjekt 1" descr="En bild som visar text, skärmbild, diagram, Grafik&#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60519" name="Bildobjekt 1" descr="En bild som visar text, skärmbild, diagram, Grafik&#10;&#10;Automatiskt genererad beskrivning"/>
                    <pic:cNvPicPr/>
                  </pic:nvPicPr>
                  <pic:blipFill>
                    <a:blip r:embed="rId537"/>
                    <a:stretch>
                      <a:fillRect/>
                    </a:stretch>
                  </pic:blipFill>
                  <pic:spPr>
                    <a:xfrm>
                      <a:off x="0" y="0"/>
                      <a:ext cx="2613600" cy="2469600"/>
                    </a:xfrm>
                    <a:prstGeom prst="rect">
                      <a:avLst/>
                    </a:prstGeom>
                  </pic:spPr>
                </pic:pic>
              </a:graphicData>
            </a:graphic>
          </wp:inline>
        </w:drawing>
      </w:r>
    </w:p>
    <w:p w14:paraId="61B287DD" w14:textId="5134867D" w:rsidR="007856D3" w:rsidRPr="00157CFA" w:rsidRDefault="007856D3" w:rsidP="007856D3">
      <w:r>
        <w:t xml:space="preserve">It can be difficult to exactly understand the </w:t>
      </w:r>
      <w:r w:rsidR="00CF5068">
        <w:t>effect</w:t>
      </w:r>
      <w:r>
        <w:t xml:space="preserve"> of the different lead </w:t>
      </w:r>
      <w:r w:rsidR="00CF5068">
        <w:t>settings</w:t>
      </w:r>
      <w:r>
        <w:t>. On this preview you can zoom and pan. You can see the result when the settings are applied on different kind of geometries or when you change cutting direction CCW or CW. The red objects are the leadin, the blue is the leadout.</w:t>
      </w:r>
    </w:p>
    <w:p w14:paraId="19130A3F" w14:textId="77777777" w:rsidR="007856D3" w:rsidRPr="00D90E4F" w:rsidRDefault="007856D3" w:rsidP="007856D3">
      <w:pPr>
        <w:pStyle w:val="Rubrik4"/>
      </w:pPr>
      <w:bookmarkStart w:id="700" w:name="_Piercing"/>
      <w:bookmarkEnd w:id="700"/>
      <w:r w:rsidRPr="00D90E4F">
        <w:t>Piercing</w:t>
      </w:r>
      <w:bookmarkEnd w:id="699"/>
    </w:p>
    <w:p w14:paraId="0A7CC804" w14:textId="77777777" w:rsidR="007856D3" w:rsidRPr="00D90E4F" w:rsidRDefault="007856D3" w:rsidP="007856D3">
      <w:pPr>
        <w:pStyle w:val="Bild"/>
      </w:pPr>
      <w:r w:rsidRPr="002B3AB4">
        <w:rPr>
          <w:noProof/>
        </w:rPr>
        <w:drawing>
          <wp:inline distT="0" distB="0" distL="0" distR="0" wp14:anchorId="7500D3B3" wp14:editId="3BC67FDA">
            <wp:extent cx="1260000" cy="1152000"/>
            <wp:effectExtent l="0" t="0" r="0" b="0"/>
            <wp:docPr id="1314309215"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09215" name="Bildobjekt 1" descr="En bild som visar text, skärmbild, Teckensnitt, linje&#10;&#10;Automatiskt genererad beskrivning"/>
                    <pic:cNvPicPr/>
                  </pic:nvPicPr>
                  <pic:blipFill>
                    <a:blip r:embed="rId538"/>
                    <a:stretch>
                      <a:fillRect/>
                    </a:stretch>
                  </pic:blipFill>
                  <pic:spPr>
                    <a:xfrm>
                      <a:off x="0" y="0"/>
                      <a:ext cx="1260000" cy="1152000"/>
                    </a:xfrm>
                    <a:prstGeom prst="rect">
                      <a:avLst/>
                    </a:prstGeom>
                  </pic:spPr>
                </pic:pic>
              </a:graphicData>
            </a:graphic>
          </wp:inline>
        </w:drawing>
      </w:r>
    </w:p>
    <w:p w14:paraId="7011EC9C" w14:textId="77777777" w:rsidR="007856D3" w:rsidRPr="00D90E4F" w:rsidRDefault="007856D3" w:rsidP="007856D3">
      <w:r w:rsidRPr="00D90E4F">
        <w:t xml:space="preserve">The piercing controls how the jet </w:t>
      </w:r>
      <w:r>
        <w:t xml:space="preserve">make the start </w:t>
      </w:r>
      <w:r w:rsidRPr="00D90E4F">
        <w:t xml:space="preserve">through the material. The following methods are </w:t>
      </w:r>
      <w:r>
        <w:t>supported</w:t>
      </w:r>
      <w:r w:rsidRPr="00D90E4F">
        <w:t>:</w:t>
      </w:r>
    </w:p>
    <w:p w14:paraId="7AAF0E7C" w14:textId="77777777" w:rsidR="007856D3" w:rsidRPr="00D90E4F" w:rsidRDefault="007856D3" w:rsidP="007856D3">
      <w:pPr>
        <w:pStyle w:val="Rubrik5"/>
      </w:pPr>
      <w:bookmarkStart w:id="701" w:name="_Ref332803336"/>
      <w:r w:rsidRPr="00D90E4F">
        <w:lastRenderedPageBreak/>
        <w:t>Blind lead</w:t>
      </w:r>
      <w:bookmarkEnd w:id="701"/>
    </w:p>
    <w:p w14:paraId="28CBA7F4" w14:textId="77777777" w:rsidR="007856D3" w:rsidRPr="00D90E4F" w:rsidRDefault="007856D3" w:rsidP="007856D3">
      <w:pPr>
        <w:pStyle w:val="Bild"/>
      </w:pPr>
      <w:r w:rsidRPr="00D90E4F">
        <w:rPr>
          <w:noProof/>
        </w:rPr>
        <w:drawing>
          <wp:inline distT="0" distB="0" distL="0" distR="0" wp14:anchorId="4923918E" wp14:editId="7493D9BC">
            <wp:extent cx="1726565" cy="965835"/>
            <wp:effectExtent l="19050" t="0" r="6985" b="0"/>
            <wp:docPr id="19345" name="Bild 19345" descr="Image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5" descr="Image417"/>
                    <pic:cNvPicPr>
                      <a:picLocks noChangeAspect="1" noChangeArrowheads="1"/>
                    </pic:cNvPicPr>
                  </pic:nvPicPr>
                  <pic:blipFill>
                    <a:blip r:embed="rId539" cstate="print"/>
                    <a:srcRect/>
                    <a:stretch>
                      <a:fillRect/>
                    </a:stretch>
                  </pic:blipFill>
                  <pic:spPr bwMode="auto">
                    <a:xfrm>
                      <a:off x="0" y="0"/>
                      <a:ext cx="1726565" cy="965835"/>
                    </a:xfrm>
                    <a:prstGeom prst="rect">
                      <a:avLst/>
                    </a:prstGeom>
                    <a:noFill/>
                    <a:ln w="9525">
                      <a:noFill/>
                      <a:miter lim="800000"/>
                      <a:headEnd/>
                      <a:tailEnd/>
                    </a:ln>
                  </pic:spPr>
                </pic:pic>
              </a:graphicData>
            </a:graphic>
          </wp:inline>
        </w:drawing>
      </w:r>
    </w:p>
    <w:p w14:paraId="27F70DB0" w14:textId="77777777" w:rsidR="007856D3" w:rsidRDefault="007856D3" w:rsidP="007856D3">
      <w:pPr>
        <w:pStyle w:val="Liststycke"/>
        <w:numPr>
          <w:ilvl w:val="0"/>
          <w:numId w:val="44"/>
        </w:numPr>
      </w:pPr>
      <w:r w:rsidRPr="00D90E4F">
        <w:t>Rapid to point (A)</w:t>
      </w:r>
    </w:p>
    <w:p w14:paraId="4BD4EECE" w14:textId="77777777" w:rsidR="007856D3" w:rsidRDefault="007856D3" w:rsidP="007856D3">
      <w:pPr>
        <w:pStyle w:val="Liststycke"/>
        <w:numPr>
          <w:ilvl w:val="0"/>
          <w:numId w:val="44"/>
        </w:numPr>
      </w:pPr>
      <w:r>
        <w:t xml:space="preserve">The </w:t>
      </w:r>
      <w:r w:rsidRPr="00D90E4F">
        <w:t xml:space="preserve">kerf (G41/G42) </w:t>
      </w:r>
      <w:r>
        <w:t xml:space="preserve">is activated, and the jet then makes a </w:t>
      </w:r>
      <w:r w:rsidRPr="00D90E4F">
        <w:t>linear movement to point (B)</w:t>
      </w:r>
      <w:r>
        <w:t>.</w:t>
      </w:r>
      <w:r>
        <w:br/>
        <w:t>Note! the jet is still off.</w:t>
      </w:r>
    </w:p>
    <w:p w14:paraId="42DA34D2" w14:textId="77777777" w:rsidR="007856D3" w:rsidRDefault="007856D3" w:rsidP="007856D3">
      <w:pPr>
        <w:pStyle w:val="Liststycke"/>
        <w:numPr>
          <w:ilvl w:val="0"/>
          <w:numId w:val="44"/>
        </w:numPr>
      </w:pPr>
      <w:r w:rsidRPr="00D90E4F">
        <w:t xml:space="preserve">At this point </w:t>
      </w:r>
      <w:r>
        <w:t xml:space="preserve">(B) </w:t>
      </w:r>
      <w:r w:rsidRPr="00D90E4F">
        <w:t>the jet is opened and without any delays</w:t>
      </w:r>
      <w:r>
        <w:t xml:space="preserve"> the geometry starts to cut.</w:t>
      </w:r>
      <w:r w:rsidRPr="00D90E4F">
        <w:t xml:space="preserve"> </w:t>
      </w:r>
    </w:p>
    <w:p w14:paraId="482929EA" w14:textId="77777777" w:rsidR="007856D3" w:rsidRDefault="007856D3" w:rsidP="007856D3">
      <w:pPr>
        <w:pStyle w:val="Liststycke"/>
        <w:numPr>
          <w:ilvl w:val="0"/>
          <w:numId w:val="44"/>
        </w:numPr>
      </w:pPr>
      <w:r w:rsidRPr="00D90E4F">
        <w:t xml:space="preserve">After some distance (C) the jet </w:t>
      </w:r>
      <w:r>
        <w:t xml:space="preserve">has </w:t>
      </w:r>
      <w:r w:rsidRPr="00D90E4F">
        <w:t>cuts through the material.</w:t>
      </w:r>
    </w:p>
    <w:p w14:paraId="6E39D6BD" w14:textId="77777777" w:rsidR="007856D3" w:rsidRDefault="007856D3" w:rsidP="007856D3"/>
    <w:p w14:paraId="3BEFFD9B" w14:textId="3EE0886A" w:rsidR="007856D3" w:rsidRDefault="007856D3" w:rsidP="007856D3">
      <w:r w:rsidRPr="00FB64C4">
        <w:rPr>
          <w:b/>
          <w:bCs/>
        </w:rPr>
        <w:t>Important!</w:t>
      </w:r>
      <w:r>
        <w:t xml:space="preserve"> </w:t>
      </w:r>
      <w:r>
        <w:br/>
        <w:t>It must be an overcut when using blind leads. The overcut distance must be at least the distance between (B) and (C). When using "</w:t>
      </w:r>
      <w:hyperlink w:anchor="_Automatic_lead" w:history="1">
        <w:r w:rsidRPr="00FB64C4">
          <w:rPr>
            <w:rStyle w:val="Hyperlnk"/>
          </w:rPr>
          <w:t>Automatic leads</w:t>
        </w:r>
      </w:hyperlink>
      <w:r>
        <w:t>" the overcut distance is calculated automatically.</w:t>
      </w:r>
    </w:p>
    <w:p w14:paraId="00E10159" w14:textId="77777777" w:rsidR="007856D3" w:rsidRPr="00D90E4F" w:rsidRDefault="007856D3" w:rsidP="007856D3"/>
    <w:p w14:paraId="52FD653C" w14:textId="77777777" w:rsidR="007856D3" w:rsidRPr="00D90E4F" w:rsidRDefault="007856D3" w:rsidP="007856D3">
      <w:r w:rsidRPr="00D90E4F">
        <w:t>In AWJ cutting this piercing method can be used on all material</w:t>
      </w:r>
      <w:r>
        <w:t xml:space="preserve"> that can be pierced with high pressure</w:t>
      </w:r>
      <w:r w:rsidRPr="00D90E4F">
        <w:t xml:space="preserve">. The benefit </w:t>
      </w:r>
      <w:r>
        <w:t xml:space="preserve">with this method </w:t>
      </w:r>
      <w:r w:rsidRPr="00D90E4F">
        <w:t>is that it does not require any leadin that can damage parts and material.</w:t>
      </w:r>
      <w:r>
        <w:t xml:space="preserve"> It also gives an excellent result. </w:t>
      </w:r>
      <w:r w:rsidRPr="008C732A">
        <w:rPr>
          <w:b/>
          <w:bCs/>
        </w:rPr>
        <w:t>Note!</w:t>
      </w:r>
      <w:r>
        <w:t xml:space="preserve"> Not all CNC-controllers can support this method.</w:t>
      </w:r>
    </w:p>
    <w:p w14:paraId="5E218796" w14:textId="77777777" w:rsidR="007856D3" w:rsidRPr="00D90E4F" w:rsidRDefault="007856D3" w:rsidP="007856D3">
      <w:pPr>
        <w:pStyle w:val="Rubrik5"/>
      </w:pPr>
      <w:bookmarkStart w:id="702" w:name="_Linear_piercing"/>
      <w:bookmarkEnd w:id="702"/>
      <w:r w:rsidRPr="00D90E4F">
        <w:t>Linear piercing</w:t>
      </w:r>
    </w:p>
    <w:p w14:paraId="475B7429" w14:textId="77777777" w:rsidR="007856D3" w:rsidRDefault="007856D3" w:rsidP="007856D3">
      <w:pPr>
        <w:pStyle w:val="Bild"/>
      </w:pPr>
      <w:r w:rsidRPr="00D90E4F">
        <w:rPr>
          <w:noProof/>
        </w:rPr>
        <w:drawing>
          <wp:inline distT="0" distB="0" distL="0" distR="0" wp14:anchorId="671509BD" wp14:editId="2D238F06">
            <wp:extent cx="1309370" cy="951230"/>
            <wp:effectExtent l="19050" t="0" r="5080" b="0"/>
            <wp:docPr id="19344" name="Bild 19344" descr="Image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4" descr="Image419"/>
                    <pic:cNvPicPr>
                      <a:picLocks noChangeAspect="1" noChangeArrowheads="1"/>
                    </pic:cNvPicPr>
                  </pic:nvPicPr>
                  <pic:blipFill>
                    <a:blip r:embed="rId540" cstate="print"/>
                    <a:srcRect/>
                    <a:stretch>
                      <a:fillRect/>
                    </a:stretch>
                  </pic:blipFill>
                  <pic:spPr bwMode="auto">
                    <a:xfrm>
                      <a:off x="0" y="0"/>
                      <a:ext cx="1309370" cy="951230"/>
                    </a:xfrm>
                    <a:prstGeom prst="rect">
                      <a:avLst/>
                    </a:prstGeom>
                    <a:noFill/>
                    <a:ln w="9525">
                      <a:noFill/>
                      <a:miter lim="800000"/>
                      <a:headEnd/>
                      <a:tailEnd/>
                    </a:ln>
                  </pic:spPr>
                </pic:pic>
              </a:graphicData>
            </a:graphic>
          </wp:inline>
        </w:drawing>
      </w:r>
    </w:p>
    <w:p w14:paraId="1A842D9A" w14:textId="77777777" w:rsidR="007856D3" w:rsidRPr="00D90E4F" w:rsidRDefault="007856D3" w:rsidP="007856D3">
      <w:pPr>
        <w:keepNext/>
      </w:pPr>
      <w:r>
        <w:t>This is the movements:</w:t>
      </w:r>
    </w:p>
    <w:p w14:paraId="5BD62537" w14:textId="77777777" w:rsidR="007856D3" w:rsidRDefault="007856D3" w:rsidP="007856D3">
      <w:pPr>
        <w:pStyle w:val="Liststycke"/>
        <w:numPr>
          <w:ilvl w:val="0"/>
          <w:numId w:val="43"/>
        </w:numPr>
      </w:pPr>
      <w:r>
        <w:t>Rapid to point (A)</w:t>
      </w:r>
    </w:p>
    <w:p w14:paraId="415E98A1" w14:textId="77777777" w:rsidR="007856D3" w:rsidRDefault="007856D3" w:rsidP="007856D3">
      <w:pPr>
        <w:pStyle w:val="Liststycke"/>
        <w:numPr>
          <w:ilvl w:val="0"/>
          <w:numId w:val="43"/>
        </w:numPr>
      </w:pPr>
      <w:r>
        <w:t>J</w:t>
      </w:r>
      <w:r w:rsidRPr="00D90E4F">
        <w:t xml:space="preserve">et is opened and then </w:t>
      </w:r>
      <w:r>
        <w:t>kerf compensation (G41/G42) is activated</w:t>
      </w:r>
    </w:p>
    <w:p w14:paraId="651236AC" w14:textId="77777777" w:rsidR="007856D3" w:rsidRDefault="007856D3" w:rsidP="007856D3">
      <w:pPr>
        <w:pStyle w:val="Liststycke"/>
        <w:numPr>
          <w:ilvl w:val="0"/>
          <w:numId w:val="43"/>
        </w:numPr>
      </w:pPr>
      <w:r>
        <w:t xml:space="preserve">The jet </w:t>
      </w:r>
      <w:r w:rsidRPr="00D90E4F">
        <w:t xml:space="preserve">continues to point </w:t>
      </w:r>
      <w:r>
        <w:t>(</w:t>
      </w:r>
      <w:r w:rsidRPr="00D90E4F">
        <w:t>B</w:t>
      </w:r>
      <w:r>
        <w:t>)</w:t>
      </w:r>
      <w:r w:rsidRPr="00D90E4F">
        <w:t>.</w:t>
      </w:r>
      <w:r>
        <w:t xml:space="preserve"> </w:t>
      </w:r>
    </w:p>
    <w:p w14:paraId="06C84AB1" w14:textId="77777777" w:rsidR="007856D3" w:rsidRDefault="007856D3" w:rsidP="007856D3">
      <w:pPr>
        <w:pStyle w:val="Liststycke"/>
        <w:numPr>
          <w:ilvl w:val="0"/>
          <w:numId w:val="43"/>
        </w:numPr>
      </w:pPr>
      <w:r>
        <w:t>The speed used for the leadin is the X-fine speed.</w:t>
      </w:r>
      <w:r>
        <w:br/>
      </w:r>
      <w:r w:rsidRPr="00D90E4F">
        <w:t xml:space="preserve">If the distance between point (A) and (B) is so short that the jet cannot cut through the material, then the jet goes back and forth between (A) and (B) as many times as needed. </w:t>
      </w:r>
    </w:p>
    <w:p w14:paraId="4CE6127C" w14:textId="77777777" w:rsidR="007856D3" w:rsidRDefault="007856D3" w:rsidP="007856D3"/>
    <w:p w14:paraId="31600301" w14:textId="77777777" w:rsidR="007856D3" w:rsidRDefault="007856D3" w:rsidP="007856D3">
      <w:r>
        <w:t>Except for Blind lead t</w:t>
      </w:r>
      <w:r w:rsidRPr="00D90E4F">
        <w:t xml:space="preserve">he linear piercing is the fastest way to cut through the material. </w:t>
      </w:r>
    </w:p>
    <w:p w14:paraId="4B5FFCAD" w14:textId="514DD136" w:rsidR="007856D3" w:rsidRDefault="007856D3" w:rsidP="007856D3">
      <w:r w:rsidRPr="00D90E4F">
        <w:t xml:space="preserve">The length of the linear piercing can be set individually on each material and thickness. Read more about the linear piercing on the material settings on page </w:t>
      </w:r>
      <w:r w:rsidRPr="00D90E4F">
        <w:fldChar w:fldCharType="begin"/>
      </w:r>
      <w:r w:rsidRPr="00D90E4F">
        <w:instrText xml:space="preserve"> PAGEREF _Ref332719291 \h </w:instrText>
      </w:r>
      <w:r w:rsidRPr="00D90E4F">
        <w:fldChar w:fldCharType="separate"/>
      </w:r>
      <w:r w:rsidR="00EB6DA4">
        <w:rPr>
          <w:noProof/>
        </w:rPr>
        <w:t>238</w:t>
      </w:r>
      <w:r w:rsidRPr="00D90E4F">
        <w:fldChar w:fldCharType="end"/>
      </w:r>
      <w:r w:rsidRPr="00D90E4F">
        <w:t>.</w:t>
      </w:r>
    </w:p>
    <w:p w14:paraId="3C6D6558" w14:textId="77777777" w:rsidR="007856D3" w:rsidRDefault="007856D3" w:rsidP="007856D3"/>
    <w:p w14:paraId="4BD5BB68" w14:textId="77777777" w:rsidR="007856D3" w:rsidRPr="00FB64C4" w:rsidRDefault="007856D3" w:rsidP="007856D3">
      <w:pPr>
        <w:rPr>
          <w:b/>
          <w:bCs/>
        </w:rPr>
      </w:pPr>
      <w:r w:rsidRPr="00FB64C4">
        <w:rPr>
          <w:b/>
          <w:bCs/>
        </w:rPr>
        <w:t>Advice</w:t>
      </w:r>
    </w:p>
    <w:p w14:paraId="618367D6" w14:textId="77777777" w:rsidR="007856D3" w:rsidRDefault="007856D3" w:rsidP="007856D3">
      <w:r>
        <w:t>The length of the linear piercing should be 12-15% of the material thickness plus half of the tool diameter.</w:t>
      </w:r>
    </w:p>
    <w:p w14:paraId="09335B88" w14:textId="49611816" w:rsidR="007856D3" w:rsidRPr="00D90E4F" w:rsidRDefault="007856D3" w:rsidP="007856D3">
      <w:r>
        <w:t>When using "</w:t>
      </w:r>
      <w:hyperlink w:anchor="_Automatic_lead" w:history="1">
        <w:r w:rsidRPr="00FB64C4">
          <w:rPr>
            <w:rStyle w:val="Hyperlnk"/>
          </w:rPr>
          <w:t>Automatic leads</w:t>
        </w:r>
      </w:hyperlink>
      <w:r>
        <w:t>" the linear piercing length is calculated automatically.</w:t>
      </w:r>
    </w:p>
    <w:p w14:paraId="124B1B45" w14:textId="77777777" w:rsidR="007856D3" w:rsidRPr="00D90E4F" w:rsidRDefault="007856D3" w:rsidP="007856D3">
      <w:pPr>
        <w:pStyle w:val="Rubrik5"/>
      </w:pPr>
      <w:r w:rsidRPr="00D90E4F">
        <w:t>Stationary piercing</w:t>
      </w:r>
    </w:p>
    <w:p w14:paraId="6661D5A5" w14:textId="77777777" w:rsidR="007856D3" w:rsidRPr="00D90E4F" w:rsidRDefault="007856D3" w:rsidP="007856D3">
      <w:pPr>
        <w:pStyle w:val="Bild"/>
      </w:pPr>
      <w:r>
        <w:rPr>
          <w:noProof/>
        </w:rPr>
        <w:drawing>
          <wp:inline distT="0" distB="0" distL="0" distR="0" wp14:anchorId="48329A38" wp14:editId="5853234B">
            <wp:extent cx="1334496" cy="964050"/>
            <wp:effectExtent l="0" t="0" r="0" b="7620"/>
            <wp:docPr id="380305362" name="Bildobjekt 1" descr="En bild som visar cirkel, skiss, diagram,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05362" name="Bildobjekt 1" descr="En bild som visar cirkel, skiss, diagram, skärmbild&#10;&#10;Automatiskt genererad beskrivning"/>
                    <pic:cNvPicPr/>
                  </pic:nvPicPr>
                  <pic:blipFill>
                    <a:blip r:embed="rId541"/>
                    <a:stretch>
                      <a:fillRect/>
                    </a:stretch>
                  </pic:blipFill>
                  <pic:spPr>
                    <a:xfrm>
                      <a:off x="0" y="0"/>
                      <a:ext cx="1348019" cy="973819"/>
                    </a:xfrm>
                    <a:prstGeom prst="rect">
                      <a:avLst/>
                    </a:prstGeom>
                  </pic:spPr>
                </pic:pic>
              </a:graphicData>
            </a:graphic>
          </wp:inline>
        </w:drawing>
      </w:r>
    </w:p>
    <w:p w14:paraId="524E01E4" w14:textId="77777777" w:rsidR="007856D3" w:rsidRDefault="007856D3" w:rsidP="007856D3">
      <w:r>
        <w:t>This is the movements:</w:t>
      </w:r>
    </w:p>
    <w:p w14:paraId="15AB77B3" w14:textId="77777777" w:rsidR="007856D3" w:rsidRDefault="007856D3" w:rsidP="007856D3">
      <w:pPr>
        <w:pStyle w:val="Liststycke"/>
        <w:numPr>
          <w:ilvl w:val="0"/>
          <w:numId w:val="45"/>
        </w:numPr>
      </w:pPr>
      <w:r>
        <w:t>Rapid to point (A)</w:t>
      </w:r>
    </w:p>
    <w:p w14:paraId="6E1BC8C5" w14:textId="77777777" w:rsidR="007856D3" w:rsidRDefault="007856D3" w:rsidP="007856D3">
      <w:pPr>
        <w:pStyle w:val="Liststycke"/>
        <w:numPr>
          <w:ilvl w:val="0"/>
          <w:numId w:val="45"/>
        </w:numPr>
      </w:pPr>
      <w:r w:rsidRPr="00D90E4F">
        <w:t>At this point the jet is open and remains there</w:t>
      </w:r>
      <w:r>
        <w:t xml:space="preserve"> until the jet has cut through the material</w:t>
      </w:r>
      <w:r w:rsidRPr="00D90E4F">
        <w:t xml:space="preserve">. </w:t>
      </w:r>
    </w:p>
    <w:p w14:paraId="3AF216FE" w14:textId="77777777" w:rsidR="007856D3" w:rsidRDefault="007856D3" w:rsidP="007856D3">
      <w:pPr>
        <w:pStyle w:val="Liststycke"/>
        <w:numPr>
          <w:ilvl w:val="0"/>
          <w:numId w:val="45"/>
        </w:numPr>
      </w:pPr>
      <w:r>
        <w:t>The</w:t>
      </w:r>
      <w:r w:rsidRPr="00D90E4F">
        <w:t xml:space="preserve"> </w:t>
      </w:r>
      <w:r>
        <w:t>kerf compensation (G41/G42) is activated</w:t>
      </w:r>
    </w:p>
    <w:p w14:paraId="7468D7A0" w14:textId="77777777" w:rsidR="007856D3" w:rsidRDefault="007856D3" w:rsidP="007856D3">
      <w:pPr>
        <w:pStyle w:val="Liststycke"/>
        <w:numPr>
          <w:ilvl w:val="0"/>
          <w:numId w:val="45"/>
        </w:numPr>
      </w:pPr>
      <w:r>
        <w:t xml:space="preserve">The jet </w:t>
      </w:r>
      <w:r w:rsidRPr="00D90E4F">
        <w:t xml:space="preserve">continues to point </w:t>
      </w:r>
      <w:r>
        <w:t>(</w:t>
      </w:r>
      <w:r w:rsidRPr="00D90E4F">
        <w:t>B</w:t>
      </w:r>
      <w:r>
        <w:t>) and then continue to cut the geometry.</w:t>
      </w:r>
    </w:p>
    <w:p w14:paraId="75250EA8" w14:textId="77777777" w:rsidR="007856D3" w:rsidRPr="0097344B" w:rsidRDefault="007856D3" w:rsidP="007856D3">
      <w:pPr>
        <w:rPr>
          <w:b/>
          <w:bCs/>
        </w:rPr>
      </w:pPr>
      <w:r w:rsidRPr="0097344B">
        <w:rPr>
          <w:b/>
          <w:bCs/>
        </w:rPr>
        <w:t>Advice</w:t>
      </w:r>
    </w:p>
    <w:p w14:paraId="29B034D9" w14:textId="07B01ABF" w:rsidR="007856D3" w:rsidRPr="00D90E4F" w:rsidRDefault="007856D3" w:rsidP="007856D3">
      <w:r>
        <w:lastRenderedPageBreak/>
        <w:t xml:space="preserve">This piercing method takes the longest time and we do not </w:t>
      </w:r>
      <w:r w:rsidRPr="00D90E4F">
        <w:t xml:space="preserve">recommend using it. It is supported for compatibility reasons. The stationary piercing time can be set on each material (see page </w:t>
      </w:r>
      <w:r w:rsidRPr="00D90E4F">
        <w:fldChar w:fldCharType="begin"/>
      </w:r>
      <w:r w:rsidRPr="00D90E4F">
        <w:instrText xml:space="preserve"> PAGEREF _Ref332719904 \h </w:instrText>
      </w:r>
      <w:r w:rsidRPr="00D90E4F">
        <w:fldChar w:fldCharType="separate"/>
      </w:r>
      <w:r w:rsidR="00EB6DA4">
        <w:rPr>
          <w:noProof/>
        </w:rPr>
        <w:t>237</w:t>
      </w:r>
      <w:r w:rsidRPr="00D90E4F">
        <w:fldChar w:fldCharType="end"/>
      </w:r>
      <w:r w:rsidRPr="00D90E4F">
        <w:t xml:space="preserve"> for more information).</w:t>
      </w:r>
    </w:p>
    <w:p w14:paraId="67E83F5F" w14:textId="77777777" w:rsidR="007856D3" w:rsidRPr="00D90E4F" w:rsidRDefault="007856D3" w:rsidP="007856D3">
      <w:pPr>
        <w:pStyle w:val="Rubrik5"/>
      </w:pPr>
      <w:r w:rsidRPr="00D90E4F">
        <w:t>Circular piercing</w:t>
      </w:r>
    </w:p>
    <w:p w14:paraId="53D417D8" w14:textId="77777777" w:rsidR="007856D3" w:rsidRPr="00D90E4F" w:rsidRDefault="007856D3" w:rsidP="007856D3">
      <w:pPr>
        <w:pStyle w:val="Bild"/>
      </w:pPr>
      <w:r>
        <w:rPr>
          <w:noProof/>
        </w:rPr>
        <w:drawing>
          <wp:inline distT="0" distB="0" distL="0" distR="0" wp14:anchorId="087DE2FE" wp14:editId="6079EF95">
            <wp:extent cx="1415332" cy="982249"/>
            <wp:effectExtent l="0" t="0" r="0" b="8890"/>
            <wp:docPr id="333856719" name="Bildobjekt 1" descr="En bild som visar cirkel, skiss, diagram, vi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56719" name="Bildobjekt 1" descr="En bild som visar cirkel, skiss, diagram, vit&#10;&#10;Automatiskt genererad beskrivning"/>
                    <pic:cNvPicPr/>
                  </pic:nvPicPr>
                  <pic:blipFill>
                    <a:blip r:embed="rId542"/>
                    <a:stretch>
                      <a:fillRect/>
                    </a:stretch>
                  </pic:blipFill>
                  <pic:spPr>
                    <a:xfrm>
                      <a:off x="0" y="0"/>
                      <a:ext cx="1426897" cy="990275"/>
                    </a:xfrm>
                    <a:prstGeom prst="rect">
                      <a:avLst/>
                    </a:prstGeom>
                  </pic:spPr>
                </pic:pic>
              </a:graphicData>
            </a:graphic>
          </wp:inline>
        </w:drawing>
      </w:r>
    </w:p>
    <w:p w14:paraId="0AA3AEBC" w14:textId="77777777" w:rsidR="007856D3" w:rsidRDefault="007856D3" w:rsidP="007856D3">
      <w:r>
        <w:t>This is the movements:</w:t>
      </w:r>
    </w:p>
    <w:p w14:paraId="4473200A" w14:textId="77777777" w:rsidR="007856D3" w:rsidRDefault="007856D3" w:rsidP="007856D3">
      <w:pPr>
        <w:pStyle w:val="Liststycke"/>
        <w:numPr>
          <w:ilvl w:val="0"/>
          <w:numId w:val="46"/>
        </w:numPr>
      </w:pPr>
      <w:r>
        <w:t>Rapid to point (A)</w:t>
      </w:r>
    </w:p>
    <w:p w14:paraId="0FA0ECE3" w14:textId="77777777" w:rsidR="007856D3" w:rsidRDefault="007856D3" w:rsidP="007856D3">
      <w:pPr>
        <w:pStyle w:val="Liststycke"/>
        <w:numPr>
          <w:ilvl w:val="0"/>
          <w:numId w:val="46"/>
        </w:numPr>
      </w:pPr>
      <w:r w:rsidRPr="00D90E4F">
        <w:t xml:space="preserve">At this point the jet is opened and then it goes to point (B). </w:t>
      </w:r>
    </w:p>
    <w:p w14:paraId="2BAC7E5B" w14:textId="77777777" w:rsidR="007856D3" w:rsidRDefault="007856D3" w:rsidP="007856D3">
      <w:pPr>
        <w:pStyle w:val="Liststycke"/>
        <w:numPr>
          <w:ilvl w:val="0"/>
          <w:numId w:val="46"/>
        </w:numPr>
      </w:pPr>
      <w:r w:rsidRPr="00D90E4F">
        <w:t xml:space="preserve">The jet now makes circular movements around point (A) until the jet has cut through the material. </w:t>
      </w:r>
    </w:p>
    <w:p w14:paraId="13784440" w14:textId="77777777" w:rsidR="007856D3" w:rsidRDefault="007856D3" w:rsidP="007856D3">
      <w:pPr>
        <w:pStyle w:val="Liststycke"/>
        <w:numPr>
          <w:ilvl w:val="0"/>
          <w:numId w:val="45"/>
        </w:numPr>
      </w:pPr>
      <w:r>
        <w:t>The</w:t>
      </w:r>
      <w:r w:rsidRPr="00D90E4F">
        <w:t xml:space="preserve"> </w:t>
      </w:r>
      <w:r>
        <w:t>kerf compensation (G41/G42) is activated</w:t>
      </w:r>
    </w:p>
    <w:p w14:paraId="07DF00E7" w14:textId="77777777" w:rsidR="007856D3" w:rsidRDefault="007856D3" w:rsidP="007856D3">
      <w:pPr>
        <w:pStyle w:val="Liststycke"/>
        <w:numPr>
          <w:ilvl w:val="0"/>
          <w:numId w:val="45"/>
        </w:numPr>
      </w:pPr>
      <w:r>
        <w:t xml:space="preserve">The jet </w:t>
      </w:r>
      <w:r w:rsidRPr="00D90E4F">
        <w:t xml:space="preserve">continues to point </w:t>
      </w:r>
      <w:r>
        <w:t>(C) and then continue to cut the geometry.</w:t>
      </w:r>
    </w:p>
    <w:p w14:paraId="1132537F" w14:textId="77777777" w:rsidR="007856D3" w:rsidRPr="001F208D" w:rsidRDefault="007856D3" w:rsidP="007856D3">
      <w:pPr>
        <w:rPr>
          <w:b/>
          <w:bCs/>
        </w:rPr>
      </w:pPr>
      <w:r w:rsidRPr="001F208D">
        <w:rPr>
          <w:b/>
          <w:bCs/>
        </w:rPr>
        <w:t>Advice</w:t>
      </w:r>
    </w:p>
    <w:p w14:paraId="52B9DDBE" w14:textId="77777777" w:rsidR="007856D3" w:rsidRDefault="007856D3" w:rsidP="007856D3">
      <w:r w:rsidRPr="00D90E4F">
        <w:t xml:space="preserve">This is an excellent method to use on thick material. </w:t>
      </w:r>
    </w:p>
    <w:p w14:paraId="3F7C9B1D" w14:textId="77777777" w:rsidR="007856D3" w:rsidRDefault="007856D3" w:rsidP="007856D3">
      <w:r>
        <w:t>It is also the best method to use for Low pressure piercing sine</w:t>
      </w:r>
      <w:r w:rsidRPr="001F208D">
        <w:t xml:space="preserve"> it reduces the risk of the material cracking</w:t>
      </w:r>
      <w:r>
        <w:t>.</w:t>
      </w:r>
    </w:p>
    <w:p w14:paraId="2A578040" w14:textId="0ED5D852" w:rsidR="007856D3" w:rsidRPr="00D90E4F" w:rsidRDefault="007856D3" w:rsidP="007856D3">
      <w:r w:rsidRPr="00D90E4F">
        <w:t xml:space="preserve">All parameters like the radius, speed of the movement and time can be set individually for each material. See page </w:t>
      </w:r>
      <w:r w:rsidRPr="00D90E4F">
        <w:fldChar w:fldCharType="begin"/>
      </w:r>
      <w:r w:rsidRPr="00D90E4F">
        <w:instrText xml:space="preserve"> PAGEREF _Ref332723123 \h </w:instrText>
      </w:r>
      <w:r w:rsidRPr="00D90E4F">
        <w:fldChar w:fldCharType="separate"/>
      </w:r>
      <w:r w:rsidR="00EB6DA4">
        <w:rPr>
          <w:noProof/>
        </w:rPr>
        <w:t>237</w:t>
      </w:r>
      <w:r w:rsidRPr="00D90E4F">
        <w:fldChar w:fldCharType="end"/>
      </w:r>
      <w:r w:rsidRPr="00D90E4F">
        <w:t xml:space="preserve"> for more information.</w:t>
      </w:r>
    </w:p>
    <w:p w14:paraId="79DFF37C" w14:textId="77777777" w:rsidR="007856D3" w:rsidRPr="00D90E4F" w:rsidRDefault="007856D3" w:rsidP="007856D3">
      <w:pPr>
        <w:pStyle w:val="Rubrik5"/>
      </w:pPr>
      <w:r w:rsidRPr="00D90E4F">
        <w:t>Drilling</w:t>
      </w:r>
    </w:p>
    <w:p w14:paraId="1F8CCCE4" w14:textId="77777777" w:rsidR="007856D3" w:rsidRPr="00D90E4F" w:rsidRDefault="007856D3" w:rsidP="007856D3">
      <w:pPr>
        <w:pStyle w:val="Bild"/>
      </w:pPr>
      <w:r w:rsidRPr="00D90E4F">
        <w:rPr>
          <w:noProof/>
        </w:rPr>
        <w:drawing>
          <wp:inline distT="0" distB="0" distL="0" distR="0" wp14:anchorId="40E901A4" wp14:editId="45F0DA9A">
            <wp:extent cx="1287780" cy="929005"/>
            <wp:effectExtent l="19050" t="0" r="7620" b="0"/>
            <wp:docPr id="19333" name="Bild 19333" descr="Image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33" descr="Image422"/>
                    <pic:cNvPicPr>
                      <a:picLocks noChangeAspect="1" noChangeArrowheads="1"/>
                    </pic:cNvPicPr>
                  </pic:nvPicPr>
                  <pic:blipFill>
                    <a:blip r:embed="rId543" cstate="print"/>
                    <a:srcRect/>
                    <a:stretch>
                      <a:fillRect/>
                    </a:stretch>
                  </pic:blipFill>
                  <pic:spPr bwMode="auto">
                    <a:xfrm>
                      <a:off x="0" y="0"/>
                      <a:ext cx="1287780" cy="929005"/>
                    </a:xfrm>
                    <a:prstGeom prst="rect">
                      <a:avLst/>
                    </a:prstGeom>
                    <a:noFill/>
                    <a:ln w="9525">
                      <a:noFill/>
                      <a:miter lim="800000"/>
                      <a:headEnd/>
                      <a:tailEnd/>
                    </a:ln>
                  </pic:spPr>
                </pic:pic>
              </a:graphicData>
            </a:graphic>
          </wp:inline>
        </w:drawing>
      </w:r>
    </w:p>
    <w:p w14:paraId="779D0F95" w14:textId="77777777" w:rsidR="007856D3" w:rsidRDefault="007856D3" w:rsidP="007856D3">
      <w:r>
        <w:t>This method is only possible if the machine is equipped with a drilling unit.</w:t>
      </w:r>
    </w:p>
    <w:p w14:paraId="5F6BAF47" w14:textId="77777777" w:rsidR="007856D3" w:rsidRDefault="007856D3" w:rsidP="007856D3">
      <w:r>
        <w:t>All drilling will be performed sheetwise or partwise before the cutting.</w:t>
      </w:r>
    </w:p>
    <w:p w14:paraId="41302337" w14:textId="15F4072F" w:rsidR="007856D3" w:rsidRPr="00D90E4F" w:rsidRDefault="007856D3" w:rsidP="007856D3">
      <w:r w:rsidRPr="00D90E4F">
        <w:t xml:space="preserve">If the machine has no drilling unit, then IGEMS uses circular piercing. Set drilling parameters on the "material setup" (see page </w:t>
      </w:r>
      <w:r w:rsidRPr="00D90E4F">
        <w:fldChar w:fldCharType="begin"/>
      </w:r>
      <w:r w:rsidRPr="00D90E4F">
        <w:instrText xml:space="preserve"> PAGEREF _Ref332723687 \h </w:instrText>
      </w:r>
      <w:r w:rsidRPr="00D90E4F">
        <w:fldChar w:fldCharType="separate"/>
      </w:r>
      <w:r w:rsidR="00EB6DA4">
        <w:rPr>
          <w:noProof/>
        </w:rPr>
        <w:t>230</w:t>
      </w:r>
      <w:r w:rsidRPr="00D90E4F">
        <w:fldChar w:fldCharType="end"/>
      </w:r>
      <w:r w:rsidRPr="00D90E4F">
        <w:t xml:space="preserve">) and control the drilling sequences in the "Strategy" command (see page </w:t>
      </w:r>
      <w:r w:rsidRPr="00D90E4F">
        <w:fldChar w:fldCharType="begin"/>
      </w:r>
      <w:r w:rsidRPr="00D90E4F">
        <w:instrText xml:space="preserve"> PAGEREF _Ref332723761 \h </w:instrText>
      </w:r>
      <w:r w:rsidRPr="00D90E4F">
        <w:fldChar w:fldCharType="separate"/>
      </w:r>
      <w:r w:rsidR="00EB6DA4">
        <w:rPr>
          <w:noProof/>
        </w:rPr>
        <w:t>300</w:t>
      </w:r>
      <w:r w:rsidRPr="00D90E4F">
        <w:fldChar w:fldCharType="end"/>
      </w:r>
      <w:r w:rsidRPr="00D90E4F">
        <w:t>).</w:t>
      </w:r>
    </w:p>
    <w:p w14:paraId="6EC3C873" w14:textId="77777777" w:rsidR="007856D3" w:rsidRPr="00D90E4F" w:rsidRDefault="007856D3" w:rsidP="007856D3">
      <w:pPr>
        <w:pStyle w:val="Rubrik5"/>
      </w:pPr>
      <w:r w:rsidRPr="00D90E4F">
        <w:t>Air start</w:t>
      </w:r>
    </w:p>
    <w:p w14:paraId="67EDCAF4" w14:textId="77777777" w:rsidR="007856D3" w:rsidRPr="00D90E4F" w:rsidRDefault="007856D3" w:rsidP="007856D3">
      <w:pPr>
        <w:pStyle w:val="Bild"/>
      </w:pPr>
      <w:r w:rsidRPr="00D90E4F">
        <w:rPr>
          <w:noProof/>
        </w:rPr>
        <w:drawing>
          <wp:inline distT="0" distB="0" distL="0" distR="0" wp14:anchorId="43FF209C" wp14:editId="2D92D245">
            <wp:extent cx="1616710" cy="1082675"/>
            <wp:effectExtent l="19050" t="0" r="2540" b="0"/>
            <wp:docPr id="19334" name="Bild 19334" descr="Image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34" descr="Image423"/>
                    <pic:cNvPicPr>
                      <a:picLocks noChangeAspect="1" noChangeArrowheads="1"/>
                    </pic:cNvPicPr>
                  </pic:nvPicPr>
                  <pic:blipFill>
                    <a:blip r:embed="rId544" cstate="print"/>
                    <a:srcRect/>
                    <a:stretch>
                      <a:fillRect/>
                    </a:stretch>
                  </pic:blipFill>
                  <pic:spPr bwMode="auto">
                    <a:xfrm>
                      <a:off x="0" y="0"/>
                      <a:ext cx="1616710" cy="1082675"/>
                    </a:xfrm>
                    <a:prstGeom prst="rect">
                      <a:avLst/>
                    </a:prstGeom>
                    <a:noFill/>
                    <a:ln w="9525">
                      <a:noFill/>
                      <a:miter lim="800000"/>
                      <a:headEnd/>
                      <a:tailEnd/>
                    </a:ln>
                  </pic:spPr>
                </pic:pic>
              </a:graphicData>
            </a:graphic>
          </wp:inline>
        </w:drawing>
      </w:r>
    </w:p>
    <w:p w14:paraId="288FD121" w14:textId="77777777" w:rsidR="007856D3" w:rsidRPr="00D90E4F" w:rsidRDefault="007856D3" w:rsidP="007856D3">
      <w:r w:rsidRPr="00D90E4F">
        <w:t>This method is used when a piercing is not needed. For example: Starting outside a sheet or in an existing hole. This method is automatically used for cutting when the start hole has been drilled</w:t>
      </w:r>
      <w:r>
        <w:t xml:space="preserve"> or pre-pierced.</w:t>
      </w:r>
    </w:p>
    <w:p w14:paraId="30569457" w14:textId="77777777" w:rsidR="007856D3" w:rsidRPr="00D90E4F" w:rsidRDefault="007856D3" w:rsidP="007856D3">
      <w:pPr>
        <w:pStyle w:val="Rubrik5"/>
      </w:pPr>
      <w:r w:rsidRPr="00D90E4F">
        <w:t>User piercing</w:t>
      </w:r>
    </w:p>
    <w:p w14:paraId="04858DAC" w14:textId="77777777" w:rsidR="007856D3" w:rsidRDefault="007856D3" w:rsidP="007856D3">
      <w:r w:rsidRPr="00D90E4F">
        <w:t>This method is specified in the postprocessor for customization of a special process. Do not use this method if the postprocessor is not developed for this method.</w:t>
      </w:r>
    </w:p>
    <w:p w14:paraId="1298BE94" w14:textId="77777777" w:rsidR="007856D3" w:rsidRDefault="007856D3" w:rsidP="007856D3">
      <w:pPr>
        <w:pStyle w:val="Rubrik4"/>
      </w:pPr>
      <w:r>
        <w:lastRenderedPageBreak/>
        <w:t>Leadin</w:t>
      </w:r>
    </w:p>
    <w:p w14:paraId="08D3E4FF" w14:textId="77777777" w:rsidR="007856D3" w:rsidRDefault="007856D3" w:rsidP="007856D3">
      <w:pPr>
        <w:pStyle w:val="Bild"/>
      </w:pPr>
      <w:r w:rsidRPr="005845AD">
        <w:rPr>
          <w:noProof/>
        </w:rPr>
        <w:drawing>
          <wp:inline distT="0" distB="0" distL="0" distR="0" wp14:anchorId="7499737C" wp14:editId="3DF054C2">
            <wp:extent cx="1619476" cy="1686160"/>
            <wp:effectExtent l="0" t="0" r="0" b="9525"/>
            <wp:docPr id="1777896493"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96493" name="Bildobjekt 1" descr="En bild som visar text, skärmbild, Teckensnitt, nummer&#10;&#10;Automatiskt genererad beskrivning"/>
                    <pic:cNvPicPr/>
                  </pic:nvPicPr>
                  <pic:blipFill>
                    <a:blip r:embed="rId545"/>
                    <a:stretch>
                      <a:fillRect/>
                    </a:stretch>
                  </pic:blipFill>
                  <pic:spPr>
                    <a:xfrm>
                      <a:off x="0" y="0"/>
                      <a:ext cx="1619476" cy="1686160"/>
                    </a:xfrm>
                    <a:prstGeom prst="rect">
                      <a:avLst/>
                    </a:prstGeom>
                  </pic:spPr>
                </pic:pic>
              </a:graphicData>
            </a:graphic>
          </wp:inline>
        </w:drawing>
      </w:r>
    </w:p>
    <w:p w14:paraId="4404CB13" w14:textId="77777777" w:rsidR="007856D3" w:rsidRDefault="007856D3" w:rsidP="007856D3">
      <w:pPr>
        <w:pStyle w:val="Rubrik5"/>
      </w:pPr>
      <w:r>
        <w:t>Dynamic lead</w:t>
      </w:r>
    </w:p>
    <w:p w14:paraId="06EF79D6" w14:textId="77777777" w:rsidR="007856D3" w:rsidRPr="00D90E4F" w:rsidRDefault="007856D3" w:rsidP="007856D3">
      <w:r w:rsidRPr="00D90E4F">
        <w:t xml:space="preserve">When the Dynamic lead is activated the </w:t>
      </w:r>
      <w:r>
        <w:t xml:space="preserve">linear </w:t>
      </w:r>
      <w:r w:rsidRPr="00D90E4F">
        <w:t xml:space="preserve">length of the leadin is variable. In </w:t>
      </w:r>
      <w:r>
        <w:t>the picture above l</w:t>
      </w:r>
      <w:r w:rsidRPr="00D90E4F">
        <w:t xml:space="preserve">ength is between </w:t>
      </w:r>
      <w:r>
        <w:t>3</w:t>
      </w:r>
      <w:r w:rsidRPr="00D90E4F">
        <w:t xml:space="preserve"> to </w:t>
      </w:r>
      <w:r>
        <w:t>2</w:t>
      </w:r>
      <w:r w:rsidRPr="00D90E4F">
        <w:t>0 millimeters.</w:t>
      </w:r>
    </w:p>
    <w:p w14:paraId="2C21C9BB" w14:textId="77777777" w:rsidR="007856D3" w:rsidRDefault="007856D3" w:rsidP="007856D3">
      <w:r>
        <w:t xml:space="preserve">If you make a piercing in a cracking material, then it's a risk that the piercing process will damage the material on the bottom side. Of that reason it's good to have the leadin as long as possible. </w:t>
      </w:r>
    </w:p>
    <w:p w14:paraId="2744CD3F" w14:textId="77777777" w:rsidR="007856D3" w:rsidRDefault="007856D3" w:rsidP="007856D3">
      <w:pPr>
        <w:pStyle w:val="Bild"/>
      </w:pPr>
      <w:r w:rsidRPr="00157CFA">
        <w:rPr>
          <w:noProof/>
        </w:rPr>
        <w:drawing>
          <wp:inline distT="0" distB="0" distL="0" distR="0" wp14:anchorId="47F061EE" wp14:editId="2F168F48">
            <wp:extent cx="1584000" cy="417600"/>
            <wp:effectExtent l="0" t="0" r="0" b="1905"/>
            <wp:docPr id="189034599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45999" name=""/>
                    <pic:cNvPicPr/>
                  </pic:nvPicPr>
                  <pic:blipFill>
                    <a:blip r:embed="rId546"/>
                    <a:stretch>
                      <a:fillRect/>
                    </a:stretch>
                  </pic:blipFill>
                  <pic:spPr>
                    <a:xfrm>
                      <a:off x="0" y="0"/>
                      <a:ext cx="1584000" cy="417600"/>
                    </a:xfrm>
                    <a:prstGeom prst="rect">
                      <a:avLst/>
                    </a:prstGeom>
                  </pic:spPr>
                </pic:pic>
              </a:graphicData>
            </a:graphic>
          </wp:inline>
        </w:drawing>
      </w:r>
    </w:p>
    <w:p w14:paraId="1582BA36" w14:textId="77777777" w:rsidR="007856D3" w:rsidRDefault="007856D3" w:rsidP="007856D3">
      <w:r>
        <w:t>When you click on the dot button you can enter minimum and maximum lead distances.</w:t>
      </w:r>
    </w:p>
    <w:p w14:paraId="532E78AA" w14:textId="77777777" w:rsidR="007856D3" w:rsidRDefault="007856D3" w:rsidP="007856D3">
      <w:pPr>
        <w:pStyle w:val="Bild"/>
      </w:pPr>
      <w:r>
        <w:rPr>
          <w:noProof/>
        </w:rPr>
        <w:drawing>
          <wp:inline distT="0" distB="0" distL="0" distR="0" wp14:anchorId="01281E78" wp14:editId="7B258E53">
            <wp:extent cx="1828800" cy="1051200"/>
            <wp:effectExtent l="0" t="0" r="0" b="0"/>
            <wp:docPr id="1848348401" name="Bildobjekt 1" descr="En bild som visar skärmbild, text, programvara,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8401" name="Bildobjekt 1" descr="En bild som visar skärmbild, text, programvara, nummer&#10;&#10;Automatiskt genererad beskrivning"/>
                    <pic:cNvPicPr/>
                  </pic:nvPicPr>
                  <pic:blipFill>
                    <a:blip r:embed="rId547"/>
                    <a:stretch>
                      <a:fillRect/>
                    </a:stretch>
                  </pic:blipFill>
                  <pic:spPr>
                    <a:xfrm>
                      <a:off x="0" y="0"/>
                      <a:ext cx="1828800" cy="1051200"/>
                    </a:xfrm>
                    <a:prstGeom prst="rect">
                      <a:avLst/>
                    </a:prstGeom>
                  </pic:spPr>
                </pic:pic>
              </a:graphicData>
            </a:graphic>
          </wp:inline>
        </w:drawing>
      </w:r>
    </w:p>
    <w:p w14:paraId="38D803CD" w14:textId="77777777" w:rsidR="007856D3" w:rsidRDefault="007856D3" w:rsidP="007856D3">
      <w:r>
        <w:t xml:space="preserve">The dynamic lead always tries to place the piecing as long as possible away from the part. But no longer than the maximum distance. </w:t>
      </w:r>
    </w:p>
    <w:p w14:paraId="5216947B" w14:textId="77777777" w:rsidR="007856D3" w:rsidRDefault="007856D3" w:rsidP="007856D3">
      <w:pPr>
        <w:pStyle w:val="Bild"/>
      </w:pPr>
      <w:r w:rsidRPr="00D90E4F">
        <w:rPr>
          <w:noProof/>
        </w:rPr>
        <w:drawing>
          <wp:inline distT="0" distB="0" distL="0" distR="0" wp14:anchorId="6AD1F0D9" wp14:editId="1311B364">
            <wp:extent cx="3693600" cy="1317600"/>
            <wp:effectExtent l="0" t="0" r="2540" b="0"/>
            <wp:docPr id="844053500" name="Bild 18850" descr="Image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50" descr="Image415"/>
                    <pic:cNvPicPr>
                      <a:picLocks noChangeAspect="1" noChangeArrowheads="1"/>
                    </pic:cNvPicPr>
                  </pic:nvPicPr>
                  <pic:blipFill>
                    <a:blip r:embed="rId548" cstate="print"/>
                    <a:srcRect/>
                    <a:stretch>
                      <a:fillRect/>
                    </a:stretch>
                  </pic:blipFill>
                  <pic:spPr bwMode="auto">
                    <a:xfrm>
                      <a:off x="0" y="0"/>
                      <a:ext cx="3693600" cy="1317600"/>
                    </a:xfrm>
                    <a:prstGeom prst="rect">
                      <a:avLst/>
                    </a:prstGeom>
                    <a:noFill/>
                    <a:ln w="9525">
                      <a:noFill/>
                      <a:miter lim="800000"/>
                      <a:headEnd/>
                      <a:tailEnd/>
                    </a:ln>
                  </pic:spPr>
                </pic:pic>
              </a:graphicData>
            </a:graphic>
          </wp:inline>
        </w:drawing>
      </w:r>
    </w:p>
    <w:p w14:paraId="474B17B0" w14:textId="77777777" w:rsidR="007856D3" w:rsidRDefault="007856D3" w:rsidP="007856D3">
      <w:r>
        <w:t>The Dynamic leads are often used together with Circular piecing and Low-pressure piercing.</w:t>
      </w:r>
    </w:p>
    <w:p w14:paraId="26D88F15" w14:textId="77777777" w:rsidR="007856D3" w:rsidRDefault="007856D3" w:rsidP="007856D3"/>
    <w:p w14:paraId="5CF5F1CB" w14:textId="77777777" w:rsidR="007856D3" w:rsidRPr="00365A57" w:rsidRDefault="007856D3" w:rsidP="007856D3">
      <w:pPr>
        <w:rPr>
          <w:b/>
          <w:bCs/>
        </w:rPr>
      </w:pPr>
      <w:r w:rsidRPr="00365A57">
        <w:rPr>
          <w:b/>
          <w:bCs/>
        </w:rPr>
        <w:t>Advice</w:t>
      </w:r>
    </w:p>
    <w:p w14:paraId="6249D86E" w14:textId="0199519E" w:rsidR="007856D3" w:rsidRDefault="007856D3" w:rsidP="007856D3">
      <w:r>
        <w:t>Try to use "</w:t>
      </w:r>
      <w:hyperlink w:anchor="_Automatic_lead" w:history="1">
        <w:r w:rsidRPr="00365A57">
          <w:rPr>
            <w:rStyle w:val="Hyperlnk"/>
          </w:rPr>
          <w:t>Automatic lead</w:t>
        </w:r>
      </w:hyperlink>
      <w:r>
        <w:t>". It will automatically use this setting if the material should be pierced with low pressure.</w:t>
      </w:r>
    </w:p>
    <w:p w14:paraId="4600CC14" w14:textId="77777777" w:rsidR="007856D3" w:rsidRDefault="007856D3" w:rsidP="007856D3">
      <w:pPr>
        <w:pStyle w:val="Rubrik5"/>
      </w:pPr>
      <w:r>
        <w:t>Length</w:t>
      </w:r>
    </w:p>
    <w:p w14:paraId="27A1E61F" w14:textId="77777777" w:rsidR="007856D3" w:rsidRDefault="007856D3" w:rsidP="007856D3">
      <w:pPr>
        <w:pStyle w:val="Bild"/>
      </w:pPr>
      <w:r w:rsidRPr="00157CFA">
        <w:rPr>
          <w:noProof/>
        </w:rPr>
        <w:drawing>
          <wp:inline distT="0" distB="0" distL="0" distR="0" wp14:anchorId="291BAEDD" wp14:editId="26101C38">
            <wp:extent cx="1281600" cy="1350000"/>
            <wp:effectExtent l="0" t="0" r="0" b="3175"/>
            <wp:docPr id="1268985333"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85333" name="Bildobjekt 1" descr="En bild som visar text, skärmbild, Teckensnitt, linje&#10;&#10;Automatiskt genererad beskrivning"/>
                    <pic:cNvPicPr/>
                  </pic:nvPicPr>
                  <pic:blipFill>
                    <a:blip r:embed="rId549"/>
                    <a:stretch>
                      <a:fillRect/>
                    </a:stretch>
                  </pic:blipFill>
                  <pic:spPr>
                    <a:xfrm>
                      <a:off x="0" y="0"/>
                      <a:ext cx="1281600" cy="1350000"/>
                    </a:xfrm>
                    <a:prstGeom prst="rect">
                      <a:avLst/>
                    </a:prstGeom>
                  </pic:spPr>
                </pic:pic>
              </a:graphicData>
            </a:graphic>
          </wp:inline>
        </w:drawing>
      </w:r>
    </w:p>
    <w:p w14:paraId="0905F859" w14:textId="77777777" w:rsidR="007856D3" w:rsidRDefault="007856D3" w:rsidP="007856D3">
      <w:r>
        <w:t>This is the linear first portion of the lead. The length should be at least half of the value specified as "Maximum tool diameter"</w:t>
      </w:r>
    </w:p>
    <w:p w14:paraId="451533F1" w14:textId="77777777" w:rsidR="007856D3" w:rsidRDefault="007856D3" w:rsidP="007856D3">
      <w:pPr>
        <w:pStyle w:val="Rubrik5"/>
      </w:pPr>
      <w:r>
        <w:lastRenderedPageBreak/>
        <w:t>Radius</w:t>
      </w:r>
    </w:p>
    <w:p w14:paraId="59767493" w14:textId="77777777" w:rsidR="007856D3" w:rsidRDefault="007856D3" w:rsidP="007856D3">
      <w:pPr>
        <w:pStyle w:val="Bild"/>
      </w:pPr>
      <w:r w:rsidRPr="00157CFA">
        <w:rPr>
          <w:noProof/>
        </w:rPr>
        <w:drawing>
          <wp:inline distT="0" distB="0" distL="0" distR="0" wp14:anchorId="53175234" wp14:editId="40B98821">
            <wp:extent cx="1274400" cy="1350000"/>
            <wp:effectExtent l="0" t="0" r="2540" b="3175"/>
            <wp:docPr id="1589326657"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26657" name="Bildobjekt 1" descr="En bild som visar text, skärmbild, Teckensnitt, linje&#10;&#10;Automatiskt genererad beskrivning"/>
                    <pic:cNvPicPr/>
                  </pic:nvPicPr>
                  <pic:blipFill>
                    <a:blip r:embed="rId550"/>
                    <a:stretch>
                      <a:fillRect/>
                    </a:stretch>
                  </pic:blipFill>
                  <pic:spPr>
                    <a:xfrm>
                      <a:off x="0" y="0"/>
                      <a:ext cx="1274400" cy="1350000"/>
                    </a:xfrm>
                    <a:prstGeom prst="rect">
                      <a:avLst/>
                    </a:prstGeom>
                  </pic:spPr>
                </pic:pic>
              </a:graphicData>
            </a:graphic>
          </wp:inline>
        </w:drawing>
      </w:r>
    </w:p>
    <w:p w14:paraId="306304F1" w14:textId="77777777" w:rsidR="007856D3" w:rsidRDefault="007856D3" w:rsidP="007856D3">
      <w:r>
        <w:t>Do never specify a radius that is smaller than the "Maximum tool diameter". If you do so then you will probably get an error on some CNC-controllers.</w:t>
      </w:r>
    </w:p>
    <w:p w14:paraId="61C16DB6" w14:textId="77777777" w:rsidR="007856D3" w:rsidRPr="00303034" w:rsidRDefault="007856D3" w:rsidP="007856D3">
      <w:pPr>
        <w:rPr>
          <w:b/>
          <w:bCs/>
        </w:rPr>
      </w:pPr>
      <w:r w:rsidRPr="00303034">
        <w:rPr>
          <w:b/>
          <w:bCs/>
        </w:rPr>
        <w:t>Advice</w:t>
      </w:r>
    </w:p>
    <w:p w14:paraId="549AC8FD" w14:textId="77777777" w:rsidR="007856D3" w:rsidRPr="00303034" w:rsidRDefault="007856D3" w:rsidP="007856D3">
      <w:r>
        <w:t>We don't recommend using radius on the leadins in waterjet cutting, but some users need this option.</w:t>
      </w:r>
    </w:p>
    <w:p w14:paraId="511D8500" w14:textId="77777777" w:rsidR="007856D3" w:rsidRDefault="007856D3" w:rsidP="007856D3">
      <w:pPr>
        <w:pStyle w:val="Rubrik5"/>
      </w:pPr>
      <w:r>
        <w:t>Angle</w:t>
      </w:r>
    </w:p>
    <w:p w14:paraId="74842AD6" w14:textId="77777777" w:rsidR="007856D3" w:rsidRDefault="007856D3" w:rsidP="007856D3">
      <w:pPr>
        <w:pStyle w:val="Bild"/>
      </w:pPr>
      <w:r w:rsidRPr="00303034">
        <w:rPr>
          <w:noProof/>
        </w:rPr>
        <w:drawing>
          <wp:inline distT="0" distB="0" distL="0" distR="0" wp14:anchorId="28A841C4" wp14:editId="59EFC5A2">
            <wp:extent cx="1317600" cy="1684800"/>
            <wp:effectExtent l="0" t="0" r="0" b="0"/>
            <wp:docPr id="1376028480"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28480" name="Bildobjekt 1" descr="En bild som visar text, skärmbild, Teckensnitt, nummer&#10;&#10;Automatiskt genererad beskrivning"/>
                    <pic:cNvPicPr/>
                  </pic:nvPicPr>
                  <pic:blipFill>
                    <a:blip r:embed="rId551"/>
                    <a:stretch>
                      <a:fillRect/>
                    </a:stretch>
                  </pic:blipFill>
                  <pic:spPr>
                    <a:xfrm>
                      <a:off x="0" y="0"/>
                      <a:ext cx="1317600" cy="1684800"/>
                    </a:xfrm>
                    <a:prstGeom prst="rect">
                      <a:avLst/>
                    </a:prstGeom>
                  </pic:spPr>
                </pic:pic>
              </a:graphicData>
            </a:graphic>
          </wp:inline>
        </w:drawing>
      </w:r>
    </w:p>
    <w:p w14:paraId="0D6C4BC8" w14:textId="77777777" w:rsidR="007856D3" w:rsidRDefault="007856D3" w:rsidP="007856D3">
      <w:r>
        <w:t>This controls the angle of the leadin.</w:t>
      </w:r>
    </w:p>
    <w:p w14:paraId="0EA3EAD6" w14:textId="3FEC8F60" w:rsidR="007856D3" w:rsidRDefault="007856D3" w:rsidP="007856D3">
      <w:r>
        <w:t>Please check the "</w:t>
      </w:r>
      <w:hyperlink w:anchor="_Lead_preview" w:history="1">
        <w:r w:rsidRPr="00EC3611">
          <w:rPr>
            <w:rStyle w:val="Hyperlnk"/>
          </w:rPr>
          <w:t>Lead preview</w:t>
        </w:r>
      </w:hyperlink>
      <w:r>
        <w:t>" when you play with different parameters.</w:t>
      </w:r>
    </w:p>
    <w:p w14:paraId="4174C98A" w14:textId="77777777" w:rsidR="007856D3" w:rsidRDefault="007856D3" w:rsidP="007856D3">
      <w:pPr>
        <w:pStyle w:val="Rubrik4"/>
      </w:pPr>
      <w:r>
        <w:t>Leadout</w:t>
      </w:r>
    </w:p>
    <w:p w14:paraId="38649D02" w14:textId="77777777" w:rsidR="007856D3" w:rsidRDefault="007856D3" w:rsidP="007856D3">
      <w:pPr>
        <w:pStyle w:val="Bild"/>
      </w:pPr>
      <w:r w:rsidRPr="00DF06A6">
        <w:rPr>
          <w:noProof/>
        </w:rPr>
        <w:drawing>
          <wp:inline distT="0" distB="0" distL="0" distR="0" wp14:anchorId="5E7DB1FD" wp14:editId="17222475">
            <wp:extent cx="1296000" cy="1152000"/>
            <wp:effectExtent l="0" t="0" r="0" b="0"/>
            <wp:docPr id="591043334"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43334" name="Bildobjekt 1" descr="En bild som visar text, skärmbild, Teckensnitt, linje&#10;&#10;Automatiskt genererad beskrivning"/>
                    <pic:cNvPicPr/>
                  </pic:nvPicPr>
                  <pic:blipFill>
                    <a:blip r:embed="rId552"/>
                    <a:stretch>
                      <a:fillRect/>
                    </a:stretch>
                  </pic:blipFill>
                  <pic:spPr>
                    <a:xfrm>
                      <a:off x="0" y="0"/>
                      <a:ext cx="1296000" cy="1152000"/>
                    </a:xfrm>
                    <a:prstGeom prst="rect">
                      <a:avLst/>
                    </a:prstGeom>
                  </pic:spPr>
                </pic:pic>
              </a:graphicData>
            </a:graphic>
          </wp:inline>
        </w:drawing>
      </w:r>
    </w:p>
    <w:p w14:paraId="06E82275" w14:textId="04E5A0EF" w:rsidR="007856D3" w:rsidRDefault="007856D3" w:rsidP="007856D3">
      <w:r>
        <w:t>These values are applied on the leadout. Please look at the "</w:t>
      </w:r>
      <w:hyperlink w:anchor="_Lead_preview" w:history="1">
        <w:r w:rsidRPr="00AE1E9B">
          <w:rPr>
            <w:rStyle w:val="Hyperlnk"/>
          </w:rPr>
          <w:t>Lead preview</w:t>
        </w:r>
      </w:hyperlink>
      <w:r>
        <w:t>" to see what's happen when you play with these parameters.</w:t>
      </w:r>
    </w:p>
    <w:p w14:paraId="127E95FC" w14:textId="77777777" w:rsidR="007856D3" w:rsidRDefault="007856D3" w:rsidP="007856D3">
      <w:pPr>
        <w:pStyle w:val="Rubrik4"/>
      </w:pPr>
      <w:r>
        <w:t>Overcut and gap</w:t>
      </w:r>
    </w:p>
    <w:p w14:paraId="1D4C8FDC" w14:textId="77777777" w:rsidR="007856D3" w:rsidRDefault="007856D3" w:rsidP="007856D3">
      <w:pPr>
        <w:pStyle w:val="Bild"/>
      </w:pPr>
      <w:r w:rsidRPr="007856D3">
        <w:rPr>
          <w:noProof/>
        </w:rPr>
        <w:drawing>
          <wp:inline distT="0" distB="0" distL="0" distR="0" wp14:anchorId="13DD656A" wp14:editId="20570CC8">
            <wp:extent cx="1292400" cy="565200"/>
            <wp:effectExtent l="0" t="0" r="3175" b="6350"/>
            <wp:docPr id="152482295" name="Bildobjekt 1" descr="En bild som visar text, skärmbild, Teckensnitt, vi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2295" name="Bildobjekt 1" descr="En bild som visar text, skärmbild, Teckensnitt, vit&#10;&#10;Automatiskt genererad beskrivning"/>
                    <pic:cNvPicPr/>
                  </pic:nvPicPr>
                  <pic:blipFill>
                    <a:blip r:embed="rId553"/>
                    <a:stretch>
                      <a:fillRect/>
                    </a:stretch>
                  </pic:blipFill>
                  <pic:spPr>
                    <a:xfrm>
                      <a:off x="0" y="0"/>
                      <a:ext cx="1292400" cy="565200"/>
                    </a:xfrm>
                    <a:prstGeom prst="rect">
                      <a:avLst/>
                    </a:prstGeom>
                  </pic:spPr>
                </pic:pic>
              </a:graphicData>
            </a:graphic>
          </wp:inline>
        </w:drawing>
      </w:r>
    </w:p>
    <w:p w14:paraId="1D379DF3" w14:textId="77777777" w:rsidR="007856D3" w:rsidRDefault="007856D3" w:rsidP="007856D3">
      <w:r>
        <w:t>Use negative overcut if you want to make a gap between the leadin and the leadout.</w:t>
      </w:r>
    </w:p>
    <w:p w14:paraId="79B34180" w14:textId="77777777" w:rsidR="007856D3" w:rsidRDefault="007856D3" w:rsidP="007856D3">
      <w:pPr>
        <w:pStyle w:val="Bild"/>
      </w:pPr>
      <w:r w:rsidRPr="007856D3">
        <w:rPr>
          <w:noProof/>
        </w:rPr>
        <w:drawing>
          <wp:inline distT="0" distB="0" distL="0" distR="0" wp14:anchorId="1893F4AE" wp14:editId="7F1E7D7D">
            <wp:extent cx="1663200" cy="1173600"/>
            <wp:effectExtent l="0" t="0" r="0" b="7620"/>
            <wp:docPr id="337374623" name="Bildobjekt 1" descr="En bild som visar Barnkonst, Färggrann, Grafik,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74623" name="Bildobjekt 1" descr="En bild som visar Barnkonst, Färggrann, Grafik, linje&#10;&#10;Automatiskt genererad beskrivning"/>
                    <pic:cNvPicPr/>
                  </pic:nvPicPr>
                  <pic:blipFill>
                    <a:blip r:embed="rId554"/>
                    <a:stretch>
                      <a:fillRect/>
                    </a:stretch>
                  </pic:blipFill>
                  <pic:spPr>
                    <a:xfrm>
                      <a:off x="0" y="0"/>
                      <a:ext cx="1663200" cy="1173600"/>
                    </a:xfrm>
                    <a:prstGeom prst="rect">
                      <a:avLst/>
                    </a:prstGeom>
                  </pic:spPr>
                </pic:pic>
              </a:graphicData>
            </a:graphic>
          </wp:inline>
        </w:drawing>
      </w:r>
    </w:p>
    <w:p w14:paraId="6CE4BD9D" w14:textId="77777777" w:rsidR="007856D3" w:rsidRDefault="007856D3" w:rsidP="007856D3">
      <w:r>
        <w:t>On the picture above you can see the gap as the yellow line between the red and blue lead.</w:t>
      </w:r>
    </w:p>
    <w:p w14:paraId="1E4B2274" w14:textId="77777777" w:rsidR="007856D3" w:rsidRDefault="007856D3" w:rsidP="007856D3">
      <w:pPr>
        <w:pStyle w:val="Bild"/>
      </w:pPr>
      <w:r w:rsidRPr="007856D3">
        <w:rPr>
          <w:noProof/>
        </w:rPr>
        <w:lastRenderedPageBreak/>
        <w:drawing>
          <wp:inline distT="0" distB="0" distL="0" distR="0" wp14:anchorId="4FC13326" wp14:editId="6D522CF8">
            <wp:extent cx="1573200" cy="435600"/>
            <wp:effectExtent l="0" t="0" r="0" b="3175"/>
            <wp:docPr id="55460922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09221" name=""/>
                    <pic:cNvPicPr/>
                  </pic:nvPicPr>
                  <pic:blipFill>
                    <a:blip r:embed="rId555"/>
                    <a:stretch>
                      <a:fillRect/>
                    </a:stretch>
                  </pic:blipFill>
                  <pic:spPr>
                    <a:xfrm>
                      <a:off x="0" y="0"/>
                      <a:ext cx="1573200" cy="435600"/>
                    </a:xfrm>
                    <a:prstGeom prst="rect">
                      <a:avLst/>
                    </a:prstGeom>
                  </pic:spPr>
                </pic:pic>
              </a:graphicData>
            </a:graphic>
          </wp:inline>
        </w:drawing>
      </w:r>
    </w:p>
    <w:p w14:paraId="43757DB4" w14:textId="77777777" w:rsidR="007856D3" w:rsidRDefault="007856D3" w:rsidP="007856D3">
      <w:r>
        <w:t>Use a positive overcut if you want to cut the entry part of the geometry two times.</w:t>
      </w:r>
    </w:p>
    <w:p w14:paraId="0D6439C3" w14:textId="77777777" w:rsidR="007856D3" w:rsidRDefault="007856D3" w:rsidP="007856D3">
      <w:pPr>
        <w:pStyle w:val="Bild"/>
      </w:pPr>
      <w:r w:rsidRPr="007856D3">
        <w:rPr>
          <w:noProof/>
        </w:rPr>
        <w:drawing>
          <wp:inline distT="0" distB="0" distL="0" distR="0" wp14:anchorId="000453CF" wp14:editId="410FCBE5">
            <wp:extent cx="1861200" cy="885600"/>
            <wp:effectExtent l="0" t="0" r="5715" b="0"/>
            <wp:docPr id="890240531" name="Bildobjekt 1" descr="En bild som visar grön, linje, skärmbild, Barnkons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40531" name="Bildobjekt 1" descr="En bild som visar grön, linje, skärmbild, Barnkonst&#10;&#10;Automatiskt genererad beskrivning"/>
                    <pic:cNvPicPr/>
                  </pic:nvPicPr>
                  <pic:blipFill>
                    <a:blip r:embed="rId556"/>
                    <a:stretch>
                      <a:fillRect/>
                    </a:stretch>
                  </pic:blipFill>
                  <pic:spPr>
                    <a:xfrm>
                      <a:off x="0" y="0"/>
                      <a:ext cx="1861200" cy="885600"/>
                    </a:xfrm>
                    <a:prstGeom prst="rect">
                      <a:avLst/>
                    </a:prstGeom>
                  </pic:spPr>
                </pic:pic>
              </a:graphicData>
            </a:graphic>
          </wp:inline>
        </w:drawing>
      </w:r>
    </w:p>
    <w:p w14:paraId="5908995F" w14:textId="77777777" w:rsidR="007856D3" w:rsidRPr="007856D3" w:rsidRDefault="007856D3" w:rsidP="007856D3">
      <w:pPr>
        <w:rPr>
          <w:b/>
          <w:bCs/>
        </w:rPr>
      </w:pPr>
      <w:r w:rsidRPr="007856D3">
        <w:rPr>
          <w:b/>
          <w:bCs/>
        </w:rPr>
        <w:t>Advice</w:t>
      </w:r>
    </w:p>
    <w:p w14:paraId="63FB2A0F" w14:textId="2D570B98" w:rsidR="007856D3" w:rsidRDefault="007856D3" w:rsidP="007856D3">
      <w:r>
        <w:t>When using "Automatic leads" then all parameters are calculated automatically.</w:t>
      </w:r>
    </w:p>
    <w:p w14:paraId="358974B1" w14:textId="77777777" w:rsidR="007856D3" w:rsidRDefault="007856D3" w:rsidP="007856D3">
      <w:pPr>
        <w:pStyle w:val="Rubrik4"/>
      </w:pPr>
      <w:r>
        <w:t>Dimple</w:t>
      </w:r>
    </w:p>
    <w:p w14:paraId="754E6BB6" w14:textId="77777777" w:rsidR="007856D3" w:rsidRPr="007856D3" w:rsidRDefault="007856D3" w:rsidP="007856D3">
      <w:pPr>
        <w:pStyle w:val="Bild"/>
      </w:pPr>
      <w:r w:rsidRPr="007856D3">
        <w:rPr>
          <w:noProof/>
        </w:rPr>
        <w:drawing>
          <wp:inline distT="0" distB="0" distL="0" distR="0" wp14:anchorId="160DE3AA" wp14:editId="4065C6C6">
            <wp:extent cx="1648800" cy="428400"/>
            <wp:effectExtent l="0" t="0" r="0" b="0"/>
            <wp:docPr id="71584874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48742" name=""/>
                    <pic:cNvPicPr/>
                  </pic:nvPicPr>
                  <pic:blipFill>
                    <a:blip r:embed="rId557"/>
                    <a:stretch>
                      <a:fillRect/>
                    </a:stretch>
                  </pic:blipFill>
                  <pic:spPr>
                    <a:xfrm>
                      <a:off x="0" y="0"/>
                      <a:ext cx="1648800" cy="428400"/>
                    </a:xfrm>
                    <a:prstGeom prst="rect">
                      <a:avLst/>
                    </a:prstGeom>
                  </pic:spPr>
                </pic:pic>
              </a:graphicData>
            </a:graphic>
          </wp:inline>
        </w:drawing>
      </w:r>
    </w:p>
    <w:p w14:paraId="5C8714E9" w14:textId="77777777" w:rsidR="007856D3" w:rsidRDefault="007856D3" w:rsidP="007856D3">
      <w:r>
        <w:t>The dimple option will remove more material on the part close at the lead position.</w:t>
      </w:r>
    </w:p>
    <w:p w14:paraId="453A08C9" w14:textId="77777777" w:rsidR="007856D3" w:rsidRDefault="007856D3" w:rsidP="007856D3">
      <w:pPr>
        <w:pStyle w:val="Bild"/>
      </w:pPr>
      <w:r w:rsidRPr="007856D3">
        <w:rPr>
          <w:noProof/>
        </w:rPr>
        <w:drawing>
          <wp:inline distT="0" distB="0" distL="0" distR="0" wp14:anchorId="1533D487" wp14:editId="74522584">
            <wp:extent cx="1929600" cy="788400"/>
            <wp:effectExtent l="0" t="0" r="0" b="0"/>
            <wp:docPr id="126210805" name="Bildobjekt 1" descr="En bild som visar linje, diagram, skärmbild, Grafik&#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0805" name="Bildobjekt 1" descr="En bild som visar linje, diagram, skärmbild, Grafik&#10;&#10;Automatiskt genererad beskrivning"/>
                    <pic:cNvPicPr/>
                  </pic:nvPicPr>
                  <pic:blipFill>
                    <a:blip r:embed="rId558"/>
                    <a:stretch>
                      <a:fillRect/>
                    </a:stretch>
                  </pic:blipFill>
                  <pic:spPr>
                    <a:xfrm>
                      <a:off x="0" y="0"/>
                      <a:ext cx="1929600" cy="788400"/>
                    </a:xfrm>
                    <a:prstGeom prst="rect">
                      <a:avLst/>
                    </a:prstGeom>
                  </pic:spPr>
                </pic:pic>
              </a:graphicData>
            </a:graphic>
          </wp:inline>
        </w:drawing>
      </w:r>
    </w:p>
    <w:p w14:paraId="6566099C" w14:textId="75D046CF" w:rsidR="007856D3" w:rsidRPr="007856D3" w:rsidRDefault="007856D3" w:rsidP="007856D3">
      <w:pPr>
        <w:pStyle w:val="Rubrik2"/>
      </w:pPr>
      <w:bookmarkStart w:id="703" w:name="_Toc229474855"/>
      <w:r>
        <w:t>Quick</w:t>
      </w:r>
      <w:bookmarkEnd w:id="703"/>
    </w:p>
    <w:p w14:paraId="2432CFD5" w14:textId="208A0617" w:rsidR="007856D3" w:rsidRPr="00D90E4F" w:rsidRDefault="00C14197" w:rsidP="00C14197">
      <w:pPr>
        <w:pStyle w:val="Bild"/>
      </w:pPr>
      <w:r w:rsidRPr="00C14197">
        <w:rPr>
          <w:noProof/>
        </w:rPr>
        <w:drawing>
          <wp:inline distT="0" distB="0" distL="0" distR="0" wp14:anchorId="6A185780" wp14:editId="679F35FB">
            <wp:extent cx="2170800" cy="792000"/>
            <wp:effectExtent l="0" t="0" r="1270" b="8255"/>
            <wp:docPr id="1985322194"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22194" name="Bildobjekt 1" descr="En bild som visar text, skärmbild, Teckensnitt, nummer&#10;&#10;Automatiskt genererad beskrivning"/>
                    <pic:cNvPicPr/>
                  </pic:nvPicPr>
                  <pic:blipFill>
                    <a:blip r:embed="rId559"/>
                    <a:stretch>
                      <a:fillRect/>
                    </a:stretch>
                  </pic:blipFill>
                  <pic:spPr>
                    <a:xfrm>
                      <a:off x="0" y="0"/>
                      <a:ext cx="2170800" cy="792000"/>
                    </a:xfrm>
                    <a:prstGeom prst="rect">
                      <a:avLst/>
                    </a:prstGeom>
                  </pic:spPr>
                </pic:pic>
              </a:graphicData>
            </a:graphic>
          </wp:inline>
        </w:drawing>
      </w:r>
    </w:p>
    <w:p w14:paraId="7814BCB1" w14:textId="1077870B" w:rsidR="00E433F6" w:rsidRDefault="00E433F6" w:rsidP="00E433F6">
      <w:r w:rsidRPr="00D90E4F">
        <w:t xml:space="preserve">The </w:t>
      </w:r>
      <w:r w:rsidR="00C47395" w:rsidRPr="00D90E4F">
        <w:t>"</w:t>
      </w:r>
      <w:r w:rsidRPr="00D90E4F">
        <w:t>Quick</w:t>
      </w:r>
      <w:r w:rsidR="00C47395" w:rsidRPr="00D90E4F">
        <w:t>"</w:t>
      </w:r>
      <w:r w:rsidRPr="00D90E4F">
        <w:t xml:space="preserve"> command can be used on all kind</w:t>
      </w:r>
      <w:r w:rsidR="0092327D" w:rsidRPr="00D90E4F">
        <w:t>s</w:t>
      </w:r>
      <w:r w:rsidRPr="00D90E4F">
        <w:t xml:space="preserve"> of geometries but is mostly used when it is necessary to </w:t>
      </w:r>
      <w:r w:rsidR="00110F55" w:rsidRPr="00D90E4F">
        <w:t xml:space="preserve">only </w:t>
      </w:r>
      <w:r w:rsidRPr="00D90E4F">
        <w:t>c</w:t>
      </w:r>
      <w:r w:rsidR="00801547" w:rsidRPr="00D90E4F">
        <w:t xml:space="preserve">ut contours </w:t>
      </w:r>
      <w:r w:rsidRPr="00D90E4F">
        <w:t>partially.</w:t>
      </w:r>
      <w:r w:rsidR="009A1788" w:rsidRPr="00D90E4F">
        <w:t xml:space="preserve"> The command can be used to cut slits or contours.</w:t>
      </w:r>
      <w:r w:rsidR="00D222D5" w:rsidRPr="00D90E4F">
        <w:t xml:space="preserve"> Slit</w:t>
      </w:r>
      <w:r w:rsidR="00894374" w:rsidRPr="00D90E4F">
        <w:t xml:space="preserve"> geometry can be </w:t>
      </w:r>
      <w:r w:rsidR="00D222D5" w:rsidRPr="00D90E4F">
        <w:t xml:space="preserve">created by the "Other object" button in the </w:t>
      </w:r>
      <w:r w:rsidR="00C47395" w:rsidRPr="00D90E4F">
        <w:t>"</w:t>
      </w:r>
      <w:r w:rsidR="00D222D5" w:rsidRPr="00D90E4F">
        <w:t>Create part</w:t>
      </w:r>
      <w:r w:rsidR="00C47395" w:rsidRPr="00D90E4F">
        <w:t>"</w:t>
      </w:r>
      <w:r w:rsidR="00D222D5" w:rsidRPr="00D90E4F">
        <w:t xml:space="preserve"> command</w:t>
      </w:r>
      <w:r w:rsidR="00C14197">
        <w:t>.</w:t>
      </w:r>
    </w:p>
    <w:p w14:paraId="02457F73" w14:textId="01F4C2DF" w:rsidR="008522A3" w:rsidRDefault="008522A3" w:rsidP="008522A3">
      <w:pPr>
        <w:pStyle w:val="Bild"/>
      </w:pPr>
      <w:r>
        <w:rPr>
          <w:noProof/>
        </w:rPr>
        <w:drawing>
          <wp:inline distT="0" distB="0" distL="0" distR="0" wp14:anchorId="25E48934" wp14:editId="4B705F77">
            <wp:extent cx="2556000" cy="2646000"/>
            <wp:effectExtent l="0" t="0" r="0" b="2540"/>
            <wp:docPr id="109443167" name="Bildobjekt 1" descr="En bild som visar text, skärmbild, programvara, Operativsyste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3167" name="Bildobjekt 1" descr="En bild som visar text, skärmbild, programvara, Operativsystem&#10;&#10;Automatiskt genererad beskrivning"/>
                    <pic:cNvPicPr/>
                  </pic:nvPicPr>
                  <pic:blipFill>
                    <a:blip r:embed="rId560"/>
                    <a:stretch>
                      <a:fillRect/>
                    </a:stretch>
                  </pic:blipFill>
                  <pic:spPr>
                    <a:xfrm>
                      <a:off x="0" y="0"/>
                      <a:ext cx="2556000" cy="2646000"/>
                    </a:xfrm>
                    <a:prstGeom prst="rect">
                      <a:avLst/>
                    </a:prstGeom>
                  </pic:spPr>
                </pic:pic>
              </a:graphicData>
            </a:graphic>
          </wp:inline>
        </w:drawing>
      </w:r>
    </w:p>
    <w:p w14:paraId="2D31BEAB" w14:textId="7C75818F" w:rsidR="008522A3" w:rsidRDefault="008522A3" w:rsidP="008522A3">
      <w:pPr>
        <w:pStyle w:val="Rubrik5"/>
      </w:pPr>
      <w:bookmarkStart w:id="704" w:name="_Attribute"/>
      <w:bookmarkEnd w:id="704"/>
      <w:r>
        <w:t>Attribute</w:t>
      </w:r>
    </w:p>
    <w:p w14:paraId="42545D54" w14:textId="6252621A" w:rsidR="008522A3" w:rsidRDefault="008522A3" w:rsidP="008522A3">
      <w:pPr>
        <w:pStyle w:val="Bild"/>
      </w:pPr>
      <w:r w:rsidRPr="008522A3">
        <w:rPr>
          <w:noProof/>
        </w:rPr>
        <w:drawing>
          <wp:inline distT="0" distB="0" distL="0" distR="0" wp14:anchorId="0D8A650D" wp14:editId="2C005EC9">
            <wp:extent cx="2332800" cy="367200"/>
            <wp:effectExtent l="0" t="0" r="0" b="0"/>
            <wp:docPr id="2569487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4875" name=""/>
                    <pic:cNvPicPr/>
                  </pic:nvPicPr>
                  <pic:blipFill>
                    <a:blip r:embed="rId561"/>
                    <a:stretch>
                      <a:fillRect/>
                    </a:stretch>
                  </pic:blipFill>
                  <pic:spPr>
                    <a:xfrm>
                      <a:off x="0" y="0"/>
                      <a:ext cx="2332800" cy="367200"/>
                    </a:xfrm>
                    <a:prstGeom prst="rect">
                      <a:avLst/>
                    </a:prstGeom>
                  </pic:spPr>
                </pic:pic>
              </a:graphicData>
            </a:graphic>
          </wp:inline>
        </w:drawing>
      </w:r>
    </w:p>
    <w:p w14:paraId="7389BE3D" w14:textId="6F44E96F" w:rsidR="00023CC2" w:rsidRDefault="00023CC2" w:rsidP="00023CC2">
      <w:r>
        <w:t xml:space="preserve">The attribute functionality is the same as for many commands like Quick, Marking, Holes, Toolpath in 3D-5X. You can read more about this </w:t>
      </w:r>
      <w:hyperlink w:anchor="_Attribute" w:history="1">
        <w:r w:rsidRPr="004E153F">
          <w:rPr>
            <w:rStyle w:val="Hyperlnk"/>
          </w:rPr>
          <w:t>here</w:t>
        </w:r>
      </w:hyperlink>
      <w:r>
        <w:t>.</w:t>
      </w:r>
    </w:p>
    <w:p w14:paraId="0CBFEB17" w14:textId="03CE8617" w:rsidR="008522A3" w:rsidRDefault="000C2B9F" w:rsidP="008522A3">
      <w:r>
        <w:lastRenderedPageBreak/>
        <w:t xml:space="preserve">We use the attribute to </w:t>
      </w:r>
      <w:r w:rsidR="004E153F">
        <w:t>be able to support</w:t>
      </w:r>
      <w:r>
        <w:t xml:space="preserve"> special requests from users. What different attribute can do is completely up to the postprocessor. Of this reason </w:t>
      </w:r>
      <w:r w:rsidR="004E153F">
        <w:t>it is</w:t>
      </w:r>
      <w:r>
        <w:t xml:space="preserve"> not possible to</w:t>
      </w:r>
      <w:r w:rsidR="00D7674B">
        <w:t xml:space="preserve"> exactly define what the attribute can do.</w:t>
      </w:r>
      <w:r w:rsidR="00F94466">
        <w:t xml:space="preserve"> One example in the drilling command is to use threading taps.</w:t>
      </w:r>
    </w:p>
    <w:p w14:paraId="6CFD99FA" w14:textId="738E32A5" w:rsidR="00D7674B" w:rsidRDefault="00D7674B" w:rsidP="008522A3">
      <w:r>
        <w:t>If you click on the "Plus" button, then you can add a new attribute.</w:t>
      </w:r>
    </w:p>
    <w:p w14:paraId="776BFA3F" w14:textId="4A878854" w:rsidR="00D7674B" w:rsidRDefault="00D7674B" w:rsidP="00D7674B">
      <w:pPr>
        <w:pStyle w:val="Bild"/>
      </w:pPr>
      <w:r>
        <w:rPr>
          <w:noProof/>
        </w:rPr>
        <w:drawing>
          <wp:inline distT="0" distB="0" distL="0" distR="0" wp14:anchorId="4C85EA69" wp14:editId="0F41DC82">
            <wp:extent cx="1828800" cy="1051200"/>
            <wp:effectExtent l="0" t="0" r="0" b="0"/>
            <wp:docPr id="1274999322" name="Bildobjekt 1" descr="En bild som visar text, skärmbild, nummer,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99322" name="Bildobjekt 1" descr="En bild som visar text, skärmbild, nummer, Teckensnitt&#10;&#10;Automatiskt genererad beskrivning"/>
                    <pic:cNvPicPr/>
                  </pic:nvPicPr>
                  <pic:blipFill>
                    <a:blip r:embed="rId562"/>
                    <a:stretch>
                      <a:fillRect/>
                    </a:stretch>
                  </pic:blipFill>
                  <pic:spPr>
                    <a:xfrm>
                      <a:off x="0" y="0"/>
                      <a:ext cx="1828800" cy="1051200"/>
                    </a:xfrm>
                    <a:prstGeom prst="rect">
                      <a:avLst/>
                    </a:prstGeom>
                  </pic:spPr>
                </pic:pic>
              </a:graphicData>
            </a:graphic>
          </wp:inline>
        </w:drawing>
      </w:r>
    </w:p>
    <w:p w14:paraId="3C5F6CD4" w14:textId="4907C90E" w:rsidR="00D7674B" w:rsidRDefault="00D7674B" w:rsidP="00D7674B">
      <w:r>
        <w:t>The attribute will then always be visible in the drop-down list. It can be removed by the "Minus" button.</w:t>
      </w:r>
    </w:p>
    <w:p w14:paraId="784572DA" w14:textId="24072CB0" w:rsidR="00D7674B" w:rsidRDefault="00D7674B" w:rsidP="00D7674B">
      <w:pPr>
        <w:pStyle w:val="Rubrik5"/>
      </w:pPr>
      <w:r>
        <w:t>Piercing</w:t>
      </w:r>
    </w:p>
    <w:p w14:paraId="7AFFD87F" w14:textId="7CBF59ED" w:rsidR="00D7674B" w:rsidRDefault="00D7674B" w:rsidP="00D7674B">
      <w:pPr>
        <w:pStyle w:val="Bild"/>
      </w:pPr>
      <w:r w:rsidRPr="00D7674B">
        <w:rPr>
          <w:noProof/>
        </w:rPr>
        <w:drawing>
          <wp:inline distT="0" distB="0" distL="0" distR="0" wp14:anchorId="53E9D4A7" wp14:editId="03FDED0D">
            <wp:extent cx="1764000" cy="435600"/>
            <wp:effectExtent l="0" t="0" r="0" b="3175"/>
            <wp:docPr id="210504343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43438" name=""/>
                    <pic:cNvPicPr/>
                  </pic:nvPicPr>
                  <pic:blipFill>
                    <a:blip r:embed="rId563"/>
                    <a:stretch>
                      <a:fillRect/>
                    </a:stretch>
                  </pic:blipFill>
                  <pic:spPr>
                    <a:xfrm>
                      <a:off x="0" y="0"/>
                      <a:ext cx="1764000" cy="435600"/>
                    </a:xfrm>
                    <a:prstGeom prst="rect">
                      <a:avLst/>
                    </a:prstGeom>
                  </pic:spPr>
                </pic:pic>
              </a:graphicData>
            </a:graphic>
          </wp:inline>
        </w:drawing>
      </w:r>
    </w:p>
    <w:p w14:paraId="1706AB03" w14:textId="6E1F62A7" w:rsidR="00D7674B" w:rsidRDefault="00D7674B" w:rsidP="00D7674B">
      <w:r>
        <w:t xml:space="preserve">You can use all kind of leads except when you use the "Slit" option. This option can only use the </w:t>
      </w:r>
      <w:hyperlink w:anchor="_Linear_piercing" w:history="1">
        <w:r w:rsidRPr="008522A3">
          <w:rPr>
            <w:rStyle w:val="Hyperlnk"/>
          </w:rPr>
          <w:t>Blind lead</w:t>
        </w:r>
      </w:hyperlink>
      <w:r>
        <w:t>"</w:t>
      </w:r>
    </w:p>
    <w:p w14:paraId="5784D35F" w14:textId="583D323E" w:rsidR="00D7674B" w:rsidRPr="00D7674B" w:rsidRDefault="00D7674B" w:rsidP="00D7674B">
      <w:r>
        <w:t xml:space="preserve">You can read about different piercing type </w:t>
      </w:r>
      <w:hyperlink w:anchor="_Lead_definitions_1" w:history="1">
        <w:r w:rsidRPr="00D7674B">
          <w:rPr>
            <w:rStyle w:val="Hyperlnk"/>
          </w:rPr>
          <w:t>here.</w:t>
        </w:r>
      </w:hyperlink>
    </w:p>
    <w:p w14:paraId="4E97D713" w14:textId="77777777" w:rsidR="009A1788" w:rsidRDefault="009A1788" w:rsidP="009A1788">
      <w:pPr>
        <w:pStyle w:val="Rubrik3"/>
      </w:pPr>
      <w:bookmarkStart w:id="705" w:name="_Toc129002795"/>
      <w:r w:rsidRPr="00D90E4F">
        <w:t>Slit</w:t>
      </w:r>
      <w:bookmarkEnd w:id="705"/>
    </w:p>
    <w:p w14:paraId="01125858" w14:textId="03930800" w:rsidR="009749D1" w:rsidRDefault="009749D1" w:rsidP="009749D1">
      <w:pPr>
        <w:pStyle w:val="DoNow"/>
      </w:pPr>
      <w:r>
        <w:t>Open the drawing "Quick-S</w:t>
      </w:r>
      <w:r w:rsidR="00F8534C">
        <w:t>lit</w:t>
      </w:r>
      <w:r>
        <w:t>.dig" located in the "</w:t>
      </w:r>
      <w:hyperlink w:anchor="_Samples" w:history="1">
        <w:r w:rsidRPr="00DE4CA9">
          <w:rPr>
            <w:rStyle w:val="Hyperlnk"/>
          </w:rPr>
          <w:t>Sample directory</w:t>
        </w:r>
      </w:hyperlink>
      <w:r>
        <w:t>"</w:t>
      </w:r>
    </w:p>
    <w:p w14:paraId="74EDD578" w14:textId="2BE4BC23" w:rsidR="00C14197" w:rsidRPr="00C14197" w:rsidRDefault="00D7674B" w:rsidP="00D7674B">
      <w:pPr>
        <w:pStyle w:val="Bild"/>
      </w:pPr>
      <w:r w:rsidRPr="00D7674B">
        <w:rPr>
          <w:noProof/>
        </w:rPr>
        <w:drawing>
          <wp:inline distT="0" distB="0" distL="0" distR="0" wp14:anchorId="008CC054" wp14:editId="08E132FC">
            <wp:extent cx="1155600" cy="1004400"/>
            <wp:effectExtent l="0" t="0" r="6985" b="5715"/>
            <wp:docPr id="1259542786" name="Bildobjekt 1" descr="En bild som visar skärmbild, symbol,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42786" name="Bildobjekt 1" descr="En bild som visar skärmbild, symbol, design&#10;&#10;Automatiskt genererad beskrivning"/>
                    <pic:cNvPicPr/>
                  </pic:nvPicPr>
                  <pic:blipFill>
                    <a:blip r:embed="rId564"/>
                    <a:stretch>
                      <a:fillRect/>
                    </a:stretch>
                  </pic:blipFill>
                  <pic:spPr>
                    <a:xfrm>
                      <a:off x="0" y="0"/>
                      <a:ext cx="1155600" cy="1004400"/>
                    </a:xfrm>
                    <a:prstGeom prst="rect">
                      <a:avLst/>
                    </a:prstGeom>
                  </pic:spPr>
                </pic:pic>
              </a:graphicData>
            </a:graphic>
          </wp:inline>
        </w:drawing>
      </w:r>
    </w:p>
    <w:p w14:paraId="251B7B40" w14:textId="40A8857D" w:rsidR="00DE4CA9" w:rsidRDefault="00DE4CA9" w:rsidP="009A1788">
      <w:r>
        <w:t>Select the "Slit" option from the drop-down list or click on the picture.</w:t>
      </w:r>
    </w:p>
    <w:p w14:paraId="52467826" w14:textId="60B1FC1F" w:rsidR="009749D1" w:rsidRDefault="009749D1" w:rsidP="009749D1">
      <w:pPr>
        <w:pStyle w:val="Rubrik3"/>
      </w:pPr>
      <w:r>
        <w:t>Single on slit</w:t>
      </w:r>
    </w:p>
    <w:p w14:paraId="2532FDB7" w14:textId="77777777" w:rsidR="009749D1" w:rsidRDefault="009749D1" w:rsidP="009749D1">
      <w:r>
        <w:t>Use the Single option when you want to control the cutting order in detail.</w:t>
      </w:r>
    </w:p>
    <w:p w14:paraId="18AD7E65" w14:textId="77777777" w:rsidR="009749D1" w:rsidRDefault="009749D1" w:rsidP="009749D1">
      <w:r>
        <w:t xml:space="preserve">Click on the Single button and click on one of the open objects. </w:t>
      </w:r>
    </w:p>
    <w:p w14:paraId="420F3027" w14:textId="6B4A33AE" w:rsidR="009749D1" w:rsidRDefault="009749D1" w:rsidP="009749D1">
      <w:pPr>
        <w:pStyle w:val="Bild"/>
      </w:pPr>
      <w:r w:rsidRPr="009749D1">
        <w:rPr>
          <w:noProof/>
        </w:rPr>
        <w:drawing>
          <wp:inline distT="0" distB="0" distL="0" distR="0" wp14:anchorId="785F8F1A" wp14:editId="7700E9F2">
            <wp:extent cx="2671200" cy="464400"/>
            <wp:effectExtent l="0" t="0" r="0" b="0"/>
            <wp:docPr id="1870842300" name="Bildobjekt 1" descr="En bild som visar text, skärmbild, Teckensnitt, symbo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42300" name="Bildobjekt 1" descr="En bild som visar text, skärmbild, Teckensnitt, symbol&#10;&#10;Automatiskt genererad beskrivning"/>
                    <pic:cNvPicPr/>
                  </pic:nvPicPr>
                  <pic:blipFill>
                    <a:blip r:embed="rId565"/>
                    <a:stretch>
                      <a:fillRect/>
                    </a:stretch>
                  </pic:blipFill>
                  <pic:spPr>
                    <a:xfrm>
                      <a:off x="0" y="0"/>
                      <a:ext cx="2671200" cy="464400"/>
                    </a:xfrm>
                    <a:prstGeom prst="rect">
                      <a:avLst/>
                    </a:prstGeom>
                  </pic:spPr>
                </pic:pic>
              </a:graphicData>
            </a:graphic>
          </wp:inline>
        </w:drawing>
      </w:r>
    </w:p>
    <w:p w14:paraId="65E35EFE" w14:textId="77777777" w:rsidR="009749D1" w:rsidRDefault="009749D1" w:rsidP="009749D1">
      <w:pPr>
        <w:pStyle w:val="DoNow"/>
      </w:pPr>
      <w:r>
        <w:t>The start will be on that side you click on.</w:t>
      </w:r>
    </w:p>
    <w:p w14:paraId="2C7B2053" w14:textId="320EDBBB" w:rsidR="009749D1" w:rsidRPr="009749D1" w:rsidRDefault="009749D1" w:rsidP="009749D1">
      <w:r>
        <w:rPr>
          <w:noProof/>
        </w:rPr>
        <w:drawing>
          <wp:inline distT="0" distB="0" distL="0" distR="0" wp14:anchorId="63E149DC" wp14:editId="0CC780D3">
            <wp:extent cx="2073600" cy="1440000"/>
            <wp:effectExtent l="0" t="0" r="3175" b="8255"/>
            <wp:docPr id="98989622" name="Bildobjekt 1" descr="En bild som visar rita, Barnkonst, Grafik,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9622" name="Bildobjekt 1" descr="En bild som visar rita, Barnkonst, Grafik, design&#10;&#10;Automatiskt genererad beskrivning"/>
                    <pic:cNvPicPr/>
                  </pic:nvPicPr>
                  <pic:blipFill>
                    <a:blip r:embed="rId566"/>
                    <a:stretch>
                      <a:fillRect/>
                    </a:stretch>
                  </pic:blipFill>
                  <pic:spPr>
                    <a:xfrm>
                      <a:off x="0" y="0"/>
                      <a:ext cx="2073600" cy="1440000"/>
                    </a:xfrm>
                    <a:prstGeom prst="rect">
                      <a:avLst/>
                    </a:prstGeom>
                  </pic:spPr>
                </pic:pic>
              </a:graphicData>
            </a:graphic>
          </wp:inline>
        </w:drawing>
      </w:r>
      <w:r>
        <w:t xml:space="preserve"> </w:t>
      </w:r>
      <w:r>
        <w:rPr>
          <w:noProof/>
        </w:rPr>
        <w:drawing>
          <wp:inline distT="0" distB="0" distL="0" distR="0" wp14:anchorId="07BD2F9A" wp14:editId="7FD7EAD4">
            <wp:extent cx="9525" cy="9525"/>
            <wp:effectExtent l="0" t="0" r="0" b="0"/>
            <wp:docPr id="31452961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29617" name=""/>
                    <pic:cNvPicPr/>
                  </pic:nvPicPr>
                  <pic:blipFill>
                    <a:blip r:embed="rId567"/>
                    <a:stretch>
                      <a:fillRect/>
                    </a:stretch>
                  </pic:blipFill>
                  <pic:spPr>
                    <a:xfrm>
                      <a:off x="0" y="0"/>
                      <a:ext cx="9525" cy="9525"/>
                    </a:xfrm>
                    <a:prstGeom prst="rect">
                      <a:avLst/>
                    </a:prstGeom>
                  </pic:spPr>
                </pic:pic>
              </a:graphicData>
            </a:graphic>
          </wp:inline>
        </w:drawing>
      </w:r>
      <w:r w:rsidRPr="009749D1">
        <w:rPr>
          <w:noProof/>
        </w:rPr>
        <w:t xml:space="preserve"> </w:t>
      </w:r>
      <w:r>
        <w:rPr>
          <w:noProof/>
        </w:rPr>
        <w:drawing>
          <wp:inline distT="0" distB="0" distL="0" distR="0" wp14:anchorId="1DE29B9A" wp14:editId="31AEE0D7">
            <wp:extent cx="1774800" cy="1454400"/>
            <wp:effectExtent l="0" t="0" r="0" b="0"/>
            <wp:docPr id="1290786391" name="Bildobjekt 1" descr="En bild som visar Barnkonst, rita, Grafik, kons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86391" name="Bildobjekt 1" descr="En bild som visar Barnkonst, rita, Grafik, konst&#10;&#10;Automatiskt genererad beskrivning"/>
                    <pic:cNvPicPr/>
                  </pic:nvPicPr>
                  <pic:blipFill>
                    <a:blip r:embed="rId568"/>
                    <a:stretch>
                      <a:fillRect/>
                    </a:stretch>
                  </pic:blipFill>
                  <pic:spPr>
                    <a:xfrm>
                      <a:off x="0" y="0"/>
                      <a:ext cx="1774800" cy="1454400"/>
                    </a:xfrm>
                    <a:prstGeom prst="rect">
                      <a:avLst/>
                    </a:prstGeom>
                  </pic:spPr>
                </pic:pic>
              </a:graphicData>
            </a:graphic>
          </wp:inline>
        </w:drawing>
      </w:r>
    </w:p>
    <w:p w14:paraId="6E7927BC" w14:textId="77777777" w:rsidR="009749D1" w:rsidRPr="009749D1" w:rsidRDefault="009749D1" w:rsidP="009749D1"/>
    <w:p w14:paraId="511B3C7D" w14:textId="22F9B7C5" w:rsidR="009A1788" w:rsidRPr="00D90E4F" w:rsidRDefault="00707803" w:rsidP="009A1788">
      <w:r w:rsidRPr="00D90E4F">
        <w:t xml:space="preserve">The </w:t>
      </w:r>
      <w:r w:rsidR="00C47395" w:rsidRPr="00D90E4F">
        <w:t>"</w:t>
      </w:r>
      <w:r w:rsidR="00A946E1" w:rsidRPr="00D90E4F">
        <w:t>S</w:t>
      </w:r>
      <w:r w:rsidRPr="00D90E4F">
        <w:t>lit</w:t>
      </w:r>
      <w:r w:rsidR="00C47395" w:rsidRPr="00D90E4F">
        <w:t>"</w:t>
      </w:r>
      <w:r w:rsidRPr="00D90E4F">
        <w:t xml:space="preserve"> option can be used to cut open or closed objects</w:t>
      </w:r>
      <w:r w:rsidR="0092327D" w:rsidRPr="00D90E4F">
        <w:t>. Since t</w:t>
      </w:r>
      <w:r w:rsidR="005928E8" w:rsidRPr="00D90E4F">
        <w:t>he geometry itself is used as the leadin</w:t>
      </w:r>
      <w:r w:rsidR="0092327D" w:rsidRPr="00D90E4F">
        <w:t xml:space="preserve"> it is</w:t>
      </w:r>
      <w:r w:rsidR="005928E8" w:rsidRPr="00D90E4F">
        <w:t xml:space="preserve"> only possible to use the piercing type </w:t>
      </w:r>
      <w:r w:rsidR="0092327D" w:rsidRPr="00D90E4F">
        <w:t>"</w:t>
      </w:r>
      <w:hyperlink w:anchor="_Linear_piercing" w:history="1">
        <w:r w:rsidR="005928E8" w:rsidRPr="008522A3">
          <w:rPr>
            <w:rStyle w:val="Hyperlnk"/>
          </w:rPr>
          <w:t>Blind lead</w:t>
        </w:r>
      </w:hyperlink>
      <w:r w:rsidR="0092327D" w:rsidRPr="00D90E4F">
        <w:t>". R</w:t>
      </w:r>
      <w:r w:rsidR="00110F55" w:rsidRPr="00D90E4F">
        <w:t xml:space="preserve">ead more on this </w:t>
      </w:r>
      <w:r w:rsidR="0092327D" w:rsidRPr="00D90E4F">
        <w:t>on</w:t>
      </w:r>
      <w:r w:rsidR="005928E8" w:rsidRPr="00D90E4F">
        <w:t xml:space="preserve"> page </w:t>
      </w:r>
      <w:r w:rsidR="00BF11A7" w:rsidRPr="00D90E4F">
        <w:fldChar w:fldCharType="begin"/>
      </w:r>
      <w:r w:rsidR="005928E8" w:rsidRPr="00D90E4F">
        <w:instrText xml:space="preserve"> PAGEREF _Ref332803336 \h </w:instrText>
      </w:r>
      <w:r w:rsidR="00BF11A7" w:rsidRPr="00D90E4F">
        <w:fldChar w:fldCharType="separate"/>
      </w:r>
      <w:r w:rsidR="00EB6DA4">
        <w:rPr>
          <w:noProof/>
        </w:rPr>
        <w:t>137</w:t>
      </w:r>
      <w:r w:rsidR="00BF11A7" w:rsidRPr="00D90E4F">
        <w:fldChar w:fldCharType="end"/>
      </w:r>
      <w:r w:rsidR="0092327D" w:rsidRPr="00D90E4F">
        <w:t>.</w:t>
      </w:r>
      <w:r w:rsidR="009749D1" w:rsidRPr="009749D1">
        <w:rPr>
          <w:noProof/>
        </w:rPr>
        <w:t xml:space="preserve"> </w:t>
      </w:r>
    </w:p>
    <w:p w14:paraId="1CEC629A" w14:textId="7E37BA0E" w:rsidR="00707803" w:rsidRDefault="009749D1" w:rsidP="009749D1">
      <w:pPr>
        <w:pStyle w:val="Rubrik3"/>
      </w:pPr>
      <w:r>
        <w:t>Multi on slit</w:t>
      </w:r>
    </w:p>
    <w:p w14:paraId="318D6080" w14:textId="2C026634" w:rsidR="009749D1" w:rsidRPr="009749D1" w:rsidRDefault="009749D1" w:rsidP="009749D1">
      <w:r>
        <w:t>Use the Multi option if the cutting order is not that important.</w:t>
      </w:r>
    </w:p>
    <w:p w14:paraId="525E403B" w14:textId="56154206" w:rsidR="009749D1" w:rsidRDefault="009749D1" w:rsidP="009749D1">
      <w:pPr>
        <w:pStyle w:val="Bild"/>
      </w:pPr>
      <w:r w:rsidRPr="009749D1">
        <w:rPr>
          <w:noProof/>
        </w:rPr>
        <w:lastRenderedPageBreak/>
        <w:drawing>
          <wp:inline distT="0" distB="0" distL="0" distR="0" wp14:anchorId="0892B467" wp14:editId="50439EE9">
            <wp:extent cx="2728800" cy="478800"/>
            <wp:effectExtent l="0" t="0" r="0" b="0"/>
            <wp:docPr id="1528363987" name="Bildobjekt 1" descr="En bild som visar text, skärmbild, Rektangel, uttag&#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63987" name="Bildobjekt 1" descr="En bild som visar text, skärmbild, Rektangel, uttag&#10;&#10;Automatiskt genererad beskrivning"/>
                    <pic:cNvPicPr/>
                  </pic:nvPicPr>
                  <pic:blipFill>
                    <a:blip r:embed="rId569"/>
                    <a:stretch>
                      <a:fillRect/>
                    </a:stretch>
                  </pic:blipFill>
                  <pic:spPr>
                    <a:xfrm>
                      <a:off x="0" y="0"/>
                      <a:ext cx="2728800" cy="478800"/>
                    </a:xfrm>
                    <a:prstGeom prst="rect">
                      <a:avLst/>
                    </a:prstGeom>
                  </pic:spPr>
                </pic:pic>
              </a:graphicData>
            </a:graphic>
          </wp:inline>
        </w:drawing>
      </w:r>
    </w:p>
    <w:p w14:paraId="4A274375" w14:textId="4DEDFB6E" w:rsidR="009749D1" w:rsidRDefault="009749D1" w:rsidP="009749D1">
      <w:r>
        <w:t xml:space="preserve">The </w:t>
      </w:r>
      <w:r w:rsidR="00F8534C">
        <w:t>Multi option will use a sorting algorithm that is optimized to get short rapid transport between each cut.</w:t>
      </w:r>
    </w:p>
    <w:p w14:paraId="515B4388" w14:textId="77777777" w:rsidR="00F8534C" w:rsidRPr="009749D1" w:rsidRDefault="00F8534C" w:rsidP="009749D1"/>
    <w:p w14:paraId="5FC63948" w14:textId="0E5B3EE5" w:rsidR="009749D1" w:rsidRDefault="009749D1" w:rsidP="009749D1">
      <w:r w:rsidRPr="009749D1">
        <w:rPr>
          <w:noProof/>
        </w:rPr>
        <w:drawing>
          <wp:inline distT="0" distB="0" distL="0" distR="0" wp14:anchorId="13F41C94" wp14:editId="57BE5564">
            <wp:extent cx="1998000" cy="1760400"/>
            <wp:effectExtent l="0" t="0" r="2540" b="0"/>
            <wp:docPr id="1667046313" name="Bildobjekt 1" descr="En bild som visar rita, konst, grön,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46313" name="Bildobjekt 1" descr="En bild som visar rita, konst, grön, design&#10;&#10;Automatiskt genererad beskrivning"/>
                    <pic:cNvPicPr/>
                  </pic:nvPicPr>
                  <pic:blipFill>
                    <a:blip r:embed="rId570"/>
                    <a:stretch>
                      <a:fillRect/>
                    </a:stretch>
                  </pic:blipFill>
                  <pic:spPr>
                    <a:xfrm>
                      <a:off x="0" y="0"/>
                      <a:ext cx="1998000" cy="1760400"/>
                    </a:xfrm>
                    <a:prstGeom prst="rect">
                      <a:avLst/>
                    </a:prstGeom>
                  </pic:spPr>
                </pic:pic>
              </a:graphicData>
            </a:graphic>
          </wp:inline>
        </w:drawing>
      </w:r>
      <w:r w:rsidR="00F8534C">
        <w:t xml:space="preserve"> </w:t>
      </w:r>
      <w:r w:rsidR="00F8534C" w:rsidRPr="00F8534C">
        <w:rPr>
          <w:noProof/>
        </w:rPr>
        <w:drawing>
          <wp:inline distT="0" distB="0" distL="0" distR="0" wp14:anchorId="5D88A2DE" wp14:editId="09394E60">
            <wp:extent cx="1951630" cy="1772399"/>
            <wp:effectExtent l="0" t="0" r="0" b="0"/>
            <wp:docPr id="31513148" name="Bildobjekt 1" descr="En bild som visar cirkel, konst, Barnkonst, rit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3148" name="Bildobjekt 1" descr="En bild som visar cirkel, konst, Barnkonst, rita&#10;&#10;Automatiskt genererad beskrivning"/>
                    <pic:cNvPicPr/>
                  </pic:nvPicPr>
                  <pic:blipFill>
                    <a:blip r:embed="rId571"/>
                    <a:stretch>
                      <a:fillRect/>
                    </a:stretch>
                  </pic:blipFill>
                  <pic:spPr>
                    <a:xfrm>
                      <a:off x="0" y="0"/>
                      <a:ext cx="1959959" cy="1779963"/>
                    </a:xfrm>
                    <a:prstGeom prst="rect">
                      <a:avLst/>
                    </a:prstGeom>
                  </pic:spPr>
                </pic:pic>
              </a:graphicData>
            </a:graphic>
          </wp:inline>
        </w:drawing>
      </w:r>
    </w:p>
    <w:p w14:paraId="75E2C57F" w14:textId="77777777" w:rsidR="000C1B8A" w:rsidRDefault="000C1B8A" w:rsidP="00F8534C">
      <w:pPr>
        <w:pStyle w:val="Rubrik5"/>
      </w:pPr>
      <w:r w:rsidRPr="00D90E4F">
        <w:t>Overcut</w:t>
      </w:r>
    </w:p>
    <w:p w14:paraId="41A29C03" w14:textId="145FD347" w:rsidR="00F8534C" w:rsidRPr="00F8534C" w:rsidRDefault="00F8534C" w:rsidP="00F8534C">
      <w:pPr>
        <w:pStyle w:val="Bild"/>
      </w:pPr>
      <w:r w:rsidRPr="00D7674B">
        <w:rPr>
          <w:noProof/>
        </w:rPr>
        <w:drawing>
          <wp:inline distT="0" distB="0" distL="0" distR="0" wp14:anchorId="3B3905B0" wp14:editId="159C01F0">
            <wp:extent cx="1177200" cy="349200"/>
            <wp:effectExtent l="0" t="0" r="4445" b="0"/>
            <wp:docPr id="109825514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55141" name=""/>
                    <pic:cNvPicPr/>
                  </pic:nvPicPr>
                  <pic:blipFill>
                    <a:blip r:embed="rId572"/>
                    <a:stretch>
                      <a:fillRect/>
                    </a:stretch>
                  </pic:blipFill>
                  <pic:spPr>
                    <a:xfrm>
                      <a:off x="0" y="0"/>
                      <a:ext cx="1177200" cy="349200"/>
                    </a:xfrm>
                    <a:prstGeom prst="rect">
                      <a:avLst/>
                    </a:prstGeom>
                  </pic:spPr>
                </pic:pic>
              </a:graphicData>
            </a:graphic>
          </wp:inline>
        </w:drawing>
      </w:r>
    </w:p>
    <w:p w14:paraId="17BF9898" w14:textId="429DF5E8" w:rsidR="000C1B8A" w:rsidRPr="00D90E4F" w:rsidRDefault="00F8534C" w:rsidP="000C1B8A">
      <w:r>
        <w:t>Since the "Slit" option cannot use any traditional leadin since that will damage the slit. Of this reason some parts if the slit will be cut two times.</w:t>
      </w:r>
    </w:p>
    <w:p w14:paraId="2C4DB1A6" w14:textId="77777777" w:rsidR="00662399" w:rsidRPr="00D90E4F" w:rsidRDefault="009378B9" w:rsidP="00662399">
      <w:pPr>
        <w:keepNext/>
      </w:pPr>
      <w:r w:rsidRPr="00D90E4F">
        <w:rPr>
          <w:noProof/>
        </w:rPr>
        <w:drawing>
          <wp:inline distT="0" distB="0" distL="0" distR="0" wp14:anchorId="45E07466" wp14:editId="0AD1850C">
            <wp:extent cx="1555200" cy="1263600"/>
            <wp:effectExtent l="0" t="0" r="6985" b="0"/>
            <wp:docPr id="19340" name="Bild 19340" descr="Image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0" descr="Image430"/>
                    <pic:cNvPicPr>
                      <a:picLocks noChangeAspect="1" noChangeArrowheads="1"/>
                    </pic:cNvPicPr>
                  </pic:nvPicPr>
                  <pic:blipFill>
                    <a:blip r:embed="rId573" cstate="print"/>
                    <a:srcRect/>
                    <a:stretch>
                      <a:fillRect/>
                    </a:stretch>
                  </pic:blipFill>
                  <pic:spPr bwMode="auto">
                    <a:xfrm>
                      <a:off x="0" y="0"/>
                      <a:ext cx="1555200" cy="1263600"/>
                    </a:xfrm>
                    <a:prstGeom prst="rect">
                      <a:avLst/>
                    </a:prstGeom>
                    <a:noFill/>
                    <a:ln w="9525">
                      <a:noFill/>
                      <a:miter lim="800000"/>
                      <a:headEnd/>
                      <a:tailEnd/>
                    </a:ln>
                  </pic:spPr>
                </pic:pic>
              </a:graphicData>
            </a:graphic>
          </wp:inline>
        </w:drawing>
      </w:r>
    </w:p>
    <w:p w14:paraId="40B77A2A" w14:textId="346B5F19" w:rsidR="00BD42F0" w:rsidRPr="00D90E4F" w:rsidRDefault="0092327D" w:rsidP="00662399">
      <w:r w:rsidRPr="00D90E4F">
        <w:t xml:space="preserve">Picture </w:t>
      </w:r>
      <w:r w:rsidR="008522A3">
        <w:t xml:space="preserve">above </w:t>
      </w:r>
      <w:r w:rsidR="002B1AE1" w:rsidRPr="00D90E4F">
        <w:t xml:space="preserve">shows an open slit. The cutting starts at point (A) and </w:t>
      </w:r>
      <w:r w:rsidR="00BD42F0" w:rsidRPr="00D90E4F">
        <w:t xml:space="preserve">continues </w:t>
      </w:r>
      <w:r w:rsidR="002B1AE1" w:rsidRPr="00D90E4F">
        <w:t xml:space="preserve">to point (B). At this point the jet has cut through the material </w:t>
      </w:r>
      <w:r w:rsidR="00BD42F0" w:rsidRPr="00D90E4F">
        <w:t xml:space="preserve">and </w:t>
      </w:r>
      <w:r w:rsidR="002B1AE1" w:rsidRPr="00D90E4F">
        <w:t xml:space="preserve">then moves to point (C). The </w:t>
      </w:r>
      <w:r w:rsidR="00164FE3" w:rsidRPr="00D90E4F">
        <w:t>distances that have</w:t>
      </w:r>
      <w:r w:rsidR="002B1AE1" w:rsidRPr="00D90E4F">
        <w:t xml:space="preserve"> been cut two times (A) to (B) is the overcut distance.</w:t>
      </w:r>
    </w:p>
    <w:p w14:paraId="59D6663D" w14:textId="77777777" w:rsidR="00164FE3" w:rsidRPr="00D90E4F" w:rsidRDefault="009378B9" w:rsidP="00164FE3">
      <w:pPr>
        <w:keepNext/>
      </w:pPr>
      <w:r w:rsidRPr="00D90E4F">
        <w:rPr>
          <w:noProof/>
        </w:rPr>
        <w:drawing>
          <wp:inline distT="0" distB="0" distL="0" distR="0" wp14:anchorId="410A8896" wp14:editId="54A78FA8">
            <wp:extent cx="1663200" cy="1188000"/>
            <wp:effectExtent l="0" t="0" r="0" b="0"/>
            <wp:docPr id="19341" name="Bild 19341" descr="Image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1" descr="Image431"/>
                    <pic:cNvPicPr>
                      <a:picLocks noChangeAspect="1" noChangeArrowheads="1"/>
                    </pic:cNvPicPr>
                  </pic:nvPicPr>
                  <pic:blipFill>
                    <a:blip r:embed="rId574" cstate="print"/>
                    <a:srcRect/>
                    <a:stretch>
                      <a:fillRect/>
                    </a:stretch>
                  </pic:blipFill>
                  <pic:spPr bwMode="auto">
                    <a:xfrm>
                      <a:off x="0" y="0"/>
                      <a:ext cx="1663200" cy="1188000"/>
                    </a:xfrm>
                    <a:prstGeom prst="rect">
                      <a:avLst/>
                    </a:prstGeom>
                    <a:noFill/>
                    <a:ln w="9525">
                      <a:noFill/>
                      <a:miter lim="800000"/>
                      <a:headEnd/>
                      <a:tailEnd/>
                    </a:ln>
                  </pic:spPr>
                </pic:pic>
              </a:graphicData>
            </a:graphic>
          </wp:inline>
        </w:drawing>
      </w:r>
    </w:p>
    <w:p w14:paraId="21E9731B" w14:textId="3FA27136" w:rsidR="00164FE3" w:rsidRPr="00D90E4F" w:rsidRDefault="0092327D" w:rsidP="00662399">
      <w:r w:rsidRPr="00D90E4F">
        <w:t xml:space="preserve">Picture </w:t>
      </w:r>
      <w:r w:rsidR="008522A3">
        <w:t>above</w:t>
      </w:r>
      <w:r w:rsidR="00164FE3" w:rsidRPr="00D90E4F">
        <w:t xml:space="preserve"> shows a close</w:t>
      </w:r>
      <w:r w:rsidRPr="00D90E4F">
        <w:t>d</w:t>
      </w:r>
      <w:r w:rsidR="00164FE3" w:rsidRPr="00D90E4F">
        <w:t xml:space="preserve"> slit. The cutting starts at point (A) and </w:t>
      </w:r>
      <w:r w:rsidR="00BD42F0" w:rsidRPr="00D90E4F">
        <w:t xml:space="preserve">continues </w:t>
      </w:r>
      <w:r w:rsidR="00164FE3" w:rsidRPr="00D90E4F">
        <w:t xml:space="preserve">all </w:t>
      </w:r>
      <w:r w:rsidR="00BD42F0" w:rsidRPr="00D90E4F">
        <w:t xml:space="preserve">the </w:t>
      </w:r>
      <w:r w:rsidR="00164FE3" w:rsidRPr="00D90E4F">
        <w:t>way around back to (A) and then to (D). The distance between (A) and (D) is the overcut distance.</w:t>
      </w:r>
    </w:p>
    <w:p w14:paraId="13F19978" w14:textId="77777777" w:rsidR="009162FC" w:rsidRPr="00D90E4F" w:rsidRDefault="009162FC" w:rsidP="009162FC">
      <w:pPr>
        <w:pStyle w:val="Rubrik4"/>
      </w:pPr>
      <w:r w:rsidRPr="00D90E4F">
        <w:t>Dual cut</w:t>
      </w:r>
    </w:p>
    <w:p w14:paraId="36994F16" w14:textId="35145C14" w:rsidR="009162FC" w:rsidRPr="00D90E4F" w:rsidRDefault="008522A3" w:rsidP="008522A3">
      <w:pPr>
        <w:pStyle w:val="Bild"/>
      </w:pPr>
      <w:r w:rsidRPr="008522A3">
        <w:rPr>
          <w:noProof/>
        </w:rPr>
        <w:drawing>
          <wp:inline distT="0" distB="0" distL="0" distR="0" wp14:anchorId="691D3A50" wp14:editId="2153011B">
            <wp:extent cx="1514686" cy="257211"/>
            <wp:effectExtent l="0" t="0" r="0" b="9525"/>
            <wp:docPr id="142304630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46301" name=""/>
                    <pic:cNvPicPr/>
                  </pic:nvPicPr>
                  <pic:blipFill>
                    <a:blip r:embed="rId575"/>
                    <a:stretch>
                      <a:fillRect/>
                    </a:stretch>
                  </pic:blipFill>
                  <pic:spPr>
                    <a:xfrm>
                      <a:off x="0" y="0"/>
                      <a:ext cx="1514686" cy="257211"/>
                    </a:xfrm>
                    <a:prstGeom prst="rect">
                      <a:avLst/>
                    </a:prstGeom>
                  </pic:spPr>
                </pic:pic>
              </a:graphicData>
            </a:graphic>
          </wp:inline>
        </w:drawing>
      </w:r>
    </w:p>
    <w:p w14:paraId="514916EF" w14:textId="77777777" w:rsidR="009162FC" w:rsidRPr="00D90E4F" w:rsidRDefault="009162FC" w:rsidP="008522A3">
      <w:pPr>
        <w:pStyle w:val="Bild"/>
      </w:pPr>
      <w:r w:rsidRPr="00D90E4F">
        <w:rPr>
          <w:noProof/>
        </w:rPr>
        <w:drawing>
          <wp:inline distT="0" distB="0" distL="0" distR="0" wp14:anchorId="0B6A7D06" wp14:editId="4F5F2A1F">
            <wp:extent cx="1555200" cy="1263600"/>
            <wp:effectExtent l="0" t="0" r="6985" b="0"/>
            <wp:docPr id="18724" name="Bild 19340" descr="Image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0" descr="Image430"/>
                    <pic:cNvPicPr>
                      <a:picLocks noChangeAspect="1" noChangeArrowheads="1"/>
                    </pic:cNvPicPr>
                  </pic:nvPicPr>
                  <pic:blipFill>
                    <a:blip r:embed="rId573" cstate="print"/>
                    <a:srcRect/>
                    <a:stretch>
                      <a:fillRect/>
                    </a:stretch>
                  </pic:blipFill>
                  <pic:spPr bwMode="auto">
                    <a:xfrm>
                      <a:off x="0" y="0"/>
                      <a:ext cx="1555200" cy="1263600"/>
                    </a:xfrm>
                    <a:prstGeom prst="rect">
                      <a:avLst/>
                    </a:prstGeom>
                    <a:noFill/>
                    <a:ln w="9525">
                      <a:noFill/>
                      <a:miter lim="800000"/>
                      <a:headEnd/>
                      <a:tailEnd/>
                    </a:ln>
                  </pic:spPr>
                </pic:pic>
              </a:graphicData>
            </a:graphic>
          </wp:inline>
        </w:drawing>
      </w:r>
    </w:p>
    <w:p w14:paraId="6773CAA2" w14:textId="15682270" w:rsidR="009162FC" w:rsidRPr="00D90E4F" w:rsidRDefault="009162FC" w:rsidP="009162FC">
      <w:r w:rsidRPr="00D90E4F">
        <w:t xml:space="preserve">If you activate Dual </w:t>
      </w:r>
      <w:r w:rsidR="008522A3" w:rsidRPr="00D90E4F">
        <w:t>cut,</w:t>
      </w:r>
      <w:r w:rsidRPr="00D90E4F">
        <w:t xml:space="preserve"> then the whole slit will be cut two times. It will start at point (A) then go to points (B) and (C). It will then go back to (B). </w:t>
      </w:r>
    </w:p>
    <w:p w14:paraId="60319D10" w14:textId="77777777" w:rsidR="005928E8" w:rsidRDefault="005928E8" w:rsidP="005928E8">
      <w:pPr>
        <w:pStyle w:val="Rubrik3"/>
      </w:pPr>
      <w:bookmarkStart w:id="706" w:name="_Toc129002796"/>
      <w:r w:rsidRPr="00D90E4F">
        <w:lastRenderedPageBreak/>
        <w:t>Contours</w:t>
      </w:r>
      <w:bookmarkEnd w:id="706"/>
    </w:p>
    <w:p w14:paraId="04D4A575" w14:textId="199F34D1" w:rsidR="00DE4CA9" w:rsidRDefault="00DE4CA9" w:rsidP="00DE4CA9">
      <w:pPr>
        <w:pStyle w:val="DoNow"/>
      </w:pPr>
      <w:r>
        <w:t>Open the drawing "Quick-</w:t>
      </w:r>
      <w:r w:rsidR="00F8534C">
        <w:t>C</w:t>
      </w:r>
      <w:r>
        <w:t>ontour.dig" located in the "</w:t>
      </w:r>
      <w:hyperlink w:anchor="_Samples" w:history="1">
        <w:r w:rsidRPr="00DE4CA9">
          <w:rPr>
            <w:rStyle w:val="Hyperlnk"/>
          </w:rPr>
          <w:t>Sample directory</w:t>
        </w:r>
      </w:hyperlink>
      <w:r>
        <w:t>"</w:t>
      </w:r>
    </w:p>
    <w:p w14:paraId="6A636473" w14:textId="03E5B78E" w:rsidR="005928E8" w:rsidRPr="00D90E4F" w:rsidRDefault="00DE4CA9" w:rsidP="00DE4CA9">
      <w:pPr>
        <w:pStyle w:val="Bild"/>
      </w:pPr>
      <w:r w:rsidRPr="00DE4CA9">
        <w:rPr>
          <w:noProof/>
        </w:rPr>
        <w:drawing>
          <wp:inline distT="0" distB="0" distL="0" distR="0" wp14:anchorId="1EBF86A0" wp14:editId="01200E73">
            <wp:extent cx="1180800" cy="1065600"/>
            <wp:effectExtent l="0" t="0" r="635" b="1270"/>
            <wp:docPr id="587873371" name="Bildobjekt 1" descr="En bild som visar skärmbild,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73371" name="Bildobjekt 1" descr="En bild som visar skärmbild, design&#10;&#10;Automatiskt genererad beskrivning"/>
                    <pic:cNvPicPr/>
                  </pic:nvPicPr>
                  <pic:blipFill>
                    <a:blip r:embed="rId576"/>
                    <a:stretch>
                      <a:fillRect/>
                    </a:stretch>
                  </pic:blipFill>
                  <pic:spPr>
                    <a:xfrm>
                      <a:off x="0" y="0"/>
                      <a:ext cx="1180800" cy="1065600"/>
                    </a:xfrm>
                    <a:prstGeom prst="rect">
                      <a:avLst/>
                    </a:prstGeom>
                  </pic:spPr>
                </pic:pic>
              </a:graphicData>
            </a:graphic>
          </wp:inline>
        </w:drawing>
      </w:r>
    </w:p>
    <w:p w14:paraId="2D5C6DFD" w14:textId="1761A31A" w:rsidR="00DE4CA9" w:rsidRDefault="00DE4CA9" w:rsidP="00DE4CA9">
      <w:pPr>
        <w:pStyle w:val="DoNow"/>
      </w:pPr>
      <w:r>
        <w:t>Select the "Contour" option from the drop-down list or click on the picture.</w:t>
      </w:r>
    </w:p>
    <w:p w14:paraId="71342697" w14:textId="50AC06D5" w:rsidR="000C2CAD" w:rsidRDefault="00085249" w:rsidP="005928E8">
      <w:r>
        <w:t xml:space="preserve">The </w:t>
      </w:r>
      <w:r w:rsidR="000C2CAD">
        <w:t xml:space="preserve">Contour </w:t>
      </w:r>
      <w:r>
        <w:t xml:space="preserve">option </w:t>
      </w:r>
      <w:r w:rsidR="000C2CAD">
        <w:t>should be used when you want to add a toolpath on an external or Internal geometry</w:t>
      </w:r>
      <w:r>
        <w:t>, but the toolpath should not cut all the way around.</w:t>
      </w:r>
    </w:p>
    <w:p w14:paraId="1676B08D" w14:textId="38B25910" w:rsidR="00DE4CA9" w:rsidRPr="00085249" w:rsidRDefault="00DE4CA9" w:rsidP="00DE4CA9">
      <w:pPr>
        <w:pStyle w:val="DoNow"/>
      </w:pPr>
      <w:r>
        <w:t>Start the command and click on the "Single" button.</w:t>
      </w:r>
    </w:p>
    <w:p w14:paraId="0757FAB1" w14:textId="7DC9C870" w:rsidR="00085249" w:rsidRDefault="00085249" w:rsidP="00085249">
      <w:pPr>
        <w:pStyle w:val="Bild"/>
      </w:pPr>
      <w:r w:rsidRPr="00085249">
        <w:rPr>
          <w:noProof/>
        </w:rPr>
        <w:drawing>
          <wp:inline distT="0" distB="0" distL="0" distR="0" wp14:anchorId="411B6354" wp14:editId="52BE640F">
            <wp:extent cx="2653200" cy="428400"/>
            <wp:effectExtent l="0" t="0" r="0" b="0"/>
            <wp:docPr id="1277598650" name="Bildobjekt 1" descr="En bild som visar text, uttag&#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98650" name="Bildobjekt 1" descr="En bild som visar text, uttag&#10;&#10;Automatiskt genererad beskrivning"/>
                    <pic:cNvPicPr/>
                  </pic:nvPicPr>
                  <pic:blipFill>
                    <a:blip r:embed="rId577"/>
                    <a:stretch>
                      <a:fillRect/>
                    </a:stretch>
                  </pic:blipFill>
                  <pic:spPr>
                    <a:xfrm>
                      <a:off x="0" y="0"/>
                      <a:ext cx="2653200" cy="428400"/>
                    </a:xfrm>
                    <a:prstGeom prst="rect">
                      <a:avLst/>
                    </a:prstGeom>
                  </pic:spPr>
                </pic:pic>
              </a:graphicData>
            </a:graphic>
          </wp:inline>
        </w:drawing>
      </w:r>
    </w:p>
    <w:p w14:paraId="0C77BD4A" w14:textId="4D326DC7" w:rsidR="00085249" w:rsidRPr="00085249" w:rsidRDefault="00DE4CA9" w:rsidP="00DE4CA9">
      <w:pPr>
        <w:pStyle w:val="DoNow"/>
      </w:pPr>
      <w:r>
        <w:t>Click on point (1) and (2) If you will cut the part like (A) or (B) is depending on where you click the third point.</w:t>
      </w:r>
    </w:p>
    <w:p w14:paraId="1CF0B437" w14:textId="4D62337B" w:rsidR="000C2CAD" w:rsidRDefault="00085249" w:rsidP="00085249">
      <w:pPr>
        <w:pStyle w:val="Bild"/>
      </w:pPr>
      <w:r>
        <w:rPr>
          <w:noProof/>
        </w:rPr>
        <w:drawing>
          <wp:inline distT="0" distB="0" distL="0" distR="0" wp14:anchorId="4B5DC21C" wp14:editId="4B814FD4">
            <wp:extent cx="3045600" cy="1281600"/>
            <wp:effectExtent l="0" t="0" r="2540" b="0"/>
            <wp:docPr id="993876308" name="Bildobjekt 1" descr="En bild som visar Teckensnitt, diagram, linje, Grafik&#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76308" name="Bildobjekt 1" descr="En bild som visar Teckensnitt, diagram, linje, Grafik&#10;&#10;Automatiskt genererad beskrivning"/>
                    <pic:cNvPicPr/>
                  </pic:nvPicPr>
                  <pic:blipFill>
                    <a:blip r:embed="rId578"/>
                    <a:stretch>
                      <a:fillRect/>
                    </a:stretch>
                  </pic:blipFill>
                  <pic:spPr>
                    <a:xfrm>
                      <a:off x="0" y="0"/>
                      <a:ext cx="3045600" cy="1281600"/>
                    </a:xfrm>
                    <a:prstGeom prst="rect">
                      <a:avLst/>
                    </a:prstGeom>
                  </pic:spPr>
                </pic:pic>
              </a:graphicData>
            </a:graphic>
          </wp:inline>
        </w:drawing>
      </w:r>
    </w:p>
    <w:p w14:paraId="1B1ACA2F" w14:textId="44A24D1C" w:rsidR="00085249" w:rsidRDefault="00F8534C" w:rsidP="00F8534C">
      <w:pPr>
        <w:pStyle w:val="Rubrik4"/>
      </w:pPr>
      <w:r>
        <w:t>Piercing and Leads</w:t>
      </w:r>
    </w:p>
    <w:p w14:paraId="5ED9108C" w14:textId="01553EAD" w:rsidR="00F8534C" w:rsidRDefault="00F8534C" w:rsidP="00F8534C">
      <w:r w:rsidRPr="00D90E4F">
        <w:t xml:space="preserve">Since this option </w:t>
      </w:r>
      <w:r>
        <w:t xml:space="preserve">should be used for external and internal geometries it is possible to </w:t>
      </w:r>
      <w:r w:rsidRPr="00D90E4F">
        <w:t xml:space="preserve">use a leadin </w:t>
      </w:r>
      <w:r>
        <w:t xml:space="preserve">and optional </w:t>
      </w:r>
      <w:r w:rsidRPr="00D90E4F">
        <w:t>piercing types.</w:t>
      </w:r>
      <w:r w:rsidR="004B6218">
        <w:t xml:space="preserve"> There is also settings for wanted leadin and leadout length.</w:t>
      </w:r>
    </w:p>
    <w:p w14:paraId="5CAB120B" w14:textId="0D2DDDF6" w:rsidR="00F8534C" w:rsidRDefault="004B6218" w:rsidP="00F8534C">
      <w:pPr>
        <w:pStyle w:val="Bild"/>
      </w:pPr>
      <w:r>
        <w:rPr>
          <w:noProof/>
        </w:rPr>
        <w:drawing>
          <wp:inline distT="0" distB="0" distL="0" distR="0" wp14:anchorId="33A8D81F" wp14:editId="31EF7472">
            <wp:extent cx="1476000" cy="1418400"/>
            <wp:effectExtent l="0" t="0" r="0" b="0"/>
            <wp:docPr id="1753151841"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51841" name="Bildobjekt 1" descr="En bild som visar text, skärmbild, Teckensnitt, nummer&#10;&#10;Automatiskt genererad beskrivning"/>
                    <pic:cNvPicPr/>
                  </pic:nvPicPr>
                  <pic:blipFill>
                    <a:blip r:embed="rId579"/>
                    <a:stretch>
                      <a:fillRect/>
                    </a:stretch>
                  </pic:blipFill>
                  <pic:spPr>
                    <a:xfrm>
                      <a:off x="0" y="0"/>
                      <a:ext cx="1476000" cy="1418400"/>
                    </a:xfrm>
                    <a:prstGeom prst="rect">
                      <a:avLst/>
                    </a:prstGeom>
                  </pic:spPr>
                </pic:pic>
              </a:graphicData>
            </a:graphic>
          </wp:inline>
        </w:drawing>
      </w:r>
    </w:p>
    <w:p w14:paraId="30505E22" w14:textId="77777777" w:rsidR="004B6218" w:rsidRPr="00D90E4F" w:rsidRDefault="004B6218" w:rsidP="004B6218">
      <w:pPr>
        <w:pStyle w:val="Rubrik5"/>
      </w:pPr>
      <w:r w:rsidRPr="00D90E4F">
        <w:t>Lead angle</w:t>
      </w:r>
    </w:p>
    <w:p w14:paraId="163803F6" w14:textId="77777777" w:rsidR="004B6218" w:rsidRDefault="004B6218" w:rsidP="004B6218">
      <w:r w:rsidRPr="00D90E4F">
        <w:t>Only use this option together with the "Contour" option. The command also asks for the leadin and leadout angles.</w:t>
      </w:r>
    </w:p>
    <w:p w14:paraId="1D5F8915" w14:textId="1658ACC2" w:rsidR="004B6218" w:rsidRPr="00D90E4F" w:rsidRDefault="004B6218" w:rsidP="004B6218">
      <w:pPr>
        <w:pStyle w:val="Bild"/>
      </w:pPr>
      <w:r w:rsidRPr="004B6218">
        <w:rPr>
          <w:noProof/>
        </w:rPr>
        <w:drawing>
          <wp:inline distT="0" distB="0" distL="0" distR="0" wp14:anchorId="62E846D2" wp14:editId="48E0B770">
            <wp:extent cx="2055600" cy="1202400"/>
            <wp:effectExtent l="0" t="0" r="1905" b="0"/>
            <wp:docPr id="464621434" name="Bildobjekt 1" descr="En bild som visar symbol, diagram, Grafik,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21434" name="Bildobjekt 1" descr="En bild som visar symbol, diagram, Grafik, design&#10;&#10;Automatiskt genererad beskrivning"/>
                    <pic:cNvPicPr/>
                  </pic:nvPicPr>
                  <pic:blipFill>
                    <a:blip r:embed="rId580"/>
                    <a:stretch>
                      <a:fillRect/>
                    </a:stretch>
                  </pic:blipFill>
                  <pic:spPr>
                    <a:xfrm>
                      <a:off x="0" y="0"/>
                      <a:ext cx="2055600" cy="1202400"/>
                    </a:xfrm>
                    <a:prstGeom prst="rect">
                      <a:avLst/>
                    </a:prstGeom>
                  </pic:spPr>
                </pic:pic>
              </a:graphicData>
            </a:graphic>
          </wp:inline>
        </w:drawing>
      </w:r>
    </w:p>
    <w:p w14:paraId="1FD25EB7" w14:textId="13587C82" w:rsidR="00F8534C" w:rsidRDefault="004B6218" w:rsidP="004B6218">
      <w:pPr>
        <w:pStyle w:val="Rubrik5"/>
      </w:pPr>
      <w:r>
        <w:t>Kerf compensation</w:t>
      </w:r>
    </w:p>
    <w:p w14:paraId="2FA04D52" w14:textId="21C31675" w:rsidR="004B6218" w:rsidRDefault="004B6218" w:rsidP="004B6218">
      <w:pPr>
        <w:pStyle w:val="Bild"/>
      </w:pPr>
      <w:r w:rsidRPr="004B6218">
        <w:rPr>
          <w:noProof/>
        </w:rPr>
        <w:drawing>
          <wp:inline distT="0" distB="0" distL="0" distR="0" wp14:anchorId="544145F8" wp14:editId="69C59F60">
            <wp:extent cx="1447200" cy="237600"/>
            <wp:effectExtent l="0" t="0" r="635" b="0"/>
            <wp:docPr id="174535506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55067" name=""/>
                    <pic:cNvPicPr/>
                  </pic:nvPicPr>
                  <pic:blipFill>
                    <a:blip r:embed="rId581"/>
                    <a:stretch>
                      <a:fillRect/>
                    </a:stretch>
                  </pic:blipFill>
                  <pic:spPr>
                    <a:xfrm>
                      <a:off x="0" y="0"/>
                      <a:ext cx="1447200" cy="237600"/>
                    </a:xfrm>
                    <a:prstGeom prst="rect">
                      <a:avLst/>
                    </a:prstGeom>
                  </pic:spPr>
                </pic:pic>
              </a:graphicData>
            </a:graphic>
          </wp:inline>
        </w:drawing>
      </w:r>
    </w:p>
    <w:p w14:paraId="555E069A" w14:textId="77EDF28F" w:rsidR="004B6218" w:rsidRDefault="004B6218" w:rsidP="004B6218">
      <w:r>
        <w:lastRenderedPageBreak/>
        <w:t xml:space="preserve">Use this option if the jet should use kerf compensation. If this is not </w:t>
      </w:r>
      <w:r w:rsidR="00C973D9">
        <w:t>activated,</w:t>
      </w:r>
      <w:r>
        <w:t xml:space="preserve"> then the external geometry will be to small and internal will be </w:t>
      </w:r>
      <w:r w:rsidR="00C973D9">
        <w:t>too</w:t>
      </w:r>
      <w:r>
        <w:t xml:space="preserve"> large. Normally this should be activated.</w:t>
      </w:r>
      <w:r w:rsidR="00C973D9">
        <w:t xml:space="preserve"> You can read more about kerf compensation </w:t>
      </w:r>
      <w:hyperlink w:anchor="_Tool_radius_compensation" w:history="1">
        <w:r w:rsidR="00C973D9" w:rsidRPr="00C973D9">
          <w:rPr>
            <w:rStyle w:val="Hyperlnk"/>
          </w:rPr>
          <w:t>here</w:t>
        </w:r>
      </w:hyperlink>
      <w:r w:rsidR="00C973D9">
        <w:t>.</w:t>
      </w:r>
    </w:p>
    <w:p w14:paraId="781D5A16" w14:textId="77777777" w:rsidR="00164FE3" w:rsidRPr="00D90E4F" w:rsidRDefault="00782850" w:rsidP="002D3E07">
      <w:pPr>
        <w:pStyle w:val="Rubrik5"/>
      </w:pPr>
      <w:r w:rsidRPr="00D90E4F">
        <w:t>Connect</w:t>
      </w:r>
      <w:r w:rsidR="00164FE3" w:rsidRPr="00D90E4F">
        <w:t xml:space="preserve"> to part</w:t>
      </w:r>
    </w:p>
    <w:p w14:paraId="191604F1" w14:textId="233BFACC" w:rsidR="00782850" w:rsidRDefault="00C973D9" w:rsidP="00C973D9">
      <w:pPr>
        <w:pStyle w:val="Bild"/>
      </w:pPr>
      <w:r>
        <w:rPr>
          <w:noProof/>
        </w:rPr>
        <w:drawing>
          <wp:inline distT="0" distB="0" distL="0" distR="0" wp14:anchorId="4F111AE2" wp14:editId="082D71AD">
            <wp:extent cx="1141200" cy="237600"/>
            <wp:effectExtent l="0" t="0" r="1905" b="0"/>
            <wp:docPr id="41035542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55428" name=""/>
                    <pic:cNvPicPr/>
                  </pic:nvPicPr>
                  <pic:blipFill>
                    <a:blip r:embed="rId582"/>
                    <a:stretch>
                      <a:fillRect/>
                    </a:stretch>
                  </pic:blipFill>
                  <pic:spPr>
                    <a:xfrm>
                      <a:off x="0" y="0"/>
                      <a:ext cx="1141200" cy="237600"/>
                    </a:xfrm>
                    <a:prstGeom prst="rect">
                      <a:avLst/>
                    </a:prstGeom>
                  </pic:spPr>
                </pic:pic>
              </a:graphicData>
            </a:graphic>
          </wp:inline>
        </w:drawing>
      </w:r>
    </w:p>
    <w:p w14:paraId="22F1CFCF" w14:textId="750F913A" w:rsidR="00C973D9" w:rsidRPr="00C973D9" w:rsidRDefault="00C973D9" w:rsidP="00C973D9">
      <w:r>
        <w:t>You can read more about "</w:t>
      </w:r>
      <w:hyperlink w:anchor="_Connect_to_part" w:history="1">
        <w:r w:rsidRPr="00C973D9">
          <w:rPr>
            <w:rStyle w:val="Hyperlnk"/>
          </w:rPr>
          <w:t>Connected toolpath</w:t>
        </w:r>
      </w:hyperlink>
      <w:r>
        <w:t>" in the "Contour command"</w:t>
      </w:r>
    </w:p>
    <w:p w14:paraId="18820758" w14:textId="67D04D6C" w:rsidR="00C973D9" w:rsidRDefault="00C973D9" w:rsidP="00164FE3">
      <w:r>
        <w:t xml:space="preserve">If the toolpath is not connected to the </w:t>
      </w:r>
      <w:r w:rsidR="00BE0184">
        <w:t>part,</w:t>
      </w:r>
      <w:r>
        <w:t xml:space="preserve"> then it's possible to specify a separate cutting quality on the toolpath</w:t>
      </w:r>
    </w:p>
    <w:p w14:paraId="1167CCA2" w14:textId="6A1F8C41" w:rsidR="00C973D9" w:rsidRDefault="00C973D9" w:rsidP="00164FE3">
      <w:r w:rsidRPr="00C973D9">
        <w:rPr>
          <w:noProof/>
        </w:rPr>
        <w:drawing>
          <wp:inline distT="0" distB="0" distL="0" distR="0" wp14:anchorId="57547DA4" wp14:editId="5F64E939">
            <wp:extent cx="1486107" cy="428685"/>
            <wp:effectExtent l="0" t="0" r="0" b="9525"/>
            <wp:docPr id="48717006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70060" name=""/>
                    <pic:cNvPicPr/>
                  </pic:nvPicPr>
                  <pic:blipFill>
                    <a:blip r:embed="rId583"/>
                    <a:stretch>
                      <a:fillRect/>
                    </a:stretch>
                  </pic:blipFill>
                  <pic:spPr>
                    <a:xfrm>
                      <a:off x="0" y="0"/>
                      <a:ext cx="1486107" cy="428685"/>
                    </a:xfrm>
                    <a:prstGeom prst="rect">
                      <a:avLst/>
                    </a:prstGeom>
                  </pic:spPr>
                </pic:pic>
              </a:graphicData>
            </a:graphic>
          </wp:inline>
        </w:drawing>
      </w:r>
    </w:p>
    <w:p w14:paraId="0853D487" w14:textId="49E4ED12" w:rsidR="0046378B" w:rsidRPr="00D90E4F" w:rsidRDefault="00C973D9" w:rsidP="0046378B">
      <w:pPr>
        <w:pStyle w:val="Rubrik2"/>
      </w:pPr>
      <w:bookmarkStart w:id="707" w:name="_Toc335636978"/>
      <w:bookmarkStart w:id="708" w:name="_Toc129002797"/>
      <w:bookmarkStart w:id="709" w:name="_Toc229474856"/>
      <w:r>
        <w:t>M</w:t>
      </w:r>
      <w:r w:rsidR="0046378B" w:rsidRPr="00D90E4F">
        <w:t>ark</w:t>
      </w:r>
      <w:bookmarkStart w:id="710" w:name="marking"/>
      <w:bookmarkEnd w:id="710"/>
      <w:r w:rsidR="0046378B" w:rsidRPr="00D90E4F">
        <w:t>ing</w:t>
      </w:r>
      <w:bookmarkEnd w:id="707"/>
      <w:bookmarkEnd w:id="708"/>
      <w:bookmarkEnd w:id="709"/>
    </w:p>
    <w:p w14:paraId="71567A48" w14:textId="57F02D8C" w:rsidR="0046378B" w:rsidRPr="00D90E4F" w:rsidRDefault="00BE0184" w:rsidP="00BE0184">
      <w:pPr>
        <w:pStyle w:val="Bild"/>
      </w:pPr>
      <w:r w:rsidRPr="00BE0184">
        <w:rPr>
          <w:noProof/>
        </w:rPr>
        <w:drawing>
          <wp:inline distT="0" distB="0" distL="0" distR="0" wp14:anchorId="4CFC01C5" wp14:editId="3FC91897">
            <wp:extent cx="1807200" cy="763200"/>
            <wp:effectExtent l="0" t="0" r="3175" b="0"/>
            <wp:docPr id="1232077740" name="Bildobjekt 1" descr="En bild som visar text, skärmbild, Teckensnitt,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77740" name="Bildobjekt 1" descr="En bild som visar text, skärmbild, Teckensnitt, Rektangel&#10;&#10;Automatiskt genererad beskrivning"/>
                    <pic:cNvPicPr/>
                  </pic:nvPicPr>
                  <pic:blipFill>
                    <a:blip r:embed="rId584"/>
                    <a:stretch>
                      <a:fillRect/>
                    </a:stretch>
                  </pic:blipFill>
                  <pic:spPr>
                    <a:xfrm>
                      <a:off x="0" y="0"/>
                      <a:ext cx="1807200" cy="763200"/>
                    </a:xfrm>
                    <a:prstGeom prst="rect">
                      <a:avLst/>
                    </a:prstGeom>
                  </pic:spPr>
                </pic:pic>
              </a:graphicData>
            </a:graphic>
          </wp:inline>
        </w:drawing>
      </w:r>
    </w:p>
    <w:p w14:paraId="1D9E0A14" w14:textId="198BB536" w:rsidR="0092327D" w:rsidRDefault="001D631D" w:rsidP="00894374">
      <w:r w:rsidRPr="00D90E4F">
        <w:t xml:space="preserve">The </w:t>
      </w:r>
      <w:r w:rsidR="00C47395" w:rsidRPr="00D90E4F">
        <w:t>"</w:t>
      </w:r>
      <w:r w:rsidRPr="00D90E4F">
        <w:t>Marking</w:t>
      </w:r>
      <w:r w:rsidR="00C47395" w:rsidRPr="00D90E4F">
        <w:t>"</w:t>
      </w:r>
      <w:r w:rsidRPr="00D90E4F">
        <w:t xml:space="preserve"> command </w:t>
      </w:r>
      <w:r w:rsidR="002F4E44" w:rsidRPr="00D90E4F">
        <w:t xml:space="preserve">makes it possible to </w:t>
      </w:r>
      <w:r w:rsidR="00A9363B" w:rsidRPr="00D90E4F">
        <w:t xml:space="preserve">cut a mark in the material rather than cutting through. </w:t>
      </w:r>
      <w:r w:rsidR="005E3449" w:rsidRPr="00D90E4F">
        <w:t xml:space="preserve">Marking of text and contours </w:t>
      </w:r>
      <w:r w:rsidR="0092327D" w:rsidRPr="00D90E4F">
        <w:t>is</w:t>
      </w:r>
      <w:r w:rsidR="005E3449" w:rsidRPr="00D90E4F">
        <w:t xml:space="preserve"> made with abr</w:t>
      </w:r>
      <w:r w:rsidR="00D222D5" w:rsidRPr="00D90E4F">
        <w:t>asive waterjet or pure waterjet or with other marking equipment.</w:t>
      </w:r>
      <w:r w:rsidR="00894374" w:rsidRPr="00D90E4F">
        <w:t xml:space="preserve"> </w:t>
      </w:r>
      <w:r w:rsidR="0092327D" w:rsidRPr="00D90E4F">
        <w:t>M</w:t>
      </w:r>
      <w:r w:rsidR="00894374" w:rsidRPr="00D90E4F">
        <w:t xml:space="preserve">arking </w:t>
      </w:r>
      <w:r w:rsidR="00665801" w:rsidRPr="00D90E4F">
        <w:t>geometries</w:t>
      </w:r>
      <w:r w:rsidR="00894374" w:rsidRPr="00D90E4F">
        <w:t xml:space="preserve"> </w:t>
      </w:r>
      <w:r w:rsidR="0092327D" w:rsidRPr="00D90E4F">
        <w:t xml:space="preserve">is </w:t>
      </w:r>
      <w:r w:rsidR="00894374" w:rsidRPr="00D90E4F">
        <w:t xml:space="preserve">created by the "Other object" button in the </w:t>
      </w:r>
      <w:r w:rsidR="00C47395" w:rsidRPr="00D90E4F">
        <w:t>"</w:t>
      </w:r>
      <w:hyperlink w:anchor="_Other_objects" w:history="1">
        <w:r w:rsidR="00894374" w:rsidRPr="006111D8">
          <w:rPr>
            <w:rStyle w:val="Hyperlnk"/>
          </w:rPr>
          <w:t>Create part</w:t>
        </w:r>
      </w:hyperlink>
      <w:r w:rsidR="00C47395" w:rsidRPr="00D90E4F">
        <w:t>"</w:t>
      </w:r>
      <w:r w:rsidR="00894374" w:rsidRPr="00D90E4F">
        <w:t xml:space="preserve"> command </w:t>
      </w:r>
      <w:r w:rsidR="006111D8">
        <w:t>or with the command "</w:t>
      </w:r>
      <w:hyperlink w:anchor="_Add_Other_object" w:history="1">
        <w:r w:rsidR="006111D8" w:rsidRPr="006111D8">
          <w:rPr>
            <w:rStyle w:val="Hyperlnk"/>
          </w:rPr>
          <w:t>Add other object</w:t>
        </w:r>
      </w:hyperlink>
      <w:r w:rsidR="006111D8">
        <w:t>".</w:t>
      </w:r>
    </w:p>
    <w:p w14:paraId="481EC6E0" w14:textId="57E34275" w:rsidR="006111D8" w:rsidRDefault="006111D8" w:rsidP="006111D8">
      <w:pPr>
        <w:pStyle w:val="Bild"/>
      </w:pPr>
      <w:r>
        <w:rPr>
          <w:noProof/>
        </w:rPr>
        <w:drawing>
          <wp:inline distT="0" distB="0" distL="0" distR="0" wp14:anchorId="447969D4" wp14:editId="6E14BF80">
            <wp:extent cx="2178000" cy="1652400"/>
            <wp:effectExtent l="0" t="0" r="0" b="5080"/>
            <wp:docPr id="811668510" name="Bildobjekt 1" descr="En bild som visar text, skärmbild, multimedia,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68510" name="Bildobjekt 1" descr="En bild som visar text, skärmbild, multimedia, nummer&#10;&#10;Automatiskt genererad beskrivning"/>
                    <pic:cNvPicPr/>
                  </pic:nvPicPr>
                  <pic:blipFill>
                    <a:blip r:embed="rId585"/>
                    <a:stretch>
                      <a:fillRect/>
                    </a:stretch>
                  </pic:blipFill>
                  <pic:spPr>
                    <a:xfrm>
                      <a:off x="0" y="0"/>
                      <a:ext cx="2178000" cy="1652400"/>
                    </a:xfrm>
                    <a:prstGeom prst="rect">
                      <a:avLst/>
                    </a:prstGeom>
                  </pic:spPr>
                </pic:pic>
              </a:graphicData>
            </a:graphic>
          </wp:inline>
        </w:drawing>
      </w:r>
    </w:p>
    <w:p w14:paraId="296F966A" w14:textId="30922442" w:rsidR="006111D8" w:rsidRDefault="006111D8" w:rsidP="006111D8">
      <w:pPr>
        <w:pStyle w:val="Rubrik5"/>
      </w:pPr>
      <w:r>
        <w:t>Waterjet marking</w:t>
      </w:r>
    </w:p>
    <w:p w14:paraId="5413984F" w14:textId="7B11E91B" w:rsidR="006111D8" w:rsidRDefault="006111D8" w:rsidP="006111D8">
      <w:r>
        <w:t>Waterjet marking is done with the same jet as for the cutting. Waterjet marking is done with lower pressure and less abrasive than cutting. Of that reason it is possible to do all marking before cutting starts in sheetwise or partwise optimization.</w:t>
      </w:r>
    </w:p>
    <w:p w14:paraId="26931467" w14:textId="0E9760B6" w:rsidR="006111D8" w:rsidRDefault="006111D8" w:rsidP="006111D8">
      <w:pPr>
        <w:pStyle w:val="Rubrik5"/>
      </w:pPr>
      <w:r>
        <w:t>Special marking</w:t>
      </w:r>
    </w:p>
    <w:p w14:paraId="37B0AACB" w14:textId="123A026E" w:rsidR="004E153F" w:rsidRDefault="006111D8" w:rsidP="006111D8">
      <w:r>
        <w:t>In this case the marking is done with a special marking tool that are located</w:t>
      </w:r>
      <w:r w:rsidR="004E153F">
        <w:t xml:space="preserve"> beside the jet. Example of marking equipment can be powder, inkjet pen, </w:t>
      </w:r>
      <w:r w:rsidR="005C2E1E">
        <w:t>engraving</w:t>
      </w:r>
      <w:r w:rsidR="004E153F">
        <w:t xml:space="preserve"> tool or laser.</w:t>
      </w:r>
    </w:p>
    <w:p w14:paraId="69C9A1CF" w14:textId="066D66DD" w:rsidR="00D222D5" w:rsidRPr="00D90E4F" w:rsidRDefault="00665801" w:rsidP="002D3E07">
      <w:pPr>
        <w:pStyle w:val="Rubrik5"/>
      </w:pPr>
      <w:r w:rsidRPr="00D90E4F">
        <w:t>Attribute</w:t>
      </w:r>
    </w:p>
    <w:p w14:paraId="566C82E6" w14:textId="47207A3C" w:rsidR="00331182" w:rsidRDefault="00331182" w:rsidP="00331182">
      <w:r>
        <w:t xml:space="preserve">The attribute functionality is the same as for many commands like Quick, Marking, Holes, Toolpath in 3D-5X. You can read more about this </w:t>
      </w:r>
      <w:hyperlink w:anchor="_Attribute" w:history="1">
        <w:r w:rsidRPr="004E153F">
          <w:rPr>
            <w:rStyle w:val="Hyperlnk"/>
          </w:rPr>
          <w:t>here</w:t>
        </w:r>
      </w:hyperlink>
      <w:r>
        <w:t>.</w:t>
      </w:r>
    </w:p>
    <w:p w14:paraId="0D40D861" w14:textId="77777777" w:rsidR="00665801" w:rsidRPr="00D90E4F" w:rsidRDefault="00665801" w:rsidP="002D3E07">
      <w:pPr>
        <w:pStyle w:val="Rubrik5"/>
      </w:pPr>
      <w:r w:rsidRPr="00D90E4F">
        <w:t>Connect to part</w:t>
      </w:r>
    </w:p>
    <w:p w14:paraId="0BB9AA87" w14:textId="07EF2B22" w:rsidR="00665801" w:rsidRPr="00D90E4F" w:rsidRDefault="005C2E1E" w:rsidP="00665801">
      <w:r>
        <w:t xml:space="preserve">There </w:t>
      </w:r>
      <w:r w:rsidR="00464FC4">
        <w:t>is</w:t>
      </w:r>
      <w:r>
        <w:t xml:space="preserve"> more information about </w:t>
      </w:r>
      <w:r w:rsidR="00023CC2">
        <w:t xml:space="preserve">connect to part </w:t>
      </w:r>
      <w:r>
        <w:t xml:space="preserve">in the </w:t>
      </w:r>
      <w:r w:rsidR="00C47395" w:rsidRPr="00D90E4F">
        <w:t>"</w:t>
      </w:r>
      <w:hyperlink w:anchor="_Connect_to_part" w:history="1">
        <w:r w:rsidRPr="005C2E1E">
          <w:rPr>
            <w:rStyle w:val="Hyperlnk"/>
          </w:rPr>
          <w:t>Contour</w:t>
        </w:r>
      </w:hyperlink>
      <w:r w:rsidR="00C47395" w:rsidRPr="00D90E4F">
        <w:t>"</w:t>
      </w:r>
      <w:r w:rsidR="00FE7493" w:rsidRPr="00D90E4F">
        <w:t xml:space="preserve"> command.</w:t>
      </w:r>
    </w:p>
    <w:p w14:paraId="6CCFB3BD" w14:textId="77777777" w:rsidR="00665801" w:rsidRPr="00D90E4F" w:rsidRDefault="00572091" w:rsidP="002D3E07">
      <w:pPr>
        <w:pStyle w:val="Rubrik5"/>
      </w:pPr>
      <w:r w:rsidRPr="00D90E4F">
        <w:t>Exclude contours</w:t>
      </w:r>
    </w:p>
    <w:p w14:paraId="772F4A6D" w14:textId="77777777" w:rsidR="00372B8D" w:rsidRPr="00D90E4F" w:rsidRDefault="0092327D" w:rsidP="00AC5C2B">
      <w:r w:rsidRPr="00D90E4F">
        <w:t>When</w:t>
      </w:r>
      <w:r w:rsidR="00572091" w:rsidRPr="00D90E4F">
        <w:t xml:space="preserve"> this checkbox is activated </w:t>
      </w:r>
      <w:r w:rsidRPr="00D90E4F">
        <w:t>no</w:t>
      </w:r>
      <w:r w:rsidR="00572091" w:rsidRPr="00D90E4F">
        <w:t xml:space="preserve"> geometries that </w:t>
      </w:r>
      <w:r w:rsidR="00AC5C2B" w:rsidRPr="00D90E4F">
        <w:t>belong</w:t>
      </w:r>
      <w:r w:rsidR="00572091" w:rsidRPr="00D90E4F">
        <w:t xml:space="preserve"> to the</w:t>
      </w:r>
      <w:r w:rsidRPr="00D90E4F">
        <w:t xml:space="preserve"> </w:t>
      </w:r>
      <w:r w:rsidR="00AC5C2B" w:rsidRPr="00D90E4F">
        <w:t xml:space="preserve">contours </w:t>
      </w:r>
      <w:r w:rsidRPr="00D90E4F">
        <w:t>can be selected.</w:t>
      </w:r>
    </w:p>
    <w:p w14:paraId="6C471FAC" w14:textId="77777777" w:rsidR="00572091" w:rsidRDefault="00572091" w:rsidP="00C5529E">
      <w:pPr>
        <w:pStyle w:val="Rubrik4"/>
      </w:pPr>
      <w:r w:rsidRPr="00D90E4F">
        <w:t>Multi or Single</w:t>
      </w:r>
    </w:p>
    <w:p w14:paraId="10A7E534" w14:textId="2D650FDD" w:rsidR="004E153F" w:rsidRPr="004E153F" w:rsidRDefault="004E153F" w:rsidP="004E153F">
      <w:pPr>
        <w:pStyle w:val="Bild"/>
      </w:pPr>
      <w:r w:rsidRPr="004E153F">
        <w:rPr>
          <w:noProof/>
        </w:rPr>
        <w:drawing>
          <wp:inline distT="0" distB="0" distL="0" distR="0" wp14:anchorId="191E6655" wp14:editId="30EFDC3F">
            <wp:extent cx="2304000" cy="403200"/>
            <wp:effectExtent l="0" t="0" r="1270" b="0"/>
            <wp:docPr id="720331167" name="Bildobjekt 1" descr="En bild som visar text, skärmbild, uttag&#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31167" name="Bildobjekt 1" descr="En bild som visar text, skärmbild, uttag&#10;&#10;Automatiskt genererad beskrivning"/>
                    <pic:cNvPicPr/>
                  </pic:nvPicPr>
                  <pic:blipFill>
                    <a:blip r:embed="rId586"/>
                    <a:stretch>
                      <a:fillRect/>
                    </a:stretch>
                  </pic:blipFill>
                  <pic:spPr>
                    <a:xfrm>
                      <a:off x="0" y="0"/>
                      <a:ext cx="2304000" cy="403200"/>
                    </a:xfrm>
                    <a:prstGeom prst="rect">
                      <a:avLst/>
                    </a:prstGeom>
                  </pic:spPr>
                </pic:pic>
              </a:graphicData>
            </a:graphic>
          </wp:inline>
        </w:drawing>
      </w:r>
    </w:p>
    <w:p w14:paraId="7F96EEDC" w14:textId="1372C76C" w:rsidR="00572091" w:rsidRPr="00D90E4F" w:rsidRDefault="00FE7493" w:rsidP="00572091">
      <w:r w:rsidRPr="00D90E4F">
        <w:t xml:space="preserve">Use the </w:t>
      </w:r>
      <w:r w:rsidR="00C47395" w:rsidRPr="00D90E4F">
        <w:t>"</w:t>
      </w:r>
      <w:r w:rsidRPr="00D90E4F">
        <w:t>Multi</w:t>
      </w:r>
      <w:r w:rsidR="00C47395" w:rsidRPr="00D90E4F">
        <w:t>"</w:t>
      </w:r>
      <w:r w:rsidRPr="00D90E4F">
        <w:t xml:space="preserve"> button to select multiple objects at the same time. </w:t>
      </w:r>
      <w:r w:rsidR="00572091" w:rsidRPr="00D90E4F">
        <w:t>Selec</w:t>
      </w:r>
      <w:r w:rsidR="005A4472" w:rsidRPr="00D90E4F">
        <w:t>t</w:t>
      </w:r>
      <w:r w:rsidR="00572091" w:rsidRPr="00D90E4F">
        <w:t xml:space="preserve"> the </w:t>
      </w:r>
      <w:r w:rsidR="00C47395" w:rsidRPr="00D90E4F">
        <w:t>"</w:t>
      </w:r>
      <w:r w:rsidR="00572091" w:rsidRPr="00D90E4F">
        <w:t>Single</w:t>
      </w:r>
      <w:r w:rsidR="00C47395" w:rsidRPr="00D90E4F">
        <w:t>"</w:t>
      </w:r>
      <w:r w:rsidR="00572091" w:rsidRPr="00D90E4F">
        <w:t xml:space="preserve"> button </w:t>
      </w:r>
      <w:r w:rsidR="005A4472" w:rsidRPr="00D90E4F">
        <w:t xml:space="preserve">and </w:t>
      </w:r>
      <w:r w:rsidR="00572091" w:rsidRPr="00D90E4F">
        <w:t xml:space="preserve">click on each object. The starting position will then be at the position </w:t>
      </w:r>
      <w:r w:rsidR="005A4472" w:rsidRPr="00D90E4F">
        <w:t xml:space="preserve">where the </w:t>
      </w:r>
      <w:r w:rsidR="004E153F">
        <w:t>you click</w:t>
      </w:r>
      <w:r w:rsidR="00572091" w:rsidRPr="00D90E4F">
        <w:t>.</w:t>
      </w:r>
    </w:p>
    <w:p w14:paraId="5C5664FB" w14:textId="77777777" w:rsidR="00C42D17" w:rsidRPr="00D90E4F" w:rsidRDefault="00C42D17" w:rsidP="00C42D17">
      <w:pPr>
        <w:pStyle w:val="Rubrik2"/>
      </w:pPr>
      <w:bookmarkStart w:id="711" w:name="_Toc335636979"/>
      <w:bookmarkStart w:id="712" w:name="_Toc129002798"/>
      <w:bookmarkStart w:id="713" w:name="_Toc229474857"/>
      <w:r w:rsidRPr="00D90E4F">
        <w:lastRenderedPageBreak/>
        <w:t>H</w:t>
      </w:r>
      <w:bookmarkStart w:id="714" w:name="holes"/>
      <w:bookmarkEnd w:id="714"/>
      <w:r w:rsidRPr="00D90E4F">
        <w:t>oles</w:t>
      </w:r>
      <w:bookmarkEnd w:id="711"/>
      <w:bookmarkEnd w:id="712"/>
      <w:bookmarkEnd w:id="713"/>
    </w:p>
    <w:p w14:paraId="796CE325" w14:textId="6F231E83" w:rsidR="00945DD7" w:rsidRPr="00D90E4F" w:rsidRDefault="005C2E1E" w:rsidP="005C2E1E">
      <w:pPr>
        <w:pStyle w:val="Bild"/>
      </w:pPr>
      <w:r w:rsidRPr="005C2E1E">
        <w:rPr>
          <w:noProof/>
        </w:rPr>
        <w:drawing>
          <wp:inline distT="0" distB="0" distL="0" distR="0" wp14:anchorId="31567729" wp14:editId="607A3BDB">
            <wp:extent cx="1364400" cy="1188000"/>
            <wp:effectExtent l="0" t="0" r="7620" b="0"/>
            <wp:docPr id="819719662"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19662" name="Bildobjekt 1" descr="En bild som visar text, skärmbild, Teckensnitt, nummer&#10;&#10;Automatiskt genererad beskrivning"/>
                    <pic:cNvPicPr/>
                  </pic:nvPicPr>
                  <pic:blipFill>
                    <a:blip r:embed="rId587"/>
                    <a:stretch>
                      <a:fillRect/>
                    </a:stretch>
                  </pic:blipFill>
                  <pic:spPr>
                    <a:xfrm>
                      <a:off x="0" y="0"/>
                      <a:ext cx="1364400" cy="1188000"/>
                    </a:xfrm>
                    <a:prstGeom prst="rect">
                      <a:avLst/>
                    </a:prstGeom>
                  </pic:spPr>
                </pic:pic>
              </a:graphicData>
            </a:graphic>
          </wp:inline>
        </w:drawing>
      </w:r>
    </w:p>
    <w:p w14:paraId="4A2E9361" w14:textId="56360D64" w:rsidR="00C42D17" w:rsidRDefault="00C42D17" w:rsidP="00C42D17">
      <w:r w:rsidRPr="00D90E4F">
        <w:t xml:space="preserve">This command </w:t>
      </w:r>
      <w:r w:rsidR="005C2E1E">
        <w:t xml:space="preserve">can be used </w:t>
      </w:r>
      <w:r w:rsidRPr="00D90E4F">
        <w:t xml:space="preserve">for </w:t>
      </w:r>
      <w:r w:rsidR="005C2E1E" w:rsidRPr="00D90E4F">
        <w:t>diverse types</w:t>
      </w:r>
      <w:r w:rsidRPr="00D90E4F">
        <w:t xml:space="preserve"> of cu</w:t>
      </w:r>
      <w:r w:rsidR="00D3526A" w:rsidRPr="00D90E4F">
        <w:t>tting processes on point or circular objects</w:t>
      </w:r>
      <w:r w:rsidRPr="00D90E4F">
        <w:t>.</w:t>
      </w:r>
      <w:r w:rsidR="00B9763B" w:rsidRPr="00D90E4F">
        <w:t xml:space="preserve"> </w:t>
      </w:r>
      <w:r w:rsidR="00F94466">
        <w:t>F</w:t>
      </w:r>
      <w:r w:rsidR="00945DD7" w:rsidRPr="00D90E4F">
        <w:t>ollowing dialog</w:t>
      </w:r>
      <w:r w:rsidR="005A4472" w:rsidRPr="00D90E4F">
        <w:t xml:space="preserve"> </w:t>
      </w:r>
      <w:r w:rsidR="00945DD7" w:rsidRPr="00D90E4F">
        <w:t>is shown</w:t>
      </w:r>
      <w:r w:rsidR="005A4472" w:rsidRPr="00D90E4F">
        <w:t>:</w:t>
      </w:r>
    </w:p>
    <w:p w14:paraId="674FF66E" w14:textId="78B900F1" w:rsidR="00F369BE" w:rsidRPr="00F369BE" w:rsidRDefault="00464FC4" w:rsidP="00F369BE">
      <w:pPr>
        <w:pStyle w:val="Bild"/>
      </w:pPr>
      <w:r>
        <w:rPr>
          <w:noProof/>
        </w:rPr>
        <w:drawing>
          <wp:inline distT="0" distB="0" distL="0" distR="0" wp14:anchorId="05EDC669" wp14:editId="0DE15010">
            <wp:extent cx="1638000" cy="2635200"/>
            <wp:effectExtent l="0" t="0" r="635" b="0"/>
            <wp:docPr id="249260467" name="Bildobjekt 1" descr="En bild som visar text, skärmbild, multimedia,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60467" name="Bildobjekt 1" descr="En bild som visar text, skärmbild, multimedia, programvara&#10;&#10;Automatiskt genererad beskrivning"/>
                    <pic:cNvPicPr/>
                  </pic:nvPicPr>
                  <pic:blipFill>
                    <a:blip r:embed="rId588"/>
                    <a:stretch>
                      <a:fillRect/>
                    </a:stretch>
                  </pic:blipFill>
                  <pic:spPr>
                    <a:xfrm>
                      <a:off x="0" y="0"/>
                      <a:ext cx="1638000" cy="2635200"/>
                    </a:xfrm>
                    <a:prstGeom prst="rect">
                      <a:avLst/>
                    </a:prstGeom>
                  </pic:spPr>
                </pic:pic>
              </a:graphicData>
            </a:graphic>
          </wp:inline>
        </w:drawing>
      </w:r>
    </w:p>
    <w:p w14:paraId="71A994E9" w14:textId="77777777" w:rsidR="005C2E1E" w:rsidRPr="00D90E4F" w:rsidRDefault="005C2E1E" w:rsidP="005C2E1E">
      <w:pPr>
        <w:pStyle w:val="Rubrik5"/>
      </w:pPr>
      <w:r w:rsidRPr="00D90E4F">
        <w:t>Attribute</w:t>
      </w:r>
    </w:p>
    <w:p w14:paraId="05E84B14" w14:textId="7752D86D" w:rsidR="00331182" w:rsidRDefault="00331182" w:rsidP="00331182">
      <w:r>
        <w:t xml:space="preserve">The attribute functionality is the same as for many commands like Quick, Marking, Holes, Toolpath in 3D-5X. You can read more about this </w:t>
      </w:r>
      <w:hyperlink w:anchor="_Attribute" w:history="1">
        <w:r w:rsidRPr="004E153F">
          <w:rPr>
            <w:rStyle w:val="Hyperlnk"/>
          </w:rPr>
          <w:t>here</w:t>
        </w:r>
      </w:hyperlink>
      <w:r>
        <w:t>.</w:t>
      </w:r>
    </w:p>
    <w:p w14:paraId="4B96D452" w14:textId="5CD25D9A" w:rsidR="00464FC4" w:rsidRDefault="00464FC4" w:rsidP="00464FC4">
      <w:pPr>
        <w:pStyle w:val="Rubrik5"/>
      </w:pPr>
      <w:r>
        <w:t>Connect to part</w:t>
      </w:r>
    </w:p>
    <w:p w14:paraId="7B1E1DA0" w14:textId="4FA79238" w:rsidR="00464FC4" w:rsidRDefault="00464FC4" w:rsidP="00464FC4">
      <w:r>
        <w:t xml:space="preserve">There is more information about this in the </w:t>
      </w:r>
      <w:r w:rsidRPr="00D90E4F">
        <w:t>"</w:t>
      </w:r>
      <w:hyperlink w:anchor="_Connect_to_part" w:history="1">
        <w:r w:rsidRPr="005C2E1E">
          <w:rPr>
            <w:rStyle w:val="Hyperlnk"/>
          </w:rPr>
          <w:t>Contour</w:t>
        </w:r>
      </w:hyperlink>
      <w:r w:rsidRPr="00D90E4F">
        <w:t>" command.</w:t>
      </w:r>
    </w:p>
    <w:p w14:paraId="049AD219" w14:textId="60DCB9FB" w:rsidR="00F369BE" w:rsidRDefault="00F369BE" w:rsidP="00F369BE">
      <w:pPr>
        <w:pStyle w:val="Rubrik5"/>
      </w:pPr>
      <w:r>
        <w:t>Drilling</w:t>
      </w:r>
    </w:p>
    <w:p w14:paraId="5A0DD452" w14:textId="1483B04F" w:rsidR="00F369BE" w:rsidRDefault="00F369BE" w:rsidP="00F369BE">
      <w:pPr>
        <w:pStyle w:val="Bild"/>
      </w:pPr>
      <w:r w:rsidRPr="00F369BE">
        <w:rPr>
          <w:noProof/>
        </w:rPr>
        <w:drawing>
          <wp:inline distT="0" distB="0" distL="0" distR="0" wp14:anchorId="1B0F7468" wp14:editId="4C99B2EA">
            <wp:extent cx="1465200" cy="1411200"/>
            <wp:effectExtent l="0" t="0" r="1905" b="0"/>
            <wp:docPr id="954131637" name="Bildobjekt 1" descr="En bild som visar design&#10;&#10;Automatiskt genererad beskrivning med medelhög exakth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31637" name="Bildobjekt 1" descr="En bild som visar design&#10;&#10;Automatiskt genererad beskrivning med medelhög exakthet"/>
                    <pic:cNvPicPr/>
                  </pic:nvPicPr>
                  <pic:blipFill>
                    <a:blip r:embed="rId589"/>
                    <a:stretch>
                      <a:fillRect/>
                    </a:stretch>
                  </pic:blipFill>
                  <pic:spPr>
                    <a:xfrm>
                      <a:off x="0" y="0"/>
                      <a:ext cx="1465200" cy="1411200"/>
                    </a:xfrm>
                    <a:prstGeom prst="rect">
                      <a:avLst/>
                    </a:prstGeom>
                  </pic:spPr>
                </pic:pic>
              </a:graphicData>
            </a:graphic>
          </wp:inline>
        </w:drawing>
      </w:r>
    </w:p>
    <w:p w14:paraId="471689AA" w14:textId="5337D42C" w:rsidR="00F369BE" w:rsidRDefault="00F369BE" w:rsidP="00F369BE">
      <w:r>
        <w:t xml:space="preserve">With this option you can </w:t>
      </w:r>
      <w:r w:rsidR="00F94466">
        <w:t>make drilling as a separate process. You can drill the hole without doing any cutting.</w:t>
      </w:r>
    </w:p>
    <w:p w14:paraId="5FA618E8" w14:textId="71265B28" w:rsidR="00F94466" w:rsidRDefault="00F94466" w:rsidP="00F94466">
      <w:pPr>
        <w:pStyle w:val="Rubrik5"/>
      </w:pPr>
      <w:r>
        <w:t>Marking</w:t>
      </w:r>
    </w:p>
    <w:p w14:paraId="13D6B0DB" w14:textId="7C910915" w:rsidR="00F94466" w:rsidRDefault="00F94466" w:rsidP="00F94466">
      <w:pPr>
        <w:pStyle w:val="Bild"/>
      </w:pPr>
      <w:r>
        <w:rPr>
          <w:noProof/>
        </w:rPr>
        <w:drawing>
          <wp:inline distT="0" distB="0" distL="0" distR="0" wp14:anchorId="631671B9" wp14:editId="3C8689DB">
            <wp:extent cx="1454400" cy="1364400"/>
            <wp:effectExtent l="0" t="0" r="0" b="7620"/>
            <wp:docPr id="306521462" name="Bildobjekt 1" descr="En bild som visar hushållsapparat, redskap,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21462" name="Bildobjekt 1" descr="En bild som visar hushållsapparat, redskap, design&#10;&#10;Automatiskt genererad beskrivning"/>
                    <pic:cNvPicPr/>
                  </pic:nvPicPr>
                  <pic:blipFill>
                    <a:blip r:embed="rId590"/>
                    <a:stretch>
                      <a:fillRect/>
                    </a:stretch>
                  </pic:blipFill>
                  <pic:spPr>
                    <a:xfrm>
                      <a:off x="0" y="0"/>
                      <a:ext cx="1454400" cy="1364400"/>
                    </a:xfrm>
                    <a:prstGeom prst="rect">
                      <a:avLst/>
                    </a:prstGeom>
                  </pic:spPr>
                </pic:pic>
              </a:graphicData>
            </a:graphic>
          </wp:inline>
        </w:drawing>
      </w:r>
    </w:p>
    <w:p w14:paraId="09115CE8" w14:textId="1D2D3F6C" w:rsidR="00AC5719" w:rsidRDefault="00AC5719" w:rsidP="00F369BE">
      <w:r>
        <w:lastRenderedPageBreak/>
        <w:t xml:space="preserve">Use this option if you just want to make a mark on top of the surface. </w:t>
      </w:r>
      <w:r w:rsidRPr="00AC5719">
        <w:t>The reason may be a position indication for something to be welded or drilled</w:t>
      </w:r>
      <w:r>
        <w:t>.</w:t>
      </w:r>
    </w:p>
    <w:p w14:paraId="4D0CD47B" w14:textId="59A7BD76" w:rsidR="00AC5719" w:rsidRDefault="00AC5719" w:rsidP="00AC5719">
      <w:pPr>
        <w:pStyle w:val="Rubrik5"/>
      </w:pPr>
      <w:r>
        <w:t>Circular piercing</w:t>
      </w:r>
    </w:p>
    <w:p w14:paraId="451DE511" w14:textId="6DB30F50" w:rsidR="00AC5719" w:rsidRDefault="00AC5719" w:rsidP="00E95D74">
      <w:pPr>
        <w:pStyle w:val="Bild"/>
      </w:pPr>
      <w:r>
        <w:rPr>
          <w:noProof/>
        </w:rPr>
        <w:drawing>
          <wp:inline distT="0" distB="0" distL="0" distR="0" wp14:anchorId="095F6494" wp14:editId="6CD7992B">
            <wp:extent cx="1472400" cy="1371600"/>
            <wp:effectExtent l="0" t="0" r="0" b="0"/>
            <wp:docPr id="871615704" name="Bildobjekt 1" descr="En bild som visar Hushållsapparat, skärmbild, redskap,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15704" name="Bildobjekt 1" descr="En bild som visar Hushållsapparat, skärmbild, redskap, design&#10;&#10;Automatiskt genererad beskrivning"/>
                    <pic:cNvPicPr/>
                  </pic:nvPicPr>
                  <pic:blipFill>
                    <a:blip r:embed="rId591"/>
                    <a:stretch>
                      <a:fillRect/>
                    </a:stretch>
                  </pic:blipFill>
                  <pic:spPr>
                    <a:xfrm>
                      <a:off x="0" y="0"/>
                      <a:ext cx="1472400" cy="1371600"/>
                    </a:xfrm>
                    <a:prstGeom prst="rect">
                      <a:avLst/>
                    </a:prstGeom>
                  </pic:spPr>
                </pic:pic>
              </a:graphicData>
            </a:graphic>
          </wp:inline>
        </w:drawing>
      </w:r>
    </w:p>
    <w:p w14:paraId="22F0D49B" w14:textId="72825FBE" w:rsidR="00AC5719" w:rsidRDefault="00AC5719" w:rsidP="00AC5719">
      <w:r>
        <w:t xml:space="preserve">To use a circular piercing is a fast way of </w:t>
      </w:r>
      <w:r w:rsidRPr="00AC5719">
        <w:t>cut through the material</w:t>
      </w:r>
      <w:r>
        <w:t>. This option will make a circular piercing with th</w:t>
      </w:r>
      <w:r w:rsidR="00331182">
        <w:t>e</w:t>
      </w:r>
      <w:r>
        <w:t xml:space="preserve"> diameter entered in the material database.</w:t>
      </w:r>
    </w:p>
    <w:p w14:paraId="4B44F954" w14:textId="3B59D115" w:rsidR="00AC5719" w:rsidRDefault="00E95D74" w:rsidP="00E95D74">
      <w:pPr>
        <w:pStyle w:val="Rubrik5"/>
      </w:pPr>
      <w:r>
        <w:t>Cutting</w:t>
      </w:r>
    </w:p>
    <w:p w14:paraId="0DE4223B" w14:textId="0CA88423" w:rsidR="00E95D74" w:rsidRDefault="00E95D74" w:rsidP="00E95D74">
      <w:pPr>
        <w:pStyle w:val="Bild"/>
      </w:pPr>
      <w:r>
        <w:rPr>
          <w:noProof/>
        </w:rPr>
        <w:drawing>
          <wp:inline distT="0" distB="0" distL="0" distR="0" wp14:anchorId="37E1FD92" wp14:editId="0CFB51DC">
            <wp:extent cx="1472400" cy="1389600"/>
            <wp:effectExtent l="0" t="0" r="0" b="1270"/>
            <wp:docPr id="1240984372" name="Bildobjekt 1" descr="En bild som visar hushållsapparat, redskap, Hushållsapparat,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84372" name="Bildobjekt 1" descr="En bild som visar hushållsapparat, redskap, Hushållsapparat, design&#10;&#10;Automatiskt genererad beskrivning"/>
                    <pic:cNvPicPr/>
                  </pic:nvPicPr>
                  <pic:blipFill>
                    <a:blip r:embed="rId592"/>
                    <a:stretch>
                      <a:fillRect/>
                    </a:stretch>
                  </pic:blipFill>
                  <pic:spPr>
                    <a:xfrm>
                      <a:off x="0" y="0"/>
                      <a:ext cx="1472400" cy="1389600"/>
                    </a:xfrm>
                    <a:prstGeom prst="rect">
                      <a:avLst/>
                    </a:prstGeom>
                  </pic:spPr>
                </pic:pic>
              </a:graphicData>
            </a:graphic>
          </wp:inline>
        </w:drawing>
      </w:r>
    </w:p>
    <w:p w14:paraId="20DB3365" w14:textId="7CAAC74D" w:rsidR="00E95D74" w:rsidRDefault="00E95D74" w:rsidP="00E95D74">
      <w:r w:rsidRPr="00D90E4F">
        <w:t>This option makes a circular hole. The holes are machined in a spiral from inside out to get a precision hole.</w:t>
      </w:r>
      <w:r w:rsidR="00331182">
        <w:t xml:space="preserve"> If the hole is not connected to the part then it is possible to enter a quality. This feature is not yet released.</w:t>
      </w:r>
    </w:p>
    <w:p w14:paraId="4CA72BAC" w14:textId="699AF2EA" w:rsidR="00E95D74" w:rsidRDefault="00331182" w:rsidP="00331182">
      <w:pPr>
        <w:pStyle w:val="Rubrik5"/>
      </w:pPr>
      <w:r>
        <w:t>Stationary piercing</w:t>
      </w:r>
    </w:p>
    <w:p w14:paraId="0980419F" w14:textId="2D365893" w:rsidR="00BF3176" w:rsidRDefault="00BF3176" w:rsidP="00331182">
      <w:pPr>
        <w:pStyle w:val="Bild"/>
      </w:pPr>
      <w:r>
        <w:rPr>
          <w:noProof/>
        </w:rPr>
        <w:drawing>
          <wp:inline distT="0" distB="0" distL="0" distR="0" wp14:anchorId="18F0C40A" wp14:editId="19742655">
            <wp:extent cx="1479600" cy="1371600"/>
            <wp:effectExtent l="0" t="0" r="6350" b="0"/>
            <wp:docPr id="1697840659" name="Bildobjekt 1" descr="En bild som visar skärmbild, Hushållsapparat, redskap,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40659" name="Bildobjekt 1" descr="En bild som visar skärmbild, Hushållsapparat, redskap, design&#10;&#10;Automatiskt genererad beskrivning"/>
                    <pic:cNvPicPr/>
                  </pic:nvPicPr>
                  <pic:blipFill>
                    <a:blip r:embed="rId593"/>
                    <a:stretch>
                      <a:fillRect/>
                    </a:stretch>
                  </pic:blipFill>
                  <pic:spPr>
                    <a:xfrm>
                      <a:off x="0" y="0"/>
                      <a:ext cx="1479600" cy="1371600"/>
                    </a:xfrm>
                    <a:prstGeom prst="rect">
                      <a:avLst/>
                    </a:prstGeom>
                  </pic:spPr>
                </pic:pic>
              </a:graphicData>
            </a:graphic>
          </wp:inline>
        </w:drawing>
      </w:r>
    </w:p>
    <w:p w14:paraId="0B63C7A2" w14:textId="67FBDA04" w:rsidR="00331182" w:rsidRPr="00331182" w:rsidRDefault="00331182" w:rsidP="00331182">
      <w:r>
        <w:t>This will make a stationary piercing in the center of the circle or at the point. Stationary piercing should be used only on thin material.</w:t>
      </w:r>
    </w:p>
    <w:p w14:paraId="72E6C669" w14:textId="3A6A4DAF" w:rsidR="00BF3176" w:rsidRDefault="00331182" w:rsidP="00331182">
      <w:pPr>
        <w:pStyle w:val="Rubrik5"/>
      </w:pPr>
      <w:r>
        <w:t>Subroutine</w:t>
      </w:r>
    </w:p>
    <w:p w14:paraId="4599546C" w14:textId="4A571CD6" w:rsidR="00BF3176" w:rsidRPr="00E95D74" w:rsidRDefault="00BF3176" w:rsidP="00331182">
      <w:pPr>
        <w:pStyle w:val="Bild"/>
      </w:pPr>
      <w:r w:rsidRPr="00BF3176">
        <w:rPr>
          <w:noProof/>
        </w:rPr>
        <w:drawing>
          <wp:inline distT="0" distB="0" distL="0" distR="0" wp14:anchorId="0AFA1F9A" wp14:editId="7484B689">
            <wp:extent cx="1486800" cy="1411200"/>
            <wp:effectExtent l="0" t="0" r="0" b="0"/>
            <wp:docPr id="802402362" name="Bildobjekt 1" descr="En bild som visar text, skärmbild, Rektangel, whiteboar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02362" name="Bildobjekt 1" descr="En bild som visar text, skärmbild, Rektangel, whiteboard&#10;&#10;Automatiskt genererad beskrivning"/>
                    <pic:cNvPicPr/>
                  </pic:nvPicPr>
                  <pic:blipFill>
                    <a:blip r:embed="rId594"/>
                    <a:stretch>
                      <a:fillRect/>
                    </a:stretch>
                  </pic:blipFill>
                  <pic:spPr>
                    <a:xfrm>
                      <a:off x="0" y="0"/>
                      <a:ext cx="1486800" cy="1411200"/>
                    </a:xfrm>
                    <a:prstGeom prst="rect">
                      <a:avLst/>
                    </a:prstGeom>
                  </pic:spPr>
                </pic:pic>
              </a:graphicData>
            </a:graphic>
          </wp:inline>
        </w:drawing>
      </w:r>
    </w:p>
    <w:p w14:paraId="5E9BF974" w14:textId="674D3426" w:rsidR="00AC5719" w:rsidRDefault="00331182" w:rsidP="00F369BE">
      <w:r>
        <w:t>This option require special development of the postprocessor. The idea is that the CNC machine has one or several subroutines stored in the memory. This hole option call for the subroutine at actual position.</w:t>
      </w:r>
    </w:p>
    <w:p w14:paraId="06DE4E7B" w14:textId="343052F4" w:rsidR="004E15D2" w:rsidRDefault="004E15D2" w:rsidP="00F369BE">
      <w:r>
        <w:t>In this case the attribute will control the name of the subroutine.</w:t>
      </w:r>
    </w:p>
    <w:p w14:paraId="2AED85AE" w14:textId="3C169A3E" w:rsidR="004E15D2" w:rsidRDefault="004E15D2" w:rsidP="00F369BE">
      <w:r>
        <w:t>The option will ask for text height</w:t>
      </w:r>
    </w:p>
    <w:p w14:paraId="6D719FC4" w14:textId="10AC464C" w:rsidR="004E15D2" w:rsidRDefault="004E15D2" w:rsidP="004E15D2">
      <w:pPr>
        <w:pStyle w:val="Bild"/>
      </w:pPr>
      <w:r w:rsidRPr="004E15D2">
        <w:rPr>
          <w:noProof/>
        </w:rPr>
        <w:drawing>
          <wp:inline distT="0" distB="0" distL="0" distR="0" wp14:anchorId="3C119A5E" wp14:editId="21C6CECA">
            <wp:extent cx="1875600" cy="396000"/>
            <wp:effectExtent l="0" t="0" r="0" b="4445"/>
            <wp:docPr id="363269551" name="Bildobjekt 1" descr="En bild som visar text, Teckensnitt, skärmbild,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69551" name="Bildobjekt 1" descr="En bild som visar text, Teckensnitt, skärmbild, linje&#10;&#10;Automatiskt genererad beskrivning"/>
                    <pic:cNvPicPr/>
                  </pic:nvPicPr>
                  <pic:blipFill>
                    <a:blip r:embed="rId595"/>
                    <a:stretch>
                      <a:fillRect/>
                    </a:stretch>
                  </pic:blipFill>
                  <pic:spPr>
                    <a:xfrm>
                      <a:off x="0" y="0"/>
                      <a:ext cx="1875600" cy="396000"/>
                    </a:xfrm>
                    <a:prstGeom prst="rect">
                      <a:avLst/>
                    </a:prstGeom>
                  </pic:spPr>
                </pic:pic>
              </a:graphicData>
            </a:graphic>
          </wp:inline>
        </w:drawing>
      </w:r>
    </w:p>
    <w:p w14:paraId="47D4FFA4" w14:textId="1F8F0BC4" w:rsidR="004E15D2" w:rsidRDefault="004E15D2" w:rsidP="00F369BE">
      <w:r>
        <w:lastRenderedPageBreak/>
        <w:t>A text "SUB" will be located in the center of the hole.</w:t>
      </w:r>
    </w:p>
    <w:p w14:paraId="04C2DDA6" w14:textId="2FC9CA71" w:rsidR="00F369BE" w:rsidRDefault="004E15D2" w:rsidP="004E15D2">
      <w:pPr>
        <w:pStyle w:val="Bild"/>
      </w:pPr>
      <w:r w:rsidRPr="004E15D2">
        <w:rPr>
          <w:noProof/>
        </w:rPr>
        <w:drawing>
          <wp:inline distT="0" distB="0" distL="0" distR="0" wp14:anchorId="1ADC980C" wp14:editId="32D37930">
            <wp:extent cx="1785600" cy="1533600"/>
            <wp:effectExtent l="0" t="0" r="5715" b="0"/>
            <wp:docPr id="1481891580" name="Bildobjekt 1" descr="En bild som visar skärmbild, Grafik, cirkel, Färggran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91580" name="Bildobjekt 1" descr="En bild som visar skärmbild, Grafik, cirkel, Färggrann&#10;&#10;Automatiskt genererad beskrivning"/>
                    <pic:cNvPicPr/>
                  </pic:nvPicPr>
                  <pic:blipFill>
                    <a:blip r:embed="rId596"/>
                    <a:stretch>
                      <a:fillRect/>
                    </a:stretch>
                  </pic:blipFill>
                  <pic:spPr>
                    <a:xfrm>
                      <a:off x="0" y="0"/>
                      <a:ext cx="1785600" cy="1533600"/>
                    </a:xfrm>
                    <a:prstGeom prst="rect">
                      <a:avLst/>
                    </a:prstGeom>
                  </pic:spPr>
                </pic:pic>
              </a:graphicData>
            </a:graphic>
          </wp:inline>
        </w:drawing>
      </w:r>
      <w:r w:rsidRPr="004E15D2">
        <w:rPr>
          <w:noProof/>
        </w:rPr>
        <w:t xml:space="preserve"> </w:t>
      </w:r>
    </w:p>
    <w:p w14:paraId="074BA9B0" w14:textId="59B76B4E" w:rsidR="004E15D2" w:rsidRDefault="004E15D2" w:rsidP="004E15D2">
      <w:pPr>
        <w:pStyle w:val="Rubrik4"/>
      </w:pPr>
      <w:r>
        <w:t>How to attach the hole to the part</w:t>
      </w:r>
    </w:p>
    <w:p w14:paraId="3F9F3DCF" w14:textId="4BFB7AF9" w:rsidR="004E15D2" w:rsidRDefault="004E15D2" w:rsidP="002F613F">
      <w:pPr>
        <w:pStyle w:val="DoNow"/>
        <w:rPr>
          <w:rStyle w:val="Hyperlnk"/>
        </w:rPr>
      </w:pPr>
      <w:r>
        <w:t xml:space="preserve">Open the file "Curvefit.dig" in the </w:t>
      </w:r>
      <w:hyperlink w:anchor="_Samples" w:history="1">
        <w:r w:rsidRPr="007817C6">
          <w:rPr>
            <w:rStyle w:val="Hyperlnk"/>
          </w:rPr>
          <w:t>Samples directory.</w:t>
        </w:r>
      </w:hyperlink>
    </w:p>
    <w:p w14:paraId="08AC0FF6" w14:textId="5772A820" w:rsidR="002F613F" w:rsidRPr="002F613F" w:rsidRDefault="002F613F" w:rsidP="002F613F">
      <w:pPr>
        <w:pStyle w:val="DoNow"/>
      </w:pPr>
      <w:r>
        <w:t>Start the command and select the drilling option</w:t>
      </w:r>
    </w:p>
    <w:p w14:paraId="7EA24D6F" w14:textId="60B27415" w:rsidR="00B909C0" w:rsidRDefault="004E15D2" w:rsidP="004E15D2">
      <w:pPr>
        <w:pStyle w:val="Bild"/>
      </w:pPr>
      <w:r w:rsidRPr="004E15D2">
        <w:rPr>
          <w:noProof/>
        </w:rPr>
        <w:drawing>
          <wp:inline distT="0" distB="0" distL="0" distR="0" wp14:anchorId="391C34B4" wp14:editId="0F853B0D">
            <wp:extent cx="1832400" cy="410400"/>
            <wp:effectExtent l="0" t="0" r="0" b="8890"/>
            <wp:docPr id="1906095549" name="Bildobjekt 1" descr="En bild som visar skärmbild, text, nummer,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95549" name="Bildobjekt 1" descr="En bild som visar skärmbild, text, nummer, Teckensnitt&#10;&#10;Automatiskt genererad beskrivning"/>
                    <pic:cNvPicPr/>
                  </pic:nvPicPr>
                  <pic:blipFill>
                    <a:blip r:embed="rId597"/>
                    <a:stretch>
                      <a:fillRect/>
                    </a:stretch>
                  </pic:blipFill>
                  <pic:spPr>
                    <a:xfrm>
                      <a:off x="0" y="0"/>
                      <a:ext cx="1832400" cy="410400"/>
                    </a:xfrm>
                    <a:prstGeom prst="rect">
                      <a:avLst/>
                    </a:prstGeom>
                  </pic:spPr>
                </pic:pic>
              </a:graphicData>
            </a:graphic>
          </wp:inline>
        </w:drawing>
      </w:r>
    </w:p>
    <w:p w14:paraId="2F221720" w14:textId="53D187FC" w:rsidR="004E15D2" w:rsidRDefault="004E15D2" w:rsidP="004E15D2">
      <w:r>
        <w:t>When you press OK you will be prompted to select a filter object.</w:t>
      </w:r>
    </w:p>
    <w:p w14:paraId="762FDF6D" w14:textId="1FC35C9D" w:rsidR="004E15D2" w:rsidRDefault="004E15D2" w:rsidP="004E15D2">
      <w:pPr>
        <w:pStyle w:val="Bild"/>
      </w:pPr>
      <w:r w:rsidRPr="004E15D2">
        <w:rPr>
          <w:noProof/>
        </w:rPr>
        <w:drawing>
          <wp:inline distT="0" distB="0" distL="0" distR="0" wp14:anchorId="24C4C4EF" wp14:editId="6A290AEB">
            <wp:extent cx="2293200" cy="435600"/>
            <wp:effectExtent l="0" t="0" r="0" b="3175"/>
            <wp:docPr id="2019567656"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67656" name="Bildobjekt 1" descr="En bild som visar text, skärmbild, Teckensnitt, linje&#10;&#10;Automatiskt genererad beskrivning"/>
                    <pic:cNvPicPr/>
                  </pic:nvPicPr>
                  <pic:blipFill>
                    <a:blip r:embed="rId598"/>
                    <a:stretch>
                      <a:fillRect/>
                    </a:stretch>
                  </pic:blipFill>
                  <pic:spPr>
                    <a:xfrm>
                      <a:off x="0" y="0"/>
                      <a:ext cx="2293200" cy="435600"/>
                    </a:xfrm>
                    <a:prstGeom prst="rect">
                      <a:avLst/>
                    </a:prstGeom>
                  </pic:spPr>
                </pic:pic>
              </a:graphicData>
            </a:graphic>
          </wp:inline>
        </w:drawing>
      </w:r>
    </w:p>
    <w:p w14:paraId="3365E3A1" w14:textId="0EEC43B6" w:rsidR="00C65F99" w:rsidRDefault="00C65F99" w:rsidP="00C65F99">
      <w:pPr>
        <w:pStyle w:val="DoNow"/>
      </w:pPr>
      <w:r>
        <w:t>Select the large hole as filter object.</w:t>
      </w:r>
    </w:p>
    <w:p w14:paraId="749CA366" w14:textId="6F0831D1" w:rsidR="004E15D2" w:rsidRDefault="00C65F99" w:rsidP="00C65F99">
      <w:pPr>
        <w:pStyle w:val="Bild"/>
      </w:pPr>
      <w:r w:rsidRPr="00C65F99">
        <w:rPr>
          <w:noProof/>
        </w:rPr>
        <w:drawing>
          <wp:inline distT="0" distB="0" distL="0" distR="0" wp14:anchorId="286C1FE1" wp14:editId="750A504F">
            <wp:extent cx="3103200" cy="1623600"/>
            <wp:effectExtent l="0" t="0" r="2540" b="0"/>
            <wp:docPr id="995946579" name="Bildobjekt 1" descr="En bild som visar skärmbild, cirkel, grö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46579" name="Bildobjekt 1" descr="En bild som visar skärmbild, cirkel, grön&#10;&#10;Automatiskt genererad beskrivning"/>
                    <pic:cNvPicPr/>
                  </pic:nvPicPr>
                  <pic:blipFill>
                    <a:blip r:embed="rId599"/>
                    <a:stretch>
                      <a:fillRect/>
                    </a:stretch>
                  </pic:blipFill>
                  <pic:spPr>
                    <a:xfrm>
                      <a:off x="0" y="0"/>
                      <a:ext cx="3103200" cy="1623600"/>
                    </a:xfrm>
                    <a:prstGeom prst="rect">
                      <a:avLst/>
                    </a:prstGeom>
                  </pic:spPr>
                </pic:pic>
              </a:graphicData>
            </a:graphic>
          </wp:inline>
        </w:drawing>
      </w:r>
    </w:p>
    <w:p w14:paraId="05A0E405" w14:textId="328189AB" w:rsidR="00C65F99" w:rsidRDefault="00C65F99" w:rsidP="00C65F99">
      <w:pPr>
        <w:pStyle w:val="DoNow"/>
      </w:pPr>
      <w:r>
        <w:t>Then select all holes by a window.</w:t>
      </w:r>
    </w:p>
    <w:p w14:paraId="366A492A" w14:textId="00BCF1C5" w:rsidR="00C65F99" w:rsidRDefault="00C65F99" w:rsidP="00C65F99">
      <w:pPr>
        <w:pStyle w:val="Bild"/>
      </w:pPr>
      <w:r w:rsidRPr="00C65F99">
        <w:rPr>
          <w:noProof/>
        </w:rPr>
        <w:drawing>
          <wp:inline distT="0" distB="0" distL="0" distR="0" wp14:anchorId="6B93B75B" wp14:editId="3A7CBE43">
            <wp:extent cx="3110400" cy="2026800"/>
            <wp:effectExtent l="0" t="0" r="0" b="0"/>
            <wp:docPr id="1243181603" name="Bildobjekt 1" descr="En bild som visar skärmbild, grön,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81603" name="Bildobjekt 1" descr="En bild som visar skärmbild, grön, Rektangel&#10;&#10;Automatiskt genererad beskrivning"/>
                    <pic:cNvPicPr/>
                  </pic:nvPicPr>
                  <pic:blipFill>
                    <a:blip r:embed="rId600"/>
                    <a:stretch>
                      <a:fillRect/>
                    </a:stretch>
                  </pic:blipFill>
                  <pic:spPr>
                    <a:xfrm>
                      <a:off x="0" y="0"/>
                      <a:ext cx="3110400" cy="2026800"/>
                    </a:xfrm>
                    <a:prstGeom prst="rect">
                      <a:avLst/>
                    </a:prstGeom>
                  </pic:spPr>
                </pic:pic>
              </a:graphicData>
            </a:graphic>
          </wp:inline>
        </w:drawing>
      </w:r>
    </w:p>
    <w:p w14:paraId="5C3EDDA5" w14:textId="74656732" w:rsidR="00C65F99" w:rsidRDefault="00C65F99" w:rsidP="00C65F99">
      <w:r>
        <w:t>The command will attach the hole to all circles with identical diameter as the filter object.</w:t>
      </w:r>
    </w:p>
    <w:p w14:paraId="75F92B3B" w14:textId="25FD53FB" w:rsidR="00C65F99" w:rsidRDefault="00C65F99" w:rsidP="00C65F99">
      <w:r>
        <w:t>If you don’t use any filter object then all circles will be attached.</w:t>
      </w:r>
    </w:p>
    <w:p w14:paraId="21111FC3" w14:textId="5ADE3652" w:rsidR="00C65F99" w:rsidRPr="00C65F99" w:rsidRDefault="00C65F99" w:rsidP="00C65F99">
      <w:pPr>
        <w:pStyle w:val="Bild"/>
      </w:pPr>
      <w:r w:rsidRPr="00C65F99">
        <w:rPr>
          <w:noProof/>
        </w:rPr>
        <w:lastRenderedPageBreak/>
        <w:drawing>
          <wp:inline distT="0" distB="0" distL="0" distR="0" wp14:anchorId="19D6D689" wp14:editId="70C59B99">
            <wp:extent cx="3114000" cy="1648800"/>
            <wp:effectExtent l="0" t="0" r="0" b="8890"/>
            <wp:docPr id="877059954" name="Bildobjekt 1" descr="En bild som visar skärmbild, Färggrann, pix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59954" name="Bildobjekt 1" descr="En bild som visar skärmbild, Färggrann, pixel&#10;&#10;Automatiskt genererad beskrivning"/>
                    <pic:cNvPicPr/>
                  </pic:nvPicPr>
                  <pic:blipFill>
                    <a:blip r:embed="rId601"/>
                    <a:stretch>
                      <a:fillRect/>
                    </a:stretch>
                  </pic:blipFill>
                  <pic:spPr>
                    <a:xfrm>
                      <a:off x="0" y="0"/>
                      <a:ext cx="3114000" cy="1648800"/>
                    </a:xfrm>
                    <a:prstGeom prst="rect">
                      <a:avLst/>
                    </a:prstGeom>
                  </pic:spPr>
                </pic:pic>
              </a:graphicData>
            </a:graphic>
          </wp:inline>
        </w:drawing>
      </w:r>
    </w:p>
    <w:p w14:paraId="7583F2BB" w14:textId="77777777" w:rsidR="00B909C0" w:rsidRPr="00D90E4F" w:rsidRDefault="00B909C0" w:rsidP="00B909C0">
      <w:pPr>
        <w:pStyle w:val="Rubrik2"/>
      </w:pPr>
      <w:bookmarkStart w:id="715" w:name="_Toc335636980"/>
      <w:bookmarkStart w:id="716" w:name="_Toc129002800"/>
      <w:bookmarkStart w:id="717" w:name="_Toc229474858"/>
      <w:r w:rsidRPr="00D90E4F">
        <w:t>Manu</w:t>
      </w:r>
      <w:bookmarkStart w:id="718" w:name="manualcut"/>
      <w:bookmarkEnd w:id="718"/>
      <w:r w:rsidRPr="00D90E4F">
        <w:t>al</w:t>
      </w:r>
      <w:bookmarkEnd w:id="715"/>
      <w:bookmarkEnd w:id="716"/>
      <w:bookmarkEnd w:id="717"/>
    </w:p>
    <w:p w14:paraId="6203DD7A" w14:textId="3CC3F09E" w:rsidR="00293693" w:rsidRDefault="00B262E8" w:rsidP="00B262E8">
      <w:pPr>
        <w:pStyle w:val="Bild"/>
      </w:pPr>
      <w:r w:rsidRPr="00B262E8">
        <w:rPr>
          <w:noProof/>
        </w:rPr>
        <w:drawing>
          <wp:inline distT="0" distB="0" distL="0" distR="0" wp14:anchorId="43F2A7CD" wp14:editId="63BFC286">
            <wp:extent cx="1303200" cy="867600"/>
            <wp:effectExtent l="0" t="0" r="0" b="8890"/>
            <wp:docPr id="1014086104" name="Bildobjekt 1" descr="En bild som visar text, skärmbild, Teckensnitt,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86104" name="Bildobjekt 1" descr="En bild som visar text, skärmbild, Teckensnitt, Rektangel&#10;&#10;Automatiskt genererad beskrivning"/>
                    <pic:cNvPicPr/>
                  </pic:nvPicPr>
                  <pic:blipFill>
                    <a:blip r:embed="rId602"/>
                    <a:stretch>
                      <a:fillRect/>
                    </a:stretch>
                  </pic:blipFill>
                  <pic:spPr>
                    <a:xfrm>
                      <a:off x="0" y="0"/>
                      <a:ext cx="1303200" cy="867600"/>
                    </a:xfrm>
                    <a:prstGeom prst="rect">
                      <a:avLst/>
                    </a:prstGeom>
                  </pic:spPr>
                </pic:pic>
              </a:graphicData>
            </a:graphic>
          </wp:inline>
        </w:drawing>
      </w:r>
    </w:p>
    <w:p w14:paraId="37C18BE2" w14:textId="47BE8E03" w:rsidR="004E15A3" w:rsidRDefault="004E15A3" w:rsidP="004E15A3">
      <w:pPr>
        <w:pStyle w:val="DoNow"/>
      </w:pPr>
      <w:r>
        <w:t xml:space="preserve">Open the file "Manual.dig" in the </w:t>
      </w:r>
      <w:hyperlink w:anchor="_Samples" w:history="1">
        <w:r w:rsidRPr="007817C6">
          <w:rPr>
            <w:rStyle w:val="Hyperlnk"/>
          </w:rPr>
          <w:t>Samples directory.</w:t>
        </w:r>
      </w:hyperlink>
    </w:p>
    <w:p w14:paraId="799064A7" w14:textId="77777777" w:rsidR="004E15A3" w:rsidRPr="004E15A3" w:rsidRDefault="004E15A3" w:rsidP="004E15A3"/>
    <w:p w14:paraId="46372745" w14:textId="77AF5C66" w:rsidR="00D7457A" w:rsidRDefault="00F679F7" w:rsidP="00F679F7">
      <w:r w:rsidRPr="00D90E4F">
        <w:t xml:space="preserve">The </w:t>
      </w:r>
      <w:r w:rsidR="00C47395" w:rsidRPr="00D90E4F">
        <w:t>"</w:t>
      </w:r>
      <w:r w:rsidRPr="00D90E4F">
        <w:t>Manual</w:t>
      </w:r>
      <w:r w:rsidR="00C47395" w:rsidRPr="00D90E4F">
        <w:t>"</w:t>
      </w:r>
      <w:r w:rsidRPr="00D90E4F">
        <w:t xml:space="preserve"> command is extremely flexible, but requires more manual input from the user. Th</w:t>
      </w:r>
      <w:r w:rsidR="00E124E1" w:rsidRPr="00D90E4F">
        <w:t>e command</w:t>
      </w:r>
      <w:r w:rsidRPr="00D90E4F">
        <w:t xml:space="preserve"> can mix </w:t>
      </w:r>
      <w:r w:rsidR="00712315" w:rsidRPr="00D90E4F">
        <w:t>create</w:t>
      </w:r>
      <w:r w:rsidR="005A4472" w:rsidRPr="00D90E4F">
        <w:t>d</w:t>
      </w:r>
      <w:r w:rsidR="00712315" w:rsidRPr="00D90E4F">
        <w:t xml:space="preserve"> </w:t>
      </w:r>
      <w:r w:rsidRPr="00D90E4F">
        <w:t>toolpath</w:t>
      </w:r>
      <w:r w:rsidR="00712315" w:rsidRPr="00D90E4F">
        <w:t xml:space="preserve"> from </w:t>
      </w:r>
      <w:r w:rsidRPr="00D90E4F">
        <w:t>IGEM</w:t>
      </w:r>
      <w:r w:rsidR="007C7160" w:rsidRPr="00D90E4F">
        <w:t>S parts and normal CA</w:t>
      </w:r>
      <w:r w:rsidR="00CD0611" w:rsidRPr="00D90E4F">
        <w:t>D geometry</w:t>
      </w:r>
      <w:r w:rsidR="00CC7EDF" w:rsidRPr="00D90E4F">
        <w:t xml:space="preserve"> such as</w:t>
      </w:r>
      <w:r w:rsidR="007E6736" w:rsidRPr="00D90E4F">
        <w:t xml:space="preserve"> lines and arcs</w:t>
      </w:r>
      <w:r w:rsidR="007C7160" w:rsidRPr="00D90E4F">
        <w:t>.</w:t>
      </w:r>
      <w:r w:rsidR="00B42112" w:rsidRPr="00D90E4F">
        <w:t xml:space="preserve"> </w:t>
      </w:r>
      <w:r w:rsidR="003E61F2" w:rsidRPr="00D90E4F">
        <w:t xml:space="preserve">All points and information needed </w:t>
      </w:r>
      <w:r w:rsidR="005A4472" w:rsidRPr="00D90E4F">
        <w:t>is</w:t>
      </w:r>
      <w:r w:rsidR="003E61F2" w:rsidRPr="00D90E4F">
        <w:t xml:space="preserve"> entered the same way as </w:t>
      </w:r>
      <w:r w:rsidR="005A4472" w:rsidRPr="00D90E4F">
        <w:t>using</w:t>
      </w:r>
      <w:r w:rsidR="003E61F2" w:rsidRPr="00D90E4F">
        <w:t xml:space="preserve"> </w:t>
      </w:r>
      <w:r w:rsidR="00C47395" w:rsidRPr="00D90E4F">
        <w:t>"</w:t>
      </w:r>
      <w:r w:rsidR="003E61F2" w:rsidRPr="00D90E4F">
        <w:t>CAD</w:t>
      </w:r>
      <w:r w:rsidR="00C47395" w:rsidRPr="00D90E4F">
        <w:t>"</w:t>
      </w:r>
      <w:r w:rsidR="003E61F2" w:rsidRPr="00D90E4F">
        <w:t xml:space="preserve"> commands. </w:t>
      </w:r>
      <w:r w:rsidR="005A4472" w:rsidRPr="00D90E4F">
        <w:t>"</w:t>
      </w:r>
      <w:r w:rsidR="003E61F2" w:rsidRPr="00D90E4F">
        <w:t>Ortho</w:t>
      </w:r>
      <w:r w:rsidR="005A4472" w:rsidRPr="00D90E4F">
        <w:t>"</w:t>
      </w:r>
      <w:r w:rsidR="003E61F2" w:rsidRPr="00D90E4F">
        <w:t xml:space="preserve"> or </w:t>
      </w:r>
      <w:r w:rsidR="005A4472" w:rsidRPr="00D90E4F">
        <w:t>"</w:t>
      </w:r>
      <w:r w:rsidR="003E61F2" w:rsidRPr="00D90E4F">
        <w:t>Snap</w:t>
      </w:r>
      <w:r w:rsidR="005A4472" w:rsidRPr="00D90E4F">
        <w:t>" can be used</w:t>
      </w:r>
      <w:r w:rsidR="003E61F2" w:rsidRPr="00D90E4F">
        <w:t xml:space="preserve">. </w:t>
      </w:r>
    </w:p>
    <w:p w14:paraId="49DBB052" w14:textId="67DD2691" w:rsidR="005A4472" w:rsidRDefault="00B42112" w:rsidP="00F679F7">
      <w:r w:rsidRPr="00D90E4F">
        <w:t>When the command</w:t>
      </w:r>
      <w:r w:rsidR="005A4472" w:rsidRPr="00D90E4F">
        <w:t xml:space="preserve"> starts the</w:t>
      </w:r>
      <w:r w:rsidR="00D7457A">
        <w:t xml:space="preserve"> command show this prompt.</w:t>
      </w:r>
    </w:p>
    <w:p w14:paraId="50088CF1" w14:textId="352CB4C4" w:rsidR="00D7457A" w:rsidRPr="00D90E4F" w:rsidRDefault="00D7457A" w:rsidP="00D7457A">
      <w:pPr>
        <w:pStyle w:val="Bild"/>
      </w:pPr>
      <w:r w:rsidRPr="00D7457A">
        <w:rPr>
          <w:noProof/>
        </w:rPr>
        <w:drawing>
          <wp:inline distT="0" distB="0" distL="0" distR="0" wp14:anchorId="0F1FA404" wp14:editId="1047A4DC">
            <wp:extent cx="2574000" cy="435600"/>
            <wp:effectExtent l="0" t="0" r="0" b="3175"/>
            <wp:docPr id="509120027"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20027" name="Bildobjekt 1" descr="En bild som visar text, skärmbild, Teckensnitt, linje&#10;&#10;Automatiskt genererad beskrivning"/>
                    <pic:cNvPicPr/>
                  </pic:nvPicPr>
                  <pic:blipFill>
                    <a:blip r:embed="rId603"/>
                    <a:stretch>
                      <a:fillRect/>
                    </a:stretch>
                  </pic:blipFill>
                  <pic:spPr>
                    <a:xfrm>
                      <a:off x="0" y="0"/>
                      <a:ext cx="2574000" cy="435600"/>
                    </a:xfrm>
                    <a:prstGeom prst="rect">
                      <a:avLst/>
                    </a:prstGeom>
                  </pic:spPr>
                </pic:pic>
              </a:graphicData>
            </a:graphic>
          </wp:inline>
        </w:drawing>
      </w:r>
    </w:p>
    <w:p w14:paraId="3BEF9471" w14:textId="77777777" w:rsidR="00E124E1" w:rsidRPr="00D90E4F" w:rsidRDefault="00E124E1" w:rsidP="00D7457A">
      <w:pPr>
        <w:pStyle w:val="Rubrik5"/>
      </w:pPr>
      <w:r w:rsidRPr="00D90E4F">
        <w:t>Add movement to a disconnected toolpath</w:t>
      </w:r>
    </w:p>
    <w:p w14:paraId="711E8B04" w14:textId="77777777" w:rsidR="00E124E1" w:rsidRPr="00D90E4F" w:rsidRDefault="00B42112" w:rsidP="00F679F7">
      <w:r w:rsidRPr="00D90E4F">
        <w:t>The command</w:t>
      </w:r>
      <w:r w:rsidR="00E124E1" w:rsidRPr="00D90E4F">
        <w:t xml:space="preserve"> only work</w:t>
      </w:r>
      <w:r w:rsidR="00926DF6" w:rsidRPr="00D90E4F">
        <w:t>s</w:t>
      </w:r>
      <w:r w:rsidR="00E124E1" w:rsidRPr="00D90E4F">
        <w:t xml:space="preserve"> on disconnected toolpath. </w:t>
      </w:r>
      <w:r w:rsidR="00926DF6" w:rsidRPr="00D90E4F">
        <w:t>T</w:t>
      </w:r>
      <w:r w:rsidR="00E124E1" w:rsidRPr="00D90E4F">
        <w:t>o continue to work on an existing toolpath select th</w:t>
      </w:r>
      <w:r w:rsidRPr="00D90E4F">
        <w:t>e disconnected</w:t>
      </w:r>
      <w:r w:rsidR="00E124E1" w:rsidRPr="00D90E4F">
        <w:t xml:space="preserve"> toolpath.</w:t>
      </w:r>
    </w:p>
    <w:p w14:paraId="3BC7FBBC" w14:textId="77777777" w:rsidR="00E124E1" w:rsidRPr="00D90E4F" w:rsidRDefault="00E124E1" w:rsidP="00D7457A">
      <w:pPr>
        <w:pStyle w:val="Rubrik5"/>
      </w:pPr>
      <w:r w:rsidRPr="00D90E4F">
        <w:t>Make a new toolpath</w:t>
      </w:r>
    </w:p>
    <w:p w14:paraId="021128B4" w14:textId="77777777" w:rsidR="00E124E1" w:rsidRPr="00D90E4F" w:rsidRDefault="00926DF6" w:rsidP="00E124E1">
      <w:r w:rsidRPr="00D90E4F">
        <w:t>P</w:t>
      </w:r>
      <w:r w:rsidR="00E124E1" w:rsidRPr="00D90E4F">
        <w:t xml:space="preserve">ress </w:t>
      </w:r>
      <w:r w:rsidRPr="00D90E4F">
        <w:t>"E</w:t>
      </w:r>
      <w:r w:rsidR="00E124E1" w:rsidRPr="00D90E4F">
        <w:t>nter</w:t>
      </w:r>
      <w:r w:rsidRPr="00D90E4F">
        <w:t>" to</w:t>
      </w:r>
      <w:r w:rsidR="00E124E1" w:rsidRPr="00D90E4F">
        <w:t xml:space="preserve"> create a new toolpath.</w:t>
      </w:r>
      <w:r w:rsidR="00723151" w:rsidRPr="00D90E4F">
        <w:t xml:space="preserve"> </w:t>
      </w:r>
      <w:r w:rsidRPr="00D90E4F">
        <w:t>T</w:t>
      </w:r>
      <w:r w:rsidR="00723151" w:rsidRPr="00D90E4F">
        <w:t xml:space="preserve">hen </w:t>
      </w:r>
      <w:r w:rsidRPr="00D90E4F">
        <w:t xml:space="preserve">there is </w:t>
      </w:r>
      <w:r w:rsidR="00723151" w:rsidRPr="00D90E4F">
        <w:t>an additional question</w:t>
      </w:r>
      <w:r w:rsidRPr="00D90E4F">
        <w:t>:</w:t>
      </w:r>
    </w:p>
    <w:p w14:paraId="675326DA" w14:textId="57FDE5C1" w:rsidR="00723151" w:rsidRPr="00D90E4F" w:rsidRDefault="00D7457A" w:rsidP="00D7457A">
      <w:pPr>
        <w:pStyle w:val="Bild"/>
      </w:pPr>
      <w:r w:rsidRPr="00D7457A">
        <w:rPr>
          <w:noProof/>
        </w:rPr>
        <w:drawing>
          <wp:inline distT="0" distB="0" distL="0" distR="0" wp14:anchorId="4263F335" wp14:editId="0E98C792">
            <wp:extent cx="2242800" cy="471600"/>
            <wp:effectExtent l="0" t="0" r="5715" b="5080"/>
            <wp:docPr id="708113310"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13310" name="Bildobjekt 1" descr="En bild som visar text, skärmbild, Teckensnitt, linje&#10;&#10;Automatiskt genererad beskrivning"/>
                    <pic:cNvPicPr/>
                  </pic:nvPicPr>
                  <pic:blipFill>
                    <a:blip r:embed="rId604"/>
                    <a:stretch>
                      <a:fillRect/>
                    </a:stretch>
                  </pic:blipFill>
                  <pic:spPr>
                    <a:xfrm>
                      <a:off x="0" y="0"/>
                      <a:ext cx="2242800" cy="471600"/>
                    </a:xfrm>
                    <a:prstGeom prst="rect">
                      <a:avLst/>
                    </a:prstGeom>
                  </pic:spPr>
                </pic:pic>
              </a:graphicData>
            </a:graphic>
          </wp:inline>
        </w:drawing>
      </w:r>
    </w:p>
    <w:p w14:paraId="1E63B2A1" w14:textId="77777777" w:rsidR="00E124E1" w:rsidRPr="00D90E4F" w:rsidRDefault="00723151" w:rsidP="00F679F7">
      <w:r w:rsidRPr="00D90E4F">
        <w:t xml:space="preserve">Specify a point for the zero point of the </w:t>
      </w:r>
      <w:r w:rsidR="00B42112" w:rsidRPr="00D90E4F">
        <w:t xml:space="preserve">new </w:t>
      </w:r>
      <w:r w:rsidRPr="00D90E4F">
        <w:t>toolpath.</w:t>
      </w:r>
    </w:p>
    <w:p w14:paraId="71C89663" w14:textId="77777777" w:rsidR="00723151" w:rsidRPr="00D90E4F" w:rsidRDefault="00723151" w:rsidP="00723151">
      <w:pPr>
        <w:pStyle w:val="Frga"/>
      </w:pPr>
      <w:r w:rsidRPr="00D90E4F">
        <w:t>What is this zero point used for?</w:t>
      </w:r>
    </w:p>
    <w:p w14:paraId="373E543E" w14:textId="77777777" w:rsidR="00723151" w:rsidRPr="00D90E4F" w:rsidRDefault="00723151" w:rsidP="00723151">
      <w:pPr>
        <w:pStyle w:val="Answer"/>
      </w:pPr>
      <w:r w:rsidRPr="00D90E4F">
        <w:t xml:space="preserve">The selected position normally </w:t>
      </w:r>
      <w:r w:rsidR="00926DF6" w:rsidRPr="00D90E4F">
        <w:t xml:space="preserve">has </w:t>
      </w:r>
      <w:r w:rsidRPr="00D90E4F">
        <w:t>no impact on the result</w:t>
      </w:r>
      <w:r w:rsidR="00926DF6" w:rsidRPr="00D90E4F">
        <w:t xml:space="preserve"> b</w:t>
      </w:r>
      <w:r w:rsidRPr="00D90E4F">
        <w:t xml:space="preserve">ut it can be used by the postprocessors. Set the point as close as possible to </w:t>
      </w:r>
      <w:r w:rsidR="00926DF6" w:rsidRPr="00D90E4F">
        <w:t>desired</w:t>
      </w:r>
      <w:r w:rsidRPr="00D90E4F">
        <w:t xml:space="preserve"> toolpath.</w:t>
      </w:r>
    </w:p>
    <w:p w14:paraId="6D32A729" w14:textId="70C31CFA" w:rsidR="00D32419" w:rsidRPr="00D90E4F" w:rsidRDefault="00D4696F" w:rsidP="00D4696F">
      <w:pPr>
        <w:pStyle w:val="Bild"/>
      </w:pPr>
      <w:r>
        <w:rPr>
          <w:noProof/>
        </w:rPr>
        <w:drawing>
          <wp:inline distT="0" distB="0" distL="0" distR="0" wp14:anchorId="083B88BA" wp14:editId="5BAF7313">
            <wp:extent cx="928800" cy="2286000"/>
            <wp:effectExtent l="0" t="0" r="5080" b="0"/>
            <wp:docPr id="856513240" name="Bildobjekt 1" descr="En bild som visar text, skärmbild, Mobiltelefon, Mobil enhe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13240" name="Bildobjekt 1" descr="En bild som visar text, skärmbild, Mobiltelefon, Mobil enhet&#10;&#10;Automatiskt genererad beskrivning"/>
                    <pic:cNvPicPr/>
                  </pic:nvPicPr>
                  <pic:blipFill>
                    <a:blip r:embed="rId605"/>
                    <a:stretch>
                      <a:fillRect/>
                    </a:stretch>
                  </pic:blipFill>
                  <pic:spPr>
                    <a:xfrm>
                      <a:off x="0" y="0"/>
                      <a:ext cx="928800" cy="2286000"/>
                    </a:xfrm>
                    <a:prstGeom prst="rect">
                      <a:avLst/>
                    </a:prstGeom>
                  </pic:spPr>
                </pic:pic>
              </a:graphicData>
            </a:graphic>
          </wp:inline>
        </w:drawing>
      </w:r>
    </w:p>
    <w:p w14:paraId="02E3C8CC" w14:textId="77777777" w:rsidR="00B42112" w:rsidRPr="00D90E4F" w:rsidRDefault="00926DF6" w:rsidP="00F679F7">
      <w:r w:rsidRPr="00D90E4F">
        <w:lastRenderedPageBreak/>
        <w:t>Use</w:t>
      </w:r>
      <w:r w:rsidR="00F679F7" w:rsidRPr="00D90E4F">
        <w:t xml:space="preserve"> this </w:t>
      </w:r>
      <w:r w:rsidR="004745BE" w:rsidRPr="00D90E4F">
        <w:t>command</w:t>
      </w:r>
      <w:r w:rsidRPr="00D90E4F">
        <w:t xml:space="preserve"> to</w:t>
      </w:r>
      <w:r w:rsidR="00F679F7" w:rsidRPr="00D90E4F">
        <w:t xml:space="preserve"> create a toolpath step by step. All movements in the machine will be in the same order as </w:t>
      </w:r>
      <w:r w:rsidR="00A466C0" w:rsidRPr="00D90E4F">
        <w:t xml:space="preserve">the inputted </w:t>
      </w:r>
      <w:r w:rsidR="00F679F7" w:rsidRPr="00D90E4F">
        <w:t>sub-commands.</w:t>
      </w:r>
    </w:p>
    <w:p w14:paraId="779AE9E9" w14:textId="77777777" w:rsidR="00B42112" w:rsidRDefault="00B42112" w:rsidP="003E61F2">
      <w:pPr>
        <w:pStyle w:val="Rubrik3"/>
      </w:pPr>
      <w:bookmarkStart w:id="719" w:name="_Toc129002801"/>
      <w:r w:rsidRPr="00D90E4F">
        <w:t>Rapid</w:t>
      </w:r>
      <w:bookmarkEnd w:id="719"/>
    </w:p>
    <w:p w14:paraId="78C889A1" w14:textId="21D79D5F" w:rsidR="008A1C2C" w:rsidRDefault="008A1C2C" w:rsidP="004902B6">
      <w:pPr>
        <w:pStyle w:val="Bild"/>
      </w:pPr>
      <w:r w:rsidRPr="008A1C2C">
        <w:rPr>
          <w:noProof/>
        </w:rPr>
        <w:drawing>
          <wp:inline distT="0" distB="0" distL="0" distR="0" wp14:anchorId="67BD0C64" wp14:editId="300CF05C">
            <wp:extent cx="1141200" cy="799200"/>
            <wp:effectExtent l="0" t="0" r="1905" b="1270"/>
            <wp:docPr id="1830025510"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25510" name="Bildobjekt 1" descr="En bild som visar text, skärmbild, Teckensnitt, nummer&#10;&#10;Automatiskt genererad beskrivning"/>
                    <pic:cNvPicPr/>
                  </pic:nvPicPr>
                  <pic:blipFill>
                    <a:blip r:embed="rId606"/>
                    <a:stretch>
                      <a:fillRect/>
                    </a:stretch>
                  </pic:blipFill>
                  <pic:spPr>
                    <a:xfrm>
                      <a:off x="0" y="0"/>
                      <a:ext cx="1141200" cy="799200"/>
                    </a:xfrm>
                    <a:prstGeom prst="rect">
                      <a:avLst/>
                    </a:prstGeom>
                  </pic:spPr>
                </pic:pic>
              </a:graphicData>
            </a:graphic>
          </wp:inline>
        </w:drawing>
      </w:r>
    </w:p>
    <w:p w14:paraId="1B4EEA25" w14:textId="77777777" w:rsidR="004902B6" w:rsidRDefault="004902B6" w:rsidP="004902B6">
      <w:r w:rsidRPr="00D90E4F">
        <w:t>Press this button to add "rapid movements". The jet will always be off when the machine executes this movement. Use the same methods to enter the coordinates as for the "Line" command. Interrupt the "Rapid" command by pressing the spacebar or Enter.</w:t>
      </w:r>
    </w:p>
    <w:p w14:paraId="34B2C296" w14:textId="41F38108" w:rsidR="004902B6" w:rsidRPr="00D90E4F" w:rsidRDefault="004902B6" w:rsidP="004902B6">
      <w:pPr>
        <w:pStyle w:val="Bild"/>
      </w:pPr>
      <w:r w:rsidRPr="004902B6">
        <w:rPr>
          <w:noProof/>
        </w:rPr>
        <w:drawing>
          <wp:inline distT="0" distB="0" distL="0" distR="0" wp14:anchorId="35A9DF7B" wp14:editId="26B1DA25">
            <wp:extent cx="2113200" cy="1486800"/>
            <wp:effectExtent l="0" t="0" r="1905" b="0"/>
            <wp:docPr id="1731196972" name="Bildobjekt 1" descr="En bild som visar skärmbild, cirkel, Grafik,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96972" name="Bildobjekt 1" descr="En bild som visar skärmbild, cirkel, Grafik, design&#10;&#10;Automatiskt genererad beskrivning"/>
                    <pic:cNvPicPr/>
                  </pic:nvPicPr>
                  <pic:blipFill>
                    <a:blip r:embed="rId607"/>
                    <a:stretch>
                      <a:fillRect/>
                    </a:stretch>
                  </pic:blipFill>
                  <pic:spPr>
                    <a:xfrm>
                      <a:off x="0" y="0"/>
                      <a:ext cx="2113200" cy="1486800"/>
                    </a:xfrm>
                    <a:prstGeom prst="rect">
                      <a:avLst/>
                    </a:prstGeom>
                  </pic:spPr>
                </pic:pic>
              </a:graphicData>
            </a:graphic>
          </wp:inline>
        </w:drawing>
      </w:r>
    </w:p>
    <w:p w14:paraId="22CF6383" w14:textId="77777777" w:rsidR="00172234" w:rsidRDefault="00172234" w:rsidP="003E61F2">
      <w:pPr>
        <w:pStyle w:val="Rubrik3"/>
      </w:pPr>
      <w:bookmarkStart w:id="720" w:name="_Toc129002802"/>
      <w:r w:rsidRPr="00D90E4F">
        <w:t>Start</w:t>
      </w:r>
      <w:bookmarkEnd w:id="720"/>
    </w:p>
    <w:p w14:paraId="6324E1A3" w14:textId="252FE391" w:rsidR="004902B6" w:rsidRPr="004902B6" w:rsidRDefault="004902B6" w:rsidP="004902B6">
      <w:pPr>
        <w:pStyle w:val="Bild"/>
      </w:pPr>
      <w:r w:rsidRPr="004902B6">
        <w:rPr>
          <w:noProof/>
        </w:rPr>
        <w:drawing>
          <wp:inline distT="0" distB="0" distL="0" distR="0" wp14:anchorId="393A03F3" wp14:editId="633013B2">
            <wp:extent cx="1112400" cy="640800"/>
            <wp:effectExtent l="0" t="0" r="0" b="6985"/>
            <wp:docPr id="938418436"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18436" name="Bildobjekt 1" descr="En bild som visar text, skärmbild, Teckensnitt, linje&#10;&#10;Automatiskt genererad beskrivning"/>
                    <pic:cNvPicPr/>
                  </pic:nvPicPr>
                  <pic:blipFill>
                    <a:blip r:embed="rId608"/>
                    <a:stretch>
                      <a:fillRect/>
                    </a:stretch>
                  </pic:blipFill>
                  <pic:spPr>
                    <a:xfrm>
                      <a:off x="0" y="0"/>
                      <a:ext cx="1112400" cy="640800"/>
                    </a:xfrm>
                    <a:prstGeom prst="rect">
                      <a:avLst/>
                    </a:prstGeom>
                  </pic:spPr>
                </pic:pic>
              </a:graphicData>
            </a:graphic>
          </wp:inline>
        </w:drawing>
      </w:r>
    </w:p>
    <w:p w14:paraId="092970C9" w14:textId="17611E72" w:rsidR="00172234" w:rsidRDefault="005110BC" w:rsidP="00172234">
      <w:r w:rsidRPr="00D90E4F">
        <w:t xml:space="preserve">The </w:t>
      </w:r>
      <w:r w:rsidR="00C47395" w:rsidRPr="00D90E4F">
        <w:t>"</w:t>
      </w:r>
      <w:r w:rsidRPr="00D90E4F">
        <w:t>Start</w:t>
      </w:r>
      <w:r w:rsidR="00C47395" w:rsidRPr="00D90E4F">
        <w:t>"</w:t>
      </w:r>
      <w:r w:rsidRPr="00D90E4F">
        <w:t xml:space="preserve"> </w:t>
      </w:r>
      <w:r w:rsidR="00A433A7" w:rsidRPr="00D90E4F">
        <w:t xml:space="preserve">command </w:t>
      </w:r>
      <w:r w:rsidRPr="00D90E4F">
        <w:t>ends the rapid, activate</w:t>
      </w:r>
      <w:r w:rsidR="00A466C0" w:rsidRPr="00D90E4F">
        <w:t>s</w:t>
      </w:r>
      <w:r w:rsidRPr="00D90E4F">
        <w:t xml:space="preserve"> compensation and turn</w:t>
      </w:r>
      <w:r w:rsidR="00A466C0" w:rsidRPr="00D90E4F">
        <w:t>s</w:t>
      </w:r>
      <w:r w:rsidRPr="00D90E4F">
        <w:t xml:space="preserve"> on the jet</w:t>
      </w:r>
      <w:r w:rsidR="00A466C0" w:rsidRPr="00D90E4F">
        <w:t>. The fo</w:t>
      </w:r>
      <w:r w:rsidR="009F6DAF" w:rsidRPr="00D90E4F">
        <w:t>llowing dialog</w:t>
      </w:r>
      <w:r w:rsidR="00A466C0" w:rsidRPr="00D90E4F">
        <w:t xml:space="preserve"> </w:t>
      </w:r>
      <w:r w:rsidR="00B93D81" w:rsidRPr="00D90E4F">
        <w:t>box is</w:t>
      </w:r>
      <w:r w:rsidRPr="00D90E4F">
        <w:t xml:space="preserve"> </w:t>
      </w:r>
      <w:r w:rsidR="00A466C0" w:rsidRPr="00D90E4F">
        <w:t>shown</w:t>
      </w:r>
      <w:r w:rsidR="004902B6">
        <w:t>.</w:t>
      </w:r>
    </w:p>
    <w:p w14:paraId="1096C114" w14:textId="57627E2B" w:rsidR="004902B6" w:rsidRDefault="004902B6" w:rsidP="004902B6">
      <w:pPr>
        <w:pStyle w:val="Bild"/>
      </w:pPr>
      <w:r>
        <w:rPr>
          <w:noProof/>
        </w:rPr>
        <w:drawing>
          <wp:inline distT="0" distB="0" distL="0" distR="0" wp14:anchorId="788F2444" wp14:editId="382BD160">
            <wp:extent cx="2437200" cy="1836000"/>
            <wp:effectExtent l="0" t="0" r="1270" b="0"/>
            <wp:docPr id="1207327074" name="Bildobjekt 1" descr="En bild som visar text, skärmbild, skärm,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27074" name="Bildobjekt 1" descr="En bild som visar text, skärmbild, skärm, programvara&#10;&#10;Automatiskt genererad beskrivning"/>
                    <pic:cNvPicPr/>
                  </pic:nvPicPr>
                  <pic:blipFill>
                    <a:blip r:embed="rId609"/>
                    <a:stretch>
                      <a:fillRect/>
                    </a:stretch>
                  </pic:blipFill>
                  <pic:spPr>
                    <a:xfrm>
                      <a:off x="0" y="0"/>
                      <a:ext cx="2437200" cy="1836000"/>
                    </a:xfrm>
                    <a:prstGeom prst="rect">
                      <a:avLst/>
                    </a:prstGeom>
                  </pic:spPr>
                </pic:pic>
              </a:graphicData>
            </a:graphic>
          </wp:inline>
        </w:drawing>
      </w:r>
    </w:p>
    <w:p w14:paraId="37AFF168" w14:textId="77777777" w:rsidR="004902B6" w:rsidRPr="00D90E4F" w:rsidRDefault="004902B6" w:rsidP="004902B6">
      <w:pPr>
        <w:pStyle w:val="Rubrik5"/>
      </w:pPr>
      <w:r w:rsidRPr="00D90E4F">
        <w:t>Compensation</w:t>
      </w:r>
    </w:p>
    <w:p w14:paraId="73CCF86C" w14:textId="5DA6B74C" w:rsidR="004902B6" w:rsidRDefault="004902B6" w:rsidP="004902B6">
      <w:r w:rsidRPr="00D90E4F">
        <w:t xml:space="preserve">Select one of the following tool radius compensation to use: "Tool on left", "Tool on right" or "No compensation". </w:t>
      </w:r>
      <w:r w:rsidR="004E15A3">
        <w:t xml:space="preserve">You can read more about tool radius compensation (kerf) </w:t>
      </w:r>
      <w:hyperlink w:anchor="_Tool_radius_compensation" w:history="1">
        <w:r w:rsidR="004E15A3" w:rsidRPr="004E15A3">
          <w:rPr>
            <w:rStyle w:val="Hyperlnk"/>
          </w:rPr>
          <w:t>here.</w:t>
        </w:r>
      </w:hyperlink>
    </w:p>
    <w:p w14:paraId="1DDFD493" w14:textId="11B89868" w:rsidR="004E15A3" w:rsidRDefault="004E15A3" w:rsidP="004E15A3">
      <w:pPr>
        <w:pStyle w:val="Rubrik5"/>
      </w:pPr>
      <w:r>
        <w:t>Piercing</w:t>
      </w:r>
    </w:p>
    <w:p w14:paraId="5053D7A1" w14:textId="31BBA84C" w:rsidR="004E15A3" w:rsidRDefault="004E15A3" w:rsidP="004E15A3">
      <w:r>
        <w:t xml:space="preserve">You can read more about piercing </w:t>
      </w:r>
      <w:hyperlink w:anchor="_Piercing" w:history="1">
        <w:r w:rsidRPr="002F38C2">
          <w:rPr>
            <w:rStyle w:val="Hyperlnk"/>
          </w:rPr>
          <w:t>here</w:t>
        </w:r>
      </w:hyperlink>
    </w:p>
    <w:p w14:paraId="55569660" w14:textId="77777777" w:rsidR="002F38C2" w:rsidRPr="00D90E4F" w:rsidRDefault="002F38C2" w:rsidP="002F38C2">
      <w:pPr>
        <w:pStyle w:val="Rubrik5"/>
      </w:pPr>
      <w:r w:rsidRPr="00D90E4F">
        <w:t>Fixed leadin length</w:t>
      </w:r>
    </w:p>
    <w:p w14:paraId="75D3C0A1" w14:textId="77777777" w:rsidR="002F38C2" w:rsidRDefault="002F38C2" w:rsidP="002F38C2">
      <w:pPr>
        <w:pStyle w:val="Bild"/>
      </w:pPr>
      <w:r w:rsidRPr="002F38C2">
        <w:rPr>
          <w:noProof/>
        </w:rPr>
        <w:drawing>
          <wp:inline distT="0" distB="0" distL="0" distR="0" wp14:anchorId="132EEEFF" wp14:editId="0A937911">
            <wp:extent cx="1141200" cy="540000"/>
            <wp:effectExtent l="0" t="0" r="1905" b="0"/>
            <wp:docPr id="1741335406" name="Bildobjekt 1" descr="En bild som visar text, Teckensnitt, linje, vi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35406" name="Bildobjekt 1" descr="En bild som visar text, Teckensnitt, linje, vit&#10;&#10;Automatiskt genererad beskrivning"/>
                    <pic:cNvPicPr/>
                  </pic:nvPicPr>
                  <pic:blipFill>
                    <a:blip r:embed="rId610"/>
                    <a:stretch>
                      <a:fillRect/>
                    </a:stretch>
                  </pic:blipFill>
                  <pic:spPr>
                    <a:xfrm>
                      <a:off x="0" y="0"/>
                      <a:ext cx="1141200" cy="540000"/>
                    </a:xfrm>
                    <a:prstGeom prst="rect">
                      <a:avLst/>
                    </a:prstGeom>
                  </pic:spPr>
                </pic:pic>
              </a:graphicData>
            </a:graphic>
          </wp:inline>
        </w:drawing>
      </w:r>
    </w:p>
    <w:p w14:paraId="361F04C9" w14:textId="567658E3" w:rsidR="002F38C2" w:rsidRDefault="002F38C2" w:rsidP="004E15A3">
      <w:r w:rsidRPr="00D90E4F">
        <w:t>When "Fixed length" box is checked the lead length is always fixed to this value.</w:t>
      </w:r>
    </w:p>
    <w:p w14:paraId="083ACDAC" w14:textId="77777777" w:rsidR="002F38C2" w:rsidRPr="00D90E4F" w:rsidRDefault="002F38C2" w:rsidP="002F38C2">
      <w:pPr>
        <w:pStyle w:val="Rubrik5"/>
      </w:pPr>
      <w:r w:rsidRPr="00D90E4F">
        <w:lastRenderedPageBreak/>
        <w:t>Start point</w:t>
      </w:r>
    </w:p>
    <w:p w14:paraId="52F0E3F9" w14:textId="779EC962" w:rsidR="002F38C2" w:rsidRPr="00D90E4F" w:rsidRDefault="002F38C2" w:rsidP="002F38C2">
      <w:r w:rsidRPr="00D90E4F">
        <w:t>Press "OK" to pick a point on the geometry to follow. To use commands that follow other objects, put the start point on the object. One example to do this is by using "</w:t>
      </w:r>
      <w:hyperlink w:anchor="_Object_snap_1" w:history="1">
        <w:r w:rsidRPr="002F38C2">
          <w:rPr>
            <w:rStyle w:val="Hyperlnk"/>
          </w:rPr>
          <w:t>Object snap</w:t>
        </w:r>
      </w:hyperlink>
      <w:r w:rsidRPr="00D90E4F">
        <w:t>" commands.</w:t>
      </w:r>
    </w:p>
    <w:p w14:paraId="15D87A7B" w14:textId="056EA8CE" w:rsidR="00D561B0" w:rsidRPr="00D90E4F" w:rsidRDefault="004902B6" w:rsidP="002F38C2">
      <w:pPr>
        <w:pStyle w:val="Bild"/>
      </w:pPr>
      <w:r w:rsidRPr="004902B6">
        <w:rPr>
          <w:noProof/>
        </w:rPr>
        <w:drawing>
          <wp:inline distT="0" distB="0" distL="0" distR="0" wp14:anchorId="014EA7CE" wp14:editId="5DE4F8CE">
            <wp:extent cx="2019600" cy="1508400"/>
            <wp:effectExtent l="0" t="0" r="0" b="0"/>
            <wp:docPr id="227008505" name="Bildobjekt 1" descr="En bild som visar skärmbild, Grafik, diagram, grafisk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08505" name="Bildobjekt 1" descr="En bild som visar skärmbild, Grafik, diagram, grafisk design&#10;&#10;Automatiskt genererad beskrivning"/>
                    <pic:cNvPicPr/>
                  </pic:nvPicPr>
                  <pic:blipFill>
                    <a:blip r:embed="rId611"/>
                    <a:stretch>
                      <a:fillRect/>
                    </a:stretch>
                  </pic:blipFill>
                  <pic:spPr>
                    <a:xfrm>
                      <a:off x="0" y="0"/>
                      <a:ext cx="2019600" cy="1508400"/>
                    </a:xfrm>
                    <a:prstGeom prst="rect">
                      <a:avLst/>
                    </a:prstGeom>
                  </pic:spPr>
                </pic:pic>
              </a:graphicData>
            </a:graphic>
          </wp:inline>
        </w:drawing>
      </w:r>
    </w:p>
    <w:p w14:paraId="7563C2B0" w14:textId="77777777" w:rsidR="00281D59" w:rsidRPr="00D90E4F" w:rsidRDefault="00281D59" w:rsidP="00C5529E">
      <w:pPr>
        <w:pStyle w:val="Rubrik4"/>
      </w:pPr>
      <w:r w:rsidRPr="00D90E4F">
        <w:t>Start without leadin</w:t>
      </w:r>
    </w:p>
    <w:p w14:paraId="0F30E349" w14:textId="706DA906" w:rsidR="00281D59" w:rsidRPr="00D90E4F" w:rsidRDefault="002F38C2" w:rsidP="002F38C2">
      <w:pPr>
        <w:pStyle w:val="Bild"/>
      </w:pPr>
      <w:r>
        <w:rPr>
          <w:noProof/>
        </w:rPr>
        <w:drawing>
          <wp:inline distT="0" distB="0" distL="0" distR="0" wp14:anchorId="39FA49BC" wp14:editId="0C53A20E">
            <wp:extent cx="2437200" cy="1836000"/>
            <wp:effectExtent l="0" t="0" r="1270" b="0"/>
            <wp:docPr id="1311001747" name="Bildobjekt 1" descr="En bild som visar text, skärmbild, skärm,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01747" name="Bildobjekt 1" descr="En bild som visar text, skärmbild, skärm, programvara&#10;&#10;Automatiskt genererad beskrivning"/>
                    <pic:cNvPicPr/>
                  </pic:nvPicPr>
                  <pic:blipFill>
                    <a:blip r:embed="rId612"/>
                    <a:stretch>
                      <a:fillRect/>
                    </a:stretch>
                  </pic:blipFill>
                  <pic:spPr>
                    <a:xfrm>
                      <a:off x="0" y="0"/>
                      <a:ext cx="2437200" cy="1836000"/>
                    </a:xfrm>
                    <a:prstGeom prst="rect">
                      <a:avLst/>
                    </a:prstGeom>
                  </pic:spPr>
                </pic:pic>
              </a:graphicData>
            </a:graphic>
          </wp:inline>
        </w:drawing>
      </w:r>
    </w:p>
    <w:p w14:paraId="56A9BDAC" w14:textId="77777777" w:rsidR="00FD79A4" w:rsidRPr="00D90E4F" w:rsidRDefault="00A466C0" w:rsidP="00281D59">
      <w:r w:rsidRPr="00D90E4F">
        <w:t xml:space="preserve">The only way to </w:t>
      </w:r>
      <w:r w:rsidR="00FD79A4" w:rsidRPr="00D90E4F">
        <w:t xml:space="preserve">start </w:t>
      </w:r>
      <w:r w:rsidRPr="00D90E4F">
        <w:t>"</w:t>
      </w:r>
      <w:r w:rsidR="00FD79A4" w:rsidRPr="00D90E4F">
        <w:t>without lead</w:t>
      </w:r>
      <w:r w:rsidRPr="00D90E4F">
        <w:t>" is</w:t>
      </w:r>
      <w:r w:rsidR="00FD79A4" w:rsidRPr="00D90E4F">
        <w:t xml:space="preserve"> when cu</w:t>
      </w:r>
      <w:r w:rsidR="00865C40" w:rsidRPr="00D90E4F">
        <w:t xml:space="preserve">tting without tool compensation and </w:t>
      </w:r>
      <w:r w:rsidR="005110BC" w:rsidRPr="00D90E4F">
        <w:t>the "Fixed length" is not activated</w:t>
      </w:r>
      <w:r w:rsidR="00865C40" w:rsidRPr="00D90E4F">
        <w:t>.</w:t>
      </w:r>
    </w:p>
    <w:p w14:paraId="42D05722" w14:textId="77777777" w:rsidR="003E61F2" w:rsidRPr="00D90E4F" w:rsidRDefault="003E61F2" w:rsidP="003E61F2">
      <w:pPr>
        <w:pStyle w:val="Rubrik3"/>
      </w:pPr>
      <w:bookmarkStart w:id="721" w:name="_Toc129002803"/>
      <w:r w:rsidRPr="00D90E4F">
        <w:t>Line</w:t>
      </w:r>
      <w:bookmarkEnd w:id="721"/>
    </w:p>
    <w:p w14:paraId="4DAB8553" w14:textId="4F5338EE" w:rsidR="003E61F2" w:rsidRPr="00D90E4F" w:rsidRDefault="002F38C2" w:rsidP="002F38C2">
      <w:pPr>
        <w:pStyle w:val="Bild"/>
      </w:pPr>
      <w:r w:rsidRPr="002F38C2">
        <w:rPr>
          <w:noProof/>
        </w:rPr>
        <w:drawing>
          <wp:inline distT="0" distB="0" distL="0" distR="0" wp14:anchorId="46BBDFBF" wp14:editId="78E676D5">
            <wp:extent cx="1022400" cy="594000"/>
            <wp:effectExtent l="0" t="0" r="6350" b="0"/>
            <wp:docPr id="896990138"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90138" name="Bildobjekt 1" descr="En bild som visar text, skärmbild, Teckensnitt, nummer&#10;&#10;Automatiskt genererad beskrivning"/>
                    <pic:cNvPicPr/>
                  </pic:nvPicPr>
                  <pic:blipFill>
                    <a:blip r:embed="rId613"/>
                    <a:stretch>
                      <a:fillRect/>
                    </a:stretch>
                  </pic:blipFill>
                  <pic:spPr>
                    <a:xfrm>
                      <a:off x="0" y="0"/>
                      <a:ext cx="1022400" cy="594000"/>
                    </a:xfrm>
                    <a:prstGeom prst="rect">
                      <a:avLst/>
                    </a:prstGeom>
                  </pic:spPr>
                </pic:pic>
              </a:graphicData>
            </a:graphic>
          </wp:inline>
        </w:drawing>
      </w:r>
    </w:p>
    <w:p w14:paraId="0A7126D5" w14:textId="77777777" w:rsidR="004332AF" w:rsidRPr="00D90E4F" w:rsidRDefault="005110BC" w:rsidP="004332AF">
      <w:r w:rsidRPr="00D90E4F">
        <w:t xml:space="preserve">The </w:t>
      </w:r>
      <w:r w:rsidR="00C47395" w:rsidRPr="00D90E4F">
        <w:t>"</w:t>
      </w:r>
      <w:r w:rsidR="00A946E1" w:rsidRPr="00D90E4F">
        <w:t>L</w:t>
      </w:r>
      <w:r w:rsidRPr="00D90E4F">
        <w:t>ine</w:t>
      </w:r>
      <w:r w:rsidR="00C47395" w:rsidRPr="00D90E4F">
        <w:t>"</w:t>
      </w:r>
      <w:r w:rsidRPr="00D90E4F">
        <w:t xml:space="preserve"> option can only be used when </w:t>
      </w:r>
      <w:r w:rsidR="00DA4CB4" w:rsidRPr="00D90E4F">
        <w:t>the jet is on.</w:t>
      </w:r>
    </w:p>
    <w:p w14:paraId="31EB6045" w14:textId="4D4721DE" w:rsidR="004332AF" w:rsidRPr="00D90E4F" w:rsidRDefault="002F38C2" w:rsidP="002F38C2">
      <w:pPr>
        <w:pStyle w:val="Bild"/>
      </w:pPr>
      <w:r w:rsidRPr="002F38C2">
        <w:rPr>
          <w:noProof/>
        </w:rPr>
        <w:drawing>
          <wp:inline distT="0" distB="0" distL="0" distR="0" wp14:anchorId="3CEB1A4A" wp14:editId="58A7C2D0">
            <wp:extent cx="1753200" cy="450000"/>
            <wp:effectExtent l="0" t="0" r="0" b="7620"/>
            <wp:docPr id="1193663180" name="Bildobjekt 1" descr="En bild som visar text, Teckensnitt, skärmbild,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63180" name="Bildobjekt 1" descr="En bild som visar text, Teckensnitt, skärmbild, linje&#10;&#10;Automatiskt genererad beskrivning"/>
                    <pic:cNvPicPr/>
                  </pic:nvPicPr>
                  <pic:blipFill>
                    <a:blip r:embed="rId614"/>
                    <a:stretch>
                      <a:fillRect/>
                    </a:stretch>
                  </pic:blipFill>
                  <pic:spPr>
                    <a:xfrm>
                      <a:off x="0" y="0"/>
                      <a:ext cx="1753200" cy="450000"/>
                    </a:xfrm>
                    <a:prstGeom prst="rect">
                      <a:avLst/>
                    </a:prstGeom>
                  </pic:spPr>
                </pic:pic>
              </a:graphicData>
            </a:graphic>
          </wp:inline>
        </w:drawing>
      </w:r>
    </w:p>
    <w:p w14:paraId="773A3630" w14:textId="77777777" w:rsidR="004332AF" w:rsidRPr="00D90E4F" w:rsidRDefault="00A466C0" w:rsidP="004332AF">
      <w:r w:rsidRPr="00D90E4F">
        <w:t>E</w:t>
      </w:r>
      <w:r w:rsidR="004332AF" w:rsidRPr="00D90E4F">
        <w:t xml:space="preserve">nter as many lines as </w:t>
      </w:r>
      <w:r w:rsidRPr="00D90E4F">
        <w:t>needed</w:t>
      </w:r>
      <w:r w:rsidR="004332AF" w:rsidRPr="00D90E4F">
        <w:t xml:space="preserve"> and move the jet to any position. </w:t>
      </w:r>
      <w:r w:rsidRPr="00D90E4F">
        <w:t>I</w:t>
      </w:r>
      <w:r w:rsidR="004332AF" w:rsidRPr="00D90E4F">
        <w:t xml:space="preserve">nterrupt the </w:t>
      </w:r>
      <w:r w:rsidR="00C47395" w:rsidRPr="00D90E4F">
        <w:t>"</w:t>
      </w:r>
      <w:r w:rsidR="000D7645" w:rsidRPr="00D90E4F">
        <w:t>L</w:t>
      </w:r>
      <w:r w:rsidR="004332AF" w:rsidRPr="00D90E4F">
        <w:t>ine</w:t>
      </w:r>
      <w:r w:rsidR="00C47395" w:rsidRPr="00D90E4F">
        <w:t>"</w:t>
      </w:r>
      <w:r w:rsidR="000D7645" w:rsidRPr="00D90E4F">
        <w:t xml:space="preserve"> </w:t>
      </w:r>
      <w:r w:rsidR="004332AF" w:rsidRPr="00D90E4F">
        <w:t>command by pressing</w:t>
      </w:r>
      <w:r w:rsidRPr="00D90E4F">
        <w:t xml:space="preserve"> the spacebar or</w:t>
      </w:r>
      <w:r w:rsidR="004332AF" w:rsidRPr="00D90E4F">
        <w:t xml:space="preserve"> Enter.</w:t>
      </w:r>
    </w:p>
    <w:p w14:paraId="0F3DD1D1" w14:textId="1033AFB7" w:rsidR="00DA4CB4" w:rsidRPr="00D90E4F" w:rsidRDefault="00B16A98" w:rsidP="004332AF">
      <w:r w:rsidRPr="00B16A98">
        <w:rPr>
          <w:noProof/>
        </w:rPr>
        <w:drawing>
          <wp:inline distT="0" distB="0" distL="0" distR="0" wp14:anchorId="29E8A7CB" wp14:editId="18B2D155">
            <wp:extent cx="2185200" cy="1508400"/>
            <wp:effectExtent l="0" t="0" r="5715" b="0"/>
            <wp:docPr id="1233299698" name="Bildobjekt 1" descr="En bild som visar skärmbild, Grafik, grafisk design,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99698" name="Bildobjekt 1" descr="En bild som visar skärmbild, Grafik, grafisk design, diagram&#10;&#10;Automatiskt genererad beskrivning"/>
                    <pic:cNvPicPr/>
                  </pic:nvPicPr>
                  <pic:blipFill>
                    <a:blip r:embed="rId615"/>
                    <a:stretch>
                      <a:fillRect/>
                    </a:stretch>
                  </pic:blipFill>
                  <pic:spPr>
                    <a:xfrm>
                      <a:off x="0" y="0"/>
                      <a:ext cx="2185200" cy="1508400"/>
                    </a:xfrm>
                    <a:prstGeom prst="rect">
                      <a:avLst/>
                    </a:prstGeom>
                  </pic:spPr>
                </pic:pic>
              </a:graphicData>
            </a:graphic>
          </wp:inline>
        </w:drawing>
      </w:r>
    </w:p>
    <w:p w14:paraId="0CFEA779" w14:textId="77777777" w:rsidR="00A229AA" w:rsidRPr="00D90E4F" w:rsidRDefault="00A71668" w:rsidP="00A71668">
      <w:pPr>
        <w:pStyle w:val="Rubrik3"/>
      </w:pPr>
      <w:bookmarkStart w:id="722" w:name="_Next"/>
      <w:bookmarkStart w:id="723" w:name="_Ref333415425"/>
      <w:bookmarkStart w:id="724" w:name="_Toc129002804"/>
      <w:bookmarkEnd w:id="722"/>
      <w:r w:rsidRPr="00D90E4F">
        <w:t>Next</w:t>
      </w:r>
      <w:bookmarkEnd w:id="723"/>
      <w:bookmarkEnd w:id="724"/>
    </w:p>
    <w:p w14:paraId="206B7FB0" w14:textId="067908CD" w:rsidR="00A71668" w:rsidRPr="00D90E4F" w:rsidRDefault="00B16A98" w:rsidP="00B16A98">
      <w:pPr>
        <w:pStyle w:val="Bild"/>
      </w:pPr>
      <w:r w:rsidRPr="00B16A98">
        <w:rPr>
          <w:noProof/>
        </w:rPr>
        <w:drawing>
          <wp:inline distT="0" distB="0" distL="0" distR="0" wp14:anchorId="6C535286" wp14:editId="5591FDD9">
            <wp:extent cx="1011600" cy="676800"/>
            <wp:effectExtent l="0" t="0" r="0" b="9525"/>
            <wp:docPr id="1916591671" name="Bildobjekt 1" descr="En bild som visar skärmbild, text,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91671" name="Bildobjekt 1" descr="En bild som visar skärmbild, text, Teckensnitt, linje&#10;&#10;Automatiskt genererad beskrivning"/>
                    <pic:cNvPicPr/>
                  </pic:nvPicPr>
                  <pic:blipFill>
                    <a:blip r:embed="rId616"/>
                    <a:stretch>
                      <a:fillRect/>
                    </a:stretch>
                  </pic:blipFill>
                  <pic:spPr>
                    <a:xfrm>
                      <a:off x="0" y="0"/>
                      <a:ext cx="1011600" cy="676800"/>
                    </a:xfrm>
                    <a:prstGeom prst="rect">
                      <a:avLst/>
                    </a:prstGeom>
                  </pic:spPr>
                </pic:pic>
              </a:graphicData>
            </a:graphic>
          </wp:inline>
        </w:drawing>
      </w:r>
    </w:p>
    <w:p w14:paraId="571F341E" w14:textId="77777777" w:rsidR="00A71307" w:rsidRPr="00D90E4F" w:rsidRDefault="00A946E1" w:rsidP="00A71307">
      <w:r w:rsidRPr="00D90E4F">
        <w:lastRenderedPageBreak/>
        <w:t xml:space="preserve">The </w:t>
      </w:r>
      <w:r w:rsidR="00C47395" w:rsidRPr="00D90E4F">
        <w:t>"</w:t>
      </w:r>
      <w:r w:rsidRPr="00D90E4F">
        <w:t>Next</w:t>
      </w:r>
      <w:r w:rsidR="00C47395" w:rsidRPr="00D90E4F">
        <w:t>"</w:t>
      </w:r>
      <w:r w:rsidR="00A71668" w:rsidRPr="00D90E4F">
        <w:t xml:space="preserve"> option </w:t>
      </w:r>
      <w:r w:rsidR="006C573E" w:rsidRPr="00D90E4F">
        <w:t xml:space="preserve">is used when </w:t>
      </w:r>
      <w:r w:rsidR="00A71668" w:rsidRPr="00D90E4F">
        <w:t>existing objects are located in a chain</w:t>
      </w:r>
      <w:r w:rsidR="00B9756B" w:rsidRPr="00D90E4F">
        <w:t xml:space="preserve">. For every click on the "Next" button </w:t>
      </w:r>
      <w:del w:id="725" w:author="jnelson" w:date="2012-09-18T13:03:00Z">
        <w:r w:rsidR="00B9756B" w:rsidRPr="00D90E4F" w:rsidDel="002E156B">
          <w:delText xml:space="preserve"> </w:delText>
        </w:r>
      </w:del>
      <w:r w:rsidR="00B9756B" w:rsidRPr="00D90E4F">
        <w:t>the cursor mov</w:t>
      </w:r>
      <w:r w:rsidR="006C573E" w:rsidRPr="00D90E4F">
        <w:t xml:space="preserve">es </w:t>
      </w:r>
      <w:r w:rsidR="00B9756B" w:rsidRPr="00D90E4F">
        <w:t>one step forward.</w:t>
      </w:r>
      <w:r w:rsidR="004332AF" w:rsidRPr="00D90E4F">
        <w:t xml:space="preserve"> To be able to use this function the curser must be located on an object.</w:t>
      </w:r>
      <w:r w:rsidR="00962982" w:rsidRPr="00D90E4F">
        <w:t xml:space="preserve"> When there is more than one object that can be used </w:t>
      </w:r>
      <w:r w:rsidR="006C573E" w:rsidRPr="00D90E4F">
        <w:t>the</w:t>
      </w:r>
      <w:r w:rsidR="00962982" w:rsidRPr="00D90E4F">
        <w:t xml:space="preserve"> path </w:t>
      </w:r>
      <w:r w:rsidR="006C573E" w:rsidRPr="00D90E4F">
        <w:t>to use must be selected.</w:t>
      </w:r>
    </w:p>
    <w:p w14:paraId="631F53BD" w14:textId="0B906A3D" w:rsidR="00962982" w:rsidRPr="00D90E4F" w:rsidRDefault="00B16A98" w:rsidP="00101BF3">
      <w:pPr>
        <w:pStyle w:val="Bild"/>
      </w:pPr>
      <w:r w:rsidRPr="00B16A98">
        <w:rPr>
          <w:noProof/>
        </w:rPr>
        <w:drawing>
          <wp:inline distT="0" distB="0" distL="0" distR="0" wp14:anchorId="3E485165" wp14:editId="0F623F5B">
            <wp:extent cx="2052000" cy="410400"/>
            <wp:effectExtent l="0" t="0" r="5715" b="8890"/>
            <wp:docPr id="39836780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67803" name=""/>
                    <pic:cNvPicPr/>
                  </pic:nvPicPr>
                  <pic:blipFill>
                    <a:blip r:embed="rId617"/>
                    <a:stretch>
                      <a:fillRect/>
                    </a:stretch>
                  </pic:blipFill>
                  <pic:spPr>
                    <a:xfrm>
                      <a:off x="0" y="0"/>
                      <a:ext cx="2052000" cy="410400"/>
                    </a:xfrm>
                    <a:prstGeom prst="rect">
                      <a:avLst/>
                    </a:prstGeom>
                  </pic:spPr>
                </pic:pic>
              </a:graphicData>
            </a:graphic>
          </wp:inline>
        </w:drawing>
      </w:r>
    </w:p>
    <w:p w14:paraId="79A6C2B3" w14:textId="089C5964" w:rsidR="00962982" w:rsidRPr="00D90E4F" w:rsidRDefault="00101BF3" w:rsidP="00962982">
      <w:r>
        <w:t>Pick</w:t>
      </w:r>
      <w:r w:rsidR="006C573E" w:rsidRPr="00D90E4F">
        <w:t xml:space="preserve"> to </w:t>
      </w:r>
      <w:r w:rsidR="00962982" w:rsidRPr="00D90E4F">
        <w:t xml:space="preserve">select </w:t>
      </w:r>
      <w:r>
        <w:t>cutting direction</w:t>
      </w:r>
      <w:r w:rsidR="00962982" w:rsidRPr="00D90E4F">
        <w:t>.</w:t>
      </w:r>
    </w:p>
    <w:p w14:paraId="0D88418B" w14:textId="247067E1" w:rsidR="00962982" w:rsidRDefault="00B16A98" w:rsidP="00101BF3">
      <w:pPr>
        <w:pStyle w:val="Bild"/>
      </w:pPr>
      <w:r>
        <w:rPr>
          <w:noProof/>
        </w:rPr>
        <w:drawing>
          <wp:inline distT="0" distB="0" distL="0" distR="0" wp14:anchorId="074DEDF8" wp14:editId="53DEC301">
            <wp:extent cx="3790800" cy="1256400"/>
            <wp:effectExtent l="0" t="0" r="635" b="1270"/>
            <wp:docPr id="611017935" name="Bildobjekt 1" descr="En bild som visar skärmbild, Grafik, Teckensnitt, grafisk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17935" name="Bildobjekt 1" descr="En bild som visar skärmbild, Grafik, Teckensnitt, grafisk design&#10;&#10;Automatiskt genererad beskrivning"/>
                    <pic:cNvPicPr/>
                  </pic:nvPicPr>
                  <pic:blipFill>
                    <a:blip r:embed="rId618"/>
                    <a:stretch>
                      <a:fillRect/>
                    </a:stretch>
                  </pic:blipFill>
                  <pic:spPr>
                    <a:xfrm>
                      <a:off x="0" y="0"/>
                      <a:ext cx="3790800" cy="1256400"/>
                    </a:xfrm>
                    <a:prstGeom prst="rect">
                      <a:avLst/>
                    </a:prstGeom>
                  </pic:spPr>
                </pic:pic>
              </a:graphicData>
            </a:graphic>
          </wp:inline>
        </w:drawing>
      </w:r>
    </w:p>
    <w:p w14:paraId="643E871D" w14:textId="279E3C76" w:rsidR="00101BF3" w:rsidRPr="00101BF3" w:rsidRDefault="00101BF3" w:rsidP="00101BF3">
      <w:r>
        <w:t>In this case you can see that on alternative (A) the tool radius compensation will be at wrong side.</w:t>
      </w:r>
    </w:p>
    <w:p w14:paraId="10AF1A8C" w14:textId="4448FDAA" w:rsidR="00B16A98" w:rsidRPr="00B16A98" w:rsidRDefault="00B16A98" w:rsidP="00B16A98">
      <w:pPr>
        <w:pStyle w:val="Bild"/>
      </w:pPr>
      <w:r w:rsidRPr="00B16A98">
        <w:rPr>
          <w:noProof/>
        </w:rPr>
        <w:drawing>
          <wp:inline distT="0" distB="0" distL="0" distR="0" wp14:anchorId="3F384584" wp14:editId="1A41EDFF">
            <wp:extent cx="1094400" cy="698400"/>
            <wp:effectExtent l="0" t="0" r="0" b="6985"/>
            <wp:docPr id="1679573754"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73754" name="Bildobjekt 1" descr="En bild som visar text, skärmbild, Teckensnitt, nummer&#10;&#10;Automatiskt genererad beskrivning"/>
                    <pic:cNvPicPr/>
                  </pic:nvPicPr>
                  <pic:blipFill>
                    <a:blip r:embed="rId619"/>
                    <a:stretch>
                      <a:fillRect/>
                    </a:stretch>
                  </pic:blipFill>
                  <pic:spPr>
                    <a:xfrm>
                      <a:off x="0" y="0"/>
                      <a:ext cx="1094400" cy="698400"/>
                    </a:xfrm>
                    <a:prstGeom prst="rect">
                      <a:avLst/>
                    </a:prstGeom>
                  </pic:spPr>
                </pic:pic>
              </a:graphicData>
            </a:graphic>
          </wp:inline>
        </w:drawing>
      </w:r>
    </w:p>
    <w:p w14:paraId="29FD1820" w14:textId="0E2B055D" w:rsidR="00B9756B" w:rsidRPr="00D90E4F" w:rsidRDefault="006C573E" w:rsidP="00A71307">
      <w:r w:rsidRPr="00D90E4F">
        <w:t>After deciding the</w:t>
      </w:r>
      <w:r w:rsidR="008968D3" w:rsidRPr="00D90E4F">
        <w:t xml:space="preserve"> path direction</w:t>
      </w:r>
      <w:r w:rsidR="00D15BC9" w:rsidRPr="00D90E4F">
        <w:t xml:space="preserve"> then </w:t>
      </w:r>
      <w:r w:rsidRPr="00D90E4F">
        <w:t xml:space="preserve">use the "next" button to </w:t>
      </w:r>
      <w:r w:rsidR="00D15BC9" w:rsidRPr="00D90E4F">
        <w:t xml:space="preserve">add one step </w:t>
      </w:r>
      <w:r w:rsidRPr="00D90E4F">
        <w:t>with</w:t>
      </w:r>
      <w:r w:rsidR="00D15BC9" w:rsidRPr="00D90E4F">
        <w:t xml:space="preserve"> every click.</w:t>
      </w:r>
    </w:p>
    <w:p w14:paraId="6D936002" w14:textId="356319E1" w:rsidR="00D15BC9" w:rsidRPr="00D90E4F" w:rsidRDefault="00101BF3" w:rsidP="00101BF3">
      <w:pPr>
        <w:pStyle w:val="Bild"/>
      </w:pPr>
      <w:r>
        <w:rPr>
          <w:noProof/>
        </w:rPr>
        <w:drawing>
          <wp:inline distT="0" distB="0" distL="0" distR="0" wp14:anchorId="35E4ABF9" wp14:editId="2D187BD1">
            <wp:extent cx="1890000" cy="1393200"/>
            <wp:effectExtent l="0" t="0" r="0" b="0"/>
            <wp:docPr id="1044623847" name="Bildobjekt 1" descr="En bild som visar Grafik, skärmbild, diagram,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23847" name="Bildobjekt 1" descr="En bild som visar Grafik, skärmbild, diagram, design&#10;&#10;Automatiskt genererad beskrivning"/>
                    <pic:cNvPicPr/>
                  </pic:nvPicPr>
                  <pic:blipFill>
                    <a:blip r:embed="rId620"/>
                    <a:stretch>
                      <a:fillRect/>
                    </a:stretch>
                  </pic:blipFill>
                  <pic:spPr>
                    <a:xfrm>
                      <a:off x="0" y="0"/>
                      <a:ext cx="1890000" cy="1393200"/>
                    </a:xfrm>
                    <a:prstGeom prst="rect">
                      <a:avLst/>
                    </a:prstGeom>
                  </pic:spPr>
                </pic:pic>
              </a:graphicData>
            </a:graphic>
          </wp:inline>
        </w:drawing>
      </w:r>
    </w:p>
    <w:p w14:paraId="5EACDA97" w14:textId="77777777" w:rsidR="00D15BC9" w:rsidRPr="00D90E4F" w:rsidRDefault="00D15BC9" w:rsidP="00D15BC9">
      <w:pPr>
        <w:pStyle w:val="Rubrik3"/>
      </w:pPr>
      <w:bookmarkStart w:id="726" w:name="_Toc129002805"/>
      <w:r w:rsidRPr="00D90E4F">
        <w:t>Follow to</w:t>
      </w:r>
      <w:bookmarkEnd w:id="726"/>
    </w:p>
    <w:p w14:paraId="284AADD2" w14:textId="0AD9A1FD" w:rsidR="00D15BC9" w:rsidRPr="00D90E4F" w:rsidRDefault="00101BF3" w:rsidP="00101BF3">
      <w:pPr>
        <w:pStyle w:val="Bild"/>
      </w:pPr>
      <w:r w:rsidRPr="00101BF3">
        <w:rPr>
          <w:noProof/>
        </w:rPr>
        <w:drawing>
          <wp:inline distT="0" distB="0" distL="0" distR="0" wp14:anchorId="5A282B2B" wp14:editId="7EB25954">
            <wp:extent cx="1101600" cy="687600"/>
            <wp:effectExtent l="0" t="0" r="3810" b="0"/>
            <wp:docPr id="1002628308" name="Bildobjekt 1" descr="En bild som visar text, Teckensnitt, linje,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28308" name="Bildobjekt 1" descr="En bild som visar text, Teckensnitt, linje, nummer&#10;&#10;Automatiskt genererad beskrivning"/>
                    <pic:cNvPicPr/>
                  </pic:nvPicPr>
                  <pic:blipFill>
                    <a:blip r:embed="rId621"/>
                    <a:stretch>
                      <a:fillRect/>
                    </a:stretch>
                  </pic:blipFill>
                  <pic:spPr>
                    <a:xfrm>
                      <a:off x="0" y="0"/>
                      <a:ext cx="1101600" cy="687600"/>
                    </a:xfrm>
                    <a:prstGeom prst="rect">
                      <a:avLst/>
                    </a:prstGeom>
                  </pic:spPr>
                </pic:pic>
              </a:graphicData>
            </a:graphic>
          </wp:inline>
        </w:drawing>
      </w:r>
    </w:p>
    <w:p w14:paraId="62E3C2FD" w14:textId="5144D710" w:rsidR="00D15BC9" w:rsidRPr="00D90E4F" w:rsidRDefault="006C573E" w:rsidP="00D15BC9">
      <w:r w:rsidRPr="00D90E4F">
        <w:t>Use the "Follow to" option i</w:t>
      </w:r>
      <w:r w:rsidR="00D15BC9" w:rsidRPr="00D90E4F">
        <w:t>nstead of clicking on the "Next" button</w:t>
      </w:r>
      <w:r w:rsidR="00101BF3">
        <w:t xml:space="preserve"> many times</w:t>
      </w:r>
      <w:r w:rsidR="00D15BC9" w:rsidRPr="00D90E4F">
        <w:t>.</w:t>
      </w:r>
    </w:p>
    <w:p w14:paraId="56BC5E1E" w14:textId="0214E18A" w:rsidR="009B44D4" w:rsidRPr="00D90E4F" w:rsidRDefault="00101BF3" w:rsidP="00101BF3">
      <w:pPr>
        <w:pStyle w:val="Bild"/>
      </w:pPr>
      <w:r w:rsidRPr="00101BF3">
        <w:rPr>
          <w:noProof/>
        </w:rPr>
        <w:drawing>
          <wp:inline distT="0" distB="0" distL="0" distR="0" wp14:anchorId="761D1E4E" wp14:editId="3128DB24">
            <wp:extent cx="2214000" cy="442800"/>
            <wp:effectExtent l="0" t="0" r="0" b="0"/>
            <wp:docPr id="1755444404" name="Bildobjekt 1" descr="En bild som visar text, Teckensnitt, skärmbild,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44404" name="Bildobjekt 1" descr="En bild som visar text, Teckensnitt, skärmbild, linje&#10;&#10;Automatiskt genererad beskrivning"/>
                    <pic:cNvPicPr/>
                  </pic:nvPicPr>
                  <pic:blipFill>
                    <a:blip r:embed="rId622"/>
                    <a:stretch>
                      <a:fillRect/>
                    </a:stretch>
                  </pic:blipFill>
                  <pic:spPr>
                    <a:xfrm>
                      <a:off x="0" y="0"/>
                      <a:ext cx="2214000" cy="442800"/>
                    </a:xfrm>
                    <a:prstGeom prst="rect">
                      <a:avLst/>
                    </a:prstGeom>
                  </pic:spPr>
                </pic:pic>
              </a:graphicData>
            </a:graphic>
          </wp:inline>
        </w:drawing>
      </w:r>
    </w:p>
    <w:p w14:paraId="524A7964" w14:textId="77777777" w:rsidR="002E156B" w:rsidRPr="00D90E4F" w:rsidRDefault="000B6711" w:rsidP="00D15BC9">
      <w:r w:rsidRPr="00D90E4F">
        <w:t>The coordinates</w:t>
      </w:r>
      <w:r w:rsidR="006C573E" w:rsidRPr="00D90E4F">
        <w:t xml:space="preserve"> show </w:t>
      </w:r>
      <w:r w:rsidRPr="00D90E4F">
        <w:t>the current position and if accept</w:t>
      </w:r>
      <w:r w:rsidR="006C573E" w:rsidRPr="00D90E4F">
        <w:t>ed</w:t>
      </w:r>
      <w:r w:rsidRPr="00D90E4F">
        <w:t xml:space="preserve"> the cursor go</w:t>
      </w:r>
      <w:r w:rsidR="006C573E" w:rsidRPr="00D90E4F">
        <w:t>es</w:t>
      </w:r>
      <w:r w:rsidRPr="00D90E4F">
        <w:t xml:space="preserve"> all </w:t>
      </w:r>
      <w:r w:rsidR="006C573E" w:rsidRPr="00D90E4F">
        <w:t xml:space="preserve">the </w:t>
      </w:r>
      <w:r w:rsidRPr="00D90E4F">
        <w:t>way around the part</w:t>
      </w:r>
      <w:r w:rsidR="00D13630" w:rsidRPr="00D90E4F">
        <w:t xml:space="preserve"> and</w:t>
      </w:r>
      <w:r w:rsidRPr="00D90E4F">
        <w:t xml:space="preserve"> back to current position.</w:t>
      </w:r>
    </w:p>
    <w:p w14:paraId="0E1FC7F3" w14:textId="6F5356F8" w:rsidR="000B6711" w:rsidRPr="00D90E4F" w:rsidRDefault="00101BF3" w:rsidP="000B6711">
      <w:pPr>
        <w:keepNext/>
      </w:pPr>
      <w:r w:rsidRPr="00101BF3">
        <w:rPr>
          <w:noProof/>
        </w:rPr>
        <w:drawing>
          <wp:inline distT="0" distB="0" distL="0" distR="0" wp14:anchorId="6B3C526A" wp14:editId="1FC493AE">
            <wp:extent cx="1782000" cy="1324800"/>
            <wp:effectExtent l="0" t="0" r="8890" b="8890"/>
            <wp:docPr id="1845976978" name="Bildobjekt 1" descr="En bild som visar skärmbild, Grafik, diagram,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76978" name="Bildobjekt 1" descr="En bild som visar skärmbild, Grafik, diagram, design&#10;&#10;Automatiskt genererad beskrivning"/>
                    <pic:cNvPicPr/>
                  </pic:nvPicPr>
                  <pic:blipFill>
                    <a:blip r:embed="rId623"/>
                    <a:stretch>
                      <a:fillRect/>
                    </a:stretch>
                  </pic:blipFill>
                  <pic:spPr>
                    <a:xfrm>
                      <a:off x="0" y="0"/>
                      <a:ext cx="1782000" cy="1324800"/>
                    </a:xfrm>
                    <a:prstGeom prst="rect">
                      <a:avLst/>
                    </a:prstGeom>
                  </pic:spPr>
                </pic:pic>
              </a:graphicData>
            </a:graphic>
          </wp:inline>
        </w:drawing>
      </w:r>
    </w:p>
    <w:p w14:paraId="4C0B0756" w14:textId="2B456B9B" w:rsidR="000B6711" w:rsidRPr="00D90E4F" w:rsidRDefault="00314C5E" w:rsidP="000B6711">
      <w:r>
        <w:t xml:space="preserve">You can also select </w:t>
      </w:r>
      <w:r w:rsidR="000B6711" w:rsidRPr="00D90E4F">
        <w:t>position on the contour</w:t>
      </w:r>
      <w:r>
        <w:t>,</w:t>
      </w:r>
      <w:r w:rsidR="00D13630" w:rsidRPr="00D90E4F">
        <w:t xml:space="preserve"> </w:t>
      </w:r>
      <w:r w:rsidR="000B6711" w:rsidRPr="00D90E4F">
        <w:t>then all object</w:t>
      </w:r>
      <w:r w:rsidR="00D13630" w:rsidRPr="00D90E4F">
        <w:t>s</w:t>
      </w:r>
      <w:r w:rsidR="000B6711" w:rsidRPr="00D90E4F">
        <w:t xml:space="preserve"> up to that position will be added. </w:t>
      </w:r>
      <w:r>
        <w:br/>
      </w:r>
      <w:r w:rsidR="00D13630" w:rsidRPr="00D90E4F">
        <w:t>Use "</w:t>
      </w:r>
      <w:hyperlink w:anchor="_Object_snap_1" w:history="1">
        <w:r w:rsidRPr="00314C5E">
          <w:rPr>
            <w:rStyle w:val="Hyperlnk"/>
          </w:rPr>
          <w:t>O</w:t>
        </w:r>
        <w:r w:rsidR="00D13630" w:rsidRPr="00314C5E">
          <w:rPr>
            <w:rStyle w:val="Hyperlnk"/>
          </w:rPr>
          <w:t>bject snap"</w:t>
        </w:r>
      </w:hyperlink>
      <w:r w:rsidR="00D13630" w:rsidRPr="00D90E4F">
        <w:t xml:space="preserve"> </w:t>
      </w:r>
      <w:r w:rsidR="000B6711" w:rsidRPr="00D90E4F">
        <w:t>when selecting this point.</w:t>
      </w:r>
    </w:p>
    <w:p w14:paraId="5E2552DF" w14:textId="5C92596C" w:rsidR="000B6711" w:rsidRPr="00D90E4F" w:rsidRDefault="00F8094F" w:rsidP="000B6711">
      <w:r w:rsidRPr="00D90E4F">
        <w:rPr>
          <w:b/>
        </w:rPr>
        <w:t>Note!</w:t>
      </w:r>
      <w:r w:rsidR="000B6711" w:rsidRPr="00D90E4F">
        <w:t xml:space="preserve"> If there </w:t>
      </w:r>
      <w:r w:rsidR="00E61B48">
        <w:t>are</w:t>
      </w:r>
      <w:r w:rsidR="00D13630" w:rsidRPr="00D90E4F">
        <w:t xml:space="preserve"> </w:t>
      </w:r>
      <w:r w:rsidR="000B6711" w:rsidRPr="00D90E4F">
        <w:t xml:space="preserve">different solution </w:t>
      </w:r>
      <w:r w:rsidR="002E156B" w:rsidRPr="00D90E4F">
        <w:t xml:space="preserve">on </w:t>
      </w:r>
      <w:r w:rsidR="000B6711" w:rsidRPr="00D90E4F">
        <w:t xml:space="preserve">how to come to that position, </w:t>
      </w:r>
      <w:r w:rsidR="00D13630" w:rsidRPr="00D90E4F">
        <w:t xml:space="preserve">there </w:t>
      </w:r>
      <w:r w:rsidR="000B6711" w:rsidRPr="00D90E4F">
        <w:t xml:space="preserve">may be </w:t>
      </w:r>
      <w:r w:rsidR="00D13630" w:rsidRPr="00D90E4F">
        <w:t xml:space="preserve">a </w:t>
      </w:r>
      <w:r w:rsidR="000B6711" w:rsidRPr="00D90E4F">
        <w:t>prompt to select path as described on the</w:t>
      </w:r>
      <w:r w:rsidR="00A946E1" w:rsidRPr="00D90E4F">
        <w:t xml:space="preserve"> </w:t>
      </w:r>
      <w:r w:rsidR="00C47395" w:rsidRPr="00D90E4F">
        <w:t>"</w:t>
      </w:r>
      <w:hyperlink w:anchor="_Next" w:history="1">
        <w:r w:rsidR="00A946E1" w:rsidRPr="00314C5E">
          <w:rPr>
            <w:rStyle w:val="Hyperlnk"/>
          </w:rPr>
          <w:t>Next</w:t>
        </w:r>
      </w:hyperlink>
      <w:r w:rsidR="00C47395" w:rsidRPr="00D90E4F">
        <w:t>"</w:t>
      </w:r>
      <w:r w:rsidR="000B6711" w:rsidRPr="00D90E4F">
        <w:t xml:space="preserve"> option </w:t>
      </w:r>
    </w:p>
    <w:p w14:paraId="58E90CAD" w14:textId="77777777" w:rsidR="000B6711" w:rsidRPr="00D90E4F" w:rsidRDefault="00084CCD" w:rsidP="00084CCD">
      <w:pPr>
        <w:pStyle w:val="Rubrik3"/>
      </w:pPr>
      <w:bookmarkStart w:id="727" w:name="_Toc129002806"/>
      <w:r w:rsidRPr="00D90E4F">
        <w:lastRenderedPageBreak/>
        <w:t xml:space="preserve">Cutting </w:t>
      </w:r>
      <w:r w:rsidR="00CE116E" w:rsidRPr="00D90E4F">
        <w:t>q</w:t>
      </w:r>
      <w:r w:rsidRPr="00D90E4F">
        <w:t>uality</w:t>
      </w:r>
      <w:bookmarkEnd w:id="727"/>
    </w:p>
    <w:p w14:paraId="7F98369D" w14:textId="7D8D700E" w:rsidR="00084CCD" w:rsidRPr="00D90E4F" w:rsidRDefault="00E61B48" w:rsidP="00E61B48">
      <w:pPr>
        <w:pStyle w:val="Bild"/>
      </w:pPr>
      <w:r w:rsidRPr="00E61B48">
        <w:rPr>
          <w:noProof/>
        </w:rPr>
        <w:drawing>
          <wp:inline distT="0" distB="0" distL="0" distR="0" wp14:anchorId="3610BD87" wp14:editId="0DA3D221">
            <wp:extent cx="1119600" cy="1051200"/>
            <wp:effectExtent l="0" t="0" r="4445" b="0"/>
            <wp:docPr id="1613566572" name="Bildobjekt 1" descr="En bild som visar text, skärmbild, Teckensnitt, multimedi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66572" name="Bildobjekt 1" descr="En bild som visar text, skärmbild, Teckensnitt, multimedia&#10;&#10;Automatiskt genererad beskrivning"/>
                    <pic:cNvPicPr/>
                  </pic:nvPicPr>
                  <pic:blipFill>
                    <a:blip r:embed="rId624"/>
                    <a:stretch>
                      <a:fillRect/>
                    </a:stretch>
                  </pic:blipFill>
                  <pic:spPr>
                    <a:xfrm>
                      <a:off x="0" y="0"/>
                      <a:ext cx="1119600" cy="1051200"/>
                    </a:xfrm>
                    <a:prstGeom prst="rect">
                      <a:avLst/>
                    </a:prstGeom>
                  </pic:spPr>
                </pic:pic>
              </a:graphicData>
            </a:graphic>
          </wp:inline>
        </w:drawing>
      </w:r>
    </w:p>
    <w:p w14:paraId="3C5DBFFA" w14:textId="6574F1BC" w:rsidR="00084CCD" w:rsidRPr="00D90E4F" w:rsidRDefault="00084CCD" w:rsidP="000B6711">
      <w:r w:rsidRPr="00D90E4F">
        <w:t>The toolpath will have the selected cutting quality</w:t>
      </w:r>
      <w:r w:rsidR="00D13630" w:rsidRPr="00D90E4F">
        <w:t xml:space="preserve"> which can be changed at any time. </w:t>
      </w:r>
      <w:r w:rsidRPr="00D90E4F">
        <w:t xml:space="preserve">The new quality </w:t>
      </w:r>
      <w:r w:rsidR="00D13630" w:rsidRPr="00D90E4F">
        <w:t xml:space="preserve">is </w:t>
      </w:r>
      <w:r w:rsidRPr="00D90E4F">
        <w:t xml:space="preserve">valid from </w:t>
      </w:r>
      <w:r w:rsidR="00D13630" w:rsidRPr="00D90E4F">
        <w:t xml:space="preserve">the </w:t>
      </w:r>
      <w:r w:rsidRPr="00D90E4F">
        <w:t xml:space="preserve">current position. </w:t>
      </w:r>
      <w:r w:rsidR="00E61B48">
        <w:t xml:space="preserve">You can also use the </w:t>
      </w:r>
      <w:r w:rsidR="00C47395" w:rsidRPr="00D90E4F">
        <w:t>"</w:t>
      </w:r>
      <w:hyperlink w:anchor="_Quality" w:history="1">
        <w:r w:rsidRPr="00E61B48">
          <w:rPr>
            <w:rStyle w:val="Hyperlnk"/>
          </w:rPr>
          <w:t>Quality</w:t>
        </w:r>
      </w:hyperlink>
      <w:r w:rsidR="00C47395" w:rsidRPr="00D90E4F">
        <w:t>"</w:t>
      </w:r>
      <w:r w:rsidR="000D7645" w:rsidRPr="00D90E4F">
        <w:t xml:space="preserve"> </w:t>
      </w:r>
      <w:r w:rsidRPr="00D90E4F">
        <w:t xml:space="preserve">command </w:t>
      </w:r>
      <w:r w:rsidR="00D13630" w:rsidRPr="00D90E4F">
        <w:t xml:space="preserve">to change the cutting quality </w:t>
      </w:r>
      <w:r w:rsidR="00E61B48">
        <w:t>afterwards.</w:t>
      </w:r>
    </w:p>
    <w:p w14:paraId="739ABEF8" w14:textId="77777777" w:rsidR="00084CCD" w:rsidRPr="00D90E4F" w:rsidRDefault="00084CCD" w:rsidP="00084CCD">
      <w:pPr>
        <w:pStyle w:val="Rubrik3"/>
      </w:pPr>
      <w:bookmarkStart w:id="728" w:name="_Toc129002807"/>
      <w:r w:rsidRPr="00D90E4F">
        <w:t>Undo</w:t>
      </w:r>
      <w:bookmarkEnd w:id="728"/>
    </w:p>
    <w:p w14:paraId="129D388B" w14:textId="425B7CC3" w:rsidR="00084CCD" w:rsidRPr="00D90E4F" w:rsidRDefault="00E61B48" w:rsidP="00E61B48">
      <w:pPr>
        <w:pStyle w:val="Bild"/>
      </w:pPr>
      <w:r w:rsidRPr="00E61B48">
        <w:rPr>
          <w:noProof/>
        </w:rPr>
        <w:drawing>
          <wp:inline distT="0" distB="0" distL="0" distR="0" wp14:anchorId="4ACE1BE8" wp14:editId="14C9EA06">
            <wp:extent cx="1144800" cy="709200"/>
            <wp:effectExtent l="0" t="0" r="0" b="0"/>
            <wp:docPr id="881196664" name="Bildobjekt 1" descr="En bild som visar text, Teckensnitt, nummer,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96664" name="Bildobjekt 1" descr="En bild som visar text, Teckensnitt, nummer, linje&#10;&#10;Automatiskt genererad beskrivning"/>
                    <pic:cNvPicPr/>
                  </pic:nvPicPr>
                  <pic:blipFill>
                    <a:blip r:embed="rId625"/>
                    <a:stretch>
                      <a:fillRect/>
                    </a:stretch>
                  </pic:blipFill>
                  <pic:spPr>
                    <a:xfrm>
                      <a:off x="0" y="0"/>
                      <a:ext cx="1144800" cy="709200"/>
                    </a:xfrm>
                    <a:prstGeom prst="rect">
                      <a:avLst/>
                    </a:prstGeom>
                  </pic:spPr>
                </pic:pic>
              </a:graphicData>
            </a:graphic>
          </wp:inline>
        </w:drawing>
      </w:r>
    </w:p>
    <w:p w14:paraId="66DFF463" w14:textId="77777777" w:rsidR="00084CCD" w:rsidRPr="00D90E4F" w:rsidRDefault="00084CCD" w:rsidP="000B6711">
      <w:r w:rsidRPr="00D90E4F">
        <w:t>Th</w:t>
      </w:r>
      <w:r w:rsidR="00D13630" w:rsidRPr="00D90E4F">
        <w:t xml:space="preserve">e "Undo" </w:t>
      </w:r>
      <w:r w:rsidRPr="00D90E4F">
        <w:t>only works on actual toolpath</w:t>
      </w:r>
      <w:r w:rsidR="00D13630" w:rsidRPr="00D90E4F">
        <w:t xml:space="preserve"> and</w:t>
      </w:r>
      <w:r w:rsidRPr="00D90E4F">
        <w:t xml:space="preserve"> will undo one step backwards for each time </w:t>
      </w:r>
      <w:r w:rsidR="00D13630" w:rsidRPr="00D90E4F">
        <w:t>clicked</w:t>
      </w:r>
      <w:r w:rsidRPr="00D90E4F">
        <w:t>.</w:t>
      </w:r>
    </w:p>
    <w:p w14:paraId="38AF6D48" w14:textId="77777777" w:rsidR="00084CCD" w:rsidRPr="00D90E4F" w:rsidRDefault="00084CCD" w:rsidP="00084CCD">
      <w:pPr>
        <w:pStyle w:val="Rubrik3"/>
      </w:pPr>
      <w:bookmarkStart w:id="729" w:name="_Toc129002808"/>
      <w:r w:rsidRPr="00D90E4F">
        <w:t>Loops</w:t>
      </w:r>
      <w:bookmarkEnd w:id="729"/>
    </w:p>
    <w:p w14:paraId="3D002B8A" w14:textId="1E4E3DE7" w:rsidR="00084CCD" w:rsidRPr="00D90E4F" w:rsidRDefault="00E61B48" w:rsidP="00E61B48">
      <w:pPr>
        <w:pStyle w:val="Bild"/>
      </w:pPr>
      <w:r w:rsidRPr="00E61B48">
        <w:rPr>
          <w:noProof/>
        </w:rPr>
        <w:drawing>
          <wp:inline distT="0" distB="0" distL="0" distR="0" wp14:anchorId="3AA97D9E" wp14:editId="4FBAB973">
            <wp:extent cx="1094400" cy="738000"/>
            <wp:effectExtent l="0" t="0" r="0" b="5080"/>
            <wp:docPr id="2007942337"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42337" name="Bildobjekt 1" descr="En bild som visar text, skärmbild, Teckensnitt, nummer&#10;&#10;Automatiskt genererad beskrivning"/>
                    <pic:cNvPicPr/>
                  </pic:nvPicPr>
                  <pic:blipFill>
                    <a:blip r:embed="rId626"/>
                    <a:stretch>
                      <a:fillRect/>
                    </a:stretch>
                  </pic:blipFill>
                  <pic:spPr>
                    <a:xfrm>
                      <a:off x="0" y="0"/>
                      <a:ext cx="1094400" cy="738000"/>
                    </a:xfrm>
                    <a:prstGeom prst="rect">
                      <a:avLst/>
                    </a:prstGeom>
                  </pic:spPr>
                </pic:pic>
              </a:graphicData>
            </a:graphic>
          </wp:inline>
        </w:drawing>
      </w:r>
    </w:p>
    <w:p w14:paraId="07375391" w14:textId="77777777" w:rsidR="00084CCD" w:rsidRPr="00D90E4F" w:rsidRDefault="00D13630" w:rsidP="00084CCD">
      <w:r w:rsidRPr="00D90E4F">
        <w:t>T</w:t>
      </w:r>
      <w:r w:rsidR="00084CCD" w:rsidRPr="00D90E4F">
        <w:t xml:space="preserve">he </w:t>
      </w:r>
      <w:r w:rsidRPr="00D90E4F">
        <w:t>"L</w:t>
      </w:r>
      <w:r w:rsidR="00084CCD" w:rsidRPr="00D90E4F">
        <w:t>oops</w:t>
      </w:r>
      <w:r w:rsidRPr="00D90E4F">
        <w:t>"</w:t>
      </w:r>
      <w:r w:rsidR="00084CCD" w:rsidRPr="00D90E4F">
        <w:t xml:space="preserve"> function activate</w:t>
      </w:r>
      <w:r w:rsidRPr="00D90E4F">
        <w:t>s</w:t>
      </w:r>
      <w:r w:rsidR="00084CCD" w:rsidRPr="00D90E4F">
        <w:t xml:space="preserve"> loops on outside corners.</w:t>
      </w:r>
      <w:r w:rsidR="006C407E" w:rsidRPr="00D90E4F">
        <w:t xml:space="preserve"> </w:t>
      </w:r>
      <w:r w:rsidRPr="00D90E4F">
        <w:t xml:space="preserve"> The fo</w:t>
      </w:r>
      <w:r w:rsidR="006C407E" w:rsidRPr="00D90E4F">
        <w:t xml:space="preserve">llowing </w:t>
      </w:r>
      <w:r w:rsidR="008F3CF9" w:rsidRPr="00D90E4F">
        <w:t xml:space="preserve">dialog </w:t>
      </w:r>
      <w:r w:rsidRPr="00D90E4F">
        <w:t xml:space="preserve">box </w:t>
      </w:r>
      <w:r w:rsidR="008F3CF9" w:rsidRPr="00D90E4F">
        <w:t>is shown:</w:t>
      </w:r>
    </w:p>
    <w:p w14:paraId="708DA555" w14:textId="52D710E0" w:rsidR="008F3CF9" w:rsidRDefault="00E61B48" w:rsidP="00E61B48">
      <w:pPr>
        <w:pStyle w:val="Bild"/>
      </w:pPr>
      <w:r>
        <w:rPr>
          <w:noProof/>
        </w:rPr>
        <w:drawing>
          <wp:inline distT="0" distB="0" distL="0" distR="0" wp14:anchorId="1FAF3659" wp14:editId="3E4E091E">
            <wp:extent cx="1090800" cy="1800000"/>
            <wp:effectExtent l="0" t="0" r="0" b="0"/>
            <wp:docPr id="1084286130"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86130" name="Bildobjekt 1" descr="En bild som visar text, skärmbild, Teckensnitt, nummer&#10;&#10;Automatiskt genererad beskrivning"/>
                    <pic:cNvPicPr/>
                  </pic:nvPicPr>
                  <pic:blipFill>
                    <a:blip r:embed="rId627"/>
                    <a:stretch>
                      <a:fillRect/>
                    </a:stretch>
                  </pic:blipFill>
                  <pic:spPr>
                    <a:xfrm>
                      <a:off x="0" y="0"/>
                      <a:ext cx="1090800" cy="1800000"/>
                    </a:xfrm>
                    <a:prstGeom prst="rect">
                      <a:avLst/>
                    </a:prstGeom>
                  </pic:spPr>
                </pic:pic>
              </a:graphicData>
            </a:graphic>
          </wp:inline>
        </w:drawing>
      </w:r>
    </w:p>
    <w:p w14:paraId="2CCD9F42" w14:textId="77777777" w:rsidR="00E61B48" w:rsidRPr="00E61B48" w:rsidRDefault="00E61B48" w:rsidP="00E61B48">
      <w:r>
        <w:t>The loops can turn on and off by the enable checkbox. The loops will be generated on coming objects that you can add by Next or Follow to commands.</w:t>
      </w:r>
    </w:p>
    <w:p w14:paraId="1CE37DE1" w14:textId="4D69C213" w:rsidR="00E61B48" w:rsidRDefault="00E61B48" w:rsidP="00E61B48">
      <w:pPr>
        <w:pStyle w:val="Rubrik5"/>
      </w:pPr>
      <w:r>
        <w:t>Threshold angle</w:t>
      </w:r>
    </w:p>
    <w:p w14:paraId="6D9CF1C3" w14:textId="466146BC" w:rsidR="00E61B48" w:rsidRDefault="00E61B48" w:rsidP="00E61B48">
      <w:r>
        <w:t>Loops will be generated if the geometry direction is changed more than the Threshold angle</w:t>
      </w:r>
    </w:p>
    <w:p w14:paraId="5205074C" w14:textId="0EEEED90" w:rsidR="00E61B48" w:rsidRDefault="00E61B48" w:rsidP="00E61B48">
      <w:pPr>
        <w:pStyle w:val="Rubrik5"/>
      </w:pPr>
      <w:r>
        <w:t>Radius</w:t>
      </w:r>
    </w:p>
    <w:p w14:paraId="25855DC9" w14:textId="2F0AF330" w:rsidR="00E61B48" w:rsidRDefault="00E61B48" w:rsidP="00E61B48">
      <w:r w:rsidRPr="00D90E4F">
        <w:t xml:space="preserve">The size of the loops is controlled by the "Radius" setting. </w:t>
      </w:r>
    </w:p>
    <w:p w14:paraId="62E66252" w14:textId="77777777" w:rsidR="00576505" w:rsidRPr="00D90E4F" w:rsidRDefault="00576505" w:rsidP="00576505">
      <w:pPr>
        <w:pStyle w:val="Rubrik5"/>
      </w:pPr>
      <w:r w:rsidRPr="00D90E4F">
        <w:t>Uncompensated side</w:t>
      </w:r>
    </w:p>
    <w:p w14:paraId="3B56C6FF" w14:textId="77777777" w:rsidR="00576505" w:rsidRPr="00D90E4F" w:rsidRDefault="00576505" w:rsidP="00576505">
      <w:r w:rsidRPr="00D90E4F">
        <w:t>When cutting with "No compensation" on CAD objects it is impossible for the function to know what corner is outside. Use this setting to control which corner is treated as outside.</w:t>
      </w:r>
    </w:p>
    <w:p w14:paraId="310608E7" w14:textId="688B3CE1" w:rsidR="00674A53" w:rsidRPr="00D90E4F" w:rsidRDefault="00E61B48" w:rsidP="00E61B48">
      <w:pPr>
        <w:pStyle w:val="Bild"/>
      </w:pPr>
      <w:r w:rsidRPr="00E61B48">
        <w:rPr>
          <w:noProof/>
        </w:rPr>
        <w:lastRenderedPageBreak/>
        <w:drawing>
          <wp:inline distT="0" distB="0" distL="0" distR="0" wp14:anchorId="40AB78A0" wp14:editId="008753DC">
            <wp:extent cx="1738800" cy="1303200"/>
            <wp:effectExtent l="0" t="0" r="0" b="0"/>
            <wp:docPr id="1448925341" name="Bildobjekt 1" descr="En bild som visar Grafik, cirkel, skärmbild,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25341" name="Bildobjekt 1" descr="En bild som visar Grafik, cirkel, skärmbild, diagram&#10;&#10;Automatiskt genererad beskrivning"/>
                    <pic:cNvPicPr/>
                  </pic:nvPicPr>
                  <pic:blipFill>
                    <a:blip r:embed="rId628"/>
                    <a:stretch>
                      <a:fillRect/>
                    </a:stretch>
                  </pic:blipFill>
                  <pic:spPr>
                    <a:xfrm>
                      <a:off x="0" y="0"/>
                      <a:ext cx="1738800" cy="1303200"/>
                    </a:xfrm>
                    <a:prstGeom prst="rect">
                      <a:avLst/>
                    </a:prstGeom>
                  </pic:spPr>
                </pic:pic>
              </a:graphicData>
            </a:graphic>
          </wp:inline>
        </w:drawing>
      </w:r>
    </w:p>
    <w:p w14:paraId="450BBE76" w14:textId="77777777" w:rsidR="00173138" w:rsidRPr="00D90E4F" w:rsidRDefault="00173138" w:rsidP="00576505">
      <w:pPr>
        <w:pStyle w:val="Rubrik3"/>
      </w:pPr>
      <w:bookmarkStart w:id="730" w:name="_Toc129002809"/>
      <w:r w:rsidRPr="00D90E4F">
        <w:t>Done</w:t>
      </w:r>
      <w:bookmarkEnd w:id="730"/>
    </w:p>
    <w:p w14:paraId="6E969B4B" w14:textId="7E61B739" w:rsidR="00173138" w:rsidRPr="00D90E4F" w:rsidRDefault="00576505" w:rsidP="00576505">
      <w:pPr>
        <w:pStyle w:val="Bild"/>
      </w:pPr>
      <w:r w:rsidRPr="00576505">
        <w:rPr>
          <w:noProof/>
        </w:rPr>
        <w:drawing>
          <wp:inline distT="0" distB="0" distL="0" distR="0" wp14:anchorId="05BF0A69" wp14:editId="12606D07">
            <wp:extent cx="1152000" cy="838800"/>
            <wp:effectExtent l="0" t="0" r="0" b="0"/>
            <wp:docPr id="925864726"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64726" name="Bildobjekt 1" descr="En bild som visar text, skärmbild, Teckensnitt, nummer&#10;&#10;Automatiskt genererad beskrivning"/>
                    <pic:cNvPicPr/>
                  </pic:nvPicPr>
                  <pic:blipFill>
                    <a:blip r:embed="rId629"/>
                    <a:stretch>
                      <a:fillRect/>
                    </a:stretch>
                  </pic:blipFill>
                  <pic:spPr>
                    <a:xfrm>
                      <a:off x="0" y="0"/>
                      <a:ext cx="1152000" cy="838800"/>
                    </a:xfrm>
                    <a:prstGeom prst="rect">
                      <a:avLst/>
                    </a:prstGeom>
                  </pic:spPr>
                </pic:pic>
              </a:graphicData>
            </a:graphic>
          </wp:inline>
        </w:drawing>
      </w:r>
    </w:p>
    <w:p w14:paraId="31A6B7C5" w14:textId="13317D84" w:rsidR="00173138" w:rsidRDefault="00173138" w:rsidP="00173138">
      <w:r w:rsidRPr="00D90E4F">
        <w:t>The</w:t>
      </w:r>
      <w:r w:rsidR="000D7645" w:rsidRPr="00D90E4F">
        <w:t xml:space="preserve"> </w:t>
      </w:r>
      <w:r w:rsidR="00C47395" w:rsidRPr="00D90E4F">
        <w:t>"</w:t>
      </w:r>
      <w:r w:rsidRPr="00D90E4F">
        <w:t>Done</w:t>
      </w:r>
      <w:r w:rsidR="00C47395" w:rsidRPr="00D90E4F">
        <w:t>"</w:t>
      </w:r>
      <w:r w:rsidR="000D7645" w:rsidRPr="00D90E4F">
        <w:t xml:space="preserve"> </w:t>
      </w:r>
      <w:r w:rsidRPr="00D90E4F">
        <w:t>button close</w:t>
      </w:r>
      <w:r w:rsidR="00D13630" w:rsidRPr="00D90E4F">
        <w:t>s</w:t>
      </w:r>
      <w:r w:rsidRPr="00D90E4F">
        <w:t xml:space="preserve"> the command. </w:t>
      </w:r>
      <w:r w:rsidR="00576505">
        <w:t xml:space="preserve">You can start </w:t>
      </w:r>
      <w:r w:rsidRPr="00D90E4F">
        <w:t>the command</w:t>
      </w:r>
      <w:r w:rsidR="00434BBF">
        <w:t xml:space="preserve"> again and </w:t>
      </w:r>
      <w:r w:rsidR="002E156B" w:rsidRPr="00D90E4F">
        <w:t xml:space="preserve">continue </w:t>
      </w:r>
      <w:r w:rsidR="00576505">
        <w:t xml:space="preserve">on </w:t>
      </w:r>
      <w:r w:rsidRPr="00D90E4F">
        <w:t>the same cutting.</w:t>
      </w:r>
      <w:r w:rsidR="00434BBF">
        <w:t xml:space="preserve"> Remember that you must select the toolpath is you have more than one.</w:t>
      </w:r>
    </w:p>
    <w:p w14:paraId="7146BA74" w14:textId="0DA7FB4E" w:rsidR="00755759" w:rsidRPr="00E236D1" w:rsidRDefault="00755759" w:rsidP="00755759">
      <w:pPr>
        <w:pStyle w:val="Rubrik2"/>
        <w:rPr>
          <w:lang w:val="sv-SE"/>
        </w:rPr>
      </w:pPr>
      <w:bookmarkStart w:id="731" w:name="_Toc229474859"/>
      <w:r w:rsidRPr="00E236D1">
        <w:rPr>
          <w:lang w:val="sv-SE"/>
        </w:rPr>
        <w:t>Loops</w:t>
      </w:r>
      <w:r w:rsidR="00E236D1" w:rsidRPr="00E236D1">
        <w:rPr>
          <w:lang w:val="sv-SE"/>
        </w:rPr>
        <w:t xml:space="preserve"> FIXA DETTA NÄR V</w:t>
      </w:r>
      <w:r w:rsidR="00E236D1">
        <w:rPr>
          <w:lang w:val="sv-SE"/>
        </w:rPr>
        <w:t>I HAR EN NY DIALOGBOX</w:t>
      </w:r>
      <w:bookmarkEnd w:id="731"/>
    </w:p>
    <w:p w14:paraId="18FCD4F7" w14:textId="628F58F5" w:rsidR="00755759" w:rsidRDefault="00755759" w:rsidP="00755759">
      <w:pPr>
        <w:pStyle w:val="Bild"/>
      </w:pPr>
      <w:r w:rsidRPr="00755759">
        <w:rPr>
          <w:noProof/>
        </w:rPr>
        <w:drawing>
          <wp:inline distT="0" distB="0" distL="0" distR="0" wp14:anchorId="30549715" wp14:editId="6263D3C6">
            <wp:extent cx="1260000" cy="838800"/>
            <wp:effectExtent l="0" t="0" r="0" b="0"/>
            <wp:docPr id="324286285" name="Bildobjekt 1" descr="En bild som visar text, skärmbild, Rektangel,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86285" name="Bildobjekt 1" descr="En bild som visar text, skärmbild, Rektangel, Teckensnitt&#10;&#10;Automatiskt genererad beskrivning"/>
                    <pic:cNvPicPr/>
                  </pic:nvPicPr>
                  <pic:blipFill>
                    <a:blip r:embed="rId630"/>
                    <a:stretch>
                      <a:fillRect/>
                    </a:stretch>
                  </pic:blipFill>
                  <pic:spPr>
                    <a:xfrm>
                      <a:off x="0" y="0"/>
                      <a:ext cx="1260000" cy="838800"/>
                    </a:xfrm>
                    <a:prstGeom prst="rect">
                      <a:avLst/>
                    </a:prstGeom>
                  </pic:spPr>
                </pic:pic>
              </a:graphicData>
            </a:graphic>
          </wp:inline>
        </w:drawing>
      </w:r>
    </w:p>
    <w:p w14:paraId="63E4CEF1" w14:textId="77777777" w:rsidR="00505B81" w:rsidRPr="00D90E4F" w:rsidRDefault="00505B81" w:rsidP="00505B81">
      <w:pPr>
        <w:pStyle w:val="Rubrik2"/>
      </w:pPr>
      <w:bookmarkStart w:id="732" w:name="_Toc335636981"/>
      <w:bookmarkStart w:id="733" w:name="_Toc129002810"/>
      <w:bookmarkStart w:id="734" w:name="_Toc229474860"/>
      <w:r w:rsidRPr="00D90E4F">
        <w:t>Bridg</w:t>
      </w:r>
      <w:bookmarkStart w:id="735" w:name="bridges"/>
      <w:bookmarkEnd w:id="735"/>
      <w:r w:rsidRPr="00D90E4F">
        <w:t>e</w:t>
      </w:r>
      <w:r w:rsidR="00ED5E1D" w:rsidRPr="00D90E4F">
        <w:t>s</w:t>
      </w:r>
      <w:bookmarkEnd w:id="732"/>
      <w:bookmarkEnd w:id="733"/>
      <w:bookmarkEnd w:id="734"/>
    </w:p>
    <w:p w14:paraId="6FF20C0D" w14:textId="66C9547C" w:rsidR="00E236D1" w:rsidRDefault="00E236D1" w:rsidP="00E236D1">
      <w:pPr>
        <w:pStyle w:val="Bild"/>
      </w:pPr>
      <w:r w:rsidRPr="00E236D1">
        <w:rPr>
          <w:noProof/>
        </w:rPr>
        <w:drawing>
          <wp:inline distT="0" distB="0" distL="0" distR="0" wp14:anchorId="54BB071E" wp14:editId="7CBE6DB4">
            <wp:extent cx="1256400" cy="921600"/>
            <wp:effectExtent l="0" t="0" r="1270" b="0"/>
            <wp:docPr id="1830465998"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65998" name="Bildobjekt 1" descr="En bild som visar text, skärmbild, Teckensnitt, nummer&#10;&#10;Automatiskt genererad beskrivning"/>
                    <pic:cNvPicPr/>
                  </pic:nvPicPr>
                  <pic:blipFill>
                    <a:blip r:embed="rId631"/>
                    <a:stretch>
                      <a:fillRect/>
                    </a:stretch>
                  </pic:blipFill>
                  <pic:spPr>
                    <a:xfrm>
                      <a:off x="0" y="0"/>
                      <a:ext cx="1256400" cy="921600"/>
                    </a:xfrm>
                    <a:prstGeom prst="rect">
                      <a:avLst/>
                    </a:prstGeom>
                  </pic:spPr>
                </pic:pic>
              </a:graphicData>
            </a:graphic>
          </wp:inline>
        </w:drawing>
      </w:r>
    </w:p>
    <w:p w14:paraId="7F62D09B" w14:textId="61DCD55C" w:rsidR="009D2EF2" w:rsidRDefault="00D13630" w:rsidP="00505B81">
      <w:r w:rsidRPr="00D90E4F">
        <w:t xml:space="preserve">This </w:t>
      </w:r>
      <w:r w:rsidR="009D2EF2" w:rsidRPr="00D90E4F">
        <w:t xml:space="preserve">command creates a disconnected toolpath and connects parts with a bridge. This kind of toolpath is </w:t>
      </w:r>
      <w:r w:rsidRPr="00D90E4F">
        <w:t>ideal</w:t>
      </w:r>
      <w:r w:rsidR="009D2EF2" w:rsidRPr="00D90E4F">
        <w:t xml:space="preserve"> when cutting small parts that can fall down in the tank.</w:t>
      </w:r>
    </w:p>
    <w:p w14:paraId="269D1B2B" w14:textId="631BF804" w:rsidR="002A630C" w:rsidRDefault="002A630C" w:rsidP="002A630C">
      <w:pPr>
        <w:pStyle w:val="DoNow"/>
        <w:rPr>
          <w:rStyle w:val="Hyperlnk"/>
        </w:rPr>
      </w:pPr>
      <w:r>
        <w:t xml:space="preserve">Open the file "Curvefit.dig" in the </w:t>
      </w:r>
      <w:hyperlink w:anchor="_Samples" w:history="1">
        <w:r w:rsidRPr="007817C6">
          <w:rPr>
            <w:rStyle w:val="Hyperlnk"/>
          </w:rPr>
          <w:t>Samples directory.</w:t>
        </w:r>
      </w:hyperlink>
    </w:p>
    <w:p w14:paraId="0CE9BE27" w14:textId="561BBF58" w:rsidR="00ED5E1D" w:rsidRPr="00D90E4F" w:rsidRDefault="002A630C" w:rsidP="00E236D1">
      <w:pPr>
        <w:pStyle w:val="Bild"/>
      </w:pPr>
      <w:r w:rsidRPr="002A630C">
        <w:rPr>
          <w:noProof/>
        </w:rPr>
        <w:drawing>
          <wp:inline distT="0" distB="0" distL="0" distR="0" wp14:anchorId="01887B20" wp14:editId="37F59729">
            <wp:extent cx="4006800" cy="1112400"/>
            <wp:effectExtent l="0" t="0" r="0" b="0"/>
            <wp:docPr id="18187963" name="Bildobjekt 1" descr="En bild som visar skärmbild, Grafik, Teckensnitt, cirk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963" name="Bildobjekt 1" descr="En bild som visar skärmbild, Grafik, Teckensnitt, cirkel&#10;&#10;Automatiskt genererad beskrivning"/>
                    <pic:cNvPicPr/>
                  </pic:nvPicPr>
                  <pic:blipFill>
                    <a:blip r:embed="rId632"/>
                    <a:stretch>
                      <a:fillRect/>
                    </a:stretch>
                  </pic:blipFill>
                  <pic:spPr>
                    <a:xfrm>
                      <a:off x="0" y="0"/>
                      <a:ext cx="4006800" cy="1112400"/>
                    </a:xfrm>
                    <a:prstGeom prst="rect">
                      <a:avLst/>
                    </a:prstGeom>
                  </pic:spPr>
                </pic:pic>
              </a:graphicData>
            </a:graphic>
          </wp:inline>
        </w:drawing>
      </w:r>
    </w:p>
    <w:p w14:paraId="2747C483" w14:textId="77777777" w:rsidR="00505B81" w:rsidRDefault="00ED5E1D" w:rsidP="00505B81">
      <w:r w:rsidRPr="00D90E4F">
        <w:t xml:space="preserve">The command shows </w:t>
      </w:r>
      <w:r w:rsidR="002E156B" w:rsidRPr="00D90E4F">
        <w:t xml:space="preserve">the </w:t>
      </w:r>
      <w:r w:rsidRPr="00D90E4F">
        <w:t>following dialo</w:t>
      </w:r>
      <w:r w:rsidR="00D13630" w:rsidRPr="00D90E4F">
        <w:t>g box:</w:t>
      </w:r>
    </w:p>
    <w:p w14:paraId="0561D7BF" w14:textId="2AE42DFD" w:rsidR="002A630C" w:rsidRPr="00D90E4F" w:rsidRDefault="002A630C" w:rsidP="00505B81">
      <w:r>
        <w:rPr>
          <w:noProof/>
        </w:rPr>
        <w:lastRenderedPageBreak/>
        <w:drawing>
          <wp:inline distT="0" distB="0" distL="0" distR="0" wp14:anchorId="0EC4FEB5" wp14:editId="19874C3B">
            <wp:extent cx="2235600" cy="2066400"/>
            <wp:effectExtent l="0" t="0" r="0" b="0"/>
            <wp:docPr id="273615037" name="Bildobjekt 1" descr="En bild som visar text, skärmbild, skärm,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15037" name="Bildobjekt 1" descr="En bild som visar text, skärmbild, skärm, programvara&#10;&#10;Automatiskt genererad beskrivning"/>
                    <pic:cNvPicPr/>
                  </pic:nvPicPr>
                  <pic:blipFill>
                    <a:blip r:embed="rId633"/>
                    <a:stretch>
                      <a:fillRect/>
                    </a:stretch>
                  </pic:blipFill>
                  <pic:spPr>
                    <a:xfrm>
                      <a:off x="0" y="0"/>
                      <a:ext cx="2235600" cy="2066400"/>
                    </a:xfrm>
                    <a:prstGeom prst="rect">
                      <a:avLst/>
                    </a:prstGeom>
                  </pic:spPr>
                </pic:pic>
              </a:graphicData>
            </a:graphic>
          </wp:inline>
        </w:drawing>
      </w:r>
    </w:p>
    <w:p w14:paraId="2A74073D" w14:textId="77777777" w:rsidR="00AD1000" w:rsidRDefault="00AD1000" w:rsidP="002D3E07">
      <w:pPr>
        <w:pStyle w:val="Rubrik5"/>
      </w:pPr>
      <w:r w:rsidRPr="00D90E4F">
        <w:t>Lead</w:t>
      </w:r>
    </w:p>
    <w:p w14:paraId="563054C4" w14:textId="6F1FF6A3" w:rsidR="002A630C" w:rsidRPr="0073255B" w:rsidRDefault="002A630C" w:rsidP="002A630C">
      <w:r>
        <w:t>You can read more about the different piercing types and leads on "</w:t>
      </w:r>
      <w:hyperlink w:anchor="_Lead_definitions" w:history="1">
        <w:r w:rsidRPr="0073255B">
          <w:rPr>
            <w:rStyle w:val="Hyperlnk"/>
          </w:rPr>
          <w:t>Lead definitions</w:t>
        </w:r>
      </w:hyperlink>
      <w:r>
        <w:t>"</w:t>
      </w:r>
    </w:p>
    <w:p w14:paraId="6D6CF1E2" w14:textId="77777777" w:rsidR="00BE578E" w:rsidRPr="00D90E4F" w:rsidRDefault="00BE578E" w:rsidP="002D3E07">
      <w:pPr>
        <w:pStyle w:val="Rubrik5"/>
      </w:pPr>
      <w:r w:rsidRPr="00D90E4F">
        <w:t>Compensation</w:t>
      </w:r>
    </w:p>
    <w:p w14:paraId="5FD79A90" w14:textId="6699F0A3" w:rsidR="002A630C" w:rsidRDefault="002A630C" w:rsidP="00BE578E">
      <w:r>
        <w:t xml:space="preserve">You can read more about tool radius compensation (kerf) </w:t>
      </w:r>
      <w:hyperlink w:anchor="_Tool_radius_compensation" w:history="1">
        <w:r w:rsidRPr="004E15A3">
          <w:rPr>
            <w:rStyle w:val="Hyperlnk"/>
          </w:rPr>
          <w:t>here.</w:t>
        </w:r>
      </w:hyperlink>
    </w:p>
    <w:p w14:paraId="179D8041" w14:textId="10760B95" w:rsidR="00F73BB8" w:rsidRDefault="00F73BB8" w:rsidP="002D3E07">
      <w:pPr>
        <w:pStyle w:val="Rubrik5"/>
      </w:pPr>
      <w:r w:rsidRPr="00D90E4F">
        <w:t>Bridge</w:t>
      </w:r>
      <w:r w:rsidR="00634480">
        <w:t xml:space="preserve"> width</w:t>
      </w:r>
    </w:p>
    <w:p w14:paraId="76CC7CFF" w14:textId="3E2F813C" w:rsidR="00634480" w:rsidRDefault="00634480" w:rsidP="00634480">
      <w:pPr>
        <w:pStyle w:val="Bild"/>
      </w:pPr>
      <w:r w:rsidRPr="00634480">
        <w:rPr>
          <w:noProof/>
        </w:rPr>
        <w:drawing>
          <wp:inline distT="0" distB="0" distL="0" distR="0" wp14:anchorId="3F7DB17D" wp14:editId="24BF2CB0">
            <wp:extent cx="1551600" cy="367200"/>
            <wp:effectExtent l="0" t="0" r="0" b="0"/>
            <wp:docPr id="179886978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69783" name=""/>
                    <pic:cNvPicPr/>
                  </pic:nvPicPr>
                  <pic:blipFill>
                    <a:blip r:embed="rId634"/>
                    <a:stretch>
                      <a:fillRect/>
                    </a:stretch>
                  </pic:blipFill>
                  <pic:spPr>
                    <a:xfrm>
                      <a:off x="0" y="0"/>
                      <a:ext cx="1551600" cy="367200"/>
                    </a:xfrm>
                    <a:prstGeom prst="rect">
                      <a:avLst/>
                    </a:prstGeom>
                  </pic:spPr>
                </pic:pic>
              </a:graphicData>
            </a:graphic>
          </wp:inline>
        </w:drawing>
      </w:r>
    </w:p>
    <w:p w14:paraId="3872259E" w14:textId="78530314" w:rsidR="00634480" w:rsidRPr="00634480" w:rsidRDefault="00634480" w:rsidP="00634480">
      <w:r w:rsidRPr="00D90E4F">
        <w:t>This value is the width of the bridge which may look wider on the screen since the toolpath shows the center of the tool.</w:t>
      </w:r>
      <w:r>
        <w:t xml:space="preserve"> The value should be that wide that the parts are fixed together , but also that small that it is easy to separate the parts after cutting.</w:t>
      </w:r>
    </w:p>
    <w:p w14:paraId="2E526073" w14:textId="4855E09F" w:rsidR="002A630C" w:rsidRPr="002A630C" w:rsidRDefault="00EF03E9" w:rsidP="002A630C">
      <w:pPr>
        <w:pStyle w:val="Bild"/>
      </w:pPr>
      <w:r>
        <w:rPr>
          <w:noProof/>
        </w:rPr>
        <w:drawing>
          <wp:inline distT="0" distB="0" distL="0" distR="0" wp14:anchorId="219704E9" wp14:editId="6C2C8768">
            <wp:extent cx="2696400" cy="1378800"/>
            <wp:effectExtent l="0" t="0" r="8890" b="0"/>
            <wp:docPr id="373225850" name="Bildobjekt 1" descr="En bild som visar skärmbild, Grafik, grafisk design,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25850" name="Bildobjekt 1" descr="En bild som visar skärmbild, Grafik, grafisk design, design&#10;&#10;Automatiskt genererad beskrivning"/>
                    <pic:cNvPicPr/>
                  </pic:nvPicPr>
                  <pic:blipFill>
                    <a:blip r:embed="rId635"/>
                    <a:stretch>
                      <a:fillRect/>
                    </a:stretch>
                  </pic:blipFill>
                  <pic:spPr>
                    <a:xfrm>
                      <a:off x="0" y="0"/>
                      <a:ext cx="2696400" cy="1378800"/>
                    </a:xfrm>
                    <a:prstGeom prst="rect">
                      <a:avLst/>
                    </a:prstGeom>
                  </pic:spPr>
                </pic:pic>
              </a:graphicData>
            </a:graphic>
          </wp:inline>
        </w:drawing>
      </w:r>
    </w:p>
    <w:p w14:paraId="1C994954" w14:textId="77777777" w:rsidR="00496D86" w:rsidRPr="00D90E4F" w:rsidRDefault="00496D86" w:rsidP="002D3E07">
      <w:pPr>
        <w:pStyle w:val="Rubrik5"/>
      </w:pPr>
      <w:r w:rsidRPr="00D90E4F">
        <w:t>Geometry optimization</w:t>
      </w:r>
    </w:p>
    <w:p w14:paraId="73DB2F9A" w14:textId="69E7E468" w:rsidR="00EF03E9" w:rsidRDefault="00496D86" w:rsidP="00496D86">
      <w:r w:rsidRPr="00D90E4F">
        <w:t>This guarantee</w:t>
      </w:r>
      <w:r w:rsidR="00D13630" w:rsidRPr="00D90E4F">
        <w:t>s the part is able to</w:t>
      </w:r>
      <w:r w:rsidR="00EB7D95" w:rsidRPr="00D90E4F">
        <w:t xml:space="preserve"> be</w:t>
      </w:r>
      <w:r w:rsidR="00D13630" w:rsidRPr="00D90E4F">
        <w:t xml:space="preserve"> cut</w:t>
      </w:r>
      <w:r w:rsidR="00EF03E9">
        <w:t xml:space="preserve"> with a specified tool diameter.</w:t>
      </w:r>
    </w:p>
    <w:p w14:paraId="3F9ECF5E" w14:textId="46DD727D" w:rsidR="00496D86" w:rsidRDefault="00EF03E9" w:rsidP="00496D86">
      <w:r>
        <w:t xml:space="preserve">You can read more about geometry optimization </w:t>
      </w:r>
      <w:hyperlink w:anchor="_Geometry_optimization_&lt;value&gt;" w:history="1">
        <w:r w:rsidRPr="00EF03E9">
          <w:rPr>
            <w:rStyle w:val="Hyperlnk"/>
          </w:rPr>
          <w:t>here</w:t>
        </w:r>
      </w:hyperlink>
      <w:r>
        <w:t>.</w:t>
      </w:r>
    </w:p>
    <w:p w14:paraId="693969DB" w14:textId="54CE6259" w:rsidR="00EF03E9" w:rsidRDefault="00EF03E9" w:rsidP="00EF03E9">
      <w:pPr>
        <w:pStyle w:val="Rubrik5"/>
      </w:pPr>
      <w:r>
        <w:t>Cut single contours</w:t>
      </w:r>
    </w:p>
    <w:p w14:paraId="6C5EA6B0" w14:textId="22537C17" w:rsidR="00EF03E9" w:rsidRDefault="00EF03E9" w:rsidP="00EF03E9">
      <w:pPr>
        <w:pStyle w:val="Bild"/>
      </w:pPr>
      <w:r w:rsidRPr="00EF03E9">
        <w:rPr>
          <w:noProof/>
        </w:rPr>
        <w:drawing>
          <wp:inline distT="0" distB="0" distL="0" distR="0" wp14:anchorId="77CC35B9" wp14:editId="70360353">
            <wp:extent cx="1752845" cy="266737"/>
            <wp:effectExtent l="0" t="0" r="0" b="0"/>
            <wp:docPr id="134911870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18700" name=""/>
                    <pic:cNvPicPr/>
                  </pic:nvPicPr>
                  <pic:blipFill>
                    <a:blip r:embed="rId636"/>
                    <a:stretch>
                      <a:fillRect/>
                    </a:stretch>
                  </pic:blipFill>
                  <pic:spPr>
                    <a:xfrm>
                      <a:off x="0" y="0"/>
                      <a:ext cx="1752845" cy="266737"/>
                    </a:xfrm>
                    <a:prstGeom prst="rect">
                      <a:avLst/>
                    </a:prstGeom>
                  </pic:spPr>
                </pic:pic>
              </a:graphicData>
            </a:graphic>
          </wp:inline>
        </w:drawing>
      </w:r>
    </w:p>
    <w:p w14:paraId="2E431FA0" w14:textId="4E206FAA" w:rsidR="00EF03E9" w:rsidRDefault="00EF03E9" w:rsidP="00496D86">
      <w:r>
        <w:t>This setting is used on the Multi option. If it's activated than the command also will add toolpath on single geometries like holes.</w:t>
      </w:r>
    </w:p>
    <w:p w14:paraId="71047B77" w14:textId="4B6EF014" w:rsidR="004F6127" w:rsidRDefault="004F6127" w:rsidP="004F6127">
      <w:pPr>
        <w:pStyle w:val="Rubrik4"/>
      </w:pPr>
      <w:r>
        <w:t>Single</w:t>
      </w:r>
    </w:p>
    <w:p w14:paraId="2A544ACA" w14:textId="311F27CA" w:rsidR="00EF03E9" w:rsidRDefault="00EF03E9" w:rsidP="00EF03E9">
      <w:pPr>
        <w:pStyle w:val="Bild"/>
      </w:pPr>
      <w:r w:rsidRPr="00EF03E9">
        <w:rPr>
          <w:noProof/>
        </w:rPr>
        <w:drawing>
          <wp:inline distT="0" distB="0" distL="0" distR="0" wp14:anchorId="13464248" wp14:editId="3B96EC08">
            <wp:extent cx="2480400" cy="640800"/>
            <wp:effectExtent l="0" t="0" r="0" b="6985"/>
            <wp:docPr id="2090242953" name="Bildobjekt 1" descr="En bild som visar text, skärmbild, Teckensnitt,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42953" name="Bildobjekt 1" descr="En bild som visar text, skärmbild, Teckensnitt, Rektangel&#10;&#10;Automatiskt genererad beskrivning"/>
                    <pic:cNvPicPr/>
                  </pic:nvPicPr>
                  <pic:blipFill>
                    <a:blip r:embed="rId637"/>
                    <a:stretch>
                      <a:fillRect/>
                    </a:stretch>
                  </pic:blipFill>
                  <pic:spPr>
                    <a:xfrm>
                      <a:off x="0" y="0"/>
                      <a:ext cx="2480400" cy="640800"/>
                    </a:xfrm>
                    <a:prstGeom prst="rect">
                      <a:avLst/>
                    </a:prstGeom>
                  </pic:spPr>
                </pic:pic>
              </a:graphicData>
            </a:graphic>
          </wp:inline>
        </w:drawing>
      </w:r>
    </w:p>
    <w:p w14:paraId="3B4CDD85" w14:textId="1DCCA0C0" w:rsidR="00EF03E9" w:rsidRDefault="00EF03E9" w:rsidP="00EF03E9">
      <w:r>
        <w:t>Click on leadin/leadout position (1) and then at position where you want the bridge between the parts.</w:t>
      </w:r>
    </w:p>
    <w:p w14:paraId="0CFCC16B" w14:textId="2772A411" w:rsidR="00EF03E9" w:rsidRDefault="00EF03E9" w:rsidP="00EF03E9">
      <w:pPr>
        <w:pStyle w:val="Bild"/>
      </w:pPr>
      <w:r>
        <w:rPr>
          <w:noProof/>
        </w:rPr>
        <w:drawing>
          <wp:inline distT="0" distB="0" distL="0" distR="0" wp14:anchorId="740CE27C" wp14:editId="668ACE6F">
            <wp:extent cx="4215600" cy="1234800"/>
            <wp:effectExtent l="0" t="0" r="0" b="3810"/>
            <wp:docPr id="1062278814" name="Bildobjekt 1" descr="En bild som visar cirkel, skärmbild, Grafik,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78814" name="Bildobjekt 1" descr="En bild som visar cirkel, skärmbild, Grafik, Teckensnitt&#10;&#10;Automatiskt genererad beskrivning"/>
                    <pic:cNvPicPr/>
                  </pic:nvPicPr>
                  <pic:blipFill>
                    <a:blip r:embed="rId638"/>
                    <a:stretch>
                      <a:fillRect/>
                    </a:stretch>
                  </pic:blipFill>
                  <pic:spPr>
                    <a:xfrm>
                      <a:off x="0" y="0"/>
                      <a:ext cx="4215600" cy="1234800"/>
                    </a:xfrm>
                    <a:prstGeom prst="rect">
                      <a:avLst/>
                    </a:prstGeom>
                  </pic:spPr>
                </pic:pic>
              </a:graphicData>
            </a:graphic>
          </wp:inline>
        </w:drawing>
      </w:r>
    </w:p>
    <w:p w14:paraId="0EE570A6" w14:textId="20100C59" w:rsidR="004F6127" w:rsidRDefault="004F6127" w:rsidP="004F6127">
      <w:pPr>
        <w:pStyle w:val="Rubrik4"/>
      </w:pPr>
      <w:r>
        <w:lastRenderedPageBreak/>
        <w:t>Multi</w:t>
      </w:r>
    </w:p>
    <w:p w14:paraId="5863190C" w14:textId="7A944404" w:rsidR="004F6127" w:rsidRDefault="004F6127" w:rsidP="00EC25EE">
      <w:pPr>
        <w:pStyle w:val="Bild"/>
      </w:pPr>
      <w:r w:rsidRPr="004F6127">
        <w:rPr>
          <w:noProof/>
        </w:rPr>
        <w:drawing>
          <wp:inline distT="0" distB="0" distL="0" distR="0" wp14:anchorId="25024C29" wp14:editId="28CD0E63">
            <wp:extent cx="2473200" cy="471600"/>
            <wp:effectExtent l="0" t="0" r="3810" b="5080"/>
            <wp:docPr id="1473106438" name="Bildobjekt 1" descr="En bild som visar text, skärmbild, Rektangel,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06438" name="Bildobjekt 1" descr="En bild som visar text, skärmbild, Rektangel, Teckensnitt&#10;&#10;Automatiskt genererad beskrivning"/>
                    <pic:cNvPicPr/>
                  </pic:nvPicPr>
                  <pic:blipFill>
                    <a:blip r:embed="rId639"/>
                    <a:stretch>
                      <a:fillRect/>
                    </a:stretch>
                  </pic:blipFill>
                  <pic:spPr>
                    <a:xfrm>
                      <a:off x="0" y="0"/>
                      <a:ext cx="2473200" cy="471600"/>
                    </a:xfrm>
                    <a:prstGeom prst="rect">
                      <a:avLst/>
                    </a:prstGeom>
                  </pic:spPr>
                </pic:pic>
              </a:graphicData>
            </a:graphic>
          </wp:inline>
        </w:drawing>
      </w:r>
    </w:p>
    <w:p w14:paraId="3AEC64FB" w14:textId="4E0381D0" w:rsidR="004F6127" w:rsidRDefault="004F6127" w:rsidP="004F6127">
      <w:r>
        <w:t>With the Multi option you can select many parts at the same time. The bridge command will join all parts that you select together in one group. You can do several bridges groups the command will not cut the same geometry twice.</w:t>
      </w:r>
    </w:p>
    <w:p w14:paraId="2851F9C7" w14:textId="54A0861C" w:rsidR="004F6127" w:rsidRDefault="004F6127" w:rsidP="004F6127">
      <w:pPr>
        <w:pStyle w:val="Bild"/>
      </w:pPr>
      <w:r w:rsidRPr="004F6127">
        <w:rPr>
          <w:noProof/>
        </w:rPr>
        <w:drawing>
          <wp:inline distT="0" distB="0" distL="0" distR="0" wp14:anchorId="2D45C7CD" wp14:editId="690EBEF7">
            <wp:extent cx="5229955" cy="2667372"/>
            <wp:effectExtent l="0" t="0" r="8890" b="0"/>
            <wp:docPr id="1350623249" name="Bildobjekt 1" descr="En bild som visar Grafik, skärmbild, grafisk design, tex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23249" name="Bildobjekt 1" descr="En bild som visar Grafik, skärmbild, grafisk design, text&#10;&#10;Automatiskt genererad beskrivning"/>
                    <pic:cNvPicPr/>
                  </pic:nvPicPr>
                  <pic:blipFill>
                    <a:blip r:embed="rId640"/>
                    <a:stretch>
                      <a:fillRect/>
                    </a:stretch>
                  </pic:blipFill>
                  <pic:spPr>
                    <a:xfrm>
                      <a:off x="0" y="0"/>
                      <a:ext cx="5229955" cy="2667372"/>
                    </a:xfrm>
                    <a:prstGeom prst="rect">
                      <a:avLst/>
                    </a:prstGeom>
                  </pic:spPr>
                </pic:pic>
              </a:graphicData>
            </a:graphic>
          </wp:inline>
        </w:drawing>
      </w:r>
    </w:p>
    <w:p w14:paraId="3E4D64E4" w14:textId="78E247E9" w:rsidR="004F6127" w:rsidRDefault="00EC25EE" w:rsidP="004F6127">
      <w:pPr>
        <w:pStyle w:val="Frga"/>
      </w:pPr>
      <w:r>
        <w:t>Are</w:t>
      </w:r>
      <w:r w:rsidR="004F6127">
        <w:t xml:space="preserve"> there any negative things by using Bridges?</w:t>
      </w:r>
    </w:p>
    <w:p w14:paraId="6B64C858" w14:textId="684EEA2E" w:rsidR="004F6127" w:rsidRDefault="004F6127" w:rsidP="004F6127">
      <w:pPr>
        <w:pStyle w:val="Answer"/>
      </w:pPr>
      <w:r>
        <w:t>If you take many parts at the same time, it can be a risk that the parts move during the cutting.</w:t>
      </w:r>
    </w:p>
    <w:p w14:paraId="621C8A93" w14:textId="14FB4B39" w:rsidR="004F6127" w:rsidRPr="004F6127" w:rsidRDefault="00817D50" w:rsidP="004F6127">
      <w:r>
        <w:rPr>
          <w:noProof/>
        </w:rPr>
        <w:drawing>
          <wp:inline distT="0" distB="0" distL="0" distR="0" wp14:anchorId="07818787" wp14:editId="1BAB48F0">
            <wp:extent cx="3668400" cy="1670400"/>
            <wp:effectExtent l="0" t="0" r="8255" b="6350"/>
            <wp:docPr id="1041070197" name="Bildobjekt 1" descr="En bild som visar diagram, Rektangel, skärmbild, tex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70197" name="Bildobjekt 1" descr="En bild som visar diagram, Rektangel, skärmbild, text&#10;&#10;Automatiskt genererad beskrivning"/>
                    <pic:cNvPicPr/>
                  </pic:nvPicPr>
                  <pic:blipFill>
                    <a:blip r:embed="rId641"/>
                    <a:stretch>
                      <a:fillRect/>
                    </a:stretch>
                  </pic:blipFill>
                  <pic:spPr>
                    <a:xfrm>
                      <a:off x="0" y="0"/>
                      <a:ext cx="3668400" cy="1670400"/>
                    </a:xfrm>
                    <a:prstGeom prst="rect">
                      <a:avLst/>
                    </a:prstGeom>
                  </pic:spPr>
                </pic:pic>
              </a:graphicData>
            </a:graphic>
          </wp:inline>
        </w:drawing>
      </w:r>
    </w:p>
    <w:p w14:paraId="4627B2E9" w14:textId="4B8778AF" w:rsidR="00E11E0D" w:rsidRPr="00D90E4F" w:rsidRDefault="00E11E0D" w:rsidP="00E11E0D">
      <w:pPr>
        <w:pStyle w:val="Rubrik2"/>
      </w:pPr>
      <w:bookmarkStart w:id="736" w:name="_Common_cutlines"/>
      <w:bookmarkStart w:id="737" w:name="_Toc335636982"/>
      <w:bookmarkStart w:id="738" w:name="_Toc129002811"/>
      <w:bookmarkStart w:id="739" w:name="commocutline"/>
      <w:bookmarkStart w:id="740" w:name="_Toc229474861"/>
      <w:bookmarkEnd w:id="736"/>
      <w:r w:rsidRPr="00D90E4F">
        <w:t>Common</w:t>
      </w:r>
      <w:r w:rsidR="00A71FCE" w:rsidRPr="00D90E4F">
        <w:t xml:space="preserve"> cutlines</w:t>
      </w:r>
      <w:bookmarkEnd w:id="737"/>
      <w:bookmarkEnd w:id="738"/>
      <w:bookmarkEnd w:id="740"/>
    </w:p>
    <w:bookmarkEnd w:id="739"/>
    <w:p w14:paraId="7C076CAF" w14:textId="5050B996" w:rsidR="00A71FCE" w:rsidRPr="00D90E4F" w:rsidRDefault="00EC25EE" w:rsidP="00EC25EE">
      <w:pPr>
        <w:pStyle w:val="Bild"/>
      </w:pPr>
      <w:r w:rsidRPr="00EC25EE">
        <w:rPr>
          <w:noProof/>
        </w:rPr>
        <w:drawing>
          <wp:inline distT="0" distB="0" distL="0" distR="0" wp14:anchorId="43EC90C0" wp14:editId="1DA6006F">
            <wp:extent cx="1288800" cy="838800"/>
            <wp:effectExtent l="0" t="0" r="6985" b="0"/>
            <wp:docPr id="2048020611" name="Bildobjekt 1" descr="En bild som visar text, skärmbild, Teckensnitt,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20611" name="Bildobjekt 1" descr="En bild som visar text, skärmbild, Teckensnitt, Rektangel&#10;&#10;Automatiskt genererad beskrivning"/>
                    <pic:cNvPicPr/>
                  </pic:nvPicPr>
                  <pic:blipFill>
                    <a:blip r:embed="rId642"/>
                    <a:stretch>
                      <a:fillRect/>
                    </a:stretch>
                  </pic:blipFill>
                  <pic:spPr>
                    <a:xfrm>
                      <a:off x="0" y="0"/>
                      <a:ext cx="1288800" cy="838800"/>
                    </a:xfrm>
                    <a:prstGeom prst="rect">
                      <a:avLst/>
                    </a:prstGeom>
                  </pic:spPr>
                </pic:pic>
              </a:graphicData>
            </a:graphic>
          </wp:inline>
        </w:drawing>
      </w:r>
    </w:p>
    <w:p w14:paraId="213B7990" w14:textId="77777777" w:rsidR="0030691C" w:rsidRDefault="00E11E0D" w:rsidP="00E11E0D">
      <w:r w:rsidRPr="00D90E4F">
        <w:t xml:space="preserve">The </w:t>
      </w:r>
      <w:r w:rsidR="00C47395" w:rsidRPr="00D90E4F">
        <w:t>"</w:t>
      </w:r>
      <w:r w:rsidRPr="00D90E4F">
        <w:t xml:space="preserve">Common </w:t>
      </w:r>
      <w:r w:rsidR="00A71FCE" w:rsidRPr="00D90E4F">
        <w:t>cutlines</w:t>
      </w:r>
      <w:r w:rsidR="00C47395" w:rsidRPr="00D90E4F">
        <w:t>"</w:t>
      </w:r>
      <w:r w:rsidR="00A71FCE" w:rsidRPr="00D90E4F">
        <w:t xml:space="preserve"> </w:t>
      </w:r>
      <w:r w:rsidR="00B93D81" w:rsidRPr="00D90E4F">
        <w:t>command is</w:t>
      </w:r>
      <w:r w:rsidRPr="00D90E4F">
        <w:t xml:space="preserve"> used fo</w:t>
      </w:r>
      <w:r w:rsidR="008661AA" w:rsidRPr="00D90E4F">
        <w:t>r separating parts with only one</w:t>
      </w:r>
      <w:r w:rsidRPr="00D90E4F">
        <w:t xml:space="preserve"> cut. </w:t>
      </w:r>
      <w:r w:rsidR="00897EF4" w:rsidRPr="00D90E4F">
        <w:t xml:space="preserve">This cutting method is much </w:t>
      </w:r>
      <w:r w:rsidR="009A12D4" w:rsidRPr="00D90E4F">
        <w:t xml:space="preserve">faster </w:t>
      </w:r>
      <w:r w:rsidR="00897EF4" w:rsidRPr="00D90E4F">
        <w:t>than traditional cutting.</w:t>
      </w:r>
      <w:r w:rsidR="00693158" w:rsidRPr="00D90E4F">
        <w:t xml:space="preserve"> </w:t>
      </w:r>
    </w:p>
    <w:p w14:paraId="2AADF101" w14:textId="5AB72DA9" w:rsidR="004F58EA" w:rsidRDefault="004F58EA" w:rsidP="004F58EA">
      <w:pPr>
        <w:pStyle w:val="Bild"/>
      </w:pPr>
      <w:r>
        <w:rPr>
          <w:noProof/>
        </w:rPr>
        <w:lastRenderedPageBreak/>
        <w:drawing>
          <wp:inline distT="0" distB="0" distL="0" distR="0" wp14:anchorId="405FA58E" wp14:editId="2E206536">
            <wp:extent cx="2642400" cy="2826000"/>
            <wp:effectExtent l="0" t="0" r="5715" b="0"/>
            <wp:docPr id="1538879849" name="Bildobjekt 1" descr="En bild som visar text, skärmbild, skärm,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79849" name="Bildobjekt 1" descr="En bild som visar text, skärmbild, skärm, programvara&#10;&#10;Automatiskt genererad beskrivning"/>
                    <pic:cNvPicPr/>
                  </pic:nvPicPr>
                  <pic:blipFill>
                    <a:blip r:embed="rId643"/>
                    <a:stretch>
                      <a:fillRect/>
                    </a:stretch>
                  </pic:blipFill>
                  <pic:spPr>
                    <a:xfrm>
                      <a:off x="0" y="0"/>
                      <a:ext cx="2642400" cy="2826000"/>
                    </a:xfrm>
                    <a:prstGeom prst="rect">
                      <a:avLst/>
                    </a:prstGeom>
                  </pic:spPr>
                </pic:pic>
              </a:graphicData>
            </a:graphic>
          </wp:inline>
        </w:drawing>
      </w:r>
    </w:p>
    <w:p w14:paraId="608E3E47" w14:textId="67EB7597" w:rsidR="004F58EA" w:rsidRDefault="004F58EA" w:rsidP="00E11E0D">
      <w:r>
        <w:t>The command support three main different methods.</w:t>
      </w:r>
    </w:p>
    <w:p w14:paraId="54123D25" w14:textId="699C5385" w:rsidR="0030691C" w:rsidRDefault="0030691C" w:rsidP="0030691C">
      <w:pPr>
        <w:pStyle w:val="Bild"/>
      </w:pPr>
      <w:r>
        <w:rPr>
          <w:noProof/>
        </w:rPr>
        <w:drawing>
          <wp:inline distT="0" distB="0" distL="0" distR="0" wp14:anchorId="2D3CF78D" wp14:editId="1AD7FE67">
            <wp:extent cx="3625200" cy="1461600"/>
            <wp:effectExtent l="0" t="0" r="0" b="5715"/>
            <wp:docPr id="1906300570" name="Bildobjekt 1" descr="En bild som visar skärmbild, Rektangel, kvadrat, fönst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00570" name="Bildobjekt 1" descr="En bild som visar skärmbild, Rektangel, kvadrat, fönster&#10;&#10;Automatiskt genererad beskrivning"/>
                    <pic:cNvPicPr/>
                  </pic:nvPicPr>
                  <pic:blipFill>
                    <a:blip r:embed="rId644"/>
                    <a:stretch>
                      <a:fillRect/>
                    </a:stretch>
                  </pic:blipFill>
                  <pic:spPr>
                    <a:xfrm>
                      <a:off x="0" y="0"/>
                      <a:ext cx="3625200" cy="1461600"/>
                    </a:xfrm>
                    <a:prstGeom prst="rect">
                      <a:avLst/>
                    </a:prstGeom>
                  </pic:spPr>
                </pic:pic>
              </a:graphicData>
            </a:graphic>
          </wp:inline>
        </w:drawing>
      </w:r>
    </w:p>
    <w:p w14:paraId="3825EB02" w14:textId="691161A6" w:rsidR="005F709E" w:rsidRDefault="00D13630" w:rsidP="00E11E0D">
      <w:r w:rsidRPr="00D90E4F">
        <w:t>The f</w:t>
      </w:r>
      <w:r w:rsidR="005A7346" w:rsidRPr="00D90E4F">
        <w:t xml:space="preserve">ollowing settings are common for </w:t>
      </w:r>
      <w:r w:rsidR="00693158" w:rsidRPr="00D90E4F">
        <w:t>all methods:</w:t>
      </w:r>
    </w:p>
    <w:p w14:paraId="3179CEC7" w14:textId="324DD785" w:rsidR="0030691C" w:rsidRDefault="0030691C" w:rsidP="0030691C">
      <w:pPr>
        <w:pStyle w:val="Rubrik5"/>
      </w:pPr>
      <w:r>
        <w:t>Part distance</w:t>
      </w:r>
    </w:p>
    <w:p w14:paraId="7319B7EE" w14:textId="3699F167" w:rsidR="0030691C" w:rsidRPr="0030691C" w:rsidRDefault="004F58EA" w:rsidP="0030691C">
      <w:pPr>
        <w:pStyle w:val="Bild"/>
      </w:pPr>
      <w:r w:rsidRPr="004F58EA">
        <w:rPr>
          <w:noProof/>
        </w:rPr>
        <w:drawing>
          <wp:inline distT="0" distB="0" distL="0" distR="0" wp14:anchorId="4ACECEEA" wp14:editId="7AE4C052">
            <wp:extent cx="1486107" cy="466790"/>
            <wp:effectExtent l="0" t="0" r="0" b="9525"/>
            <wp:docPr id="163459753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97539" name=""/>
                    <pic:cNvPicPr/>
                  </pic:nvPicPr>
                  <pic:blipFill>
                    <a:blip r:embed="rId645"/>
                    <a:stretch>
                      <a:fillRect/>
                    </a:stretch>
                  </pic:blipFill>
                  <pic:spPr>
                    <a:xfrm>
                      <a:off x="0" y="0"/>
                      <a:ext cx="1486107" cy="466790"/>
                    </a:xfrm>
                    <a:prstGeom prst="rect">
                      <a:avLst/>
                    </a:prstGeom>
                  </pic:spPr>
                </pic:pic>
              </a:graphicData>
            </a:graphic>
          </wp:inline>
        </w:drawing>
      </w:r>
    </w:p>
    <w:p w14:paraId="76AAA873" w14:textId="5B1E5189" w:rsidR="005F709E" w:rsidRPr="00D90E4F" w:rsidRDefault="000B5C78" w:rsidP="0030691C">
      <w:r w:rsidRPr="00D90E4F">
        <w:t>Common cutline generate</w:t>
      </w:r>
      <w:r w:rsidR="00693158" w:rsidRPr="00D90E4F">
        <w:t>s</w:t>
      </w:r>
      <w:r w:rsidRPr="00D90E4F">
        <w:t xml:space="preserve"> a toolpath without kerf information. </w:t>
      </w:r>
      <w:r w:rsidR="00693158" w:rsidRPr="00D90E4F">
        <w:t>T</w:t>
      </w:r>
      <w:r w:rsidRPr="00D90E4F">
        <w:t>he coordinates in the CNC-file always describe the center position of the jet.</w:t>
      </w:r>
    </w:p>
    <w:p w14:paraId="0C0D3D64" w14:textId="644D1E76" w:rsidR="008F6A75" w:rsidRPr="00D90E4F" w:rsidRDefault="00E11E0D" w:rsidP="00E11E0D">
      <w:r w:rsidRPr="00D90E4F">
        <w:t xml:space="preserve">The tool center </w:t>
      </w:r>
      <w:r w:rsidR="00693158" w:rsidRPr="00D90E4F">
        <w:t>is</w:t>
      </w:r>
      <w:r w:rsidRPr="00D90E4F">
        <w:t xml:space="preserve"> located </w:t>
      </w:r>
      <w:r w:rsidR="00A71FCE" w:rsidRPr="00D90E4F">
        <w:t>between the parts to be separated.</w:t>
      </w:r>
    </w:p>
    <w:p w14:paraId="72F8D14F" w14:textId="77777777" w:rsidR="008F6A75" w:rsidRPr="00D90E4F" w:rsidRDefault="009378B9" w:rsidP="00EC25EE">
      <w:pPr>
        <w:pStyle w:val="Bild"/>
      </w:pPr>
      <w:r w:rsidRPr="00D90E4F">
        <w:rPr>
          <w:noProof/>
        </w:rPr>
        <w:drawing>
          <wp:inline distT="0" distB="0" distL="0" distR="0" wp14:anchorId="7F6C357B" wp14:editId="754C9ECD">
            <wp:extent cx="2260600" cy="680085"/>
            <wp:effectExtent l="19050" t="0" r="6350" b="0"/>
            <wp:docPr id="19293" name="Bild 19293" descr="Image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93" descr="Image477"/>
                    <pic:cNvPicPr>
                      <a:picLocks noChangeAspect="1" noChangeArrowheads="1"/>
                    </pic:cNvPicPr>
                  </pic:nvPicPr>
                  <pic:blipFill>
                    <a:blip r:embed="rId646" cstate="print"/>
                    <a:srcRect/>
                    <a:stretch>
                      <a:fillRect/>
                    </a:stretch>
                  </pic:blipFill>
                  <pic:spPr bwMode="auto">
                    <a:xfrm>
                      <a:off x="0" y="0"/>
                      <a:ext cx="2260600" cy="680085"/>
                    </a:xfrm>
                    <a:prstGeom prst="rect">
                      <a:avLst/>
                    </a:prstGeom>
                    <a:noFill/>
                    <a:ln w="9525">
                      <a:noFill/>
                      <a:miter lim="800000"/>
                      <a:headEnd/>
                      <a:tailEnd/>
                    </a:ln>
                  </pic:spPr>
                </pic:pic>
              </a:graphicData>
            </a:graphic>
          </wp:inline>
        </w:drawing>
      </w:r>
    </w:p>
    <w:p w14:paraId="07777FB4" w14:textId="415B6E17" w:rsidR="008F6A75" w:rsidRDefault="00A71FCE" w:rsidP="00E11E0D">
      <w:r w:rsidRPr="00D90E4F">
        <w:t>It</w:t>
      </w:r>
      <w:r w:rsidR="00693158" w:rsidRPr="00D90E4F">
        <w:t xml:space="preserve"> i</w:t>
      </w:r>
      <w:r w:rsidRPr="00D90E4F">
        <w:t xml:space="preserve">s important that the distance between the parts </w:t>
      </w:r>
      <w:r w:rsidR="00EC25EE" w:rsidRPr="00D90E4F">
        <w:t>is</w:t>
      </w:r>
      <w:r w:rsidRPr="00D90E4F">
        <w:t xml:space="preserve"> the same as the dimension of the jet.</w:t>
      </w:r>
      <w:r w:rsidR="002A2260" w:rsidRPr="00D90E4F">
        <w:t xml:space="preserve"> </w:t>
      </w:r>
      <w:r w:rsidR="005F709E" w:rsidRPr="00D90E4F">
        <w:t xml:space="preserve">If the distance between the parts (C) </w:t>
      </w:r>
      <w:r w:rsidR="00693158" w:rsidRPr="00D90E4F">
        <w:t xml:space="preserve">is </w:t>
      </w:r>
      <w:r w:rsidR="00EC25EE" w:rsidRPr="00D90E4F">
        <w:t>closer,</w:t>
      </w:r>
      <w:r w:rsidR="005F709E" w:rsidRPr="00D90E4F">
        <w:t xml:space="preserve"> then no toolpath </w:t>
      </w:r>
      <w:r w:rsidR="0030691C" w:rsidRPr="00D90E4F">
        <w:t>is</w:t>
      </w:r>
      <w:r w:rsidR="005F709E" w:rsidRPr="00D90E4F">
        <w:t xml:space="preserve"> generated between the parts. If the parts have a larger </w:t>
      </w:r>
      <w:r w:rsidR="00EC25EE" w:rsidRPr="00D90E4F">
        <w:t>distance,</w:t>
      </w:r>
      <w:r w:rsidR="005F709E" w:rsidRPr="00D90E4F">
        <w:t xml:space="preserve"> then (A) and (B) will be cut separately</w:t>
      </w:r>
      <w:r w:rsidR="00693158" w:rsidRPr="00D90E4F">
        <w:t xml:space="preserve"> and</w:t>
      </w:r>
      <w:r w:rsidR="005F709E" w:rsidRPr="00D90E4F">
        <w:t xml:space="preserve"> the (C) portions will be cut two times. The tolerances for the distance are </w:t>
      </w:r>
      <w:r w:rsidR="009A12D4" w:rsidRPr="00D90E4F">
        <w:t xml:space="preserve">approximately </w:t>
      </w:r>
      <w:r w:rsidR="005F709E" w:rsidRPr="00D90E4F">
        <w:t>plus/minus 0.01 to 0.05 millimeters.</w:t>
      </w:r>
    </w:p>
    <w:p w14:paraId="3B451D6E" w14:textId="338B7ECE" w:rsidR="004F58EA" w:rsidRDefault="004F58EA" w:rsidP="004F58EA">
      <w:pPr>
        <w:pStyle w:val="Rubrik5"/>
      </w:pPr>
      <w:r>
        <w:t>Info button</w:t>
      </w:r>
    </w:p>
    <w:p w14:paraId="07160802" w14:textId="754610BB" w:rsidR="004F58EA" w:rsidRDefault="004F58EA" w:rsidP="004F58EA">
      <w:pPr>
        <w:pStyle w:val="Bild"/>
      </w:pPr>
      <w:r w:rsidRPr="004F58EA">
        <w:rPr>
          <w:noProof/>
        </w:rPr>
        <w:drawing>
          <wp:inline distT="0" distB="0" distL="0" distR="0" wp14:anchorId="1BFCC940" wp14:editId="4BC164B5">
            <wp:extent cx="1476581" cy="466790"/>
            <wp:effectExtent l="0" t="0" r="9525" b="9525"/>
            <wp:docPr id="44652567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25674" name=""/>
                    <pic:cNvPicPr/>
                  </pic:nvPicPr>
                  <pic:blipFill>
                    <a:blip r:embed="rId647"/>
                    <a:stretch>
                      <a:fillRect/>
                    </a:stretch>
                  </pic:blipFill>
                  <pic:spPr>
                    <a:xfrm>
                      <a:off x="0" y="0"/>
                      <a:ext cx="1476581" cy="466790"/>
                    </a:xfrm>
                    <a:prstGeom prst="rect">
                      <a:avLst/>
                    </a:prstGeom>
                  </pic:spPr>
                </pic:pic>
              </a:graphicData>
            </a:graphic>
          </wp:inline>
        </w:drawing>
      </w:r>
    </w:p>
    <w:p w14:paraId="772D483D" w14:textId="753AC8FC" w:rsidR="004F58EA" w:rsidRPr="004F58EA" w:rsidRDefault="004F58EA" w:rsidP="004F58EA">
      <w:r>
        <w:t xml:space="preserve">By licking on the Info </w:t>
      </w:r>
      <w:r w:rsidR="00E57E47">
        <w:t>button,</w:t>
      </w:r>
      <w:r>
        <w:t xml:space="preserve"> you will have information if some parts are to close to </w:t>
      </w:r>
      <w:r w:rsidR="00E57E47">
        <w:t>each other.</w:t>
      </w:r>
    </w:p>
    <w:p w14:paraId="797E4C40" w14:textId="1398DD61" w:rsidR="004F58EA" w:rsidRDefault="004F58EA" w:rsidP="00E57E47">
      <w:pPr>
        <w:pStyle w:val="Bild"/>
      </w:pPr>
      <w:r>
        <w:rPr>
          <w:noProof/>
        </w:rPr>
        <w:lastRenderedPageBreak/>
        <w:drawing>
          <wp:inline distT="0" distB="0" distL="0" distR="0" wp14:anchorId="6A718676" wp14:editId="6923ABC2">
            <wp:extent cx="1404000" cy="1015200"/>
            <wp:effectExtent l="0" t="0" r="5715" b="0"/>
            <wp:docPr id="1727895299" name="Bildobjekt 1" descr="En bild som visar text, skärmbild, Teckensnitt,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95299" name="Bildobjekt 1" descr="En bild som visar text, skärmbild, Teckensnitt, Rektangel&#10;&#10;Automatiskt genererad beskrivning"/>
                    <pic:cNvPicPr/>
                  </pic:nvPicPr>
                  <pic:blipFill>
                    <a:blip r:embed="rId648"/>
                    <a:stretch>
                      <a:fillRect/>
                    </a:stretch>
                  </pic:blipFill>
                  <pic:spPr>
                    <a:xfrm>
                      <a:off x="0" y="0"/>
                      <a:ext cx="1404000" cy="1015200"/>
                    </a:xfrm>
                    <a:prstGeom prst="rect">
                      <a:avLst/>
                    </a:prstGeom>
                  </pic:spPr>
                </pic:pic>
              </a:graphicData>
            </a:graphic>
          </wp:inline>
        </w:drawing>
      </w:r>
    </w:p>
    <w:p w14:paraId="1764FB24" w14:textId="7B6C225B" w:rsidR="004F58EA" w:rsidRDefault="00E57E47" w:rsidP="00E11E0D">
      <w:r>
        <w:t>By activate the checkbox "Use tool diameter" the actual tool diameter will be used. The tool diameter is set in the "Cutting parameters"</w:t>
      </w:r>
    </w:p>
    <w:p w14:paraId="2D71CBE6" w14:textId="206F3984" w:rsidR="0030691C" w:rsidRDefault="0030691C" w:rsidP="0030691C">
      <w:pPr>
        <w:pStyle w:val="Bild"/>
      </w:pPr>
      <w:r w:rsidRPr="0030691C">
        <w:rPr>
          <w:noProof/>
        </w:rPr>
        <w:drawing>
          <wp:inline distT="0" distB="0" distL="0" distR="0" wp14:anchorId="65FE3453" wp14:editId="642A36E8">
            <wp:extent cx="1362265" cy="295316"/>
            <wp:effectExtent l="0" t="0" r="9525" b="9525"/>
            <wp:docPr id="28506877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68774" name=""/>
                    <pic:cNvPicPr/>
                  </pic:nvPicPr>
                  <pic:blipFill>
                    <a:blip r:embed="rId649"/>
                    <a:stretch>
                      <a:fillRect/>
                    </a:stretch>
                  </pic:blipFill>
                  <pic:spPr>
                    <a:xfrm>
                      <a:off x="0" y="0"/>
                      <a:ext cx="1362265" cy="295316"/>
                    </a:xfrm>
                    <a:prstGeom prst="rect">
                      <a:avLst/>
                    </a:prstGeom>
                  </pic:spPr>
                </pic:pic>
              </a:graphicData>
            </a:graphic>
          </wp:inline>
        </w:drawing>
      </w:r>
    </w:p>
    <w:p w14:paraId="2C481C07" w14:textId="63A4A2EC" w:rsidR="0054082F" w:rsidRDefault="0054082F" w:rsidP="0054082F">
      <w:pPr>
        <w:pStyle w:val="Rubrik5"/>
      </w:pPr>
      <w:r>
        <w:t>Min length</w:t>
      </w:r>
    </w:p>
    <w:p w14:paraId="17A382DA" w14:textId="2A9E880B" w:rsidR="0030691C" w:rsidRDefault="0042173D" w:rsidP="0054082F">
      <w:pPr>
        <w:pStyle w:val="Bild"/>
      </w:pPr>
      <w:r w:rsidRPr="0042173D">
        <w:rPr>
          <w:noProof/>
        </w:rPr>
        <w:drawing>
          <wp:inline distT="0" distB="0" distL="0" distR="0" wp14:anchorId="1ED5DCC0" wp14:editId="0D82618F">
            <wp:extent cx="1524213" cy="419158"/>
            <wp:effectExtent l="0" t="0" r="0" b="0"/>
            <wp:docPr id="101599841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98417" name=""/>
                    <pic:cNvPicPr/>
                  </pic:nvPicPr>
                  <pic:blipFill>
                    <a:blip r:embed="rId650"/>
                    <a:stretch>
                      <a:fillRect/>
                    </a:stretch>
                  </pic:blipFill>
                  <pic:spPr>
                    <a:xfrm>
                      <a:off x="0" y="0"/>
                      <a:ext cx="1524213" cy="419158"/>
                    </a:xfrm>
                    <a:prstGeom prst="rect">
                      <a:avLst/>
                    </a:prstGeom>
                  </pic:spPr>
                </pic:pic>
              </a:graphicData>
            </a:graphic>
          </wp:inline>
        </w:drawing>
      </w:r>
    </w:p>
    <w:p w14:paraId="75411CD2" w14:textId="29A4FD28" w:rsidR="0054082F" w:rsidRDefault="0042173D" w:rsidP="0054082F">
      <w:r>
        <w:t xml:space="preserve">This controls how where the common cutline </w:t>
      </w:r>
      <w:r w:rsidR="0035593F" w:rsidRPr="0035593F">
        <w:t>controls will be applied</w:t>
      </w:r>
      <w:r w:rsidR="0035593F">
        <w:t>.</w:t>
      </w:r>
    </w:p>
    <w:p w14:paraId="05115B3D" w14:textId="1233810F" w:rsidR="0035593F" w:rsidRDefault="0035593F" w:rsidP="0035593F">
      <w:pPr>
        <w:pStyle w:val="Bild"/>
      </w:pPr>
      <w:r w:rsidRPr="0035593F">
        <w:rPr>
          <w:noProof/>
        </w:rPr>
        <w:drawing>
          <wp:inline distT="0" distB="0" distL="0" distR="0" wp14:anchorId="5CEAE773" wp14:editId="3ABE2029">
            <wp:extent cx="3610479" cy="1333686"/>
            <wp:effectExtent l="0" t="0" r="9525" b="0"/>
            <wp:docPr id="602797441" name="Bildobjekt 1" descr="En bild som visar skärmbild, Rektangel, grön, kvadra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97441" name="Bildobjekt 1" descr="En bild som visar skärmbild, Rektangel, grön, kvadrat&#10;&#10;Automatiskt genererad beskrivning"/>
                    <pic:cNvPicPr/>
                  </pic:nvPicPr>
                  <pic:blipFill>
                    <a:blip r:embed="rId651"/>
                    <a:stretch>
                      <a:fillRect/>
                    </a:stretch>
                  </pic:blipFill>
                  <pic:spPr>
                    <a:xfrm>
                      <a:off x="0" y="0"/>
                      <a:ext cx="3610479" cy="1333686"/>
                    </a:xfrm>
                    <a:prstGeom prst="rect">
                      <a:avLst/>
                    </a:prstGeom>
                  </pic:spPr>
                </pic:pic>
              </a:graphicData>
            </a:graphic>
          </wp:inline>
        </w:drawing>
      </w:r>
    </w:p>
    <w:p w14:paraId="12F0B200" w14:textId="3840A8D0" w:rsidR="0035593F" w:rsidRDefault="0035593F" w:rsidP="0054082F">
      <w:r>
        <w:t xml:space="preserve">All the yellow lines will be cut with common cutline </w:t>
      </w:r>
    </w:p>
    <w:p w14:paraId="2895655A" w14:textId="3005BCA0" w:rsidR="0035593F" w:rsidRDefault="0035593F" w:rsidP="00135865">
      <w:pPr>
        <w:pStyle w:val="Rubrik5"/>
      </w:pPr>
      <w:r>
        <w:t>Leadin and piercing</w:t>
      </w:r>
    </w:p>
    <w:p w14:paraId="4D08B821" w14:textId="50389C79" w:rsidR="0035593F" w:rsidRDefault="0035593F" w:rsidP="0035593F">
      <w:pPr>
        <w:pStyle w:val="Bild"/>
      </w:pPr>
      <w:r w:rsidRPr="0035593F">
        <w:rPr>
          <w:noProof/>
        </w:rPr>
        <w:drawing>
          <wp:inline distT="0" distB="0" distL="0" distR="0" wp14:anchorId="26D79F08" wp14:editId="1246528A">
            <wp:extent cx="1166400" cy="640800"/>
            <wp:effectExtent l="0" t="0" r="0" b="6985"/>
            <wp:docPr id="223699948"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99948" name="Bildobjekt 1" descr="En bild som visar text, skärmbild, Teckensnitt, linje&#10;&#10;Automatiskt genererad beskrivning"/>
                    <pic:cNvPicPr/>
                  </pic:nvPicPr>
                  <pic:blipFill>
                    <a:blip r:embed="rId652"/>
                    <a:stretch>
                      <a:fillRect/>
                    </a:stretch>
                  </pic:blipFill>
                  <pic:spPr>
                    <a:xfrm>
                      <a:off x="0" y="0"/>
                      <a:ext cx="1166400" cy="640800"/>
                    </a:xfrm>
                    <a:prstGeom prst="rect">
                      <a:avLst/>
                    </a:prstGeom>
                  </pic:spPr>
                </pic:pic>
              </a:graphicData>
            </a:graphic>
          </wp:inline>
        </w:drawing>
      </w:r>
    </w:p>
    <w:p w14:paraId="27713724" w14:textId="34FAFECE" w:rsidR="00A61836" w:rsidRDefault="00A61836" w:rsidP="00A61836">
      <w:r>
        <w:t xml:space="preserve">The leadin and piercing is simplified in common cutline. The leadin always go 90 degrees perpendicular to the geometry. The settings above will at least be used once when it starts to cut. If it's needed to turn on/off the jet several time, then it will try to start in an </w:t>
      </w:r>
      <w:r w:rsidRPr="00D90E4F">
        <w:t xml:space="preserve">existing toolpath using the piercing type "Air start". </w:t>
      </w:r>
    </w:p>
    <w:p w14:paraId="18DAE506" w14:textId="549C2D16" w:rsidR="00A61836" w:rsidRDefault="00A61836" w:rsidP="00A61836">
      <w:pPr>
        <w:rPr>
          <w:rStyle w:val="Hyperlnk"/>
        </w:rPr>
      </w:pPr>
      <w:r>
        <w:t xml:space="preserve">You can read more about piercing </w:t>
      </w:r>
      <w:hyperlink w:anchor="_Piercing" w:history="1">
        <w:r w:rsidRPr="002F38C2">
          <w:rPr>
            <w:rStyle w:val="Hyperlnk"/>
          </w:rPr>
          <w:t>here</w:t>
        </w:r>
      </w:hyperlink>
    </w:p>
    <w:p w14:paraId="21BDF29F" w14:textId="2E2BDDC7" w:rsidR="00135865" w:rsidRDefault="00135865" w:rsidP="00135865">
      <w:pPr>
        <w:pStyle w:val="Rubrik5"/>
      </w:pPr>
      <w:r>
        <w:t>Ignore hole</w:t>
      </w:r>
    </w:p>
    <w:p w14:paraId="1A9DC665" w14:textId="38AB613B" w:rsidR="00A61836" w:rsidRDefault="00135865" w:rsidP="00135865">
      <w:pPr>
        <w:pStyle w:val="Bild"/>
      </w:pPr>
      <w:r w:rsidRPr="00135865">
        <w:rPr>
          <w:noProof/>
        </w:rPr>
        <w:drawing>
          <wp:inline distT="0" distB="0" distL="0" distR="0" wp14:anchorId="11C0E6CE" wp14:editId="30632C74">
            <wp:extent cx="1533739" cy="276264"/>
            <wp:effectExtent l="0" t="0" r="0" b="9525"/>
            <wp:docPr id="15314210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2107" name=""/>
                    <pic:cNvPicPr/>
                  </pic:nvPicPr>
                  <pic:blipFill>
                    <a:blip r:embed="rId653"/>
                    <a:stretch>
                      <a:fillRect/>
                    </a:stretch>
                  </pic:blipFill>
                  <pic:spPr>
                    <a:xfrm>
                      <a:off x="0" y="0"/>
                      <a:ext cx="1533739" cy="276264"/>
                    </a:xfrm>
                    <a:prstGeom prst="rect">
                      <a:avLst/>
                    </a:prstGeom>
                  </pic:spPr>
                </pic:pic>
              </a:graphicData>
            </a:graphic>
          </wp:inline>
        </w:drawing>
      </w:r>
    </w:p>
    <w:p w14:paraId="1689C620" w14:textId="2441075F" w:rsidR="00135865" w:rsidRDefault="00135865" w:rsidP="00135865">
      <w:r>
        <w:t>If it's already toolpaths attached to the holes, then this checkbox has no affect. The command does never add toolpath in holes if it already has a toolpath.</w:t>
      </w:r>
    </w:p>
    <w:p w14:paraId="1F152772" w14:textId="50F5DDB2" w:rsidR="00135865" w:rsidRDefault="00135865" w:rsidP="00135865">
      <w:pPr>
        <w:pStyle w:val="Rubrik5"/>
      </w:pPr>
      <w:r>
        <w:t>Run "Contour" on separated parts</w:t>
      </w:r>
    </w:p>
    <w:p w14:paraId="5482B6F5" w14:textId="07D166F7" w:rsidR="00135865" w:rsidRDefault="00135865" w:rsidP="00135865">
      <w:pPr>
        <w:pStyle w:val="Bild"/>
      </w:pPr>
      <w:r w:rsidRPr="00135865">
        <w:rPr>
          <w:noProof/>
        </w:rPr>
        <w:drawing>
          <wp:inline distT="0" distB="0" distL="0" distR="0" wp14:anchorId="0767C2F6" wp14:editId="32AF17CF">
            <wp:extent cx="1543265" cy="266737"/>
            <wp:effectExtent l="0" t="0" r="0" b="0"/>
            <wp:docPr id="141330769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07692" name=""/>
                    <pic:cNvPicPr/>
                  </pic:nvPicPr>
                  <pic:blipFill>
                    <a:blip r:embed="rId654"/>
                    <a:stretch>
                      <a:fillRect/>
                    </a:stretch>
                  </pic:blipFill>
                  <pic:spPr>
                    <a:xfrm>
                      <a:off x="0" y="0"/>
                      <a:ext cx="1543265" cy="266737"/>
                    </a:xfrm>
                    <a:prstGeom prst="rect">
                      <a:avLst/>
                    </a:prstGeom>
                  </pic:spPr>
                </pic:pic>
              </a:graphicData>
            </a:graphic>
          </wp:inline>
        </w:drawing>
      </w:r>
    </w:p>
    <w:p w14:paraId="2094BDC2" w14:textId="21FBE417" w:rsidR="00135865" w:rsidRPr="00135865" w:rsidRDefault="00135865" w:rsidP="00135865">
      <w:r>
        <w:t>If you select parts that are completely separated from other parts, then you can automatically run the "Contour" on these parts.</w:t>
      </w:r>
    </w:p>
    <w:p w14:paraId="0E6AD317" w14:textId="77777777" w:rsidR="00CF730B" w:rsidRPr="00D90E4F" w:rsidRDefault="00CF730B" w:rsidP="002D3E07">
      <w:pPr>
        <w:pStyle w:val="Rubrik5"/>
      </w:pPr>
      <w:r w:rsidRPr="00D90E4F">
        <w:t>Cutting quality</w:t>
      </w:r>
    </w:p>
    <w:p w14:paraId="3330E3C3" w14:textId="77777777" w:rsidR="005A7346" w:rsidRPr="00D90E4F" w:rsidRDefault="009378B9" w:rsidP="00EC25EE">
      <w:pPr>
        <w:pStyle w:val="Bild"/>
      </w:pPr>
      <w:r w:rsidRPr="00D90E4F">
        <w:rPr>
          <w:noProof/>
        </w:rPr>
        <w:drawing>
          <wp:inline distT="0" distB="0" distL="0" distR="0" wp14:anchorId="177506B3" wp14:editId="7F8ECDFA">
            <wp:extent cx="2275205" cy="862965"/>
            <wp:effectExtent l="19050" t="0" r="0" b="0"/>
            <wp:docPr id="19292" name="Bild 19292" descr="Image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92" descr="Image478"/>
                    <pic:cNvPicPr>
                      <a:picLocks noChangeAspect="1" noChangeArrowheads="1"/>
                    </pic:cNvPicPr>
                  </pic:nvPicPr>
                  <pic:blipFill>
                    <a:blip r:embed="rId655" cstate="print"/>
                    <a:srcRect/>
                    <a:stretch>
                      <a:fillRect/>
                    </a:stretch>
                  </pic:blipFill>
                  <pic:spPr bwMode="auto">
                    <a:xfrm>
                      <a:off x="0" y="0"/>
                      <a:ext cx="2275205" cy="862965"/>
                    </a:xfrm>
                    <a:prstGeom prst="rect">
                      <a:avLst/>
                    </a:prstGeom>
                    <a:noFill/>
                    <a:ln w="9525">
                      <a:noFill/>
                      <a:miter lim="800000"/>
                      <a:headEnd/>
                      <a:tailEnd/>
                    </a:ln>
                  </pic:spPr>
                </pic:pic>
              </a:graphicData>
            </a:graphic>
          </wp:inline>
        </w:drawing>
      </w:r>
    </w:p>
    <w:p w14:paraId="5A7433A7" w14:textId="77777777" w:rsidR="00CF730B" w:rsidRPr="00D90E4F" w:rsidRDefault="00CF730B" w:rsidP="00CF730B">
      <w:r w:rsidRPr="00D90E4F">
        <w:t>The cutting quality is inherited from the parts. When cutting between two parts that hav</w:t>
      </w:r>
      <w:r w:rsidR="005A7346" w:rsidRPr="00D90E4F">
        <w:t>e different cutting quality the toolpath which is common for the part will have the best quality.</w:t>
      </w:r>
    </w:p>
    <w:p w14:paraId="36EE81E2" w14:textId="77777777" w:rsidR="005A7346" w:rsidRDefault="005A7346" w:rsidP="002D3E07">
      <w:pPr>
        <w:pStyle w:val="Rubrik5"/>
      </w:pPr>
      <w:r w:rsidRPr="00D90E4F">
        <w:lastRenderedPageBreak/>
        <w:t>Trim to sheet</w:t>
      </w:r>
    </w:p>
    <w:p w14:paraId="25596775" w14:textId="55E3829D" w:rsidR="00135865" w:rsidRDefault="00135865" w:rsidP="00135865">
      <w:pPr>
        <w:pStyle w:val="Bild"/>
      </w:pPr>
      <w:r w:rsidRPr="00135865">
        <w:rPr>
          <w:noProof/>
        </w:rPr>
        <w:drawing>
          <wp:inline distT="0" distB="0" distL="0" distR="0" wp14:anchorId="14169C87" wp14:editId="427F9234">
            <wp:extent cx="1543265" cy="257211"/>
            <wp:effectExtent l="0" t="0" r="0" b="9525"/>
            <wp:docPr id="140845615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56158" name=""/>
                    <pic:cNvPicPr/>
                  </pic:nvPicPr>
                  <pic:blipFill>
                    <a:blip r:embed="rId656"/>
                    <a:stretch>
                      <a:fillRect/>
                    </a:stretch>
                  </pic:blipFill>
                  <pic:spPr>
                    <a:xfrm>
                      <a:off x="0" y="0"/>
                      <a:ext cx="1543265" cy="257211"/>
                    </a:xfrm>
                    <a:prstGeom prst="rect">
                      <a:avLst/>
                    </a:prstGeom>
                  </pic:spPr>
                </pic:pic>
              </a:graphicData>
            </a:graphic>
          </wp:inline>
        </w:drawing>
      </w:r>
    </w:p>
    <w:p w14:paraId="308BFE27" w14:textId="77777777" w:rsidR="00135865" w:rsidRPr="00D90E4F" w:rsidRDefault="00135865" w:rsidP="00135865">
      <w:r w:rsidRPr="00D90E4F">
        <w:t>If the tolerance of a part is not critical, possibly save time by using the edge of the sheet as the edge of the part.</w:t>
      </w:r>
    </w:p>
    <w:p w14:paraId="76F98A5F" w14:textId="77777777" w:rsidR="002D0D2B" w:rsidRPr="00D90E4F" w:rsidRDefault="009378B9" w:rsidP="00EC25EE">
      <w:pPr>
        <w:pStyle w:val="Bild"/>
      </w:pPr>
      <w:r w:rsidRPr="00D90E4F">
        <w:rPr>
          <w:noProof/>
        </w:rPr>
        <w:drawing>
          <wp:inline distT="0" distB="0" distL="0" distR="0" wp14:anchorId="2480DE91" wp14:editId="7EE72621">
            <wp:extent cx="2121535" cy="1002030"/>
            <wp:effectExtent l="19050" t="0" r="0" b="0"/>
            <wp:docPr id="19290" name="Bild 19290" descr="Image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90" descr="Image479"/>
                    <pic:cNvPicPr>
                      <a:picLocks noChangeAspect="1" noChangeArrowheads="1"/>
                    </pic:cNvPicPr>
                  </pic:nvPicPr>
                  <pic:blipFill>
                    <a:blip r:embed="rId657" cstate="print"/>
                    <a:srcRect/>
                    <a:stretch>
                      <a:fillRect/>
                    </a:stretch>
                  </pic:blipFill>
                  <pic:spPr bwMode="auto">
                    <a:xfrm>
                      <a:off x="0" y="0"/>
                      <a:ext cx="2121535" cy="1002030"/>
                    </a:xfrm>
                    <a:prstGeom prst="rect">
                      <a:avLst/>
                    </a:prstGeom>
                    <a:noFill/>
                    <a:ln w="9525">
                      <a:noFill/>
                      <a:miter lim="800000"/>
                      <a:headEnd/>
                      <a:tailEnd/>
                    </a:ln>
                  </pic:spPr>
                </pic:pic>
              </a:graphicData>
            </a:graphic>
          </wp:inline>
        </w:drawing>
      </w:r>
    </w:p>
    <w:p w14:paraId="5B934A83" w14:textId="77777777" w:rsidR="002D0D2B" w:rsidRPr="00D90E4F" w:rsidRDefault="00B93D81" w:rsidP="002D0D2B">
      <w:r w:rsidRPr="00D90E4F">
        <w:t xml:space="preserve">To use this, the parts must be nested close to the edge of the sheet. </w:t>
      </w:r>
      <w:r w:rsidR="00693158" w:rsidRPr="00D90E4F">
        <w:t xml:space="preserve">Check the </w:t>
      </w:r>
      <w:r w:rsidR="00AC53D2" w:rsidRPr="00D90E4F">
        <w:t>"Trim to sheet"</w:t>
      </w:r>
      <w:r w:rsidR="00693158" w:rsidRPr="00D90E4F">
        <w:t xml:space="preserve"> box.</w:t>
      </w:r>
    </w:p>
    <w:p w14:paraId="488F049E" w14:textId="77777777" w:rsidR="002A2260" w:rsidRPr="00D90E4F" w:rsidRDefault="002A2260" w:rsidP="002A2260">
      <w:pPr>
        <w:pStyle w:val="Rubrik3"/>
      </w:pPr>
      <w:bookmarkStart w:id="741" w:name="_Toc129002812"/>
      <w:r w:rsidRPr="00D90E4F">
        <w:t>Sheetwise</w:t>
      </w:r>
      <w:bookmarkEnd w:id="741"/>
    </w:p>
    <w:p w14:paraId="2167D9F7" w14:textId="6F275FD1" w:rsidR="00A83B71" w:rsidRDefault="004F58EA" w:rsidP="00A83B71">
      <w:pPr>
        <w:pStyle w:val="Bild"/>
      </w:pPr>
      <w:r>
        <w:rPr>
          <w:noProof/>
        </w:rPr>
        <w:drawing>
          <wp:inline distT="0" distB="0" distL="0" distR="0" wp14:anchorId="5493C458" wp14:editId="7DFDF36E">
            <wp:extent cx="2642400" cy="2826000"/>
            <wp:effectExtent l="0" t="0" r="5715" b="0"/>
            <wp:docPr id="548329504" name="Bildobjekt 1" descr="En bild som visar text, skärmbild, skärm,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29504" name="Bildobjekt 1" descr="En bild som visar text, skärmbild, skärm, programvara&#10;&#10;Automatiskt genererad beskrivning"/>
                    <pic:cNvPicPr/>
                  </pic:nvPicPr>
                  <pic:blipFill>
                    <a:blip r:embed="rId658"/>
                    <a:stretch>
                      <a:fillRect/>
                    </a:stretch>
                  </pic:blipFill>
                  <pic:spPr>
                    <a:xfrm>
                      <a:off x="0" y="0"/>
                      <a:ext cx="2642400" cy="2826000"/>
                    </a:xfrm>
                    <a:prstGeom prst="rect">
                      <a:avLst/>
                    </a:prstGeom>
                  </pic:spPr>
                </pic:pic>
              </a:graphicData>
            </a:graphic>
          </wp:inline>
        </w:drawing>
      </w:r>
    </w:p>
    <w:p w14:paraId="1B406348" w14:textId="7633198B" w:rsidR="00057DF1" w:rsidRDefault="00057DF1" w:rsidP="00057DF1">
      <w:r w:rsidRPr="00D90E4F">
        <w:t xml:space="preserve">This method </w:t>
      </w:r>
      <w:r w:rsidR="00693158" w:rsidRPr="00D90E4F">
        <w:t>needs</w:t>
      </w:r>
      <w:r w:rsidRPr="00D90E4F">
        <w:t xml:space="preserve"> material</w:t>
      </w:r>
      <w:r w:rsidR="0033536A" w:rsidRPr="00D90E4F">
        <w:t xml:space="preserve"> free from </w:t>
      </w:r>
      <w:r w:rsidRPr="00D90E4F">
        <w:t xml:space="preserve">stresses </w:t>
      </w:r>
      <w:r w:rsidR="00693158" w:rsidRPr="00D90E4F">
        <w:t>when</w:t>
      </w:r>
      <w:r w:rsidRPr="00D90E4F">
        <w:t xml:space="preserve"> </w:t>
      </w:r>
      <w:r w:rsidR="00693158" w:rsidRPr="00D90E4F">
        <w:t xml:space="preserve">there is </w:t>
      </w:r>
      <w:r w:rsidRPr="00D90E4F">
        <w:t xml:space="preserve">no risk that the sheet will be moved during the cutting. </w:t>
      </w:r>
    </w:p>
    <w:p w14:paraId="582FBC29" w14:textId="3D58D2B5" w:rsidR="00A83B71" w:rsidRDefault="00A83B71" w:rsidP="00A83B71">
      <w:pPr>
        <w:pStyle w:val="Rubrik5"/>
      </w:pPr>
      <w:r>
        <w:t>Cross ramping quality</w:t>
      </w:r>
    </w:p>
    <w:p w14:paraId="62496A49" w14:textId="77777777" w:rsidR="00503F07" w:rsidRPr="00D90E4F" w:rsidRDefault="009378B9" w:rsidP="00A83B71">
      <w:pPr>
        <w:pStyle w:val="Bild"/>
      </w:pPr>
      <w:r w:rsidRPr="00D90E4F">
        <w:rPr>
          <w:noProof/>
        </w:rPr>
        <w:drawing>
          <wp:inline distT="0" distB="0" distL="0" distR="0" wp14:anchorId="541B80F6" wp14:editId="3E2F48BD">
            <wp:extent cx="3065145" cy="1411605"/>
            <wp:effectExtent l="19050" t="0" r="1905" b="0"/>
            <wp:docPr id="19286" name="Bild 19286" descr="Image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86" descr="Image481"/>
                    <pic:cNvPicPr>
                      <a:picLocks noChangeAspect="1" noChangeArrowheads="1"/>
                    </pic:cNvPicPr>
                  </pic:nvPicPr>
                  <pic:blipFill>
                    <a:blip r:embed="rId659" cstate="print"/>
                    <a:srcRect/>
                    <a:stretch>
                      <a:fillRect/>
                    </a:stretch>
                  </pic:blipFill>
                  <pic:spPr bwMode="auto">
                    <a:xfrm>
                      <a:off x="0" y="0"/>
                      <a:ext cx="3065145" cy="1411605"/>
                    </a:xfrm>
                    <a:prstGeom prst="rect">
                      <a:avLst/>
                    </a:prstGeom>
                    <a:noFill/>
                    <a:ln w="9525">
                      <a:noFill/>
                      <a:miter lim="800000"/>
                      <a:headEnd/>
                      <a:tailEnd/>
                    </a:ln>
                  </pic:spPr>
                </pic:pic>
              </a:graphicData>
            </a:graphic>
          </wp:inline>
        </w:drawing>
      </w:r>
    </w:p>
    <w:p w14:paraId="6F8A3820" w14:textId="6B565A27" w:rsidR="00027A30" w:rsidRPr="00D90E4F" w:rsidRDefault="00503F07" w:rsidP="00503F07">
      <w:r w:rsidRPr="00D90E4F">
        <w:t xml:space="preserve">If the material is </w:t>
      </w:r>
      <w:r w:rsidR="00056EAF" w:rsidRPr="00D90E4F">
        <w:t>thick,</w:t>
      </w:r>
      <w:r w:rsidRPr="00D90E4F">
        <w:t xml:space="preserve"> then the jet will make a jump when crossing a path that</w:t>
      </w:r>
      <w:r w:rsidR="00693158" w:rsidRPr="00D90E4F">
        <w:t xml:space="preserve"> i</w:t>
      </w:r>
      <w:r w:rsidRPr="00D90E4F">
        <w:t>s already cut.</w:t>
      </w:r>
      <w:r w:rsidR="00693158" w:rsidRPr="00D90E4F">
        <w:t xml:space="preserve"> There is a risk </w:t>
      </w:r>
      <w:r w:rsidRPr="00D90E4F">
        <w:t>that the material will not be cut at</w:t>
      </w:r>
      <w:r w:rsidR="00D01940" w:rsidRPr="00D90E4F">
        <w:t xml:space="preserve"> these points</w:t>
      </w:r>
      <w:r w:rsidRPr="00D90E4F">
        <w:t>.</w:t>
      </w:r>
    </w:p>
    <w:p w14:paraId="24981DFC" w14:textId="329C61B5" w:rsidR="00503F07" w:rsidRPr="00D90E4F" w:rsidRDefault="00A83B71" w:rsidP="00A83B71">
      <w:pPr>
        <w:pStyle w:val="Bild"/>
      </w:pPr>
      <w:r w:rsidRPr="00A83B71">
        <w:rPr>
          <w:noProof/>
        </w:rPr>
        <w:drawing>
          <wp:inline distT="0" distB="0" distL="0" distR="0" wp14:anchorId="345D2A15" wp14:editId="75242C7C">
            <wp:extent cx="1467055" cy="466790"/>
            <wp:effectExtent l="0" t="0" r="0" b="9525"/>
            <wp:docPr id="129016387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63876" name=""/>
                    <pic:cNvPicPr/>
                  </pic:nvPicPr>
                  <pic:blipFill>
                    <a:blip r:embed="rId660"/>
                    <a:stretch>
                      <a:fillRect/>
                    </a:stretch>
                  </pic:blipFill>
                  <pic:spPr>
                    <a:xfrm>
                      <a:off x="0" y="0"/>
                      <a:ext cx="1467055" cy="466790"/>
                    </a:xfrm>
                    <a:prstGeom prst="rect">
                      <a:avLst/>
                    </a:prstGeom>
                  </pic:spPr>
                </pic:pic>
              </a:graphicData>
            </a:graphic>
          </wp:inline>
        </w:drawing>
      </w:r>
    </w:p>
    <w:p w14:paraId="2976CEBA" w14:textId="28CF3A96" w:rsidR="00503F07" w:rsidRPr="00D90E4F" w:rsidRDefault="00693158" w:rsidP="00503F07">
      <w:r w:rsidRPr="00D90E4F">
        <w:t>Set</w:t>
      </w:r>
      <w:r w:rsidR="00503F07" w:rsidRPr="00D90E4F">
        <w:t xml:space="preserve"> the </w:t>
      </w:r>
      <w:r w:rsidR="00056946" w:rsidRPr="00D90E4F">
        <w:t>cross-ramping</w:t>
      </w:r>
      <w:r w:rsidR="00503F07" w:rsidRPr="00D90E4F">
        <w:t xml:space="preserve"> quality to </w:t>
      </w:r>
      <w:r w:rsidRPr="00D90E4F">
        <w:t xml:space="preserve">a </w:t>
      </w:r>
      <w:r w:rsidR="00D01940" w:rsidRPr="00D90E4F">
        <w:t xml:space="preserve">finer </w:t>
      </w:r>
      <w:r w:rsidRPr="00D90E4F">
        <w:t>value and</w:t>
      </w:r>
      <w:r w:rsidR="00503F07" w:rsidRPr="00D90E4F">
        <w:t xml:space="preserve"> the cutting speed</w:t>
      </w:r>
      <w:r w:rsidR="00D01940" w:rsidRPr="00D90E4F">
        <w:t xml:space="preserve"> will slow down at these points (A).</w:t>
      </w:r>
    </w:p>
    <w:p w14:paraId="4DE588D1" w14:textId="77777777" w:rsidR="00D01940" w:rsidRPr="00D90E4F" w:rsidRDefault="00D01940" w:rsidP="002D3E07">
      <w:pPr>
        <w:pStyle w:val="Rubrik5"/>
      </w:pPr>
      <w:r w:rsidRPr="00D90E4F">
        <w:lastRenderedPageBreak/>
        <w:t>Cutting order</w:t>
      </w:r>
    </w:p>
    <w:p w14:paraId="79BE8C32" w14:textId="77777777" w:rsidR="00D01940" w:rsidRPr="00D90E4F" w:rsidRDefault="009378B9" w:rsidP="00A83B71">
      <w:pPr>
        <w:pStyle w:val="Bild"/>
      </w:pPr>
      <w:r w:rsidRPr="00D90E4F">
        <w:rPr>
          <w:noProof/>
        </w:rPr>
        <w:drawing>
          <wp:inline distT="0" distB="0" distL="0" distR="0" wp14:anchorId="70AB0714" wp14:editId="6C3B904F">
            <wp:extent cx="2582545" cy="1543685"/>
            <wp:effectExtent l="19050" t="0" r="8255" b="0"/>
            <wp:docPr id="19285" name="Bild 19285" descr="Image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85" descr="Image476"/>
                    <pic:cNvPicPr>
                      <a:picLocks noChangeAspect="1" noChangeArrowheads="1"/>
                    </pic:cNvPicPr>
                  </pic:nvPicPr>
                  <pic:blipFill>
                    <a:blip r:embed="rId661" cstate="print"/>
                    <a:srcRect/>
                    <a:stretch>
                      <a:fillRect/>
                    </a:stretch>
                  </pic:blipFill>
                  <pic:spPr bwMode="auto">
                    <a:xfrm>
                      <a:off x="0" y="0"/>
                      <a:ext cx="2582545" cy="1543685"/>
                    </a:xfrm>
                    <a:prstGeom prst="rect">
                      <a:avLst/>
                    </a:prstGeom>
                    <a:noFill/>
                    <a:ln w="9525">
                      <a:noFill/>
                      <a:miter lim="800000"/>
                      <a:headEnd/>
                      <a:tailEnd/>
                    </a:ln>
                  </pic:spPr>
                </pic:pic>
              </a:graphicData>
            </a:graphic>
          </wp:inline>
        </w:drawing>
      </w:r>
    </w:p>
    <w:p w14:paraId="31027EE2" w14:textId="77777777" w:rsidR="00D01940" w:rsidRPr="00D90E4F" w:rsidRDefault="00D01940" w:rsidP="00503F07">
      <w:r w:rsidRPr="00D90E4F">
        <w:t xml:space="preserve">Sheetwise </w:t>
      </w:r>
      <w:r w:rsidR="00404C12" w:rsidRPr="00D90E4F">
        <w:t xml:space="preserve">method </w:t>
      </w:r>
      <w:r w:rsidRPr="00D90E4F">
        <w:t>cut</w:t>
      </w:r>
      <w:r w:rsidR="00693158" w:rsidRPr="00D90E4F">
        <w:t>s</w:t>
      </w:r>
      <w:r w:rsidRPr="00D90E4F">
        <w:t xml:space="preserve"> all holes in all parts</w:t>
      </w:r>
      <w:r w:rsidR="00027A30" w:rsidRPr="00D90E4F">
        <w:t xml:space="preserve"> and</w:t>
      </w:r>
      <w:r w:rsidRPr="00D90E4F">
        <w:t xml:space="preserve"> then cut</w:t>
      </w:r>
      <w:r w:rsidR="00693158" w:rsidRPr="00D90E4F">
        <w:t>s</w:t>
      </w:r>
      <w:r w:rsidRPr="00D90E4F">
        <w:t xml:space="preserve"> the lines between the parts. </w:t>
      </w:r>
      <w:r w:rsidR="00693158" w:rsidRPr="00D90E4F">
        <w:t>Then</w:t>
      </w:r>
      <w:r w:rsidRPr="00D90E4F">
        <w:t xml:space="preserve"> the external </w:t>
      </w:r>
      <w:r w:rsidR="00404C12" w:rsidRPr="00D90E4F">
        <w:t>geometries</w:t>
      </w:r>
      <w:r w:rsidRPr="00D90E4F">
        <w:t xml:space="preserve"> </w:t>
      </w:r>
      <w:r w:rsidR="00057DF1" w:rsidRPr="00D90E4F">
        <w:t>are</w:t>
      </w:r>
      <w:r w:rsidRPr="00D90E4F">
        <w:t xml:space="preserve"> cut.</w:t>
      </w:r>
    </w:p>
    <w:p w14:paraId="47CA79D2" w14:textId="77777777" w:rsidR="006B2133" w:rsidRPr="00D90E4F" w:rsidRDefault="006B2133" w:rsidP="002D3E07">
      <w:pPr>
        <w:pStyle w:val="Rubrik5"/>
      </w:pPr>
      <w:r w:rsidRPr="00D90E4F">
        <w:t>Mix between normal cutting and sheetwise</w:t>
      </w:r>
    </w:p>
    <w:p w14:paraId="3DB03F56" w14:textId="77777777" w:rsidR="006B2133" w:rsidRPr="00D90E4F" w:rsidRDefault="009378B9" w:rsidP="00A83B71">
      <w:pPr>
        <w:pStyle w:val="Bild"/>
      </w:pPr>
      <w:r w:rsidRPr="00D90E4F">
        <w:rPr>
          <w:noProof/>
        </w:rPr>
        <w:drawing>
          <wp:inline distT="0" distB="0" distL="0" distR="0" wp14:anchorId="441C2541" wp14:editId="06CE0084">
            <wp:extent cx="2487295" cy="1543685"/>
            <wp:effectExtent l="19050" t="0" r="8255" b="0"/>
            <wp:docPr id="19282" name="Bild 19282" descr="Image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82" descr="Image485"/>
                    <pic:cNvPicPr>
                      <a:picLocks noChangeAspect="1" noChangeArrowheads="1"/>
                    </pic:cNvPicPr>
                  </pic:nvPicPr>
                  <pic:blipFill>
                    <a:blip r:embed="rId662" cstate="print"/>
                    <a:srcRect/>
                    <a:stretch>
                      <a:fillRect/>
                    </a:stretch>
                  </pic:blipFill>
                  <pic:spPr bwMode="auto">
                    <a:xfrm>
                      <a:off x="0" y="0"/>
                      <a:ext cx="2487295" cy="1543685"/>
                    </a:xfrm>
                    <a:prstGeom prst="rect">
                      <a:avLst/>
                    </a:prstGeom>
                    <a:noFill/>
                    <a:ln w="9525">
                      <a:noFill/>
                      <a:miter lim="800000"/>
                      <a:headEnd/>
                      <a:tailEnd/>
                    </a:ln>
                  </pic:spPr>
                </pic:pic>
              </a:graphicData>
            </a:graphic>
          </wp:inline>
        </w:drawing>
      </w:r>
    </w:p>
    <w:p w14:paraId="53C3BE27" w14:textId="4772FCF4" w:rsidR="006B2133" w:rsidRPr="00D90E4F" w:rsidRDefault="00693158" w:rsidP="00503F07">
      <w:r w:rsidRPr="00D90E4F">
        <w:t xml:space="preserve">When internal geometries already have a </w:t>
      </w:r>
      <w:r w:rsidR="00E57E47" w:rsidRPr="00D90E4F">
        <w:t>toolpath,</w:t>
      </w:r>
      <w:r w:rsidRPr="00D90E4F">
        <w:t xml:space="preserve"> the command will skip these holes. Cut holes with another command before using the common cut</w:t>
      </w:r>
      <w:r w:rsidR="006B2133" w:rsidRPr="00D90E4F">
        <w:t>.</w:t>
      </w:r>
    </w:p>
    <w:p w14:paraId="1762D229" w14:textId="77777777" w:rsidR="009973BD" w:rsidRPr="00D90E4F" w:rsidRDefault="009973BD" w:rsidP="009973BD">
      <w:pPr>
        <w:pStyle w:val="Rubrik3"/>
      </w:pPr>
      <w:bookmarkStart w:id="742" w:name="_Toc129002813"/>
      <w:r w:rsidRPr="00D90E4F">
        <w:t>Partwise</w:t>
      </w:r>
      <w:bookmarkEnd w:id="742"/>
    </w:p>
    <w:p w14:paraId="45252944" w14:textId="77D2C4E6" w:rsidR="00A75A32" w:rsidRDefault="004F58EA" w:rsidP="005D12FE">
      <w:pPr>
        <w:pStyle w:val="Bild"/>
      </w:pPr>
      <w:r>
        <w:rPr>
          <w:noProof/>
        </w:rPr>
        <w:drawing>
          <wp:inline distT="0" distB="0" distL="0" distR="0" wp14:anchorId="6BD892A7" wp14:editId="6A487C60">
            <wp:extent cx="2642400" cy="2826000"/>
            <wp:effectExtent l="0" t="0" r="5715" b="0"/>
            <wp:docPr id="1793091709" name="Bildobjekt 1" descr="En bild som visar text, skärmbild, skärm,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91709" name="Bildobjekt 1" descr="En bild som visar text, skärmbild, skärm, programvara&#10;&#10;Automatiskt genererad beskrivning"/>
                    <pic:cNvPicPr/>
                  </pic:nvPicPr>
                  <pic:blipFill>
                    <a:blip r:embed="rId663"/>
                    <a:stretch>
                      <a:fillRect/>
                    </a:stretch>
                  </pic:blipFill>
                  <pic:spPr>
                    <a:xfrm>
                      <a:off x="0" y="0"/>
                      <a:ext cx="2642400" cy="2826000"/>
                    </a:xfrm>
                    <a:prstGeom prst="rect">
                      <a:avLst/>
                    </a:prstGeom>
                  </pic:spPr>
                </pic:pic>
              </a:graphicData>
            </a:graphic>
          </wp:inline>
        </w:drawing>
      </w:r>
    </w:p>
    <w:p w14:paraId="1EDA7AE3" w14:textId="066AA8BE" w:rsidR="00056946" w:rsidRDefault="005D12FE" w:rsidP="00E57E47">
      <w:r w:rsidRPr="00D90E4F">
        <w:t>This method cuts each part before starting to cut the next part</w:t>
      </w:r>
      <w:r>
        <w:t xml:space="preserve">. </w:t>
      </w:r>
      <w:r w:rsidR="00056946">
        <w:t>There are some settings that differ from the sheetwise option.</w:t>
      </w:r>
    </w:p>
    <w:p w14:paraId="14936773" w14:textId="109995BF" w:rsidR="00056946" w:rsidRDefault="00056946" w:rsidP="00056946">
      <w:pPr>
        <w:pStyle w:val="Rubrik5"/>
      </w:pPr>
      <w:r>
        <w:t>Sorting</w:t>
      </w:r>
    </w:p>
    <w:p w14:paraId="24E99F64" w14:textId="318A1B14" w:rsidR="00056946" w:rsidRDefault="00056946" w:rsidP="00056946">
      <w:pPr>
        <w:pStyle w:val="Bild"/>
      </w:pPr>
      <w:r w:rsidRPr="00056946">
        <w:rPr>
          <w:noProof/>
        </w:rPr>
        <w:drawing>
          <wp:inline distT="0" distB="0" distL="0" distR="0" wp14:anchorId="1A3D8A96" wp14:editId="45FA586F">
            <wp:extent cx="1505160" cy="409632"/>
            <wp:effectExtent l="0" t="0" r="0" b="9525"/>
            <wp:docPr id="44490078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00788" name=""/>
                    <pic:cNvPicPr/>
                  </pic:nvPicPr>
                  <pic:blipFill>
                    <a:blip r:embed="rId664"/>
                    <a:stretch>
                      <a:fillRect/>
                    </a:stretch>
                  </pic:blipFill>
                  <pic:spPr>
                    <a:xfrm>
                      <a:off x="0" y="0"/>
                      <a:ext cx="1505160" cy="409632"/>
                    </a:xfrm>
                    <a:prstGeom prst="rect">
                      <a:avLst/>
                    </a:prstGeom>
                  </pic:spPr>
                </pic:pic>
              </a:graphicData>
            </a:graphic>
          </wp:inline>
        </w:drawing>
      </w:r>
    </w:p>
    <w:p w14:paraId="3BC0BE02" w14:textId="241E6607" w:rsidR="00056946" w:rsidRPr="00056946" w:rsidRDefault="00056946" w:rsidP="00056946">
      <w:r>
        <w:t xml:space="preserve">With this setting you can control </w:t>
      </w:r>
      <w:r w:rsidRPr="00056946">
        <w:t>in which order</w:t>
      </w:r>
      <w:r>
        <w:t xml:space="preserve"> the selected parts will be cut. You can read more about sorting order </w:t>
      </w:r>
      <w:hyperlink w:anchor="_Sorting" w:history="1">
        <w:r w:rsidRPr="00056946">
          <w:rPr>
            <w:rStyle w:val="Hyperlnk"/>
          </w:rPr>
          <w:t>here</w:t>
        </w:r>
      </w:hyperlink>
      <w:r>
        <w:t>.</w:t>
      </w:r>
    </w:p>
    <w:p w14:paraId="17066BAA" w14:textId="6CFDC3C0" w:rsidR="00056946" w:rsidRDefault="00056946" w:rsidP="00056946">
      <w:pPr>
        <w:pStyle w:val="Rubrik5"/>
      </w:pPr>
      <w:r>
        <w:lastRenderedPageBreak/>
        <w:t>Gap</w:t>
      </w:r>
    </w:p>
    <w:p w14:paraId="411B3186" w14:textId="2F062005" w:rsidR="00056946" w:rsidRDefault="00056946" w:rsidP="00056946">
      <w:pPr>
        <w:pStyle w:val="Bild"/>
      </w:pPr>
      <w:r w:rsidRPr="00056946">
        <w:rPr>
          <w:noProof/>
        </w:rPr>
        <w:drawing>
          <wp:inline distT="0" distB="0" distL="0" distR="0" wp14:anchorId="1907250E" wp14:editId="42253745">
            <wp:extent cx="1495634" cy="590632"/>
            <wp:effectExtent l="0" t="0" r="9525" b="0"/>
            <wp:docPr id="215604453"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04453" name="Bildobjekt 1" descr="En bild som visar text, skärmbild, Teckensnitt, linje&#10;&#10;Automatiskt genererad beskrivning"/>
                    <pic:cNvPicPr/>
                  </pic:nvPicPr>
                  <pic:blipFill>
                    <a:blip r:embed="rId665"/>
                    <a:stretch>
                      <a:fillRect/>
                    </a:stretch>
                  </pic:blipFill>
                  <pic:spPr>
                    <a:xfrm>
                      <a:off x="0" y="0"/>
                      <a:ext cx="1495634" cy="590632"/>
                    </a:xfrm>
                    <a:prstGeom prst="rect">
                      <a:avLst/>
                    </a:prstGeom>
                  </pic:spPr>
                </pic:pic>
              </a:graphicData>
            </a:graphic>
          </wp:inline>
        </w:drawing>
      </w:r>
    </w:p>
    <w:p w14:paraId="079B237D" w14:textId="4307EB90" w:rsidR="00056946" w:rsidRDefault="004F58EA" w:rsidP="00056946">
      <w:r>
        <w:t>Gap</w:t>
      </w:r>
      <w:r w:rsidR="00056946">
        <w:t xml:space="preserve"> is a nice feature that make micro-joints between the parts.</w:t>
      </w:r>
    </w:p>
    <w:p w14:paraId="1118CA21" w14:textId="172858E9" w:rsidR="00056946" w:rsidRDefault="00056946" w:rsidP="00056946">
      <w:pPr>
        <w:pStyle w:val="Bild"/>
      </w:pPr>
      <w:r w:rsidRPr="00056946">
        <w:rPr>
          <w:noProof/>
        </w:rPr>
        <w:drawing>
          <wp:inline distT="0" distB="0" distL="0" distR="0" wp14:anchorId="01E7AC74" wp14:editId="49D07D51">
            <wp:extent cx="2894400" cy="1890000"/>
            <wp:effectExtent l="0" t="0" r="1270" b="0"/>
            <wp:docPr id="1499608356" name="Bildobjekt 1" descr="En bild som visar kvadrat, Rektangel, skärmbild, kak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08356" name="Bildobjekt 1" descr="En bild som visar kvadrat, Rektangel, skärmbild, kakel&#10;&#10;Automatiskt genererad beskrivning"/>
                    <pic:cNvPicPr/>
                  </pic:nvPicPr>
                  <pic:blipFill>
                    <a:blip r:embed="rId666"/>
                    <a:stretch>
                      <a:fillRect/>
                    </a:stretch>
                  </pic:blipFill>
                  <pic:spPr>
                    <a:xfrm>
                      <a:off x="0" y="0"/>
                      <a:ext cx="2894400" cy="1890000"/>
                    </a:xfrm>
                    <a:prstGeom prst="rect">
                      <a:avLst/>
                    </a:prstGeom>
                  </pic:spPr>
                </pic:pic>
              </a:graphicData>
            </a:graphic>
          </wp:inline>
        </w:drawing>
      </w:r>
    </w:p>
    <w:p w14:paraId="2D5EC079" w14:textId="77777777" w:rsidR="00E11E0D" w:rsidRPr="00D90E4F" w:rsidRDefault="00110226" w:rsidP="00377C10">
      <w:pPr>
        <w:pStyle w:val="Rubrik3"/>
      </w:pPr>
      <w:bookmarkStart w:id="743" w:name="_Toc129002814"/>
      <w:r w:rsidRPr="00D90E4F">
        <w:t>Lines</w:t>
      </w:r>
      <w:bookmarkEnd w:id="743"/>
    </w:p>
    <w:p w14:paraId="270A9F53" w14:textId="30D1648A" w:rsidR="00377C10" w:rsidRPr="00D90E4F" w:rsidRDefault="00E57E47" w:rsidP="00E57E47">
      <w:pPr>
        <w:pStyle w:val="Bild"/>
      </w:pPr>
      <w:r>
        <w:rPr>
          <w:noProof/>
        </w:rPr>
        <w:drawing>
          <wp:inline distT="0" distB="0" distL="0" distR="0" wp14:anchorId="6C0AC50B" wp14:editId="5DB164AE">
            <wp:extent cx="2642400" cy="2826000"/>
            <wp:effectExtent l="0" t="0" r="5715" b="0"/>
            <wp:docPr id="1335455961" name="Bildobjekt 1" descr="En bild som visar text, skärmbild, skärm,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55961" name="Bildobjekt 1" descr="En bild som visar text, skärmbild, skärm, programvara&#10;&#10;Automatiskt genererad beskrivning"/>
                    <pic:cNvPicPr/>
                  </pic:nvPicPr>
                  <pic:blipFill>
                    <a:blip r:embed="rId667"/>
                    <a:stretch>
                      <a:fillRect/>
                    </a:stretch>
                  </pic:blipFill>
                  <pic:spPr>
                    <a:xfrm>
                      <a:off x="0" y="0"/>
                      <a:ext cx="2642400" cy="2826000"/>
                    </a:xfrm>
                    <a:prstGeom prst="rect">
                      <a:avLst/>
                    </a:prstGeom>
                  </pic:spPr>
                </pic:pic>
              </a:graphicData>
            </a:graphic>
          </wp:inline>
        </w:drawing>
      </w:r>
    </w:p>
    <w:p w14:paraId="52966D98" w14:textId="77777777" w:rsidR="00377C10" w:rsidRDefault="00377C10" w:rsidP="00377C10">
      <w:r w:rsidRPr="00D90E4F">
        <w:t>This method only adds CAD objects between the parts</w:t>
      </w:r>
      <w:r w:rsidR="009E6D17" w:rsidRPr="00D90E4F">
        <w:t xml:space="preserve"> and does not add any toolpath</w:t>
      </w:r>
      <w:r w:rsidRPr="00D90E4F">
        <w:t>. These objects can later be used by other command</w:t>
      </w:r>
      <w:r w:rsidR="009E6D17" w:rsidRPr="00D90E4F">
        <w:t>s</w:t>
      </w:r>
      <w:r w:rsidRPr="00D90E4F">
        <w:t xml:space="preserve"> like the "Quick" or "Manual" commands.</w:t>
      </w:r>
    </w:p>
    <w:p w14:paraId="52BE4C79" w14:textId="0FC292D7" w:rsidR="00E57E47" w:rsidRDefault="00E57E47" w:rsidP="00E57E47">
      <w:pPr>
        <w:pStyle w:val="Rubrik5"/>
      </w:pPr>
      <w:r>
        <w:t>Common cuts only</w:t>
      </w:r>
    </w:p>
    <w:p w14:paraId="3E17C9B9" w14:textId="25928BB7" w:rsidR="00E57E47" w:rsidRDefault="00E57E47" w:rsidP="00E57E47">
      <w:pPr>
        <w:pStyle w:val="Bild"/>
      </w:pPr>
      <w:r w:rsidRPr="00E57E47">
        <w:rPr>
          <w:noProof/>
        </w:rPr>
        <w:drawing>
          <wp:inline distT="0" distB="0" distL="0" distR="0" wp14:anchorId="0206B105" wp14:editId="55C1AF82">
            <wp:extent cx="1476581" cy="247685"/>
            <wp:effectExtent l="0" t="0" r="0" b="0"/>
            <wp:docPr id="179645265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52658" name=""/>
                    <pic:cNvPicPr/>
                  </pic:nvPicPr>
                  <pic:blipFill>
                    <a:blip r:embed="rId668"/>
                    <a:stretch>
                      <a:fillRect/>
                    </a:stretch>
                  </pic:blipFill>
                  <pic:spPr>
                    <a:xfrm>
                      <a:off x="0" y="0"/>
                      <a:ext cx="1476581" cy="247685"/>
                    </a:xfrm>
                    <a:prstGeom prst="rect">
                      <a:avLst/>
                    </a:prstGeom>
                  </pic:spPr>
                </pic:pic>
              </a:graphicData>
            </a:graphic>
          </wp:inline>
        </w:drawing>
      </w:r>
    </w:p>
    <w:p w14:paraId="25A5AAEB" w14:textId="5386BB70" w:rsidR="00E57E47" w:rsidRDefault="00E57E47" w:rsidP="00E57E47">
      <w:r>
        <w:t>When this checkbox is activated then the command will only generate the lines that should be cut with common cutline.</w:t>
      </w:r>
      <w:bookmarkStart w:id="744" w:name="_Toc129002815"/>
      <w:bookmarkStart w:id="745" w:name="Organizer"/>
    </w:p>
    <w:p w14:paraId="70651ABC" w14:textId="616CE429" w:rsidR="00E12008" w:rsidRDefault="00E12008" w:rsidP="00E12008">
      <w:pPr>
        <w:pStyle w:val="Rubrik2"/>
      </w:pPr>
      <w:bookmarkStart w:id="746" w:name="_Toc229474862"/>
      <w:r>
        <w:t>Cutoff</w:t>
      </w:r>
      <w:bookmarkEnd w:id="746"/>
    </w:p>
    <w:p w14:paraId="6D1922EA" w14:textId="1F93D73A" w:rsidR="00E12008" w:rsidRDefault="00E12008" w:rsidP="00E12008">
      <w:pPr>
        <w:pStyle w:val="Bild"/>
      </w:pPr>
      <w:r w:rsidRPr="00E12008">
        <w:rPr>
          <w:noProof/>
        </w:rPr>
        <w:drawing>
          <wp:inline distT="0" distB="0" distL="0" distR="0" wp14:anchorId="05B4A1DE" wp14:editId="3618008E">
            <wp:extent cx="1303200" cy="853200"/>
            <wp:effectExtent l="0" t="0" r="0" b="4445"/>
            <wp:docPr id="1640067185"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67185" name="Bildobjekt 1" descr="En bild som visar text, skärmbild, Teckensnitt, nummer&#10;&#10;Automatiskt genererad beskrivning"/>
                    <pic:cNvPicPr/>
                  </pic:nvPicPr>
                  <pic:blipFill>
                    <a:blip r:embed="rId669"/>
                    <a:stretch>
                      <a:fillRect/>
                    </a:stretch>
                  </pic:blipFill>
                  <pic:spPr>
                    <a:xfrm>
                      <a:off x="0" y="0"/>
                      <a:ext cx="1303200" cy="853200"/>
                    </a:xfrm>
                    <a:prstGeom prst="rect">
                      <a:avLst/>
                    </a:prstGeom>
                  </pic:spPr>
                </pic:pic>
              </a:graphicData>
            </a:graphic>
          </wp:inline>
        </w:drawing>
      </w:r>
    </w:p>
    <w:p w14:paraId="2AB6355A" w14:textId="1C256A7F" w:rsidR="00436E9E" w:rsidRPr="00436E9E" w:rsidRDefault="00436E9E" w:rsidP="00436E9E">
      <w:r>
        <w:t>When you start the command, following dialog is shown.</w:t>
      </w:r>
    </w:p>
    <w:p w14:paraId="1FDB0573" w14:textId="006F17F7" w:rsidR="00E12008" w:rsidRDefault="00FA7531" w:rsidP="00436E9E">
      <w:pPr>
        <w:pStyle w:val="Bild"/>
      </w:pPr>
      <w:r>
        <w:rPr>
          <w:noProof/>
        </w:rPr>
        <w:lastRenderedPageBreak/>
        <w:drawing>
          <wp:inline distT="0" distB="0" distL="0" distR="0" wp14:anchorId="40F6FC7A" wp14:editId="585D400B">
            <wp:extent cx="2077200" cy="1522800"/>
            <wp:effectExtent l="0" t="0" r="0" b="1270"/>
            <wp:docPr id="236873468" name="Bildobjekt 1" descr="En bild som visar text, skärmbild, nummer,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73468" name="Bildobjekt 1" descr="En bild som visar text, skärmbild, nummer, Teckensnitt&#10;&#10;Automatiskt genererad beskrivning"/>
                    <pic:cNvPicPr/>
                  </pic:nvPicPr>
                  <pic:blipFill>
                    <a:blip r:embed="rId670"/>
                    <a:stretch>
                      <a:fillRect/>
                    </a:stretch>
                  </pic:blipFill>
                  <pic:spPr>
                    <a:xfrm>
                      <a:off x="0" y="0"/>
                      <a:ext cx="2077200" cy="1522800"/>
                    </a:xfrm>
                    <a:prstGeom prst="rect">
                      <a:avLst/>
                    </a:prstGeom>
                  </pic:spPr>
                </pic:pic>
              </a:graphicData>
            </a:graphic>
          </wp:inline>
        </w:drawing>
      </w:r>
    </w:p>
    <w:p w14:paraId="62ABBD4C" w14:textId="51D03D1D" w:rsidR="00436E9E" w:rsidRDefault="00436E9E" w:rsidP="00FA7531">
      <w:r>
        <w:t>This command is for easier handling of skeleton sheets.</w:t>
      </w:r>
      <w:r w:rsidR="002300F4">
        <w:t xml:space="preserve"> </w:t>
      </w:r>
      <w:r w:rsidR="00582727">
        <w:t xml:space="preserve">The idea is that the parts can remain on the cutting table during the cutoff. If the sheet has not been moved, then the jet </w:t>
      </w:r>
      <w:r w:rsidR="004E5E72">
        <w:t>cannot</w:t>
      </w:r>
      <w:r w:rsidR="00582727">
        <w:t xml:space="preserve"> damage the parts.</w:t>
      </w:r>
    </w:p>
    <w:p w14:paraId="60BF0B5C" w14:textId="281BE0F8" w:rsidR="00FA7531" w:rsidRDefault="004E5E72" w:rsidP="00FA7531">
      <w:r>
        <w:t xml:space="preserve">We now plan to divide the sheet as the white line </w:t>
      </w:r>
      <w:r w:rsidR="00FA7531">
        <w:t>on the sheet below.</w:t>
      </w:r>
    </w:p>
    <w:p w14:paraId="161940CD" w14:textId="67CFBE01" w:rsidR="00436E9E" w:rsidRDefault="002300F4" w:rsidP="002300F4">
      <w:pPr>
        <w:pStyle w:val="Bild"/>
      </w:pPr>
      <w:r w:rsidRPr="002300F4">
        <w:rPr>
          <w:noProof/>
        </w:rPr>
        <w:drawing>
          <wp:inline distT="0" distB="0" distL="0" distR="0" wp14:anchorId="27B90FB8" wp14:editId="29A69EA5">
            <wp:extent cx="3829584" cy="2000529"/>
            <wp:effectExtent l="0" t="0" r="0" b="0"/>
            <wp:docPr id="794280551" name="Bildobjekt 1" descr="En bild som visar skärmbild, Grafik, grafisk design,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80551" name="Bildobjekt 1" descr="En bild som visar skärmbild, Grafik, grafisk design, diagram&#10;&#10;Automatiskt genererad beskrivning"/>
                    <pic:cNvPicPr/>
                  </pic:nvPicPr>
                  <pic:blipFill>
                    <a:blip r:embed="rId671"/>
                    <a:stretch>
                      <a:fillRect/>
                    </a:stretch>
                  </pic:blipFill>
                  <pic:spPr>
                    <a:xfrm>
                      <a:off x="0" y="0"/>
                      <a:ext cx="3829584" cy="2000529"/>
                    </a:xfrm>
                    <a:prstGeom prst="rect">
                      <a:avLst/>
                    </a:prstGeom>
                  </pic:spPr>
                </pic:pic>
              </a:graphicData>
            </a:graphic>
          </wp:inline>
        </w:drawing>
      </w:r>
    </w:p>
    <w:p w14:paraId="6A0E08FD" w14:textId="4D02D170" w:rsidR="00FA7531" w:rsidRDefault="00FA7531" w:rsidP="00FA7531">
      <w:pPr>
        <w:pStyle w:val="Rubrik5"/>
      </w:pPr>
      <w:r>
        <w:t>Quality</w:t>
      </w:r>
    </w:p>
    <w:p w14:paraId="72F153E1" w14:textId="0607CAB9" w:rsidR="00FA7531" w:rsidRDefault="00FA7531" w:rsidP="00FA7531">
      <w:pPr>
        <w:pStyle w:val="Bild"/>
      </w:pPr>
      <w:r w:rsidRPr="00FA7531">
        <w:rPr>
          <w:noProof/>
        </w:rPr>
        <w:drawing>
          <wp:inline distT="0" distB="0" distL="0" distR="0" wp14:anchorId="73F8D858" wp14:editId="45F2B257">
            <wp:extent cx="1036800" cy="396000"/>
            <wp:effectExtent l="0" t="0" r="0" b="4445"/>
            <wp:docPr id="2002939762"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39762" name="Bildobjekt 1" descr="En bild som visar text, skärmbild, Teckensnitt, linje&#10;&#10;Automatiskt genererad beskrivning"/>
                    <pic:cNvPicPr/>
                  </pic:nvPicPr>
                  <pic:blipFill>
                    <a:blip r:embed="rId672"/>
                    <a:stretch>
                      <a:fillRect/>
                    </a:stretch>
                  </pic:blipFill>
                  <pic:spPr>
                    <a:xfrm>
                      <a:off x="0" y="0"/>
                      <a:ext cx="1036800" cy="396000"/>
                    </a:xfrm>
                    <a:prstGeom prst="rect">
                      <a:avLst/>
                    </a:prstGeom>
                  </pic:spPr>
                </pic:pic>
              </a:graphicData>
            </a:graphic>
          </wp:inline>
        </w:drawing>
      </w:r>
    </w:p>
    <w:p w14:paraId="4660E734" w14:textId="635BE918" w:rsidR="00FA7531" w:rsidRDefault="00FA7531" w:rsidP="00FA7531">
      <w:r>
        <w:t xml:space="preserve">It's waist of time to use a high-quality cut for making separation of the sheet. I suggest you should use X-rough or Rough. You can read more about cutting quality </w:t>
      </w:r>
      <w:hyperlink w:anchor="_Quality_1" w:history="1">
        <w:r w:rsidRPr="00F66186">
          <w:rPr>
            <w:rStyle w:val="Hyperlnk"/>
          </w:rPr>
          <w:t>here.</w:t>
        </w:r>
      </w:hyperlink>
    </w:p>
    <w:p w14:paraId="1E9ACF45" w14:textId="2638137D" w:rsidR="00FA7531" w:rsidRDefault="00F66186" w:rsidP="00F66186">
      <w:pPr>
        <w:pStyle w:val="Rubrik5"/>
      </w:pPr>
      <w:r>
        <w:t>Piercing</w:t>
      </w:r>
    </w:p>
    <w:p w14:paraId="23147099" w14:textId="6D1E645C" w:rsidR="00F66186" w:rsidRDefault="00F66186" w:rsidP="00F66186">
      <w:pPr>
        <w:pStyle w:val="Bild"/>
      </w:pPr>
      <w:r w:rsidRPr="00F66186">
        <w:rPr>
          <w:noProof/>
        </w:rPr>
        <w:drawing>
          <wp:inline distT="0" distB="0" distL="0" distR="0" wp14:anchorId="41FD1289" wp14:editId="24BCE804">
            <wp:extent cx="1305107" cy="438211"/>
            <wp:effectExtent l="0" t="0" r="9525" b="0"/>
            <wp:docPr id="118709790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97903" name=""/>
                    <pic:cNvPicPr/>
                  </pic:nvPicPr>
                  <pic:blipFill>
                    <a:blip r:embed="rId673"/>
                    <a:stretch>
                      <a:fillRect/>
                    </a:stretch>
                  </pic:blipFill>
                  <pic:spPr>
                    <a:xfrm>
                      <a:off x="0" y="0"/>
                      <a:ext cx="1305107" cy="438211"/>
                    </a:xfrm>
                    <a:prstGeom prst="rect">
                      <a:avLst/>
                    </a:prstGeom>
                  </pic:spPr>
                </pic:pic>
              </a:graphicData>
            </a:graphic>
          </wp:inline>
        </w:drawing>
      </w:r>
    </w:p>
    <w:p w14:paraId="1F29BBE1" w14:textId="1A7DC95A" w:rsidR="00F66186" w:rsidRDefault="00F66186" w:rsidP="00F66186">
      <w:r>
        <w:t xml:space="preserve">Select on of the piercing types. On very thick material I suggest you should use "Circular" on thin material "Linear". You can read more about piercing </w:t>
      </w:r>
      <w:hyperlink w:anchor="_Piercing" w:history="1">
        <w:r w:rsidRPr="002F38C2">
          <w:rPr>
            <w:rStyle w:val="Hyperlnk"/>
          </w:rPr>
          <w:t>here</w:t>
        </w:r>
      </w:hyperlink>
    </w:p>
    <w:p w14:paraId="733D3920" w14:textId="5681C2F8" w:rsidR="00F66186" w:rsidRDefault="00F66186" w:rsidP="00F66186">
      <w:pPr>
        <w:pStyle w:val="Rubrik5"/>
      </w:pPr>
      <w:r>
        <w:t>Shortest cut</w:t>
      </w:r>
    </w:p>
    <w:p w14:paraId="7E4BF67E" w14:textId="33029B29" w:rsidR="00F66186" w:rsidRDefault="00F66186" w:rsidP="00F66186">
      <w:pPr>
        <w:pStyle w:val="Bild"/>
      </w:pPr>
      <w:r w:rsidRPr="00F66186">
        <w:rPr>
          <w:noProof/>
        </w:rPr>
        <w:drawing>
          <wp:inline distT="0" distB="0" distL="0" distR="0" wp14:anchorId="060737C9" wp14:editId="5DF3BCDC">
            <wp:extent cx="1276528" cy="466790"/>
            <wp:effectExtent l="0" t="0" r="0" b="9525"/>
            <wp:docPr id="82401564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15641" name=""/>
                    <pic:cNvPicPr/>
                  </pic:nvPicPr>
                  <pic:blipFill>
                    <a:blip r:embed="rId674"/>
                    <a:stretch>
                      <a:fillRect/>
                    </a:stretch>
                  </pic:blipFill>
                  <pic:spPr>
                    <a:xfrm>
                      <a:off x="0" y="0"/>
                      <a:ext cx="1276528" cy="466790"/>
                    </a:xfrm>
                    <a:prstGeom prst="rect">
                      <a:avLst/>
                    </a:prstGeom>
                  </pic:spPr>
                </pic:pic>
              </a:graphicData>
            </a:graphic>
          </wp:inline>
        </w:drawing>
      </w:r>
    </w:p>
    <w:p w14:paraId="319C82C9" w14:textId="66951F51" w:rsidR="00F66186" w:rsidRPr="00F66186" w:rsidRDefault="00F66186" w:rsidP="00F66186">
      <w:r>
        <w:t xml:space="preserve">Its no meaning to make a cut if the distance between the parts </w:t>
      </w:r>
      <w:r w:rsidR="00D93C22">
        <w:t>is</w:t>
      </w:r>
      <w:r>
        <w:t xml:space="preserve"> very short.</w:t>
      </w:r>
    </w:p>
    <w:p w14:paraId="2AAD2CD9" w14:textId="239407B8" w:rsidR="00F66186" w:rsidRDefault="00F66186" w:rsidP="00F66186">
      <w:pPr>
        <w:pStyle w:val="Bild"/>
      </w:pPr>
      <w:r>
        <w:rPr>
          <w:noProof/>
        </w:rPr>
        <w:drawing>
          <wp:inline distT="0" distB="0" distL="0" distR="0" wp14:anchorId="00F8F60A" wp14:editId="1AB37FBC">
            <wp:extent cx="2077200" cy="1015200"/>
            <wp:effectExtent l="0" t="0" r="0" b="0"/>
            <wp:docPr id="838326096" name="Bildobjekt 1" descr="En bild som visar skärmbild, grafisk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26096" name="Bildobjekt 1" descr="En bild som visar skärmbild, grafisk design&#10;&#10;Automatiskt genererad beskrivning"/>
                    <pic:cNvPicPr/>
                  </pic:nvPicPr>
                  <pic:blipFill>
                    <a:blip r:embed="rId675"/>
                    <a:stretch>
                      <a:fillRect/>
                    </a:stretch>
                  </pic:blipFill>
                  <pic:spPr>
                    <a:xfrm>
                      <a:off x="0" y="0"/>
                      <a:ext cx="2077200" cy="1015200"/>
                    </a:xfrm>
                    <a:prstGeom prst="rect">
                      <a:avLst/>
                    </a:prstGeom>
                  </pic:spPr>
                </pic:pic>
              </a:graphicData>
            </a:graphic>
          </wp:inline>
        </w:drawing>
      </w:r>
    </w:p>
    <w:p w14:paraId="785CC618" w14:textId="6167DCEA" w:rsidR="00F66186" w:rsidRDefault="00F66186" w:rsidP="00F66186">
      <w:pPr>
        <w:pStyle w:val="Rubrik5"/>
      </w:pPr>
      <w:r>
        <w:t>Distance</w:t>
      </w:r>
    </w:p>
    <w:p w14:paraId="5EB1BB15" w14:textId="3FBF6087" w:rsidR="00F66186" w:rsidRDefault="00F66186" w:rsidP="00F66186">
      <w:pPr>
        <w:pStyle w:val="Bild"/>
      </w:pPr>
      <w:r w:rsidRPr="00F66186">
        <w:rPr>
          <w:noProof/>
        </w:rPr>
        <w:drawing>
          <wp:inline distT="0" distB="0" distL="0" distR="0" wp14:anchorId="2BE6F868" wp14:editId="56D46DB2">
            <wp:extent cx="1286054" cy="438211"/>
            <wp:effectExtent l="0" t="0" r="9525" b="0"/>
            <wp:docPr id="70874843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48430" name=""/>
                    <pic:cNvPicPr/>
                  </pic:nvPicPr>
                  <pic:blipFill>
                    <a:blip r:embed="rId676"/>
                    <a:stretch>
                      <a:fillRect/>
                    </a:stretch>
                  </pic:blipFill>
                  <pic:spPr>
                    <a:xfrm>
                      <a:off x="0" y="0"/>
                      <a:ext cx="1286054" cy="438211"/>
                    </a:xfrm>
                    <a:prstGeom prst="rect">
                      <a:avLst/>
                    </a:prstGeom>
                  </pic:spPr>
                </pic:pic>
              </a:graphicData>
            </a:graphic>
          </wp:inline>
        </w:drawing>
      </w:r>
    </w:p>
    <w:p w14:paraId="22909FBA" w14:textId="518CBA2E" w:rsidR="00F66186" w:rsidRDefault="00F66186" w:rsidP="00F66186">
      <w:r>
        <w:t>This setting controls how long from the parts the cutoff should start and end.</w:t>
      </w:r>
    </w:p>
    <w:p w14:paraId="65ED5293" w14:textId="58ACE48C" w:rsidR="00582727" w:rsidRDefault="00582727" w:rsidP="00F66186">
      <w:r>
        <w:rPr>
          <w:noProof/>
        </w:rPr>
        <w:lastRenderedPageBreak/>
        <w:drawing>
          <wp:inline distT="0" distB="0" distL="0" distR="0" wp14:anchorId="7BC8BB34" wp14:editId="04AF8994">
            <wp:extent cx="2115403" cy="1227982"/>
            <wp:effectExtent l="0" t="0" r="0" b="0"/>
            <wp:docPr id="1437833327" name="Bildobjekt 1" descr="En bild som visar skärmbild, design, illustration&#10;&#10;Automatiskt genererad beskrivning med medelhög exakth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33327" name="Bildobjekt 1" descr="En bild som visar skärmbild, design, illustration&#10;&#10;Automatiskt genererad beskrivning med medelhög exakthet"/>
                    <pic:cNvPicPr/>
                  </pic:nvPicPr>
                  <pic:blipFill>
                    <a:blip r:embed="rId677"/>
                    <a:stretch>
                      <a:fillRect/>
                    </a:stretch>
                  </pic:blipFill>
                  <pic:spPr>
                    <a:xfrm>
                      <a:off x="0" y="0"/>
                      <a:ext cx="2126314" cy="1234316"/>
                    </a:xfrm>
                    <a:prstGeom prst="rect">
                      <a:avLst/>
                    </a:prstGeom>
                  </pic:spPr>
                </pic:pic>
              </a:graphicData>
            </a:graphic>
          </wp:inline>
        </w:drawing>
      </w:r>
    </w:p>
    <w:p w14:paraId="636D6B55" w14:textId="6B445EF7" w:rsidR="00582727" w:rsidRDefault="00582727" w:rsidP="00582727">
      <w:pPr>
        <w:pStyle w:val="Rubrik5"/>
      </w:pPr>
      <w:r>
        <w:t>Start inside sheet</w:t>
      </w:r>
    </w:p>
    <w:p w14:paraId="4472259F" w14:textId="04BEA329" w:rsidR="00582727" w:rsidRDefault="00582727" w:rsidP="00582727">
      <w:pPr>
        <w:pStyle w:val="Bild"/>
      </w:pPr>
      <w:r w:rsidRPr="00582727">
        <w:rPr>
          <w:noProof/>
        </w:rPr>
        <w:drawing>
          <wp:inline distT="0" distB="0" distL="0" distR="0" wp14:anchorId="2085FBE4" wp14:editId="4F1D22CF">
            <wp:extent cx="1295581" cy="247685"/>
            <wp:effectExtent l="0" t="0" r="0" b="0"/>
            <wp:docPr id="9175686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6868" name=""/>
                    <pic:cNvPicPr/>
                  </pic:nvPicPr>
                  <pic:blipFill>
                    <a:blip r:embed="rId678"/>
                    <a:stretch>
                      <a:fillRect/>
                    </a:stretch>
                  </pic:blipFill>
                  <pic:spPr>
                    <a:xfrm>
                      <a:off x="0" y="0"/>
                      <a:ext cx="1295581" cy="247685"/>
                    </a:xfrm>
                    <a:prstGeom prst="rect">
                      <a:avLst/>
                    </a:prstGeom>
                  </pic:spPr>
                </pic:pic>
              </a:graphicData>
            </a:graphic>
          </wp:inline>
        </w:drawing>
      </w:r>
    </w:p>
    <w:p w14:paraId="0AD52BB3" w14:textId="79A83996" w:rsidR="00582727" w:rsidRDefault="00582727" w:rsidP="00F66186">
      <w:r>
        <w:t xml:space="preserve">If this checkbox is </w:t>
      </w:r>
      <w:r w:rsidR="004E5E72">
        <w:t>activated,</w:t>
      </w:r>
      <w:r>
        <w:t xml:space="preserve"> then all cuts inside the sheet will be cut first. If not then the cutting will start at the edge of the sheet.</w:t>
      </w:r>
    </w:p>
    <w:p w14:paraId="222C6239" w14:textId="2F710E88" w:rsidR="00582727" w:rsidRDefault="004E5E72" w:rsidP="004E5E72">
      <w:pPr>
        <w:pStyle w:val="Rubrik5"/>
      </w:pPr>
      <w:r>
        <w:t>Do the toolpath</w:t>
      </w:r>
    </w:p>
    <w:p w14:paraId="4330C1E2" w14:textId="463EDA27" w:rsidR="004E5E72" w:rsidRDefault="004E5E72" w:rsidP="004E5E72">
      <w:pPr>
        <w:pStyle w:val="Bild"/>
      </w:pPr>
      <w:r w:rsidRPr="004E5E72">
        <w:rPr>
          <w:noProof/>
        </w:rPr>
        <w:drawing>
          <wp:inline distT="0" distB="0" distL="0" distR="0" wp14:anchorId="7443F683" wp14:editId="6E54F274">
            <wp:extent cx="2810267" cy="533474"/>
            <wp:effectExtent l="0" t="0" r="9525" b="0"/>
            <wp:docPr id="1642787321" name="Bildobjekt 1" descr="En bild som visar text, skärmbild, Rektangel,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87321" name="Bildobjekt 1" descr="En bild som visar text, skärmbild, Rektangel, Teckensnitt&#10;&#10;Automatiskt genererad beskrivning"/>
                    <pic:cNvPicPr/>
                  </pic:nvPicPr>
                  <pic:blipFill>
                    <a:blip r:embed="rId679"/>
                    <a:stretch>
                      <a:fillRect/>
                    </a:stretch>
                  </pic:blipFill>
                  <pic:spPr>
                    <a:xfrm>
                      <a:off x="0" y="0"/>
                      <a:ext cx="2810267" cy="533474"/>
                    </a:xfrm>
                    <a:prstGeom prst="rect">
                      <a:avLst/>
                    </a:prstGeom>
                  </pic:spPr>
                </pic:pic>
              </a:graphicData>
            </a:graphic>
          </wp:inline>
        </w:drawing>
      </w:r>
    </w:p>
    <w:p w14:paraId="606BC069" w14:textId="4F506E0C" w:rsidR="004E5E72" w:rsidRDefault="004E5E72" w:rsidP="004E5E72">
      <w:r>
        <w:t>Press OK and select the line</w:t>
      </w:r>
    </w:p>
    <w:p w14:paraId="49C08CC0" w14:textId="6E477FF7" w:rsidR="004E5E72" w:rsidRDefault="004E5E72" w:rsidP="004E5E72">
      <w:pPr>
        <w:pStyle w:val="Bild"/>
      </w:pPr>
      <w:r>
        <w:rPr>
          <w:noProof/>
        </w:rPr>
        <w:drawing>
          <wp:inline distT="0" distB="0" distL="0" distR="0" wp14:anchorId="39EF2E3A" wp14:editId="04474483">
            <wp:extent cx="3164400" cy="1602000"/>
            <wp:effectExtent l="0" t="0" r="0" b="0"/>
            <wp:docPr id="547737138" name="Bildobjekt 1" descr="En bild som visar skärmbild, Grafik, diagram,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37138" name="Bildobjekt 1" descr="En bild som visar skärmbild, Grafik, diagram, design&#10;&#10;Automatiskt genererad beskrivning"/>
                    <pic:cNvPicPr/>
                  </pic:nvPicPr>
                  <pic:blipFill>
                    <a:blip r:embed="rId680"/>
                    <a:stretch>
                      <a:fillRect/>
                    </a:stretch>
                  </pic:blipFill>
                  <pic:spPr>
                    <a:xfrm>
                      <a:off x="0" y="0"/>
                      <a:ext cx="3164400" cy="1602000"/>
                    </a:xfrm>
                    <a:prstGeom prst="rect">
                      <a:avLst/>
                    </a:prstGeom>
                  </pic:spPr>
                </pic:pic>
              </a:graphicData>
            </a:graphic>
          </wp:inline>
        </w:drawing>
      </w:r>
    </w:p>
    <w:p w14:paraId="54A44764" w14:textId="0ED4B269" w:rsidR="004E5E72" w:rsidRDefault="004E5E72" w:rsidP="004E5E72">
      <w:r>
        <w:t>It is now possible to lock the sheet and divide the sheet in two parts.</w:t>
      </w:r>
    </w:p>
    <w:p w14:paraId="7768731B" w14:textId="797BE16B" w:rsidR="004E5E72" w:rsidRDefault="004E5E72" w:rsidP="004E5E72">
      <w:pPr>
        <w:pStyle w:val="Bild"/>
      </w:pPr>
      <w:r w:rsidRPr="004E5E72">
        <w:rPr>
          <w:noProof/>
        </w:rPr>
        <w:drawing>
          <wp:inline distT="0" distB="0" distL="0" distR="0" wp14:anchorId="2083CE51" wp14:editId="1C7BEF2B">
            <wp:extent cx="3052800" cy="1584000"/>
            <wp:effectExtent l="0" t="0" r="0" b="0"/>
            <wp:docPr id="1938415634" name="Bildobjekt 1" descr="En bild som visar skärmbild, diagram, Grafik, cirk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15634" name="Bildobjekt 1" descr="En bild som visar skärmbild, diagram, Grafik, cirkel&#10;&#10;Automatiskt genererad beskrivning"/>
                    <pic:cNvPicPr/>
                  </pic:nvPicPr>
                  <pic:blipFill>
                    <a:blip r:embed="rId681"/>
                    <a:stretch>
                      <a:fillRect/>
                    </a:stretch>
                  </pic:blipFill>
                  <pic:spPr>
                    <a:xfrm>
                      <a:off x="0" y="0"/>
                      <a:ext cx="3052800" cy="1584000"/>
                    </a:xfrm>
                    <a:prstGeom prst="rect">
                      <a:avLst/>
                    </a:prstGeom>
                  </pic:spPr>
                </pic:pic>
              </a:graphicData>
            </a:graphic>
          </wp:inline>
        </w:drawing>
      </w:r>
    </w:p>
    <w:p w14:paraId="0F6AC38F" w14:textId="77777777" w:rsidR="00D93C22" w:rsidRPr="00D90E4F" w:rsidRDefault="00D93C22" w:rsidP="00D93C22">
      <w:pPr>
        <w:pStyle w:val="Rubrik4"/>
      </w:pPr>
      <w:r w:rsidRPr="00D90E4F">
        <w:t>Different methods</w:t>
      </w:r>
    </w:p>
    <w:p w14:paraId="0DDD0A1D" w14:textId="77777777" w:rsidR="00D93C22" w:rsidRPr="00D90E4F" w:rsidRDefault="00D93C22" w:rsidP="00D93C22">
      <w:r w:rsidRPr="00D90E4F">
        <w:t>There are three different methods to use the "Cutoff":</w:t>
      </w:r>
    </w:p>
    <w:p w14:paraId="73D9A0BF" w14:textId="77777777" w:rsidR="00D93C22" w:rsidRPr="00D90E4F" w:rsidRDefault="00D93C22" w:rsidP="00D93C22">
      <w:pPr>
        <w:pStyle w:val="Rubrik5"/>
      </w:pPr>
      <w:r w:rsidRPr="00D90E4F">
        <w:t>Cutoff first</w:t>
      </w:r>
    </w:p>
    <w:p w14:paraId="7EF8B1A6" w14:textId="7837C6A5" w:rsidR="00D93C22" w:rsidRPr="00D90E4F" w:rsidRDefault="00D93C22" w:rsidP="00D93C22">
      <w:r w:rsidRPr="00D90E4F">
        <w:t xml:space="preserve">Do the cutoff first and then cut the parts on the sheet. Be sure the distance value is large enough to not destroy the parts. In this case run the cutoff first in the "Order" command (see page </w:t>
      </w:r>
      <w:r w:rsidRPr="00D90E4F">
        <w:fldChar w:fldCharType="begin"/>
      </w:r>
      <w:r w:rsidRPr="00D90E4F">
        <w:instrText xml:space="preserve"> PAGEREF _Ref335385166 \h </w:instrText>
      </w:r>
      <w:r w:rsidRPr="00D90E4F">
        <w:fldChar w:fldCharType="separate"/>
      </w:r>
      <w:r w:rsidR="00EB6DA4">
        <w:rPr>
          <w:noProof/>
        </w:rPr>
        <w:t>286</w:t>
      </w:r>
      <w:r w:rsidRPr="00D90E4F">
        <w:fldChar w:fldCharType="end"/>
      </w:r>
      <w:r w:rsidRPr="00D90E4F">
        <w:t>).</w:t>
      </w:r>
    </w:p>
    <w:p w14:paraId="25C42DA9" w14:textId="77777777" w:rsidR="00D93C22" w:rsidRPr="00D90E4F" w:rsidRDefault="00D93C22" w:rsidP="00D93C22">
      <w:pPr>
        <w:pStyle w:val="Rubrik5"/>
      </w:pPr>
      <w:r w:rsidRPr="00D90E4F">
        <w:t>Cut part first</w:t>
      </w:r>
    </w:p>
    <w:p w14:paraId="721865B6" w14:textId="5A645BBE" w:rsidR="00D93C22" w:rsidRPr="00D90E4F" w:rsidRDefault="00D93C22" w:rsidP="00D93C22">
      <w:r w:rsidRPr="00D90E4F">
        <w:t xml:space="preserve">Cut all parts first and then the cutoff. If the parts are not unloaded from the machine be sure the distance value is large enough. In this case run the cutoff at the end in the "Order" command (see page </w:t>
      </w:r>
      <w:r w:rsidRPr="00D90E4F">
        <w:fldChar w:fldCharType="begin"/>
      </w:r>
      <w:r w:rsidRPr="00D90E4F">
        <w:instrText xml:space="preserve"> PAGEREF _Ref335385166 \h </w:instrText>
      </w:r>
      <w:r w:rsidRPr="00D90E4F">
        <w:fldChar w:fldCharType="separate"/>
      </w:r>
      <w:r w:rsidR="00EB6DA4">
        <w:rPr>
          <w:noProof/>
        </w:rPr>
        <w:t>286</w:t>
      </w:r>
      <w:r w:rsidRPr="00D90E4F">
        <w:fldChar w:fldCharType="end"/>
      </w:r>
      <w:r w:rsidRPr="00D90E4F">
        <w:t>).</w:t>
      </w:r>
    </w:p>
    <w:p w14:paraId="2D02F599" w14:textId="77777777" w:rsidR="00D93C22" w:rsidRPr="00D90E4F" w:rsidRDefault="00D93C22" w:rsidP="00D93C22">
      <w:pPr>
        <w:pStyle w:val="Rubrik5"/>
      </w:pPr>
      <w:r w:rsidRPr="00D90E4F">
        <w:t>Cut part first, unload and then cut</w:t>
      </w:r>
    </w:p>
    <w:p w14:paraId="6594B96F" w14:textId="77777777" w:rsidR="00D93C22" w:rsidRPr="00D90E4F" w:rsidRDefault="00D93C22" w:rsidP="00D93C22">
      <w:r w:rsidRPr="00D90E4F">
        <w:t>To first cut and then unload all parts set the distance value to zero. In this case there will be no bridges.</w:t>
      </w:r>
    </w:p>
    <w:p w14:paraId="444ACA47" w14:textId="15A63E03" w:rsidR="003E2372" w:rsidRPr="00D90E4F" w:rsidRDefault="003E2372" w:rsidP="00E57E47">
      <w:pPr>
        <w:pStyle w:val="Rubrik2"/>
      </w:pPr>
      <w:bookmarkStart w:id="747" w:name="_Toc229474863"/>
      <w:r w:rsidRPr="00D90E4F">
        <w:lastRenderedPageBreak/>
        <w:t>Gri</w:t>
      </w:r>
      <w:bookmarkStart w:id="748" w:name="GridCut"/>
      <w:bookmarkEnd w:id="748"/>
      <w:r w:rsidR="00300F60" w:rsidRPr="00D90E4F">
        <w:t>dC</w:t>
      </w:r>
      <w:r w:rsidRPr="00D90E4F">
        <w:t>ut</w:t>
      </w:r>
      <w:bookmarkEnd w:id="744"/>
      <w:bookmarkEnd w:id="747"/>
    </w:p>
    <w:bookmarkEnd w:id="745"/>
    <w:p w14:paraId="043ED153" w14:textId="3F41790B" w:rsidR="003E2372" w:rsidRDefault="00D93C22" w:rsidP="00D93C22">
      <w:pPr>
        <w:pStyle w:val="Bild"/>
      </w:pPr>
      <w:r w:rsidRPr="00D93C22">
        <w:rPr>
          <w:noProof/>
        </w:rPr>
        <w:drawing>
          <wp:inline distT="0" distB="0" distL="0" distR="0" wp14:anchorId="4DCD633A" wp14:editId="16EF521A">
            <wp:extent cx="1234800" cy="838800"/>
            <wp:effectExtent l="0" t="0" r="3810" b="0"/>
            <wp:docPr id="2026884576" name="Bildobjekt 1" descr="En bild som visar text, skärmbild, Rektangel,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84576" name="Bildobjekt 1" descr="En bild som visar text, skärmbild, Rektangel, Teckensnitt&#10;&#10;Automatiskt genererad beskrivning"/>
                    <pic:cNvPicPr/>
                  </pic:nvPicPr>
                  <pic:blipFill>
                    <a:blip r:embed="rId682"/>
                    <a:stretch>
                      <a:fillRect/>
                    </a:stretch>
                  </pic:blipFill>
                  <pic:spPr>
                    <a:xfrm>
                      <a:off x="0" y="0"/>
                      <a:ext cx="1234800" cy="838800"/>
                    </a:xfrm>
                    <a:prstGeom prst="rect">
                      <a:avLst/>
                    </a:prstGeom>
                  </pic:spPr>
                </pic:pic>
              </a:graphicData>
            </a:graphic>
          </wp:inline>
        </w:drawing>
      </w:r>
    </w:p>
    <w:p w14:paraId="20A4C389" w14:textId="4DA88BDC" w:rsidR="00D93C22" w:rsidRDefault="00D93C22" w:rsidP="00D93C22">
      <w:r>
        <w:t>The command shows following dialog</w:t>
      </w:r>
    </w:p>
    <w:p w14:paraId="6C2FFD23" w14:textId="1A6680BE" w:rsidR="00D93C22" w:rsidRPr="00D93C22" w:rsidRDefault="00D93C22" w:rsidP="00D93C22">
      <w:pPr>
        <w:pStyle w:val="Bild"/>
      </w:pPr>
      <w:r>
        <w:rPr>
          <w:noProof/>
        </w:rPr>
        <w:drawing>
          <wp:inline distT="0" distB="0" distL="0" distR="0" wp14:anchorId="6965BE08" wp14:editId="6B889D9F">
            <wp:extent cx="1357200" cy="1699200"/>
            <wp:effectExtent l="0" t="0" r="0" b="0"/>
            <wp:docPr id="558833724" name="Bildobjekt 1" descr="En bild som visar text, skärmbild, nummer,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33724" name="Bildobjekt 1" descr="En bild som visar text, skärmbild, nummer, Teckensnitt&#10;&#10;Automatiskt genererad beskrivning"/>
                    <pic:cNvPicPr/>
                  </pic:nvPicPr>
                  <pic:blipFill>
                    <a:blip r:embed="rId683"/>
                    <a:stretch>
                      <a:fillRect/>
                    </a:stretch>
                  </pic:blipFill>
                  <pic:spPr>
                    <a:xfrm>
                      <a:off x="0" y="0"/>
                      <a:ext cx="1357200" cy="1699200"/>
                    </a:xfrm>
                    <a:prstGeom prst="rect">
                      <a:avLst/>
                    </a:prstGeom>
                  </pic:spPr>
                </pic:pic>
              </a:graphicData>
            </a:graphic>
          </wp:inline>
        </w:drawing>
      </w:r>
    </w:p>
    <w:p w14:paraId="78F11439" w14:textId="3595E149" w:rsidR="003E2372" w:rsidRDefault="003E2372" w:rsidP="003E2372">
      <w:r w:rsidRPr="00D90E4F">
        <w:t xml:space="preserve">The </w:t>
      </w:r>
      <w:r w:rsidR="00D93C22" w:rsidRPr="00D90E4F">
        <w:t>Gridcut</w:t>
      </w:r>
      <w:r w:rsidRPr="00D90E4F">
        <w:t xml:space="preserve"> command can be used to cut off sections of a part without turning On and Off the jet between each cut.</w:t>
      </w:r>
    </w:p>
    <w:p w14:paraId="16036DF6" w14:textId="5BC91C47" w:rsidR="00D93C22" w:rsidRDefault="00D93C22" w:rsidP="00D93C22">
      <w:pPr>
        <w:pStyle w:val="Bild"/>
      </w:pPr>
      <w:r w:rsidRPr="00D93C22">
        <w:rPr>
          <w:noProof/>
        </w:rPr>
        <w:drawing>
          <wp:inline distT="0" distB="0" distL="0" distR="0" wp14:anchorId="4D4EB5FF" wp14:editId="6CD53124">
            <wp:extent cx="3085200" cy="1119600"/>
            <wp:effectExtent l="0" t="0" r="1270" b="4445"/>
            <wp:docPr id="713081914" name="Bildobjekt 1" descr="En bild som visar skärmbild, kvadrat, Rektangel,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81914" name="Bildobjekt 1" descr="En bild som visar skärmbild, kvadrat, Rektangel, linje&#10;&#10;Automatiskt genererad beskrivning"/>
                    <pic:cNvPicPr/>
                  </pic:nvPicPr>
                  <pic:blipFill>
                    <a:blip r:embed="rId684"/>
                    <a:stretch>
                      <a:fillRect/>
                    </a:stretch>
                  </pic:blipFill>
                  <pic:spPr>
                    <a:xfrm>
                      <a:off x="0" y="0"/>
                      <a:ext cx="3085200" cy="1119600"/>
                    </a:xfrm>
                    <a:prstGeom prst="rect">
                      <a:avLst/>
                    </a:prstGeom>
                  </pic:spPr>
                </pic:pic>
              </a:graphicData>
            </a:graphic>
          </wp:inline>
        </w:drawing>
      </w:r>
    </w:p>
    <w:p w14:paraId="07381121" w14:textId="66835826" w:rsidR="00D93C22" w:rsidRDefault="00D93C22" w:rsidP="003E2372">
      <w:r>
        <w:t>In this example we use this part and a line. We want to cut off all the fingers, in the space between the fingers the jet should be moved with highest possible speed.</w:t>
      </w:r>
    </w:p>
    <w:p w14:paraId="75C41AD6" w14:textId="00E1541F" w:rsidR="00D93C22" w:rsidRDefault="00D93C22" w:rsidP="00D93C22">
      <w:pPr>
        <w:pStyle w:val="Rubrik5"/>
      </w:pPr>
      <w:r>
        <w:t>Cutting quality</w:t>
      </w:r>
    </w:p>
    <w:p w14:paraId="551FC937" w14:textId="4E79E3C5" w:rsidR="00D93C22" w:rsidRDefault="00D93C22" w:rsidP="00D93C22">
      <w:pPr>
        <w:pStyle w:val="Bild"/>
      </w:pPr>
      <w:r w:rsidRPr="00D93C22">
        <w:rPr>
          <w:noProof/>
        </w:rPr>
        <w:drawing>
          <wp:inline distT="0" distB="0" distL="0" distR="0" wp14:anchorId="3523EB63" wp14:editId="3E0A013E">
            <wp:extent cx="1638529" cy="457264"/>
            <wp:effectExtent l="0" t="0" r="0" b="0"/>
            <wp:docPr id="194504223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42234" name=""/>
                    <pic:cNvPicPr/>
                  </pic:nvPicPr>
                  <pic:blipFill>
                    <a:blip r:embed="rId685"/>
                    <a:stretch>
                      <a:fillRect/>
                    </a:stretch>
                  </pic:blipFill>
                  <pic:spPr>
                    <a:xfrm>
                      <a:off x="0" y="0"/>
                      <a:ext cx="1638529" cy="457264"/>
                    </a:xfrm>
                    <a:prstGeom prst="rect">
                      <a:avLst/>
                    </a:prstGeom>
                  </pic:spPr>
                </pic:pic>
              </a:graphicData>
            </a:graphic>
          </wp:inline>
        </w:drawing>
      </w:r>
    </w:p>
    <w:p w14:paraId="188509EC" w14:textId="14DD98D7" w:rsidR="00D93C22" w:rsidRDefault="00D93C22" w:rsidP="00D93C22">
      <w:r>
        <w:t xml:space="preserve">Chose the quality you want for the cut. You can read more about cutting quality </w:t>
      </w:r>
      <w:hyperlink w:anchor="_Quality_1" w:history="1">
        <w:r w:rsidRPr="00F66186">
          <w:rPr>
            <w:rStyle w:val="Hyperlnk"/>
          </w:rPr>
          <w:t>here.</w:t>
        </w:r>
      </w:hyperlink>
    </w:p>
    <w:p w14:paraId="696B191A" w14:textId="268DDEED" w:rsidR="00D93C22" w:rsidRDefault="00D93C22" w:rsidP="00D93C22">
      <w:pPr>
        <w:pStyle w:val="Rubrik5"/>
      </w:pPr>
      <w:r>
        <w:t>Piercing</w:t>
      </w:r>
    </w:p>
    <w:p w14:paraId="63C60CAE" w14:textId="6C026747" w:rsidR="00D93C22" w:rsidRDefault="00D93C22" w:rsidP="00D93C22">
      <w:pPr>
        <w:pStyle w:val="Bild"/>
      </w:pPr>
      <w:r w:rsidRPr="00D93C22">
        <w:rPr>
          <w:noProof/>
        </w:rPr>
        <w:drawing>
          <wp:inline distT="0" distB="0" distL="0" distR="0" wp14:anchorId="3340FAFE" wp14:editId="5EE9A0D6">
            <wp:extent cx="1609950" cy="447737"/>
            <wp:effectExtent l="0" t="0" r="9525" b="0"/>
            <wp:docPr id="174884715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47151" name=""/>
                    <pic:cNvPicPr/>
                  </pic:nvPicPr>
                  <pic:blipFill>
                    <a:blip r:embed="rId686"/>
                    <a:stretch>
                      <a:fillRect/>
                    </a:stretch>
                  </pic:blipFill>
                  <pic:spPr>
                    <a:xfrm>
                      <a:off x="0" y="0"/>
                      <a:ext cx="1609950" cy="447737"/>
                    </a:xfrm>
                    <a:prstGeom prst="rect">
                      <a:avLst/>
                    </a:prstGeom>
                  </pic:spPr>
                </pic:pic>
              </a:graphicData>
            </a:graphic>
          </wp:inline>
        </w:drawing>
      </w:r>
    </w:p>
    <w:p w14:paraId="3E7EC2E3" w14:textId="77777777" w:rsidR="00D93C22" w:rsidRDefault="00D93C22" w:rsidP="00D93C22">
      <w:r>
        <w:t xml:space="preserve">If you start outside the fingers (at the end of the line) you don’t' have to make any piercing. </w:t>
      </w:r>
    </w:p>
    <w:p w14:paraId="40E70A43" w14:textId="0C8D0EA3" w:rsidR="00D93C22" w:rsidRDefault="00D93C22" w:rsidP="00D93C22">
      <w:r>
        <w:t xml:space="preserve">You can read more about piercing </w:t>
      </w:r>
      <w:hyperlink w:anchor="_Piercing" w:history="1">
        <w:r w:rsidRPr="002F38C2">
          <w:rPr>
            <w:rStyle w:val="Hyperlnk"/>
          </w:rPr>
          <w:t>here</w:t>
        </w:r>
      </w:hyperlink>
    </w:p>
    <w:p w14:paraId="0725998E" w14:textId="6C7D1C27" w:rsidR="00D93C22" w:rsidRDefault="00D93C22" w:rsidP="00D93C22">
      <w:pPr>
        <w:pStyle w:val="Rubrik5"/>
      </w:pPr>
      <w:r>
        <w:t>Distance</w:t>
      </w:r>
    </w:p>
    <w:p w14:paraId="0432139F" w14:textId="3A85A9D4" w:rsidR="00D93C22" w:rsidRDefault="00D93C22" w:rsidP="00D93C22">
      <w:pPr>
        <w:pStyle w:val="Bild"/>
      </w:pPr>
      <w:r w:rsidRPr="00D93C22">
        <w:rPr>
          <w:noProof/>
        </w:rPr>
        <w:drawing>
          <wp:inline distT="0" distB="0" distL="0" distR="0" wp14:anchorId="34D0EAAE" wp14:editId="4DC7E5AF">
            <wp:extent cx="1581371" cy="447737"/>
            <wp:effectExtent l="0" t="0" r="0" b="0"/>
            <wp:docPr id="196344640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46404" name=""/>
                    <pic:cNvPicPr/>
                  </pic:nvPicPr>
                  <pic:blipFill>
                    <a:blip r:embed="rId687"/>
                    <a:stretch>
                      <a:fillRect/>
                    </a:stretch>
                  </pic:blipFill>
                  <pic:spPr>
                    <a:xfrm>
                      <a:off x="0" y="0"/>
                      <a:ext cx="1581371" cy="447737"/>
                    </a:xfrm>
                    <a:prstGeom prst="rect">
                      <a:avLst/>
                    </a:prstGeom>
                  </pic:spPr>
                </pic:pic>
              </a:graphicData>
            </a:graphic>
          </wp:inline>
        </w:drawing>
      </w:r>
    </w:p>
    <w:p w14:paraId="1C5081B5" w14:textId="360F9BB4" w:rsidR="00D93C22" w:rsidRDefault="00D93C22" w:rsidP="00D93C22">
      <w:r>
        <w:t>This is the distance from the part where the fastest speed starts and ends.</w:t>
      </w:r>
    </w:p>
    <w:p w14:paraId="69D9D9DE" w14:textId="5D1ABE6A" w:rsidR="00D93C22" w:rsidRDefault="00FD7945" w:rsidP="00FD7945">
      <w:pPr>
        <w:pStyle w:val="Bild"/>
      </w:pPr>
      <w:r>
        <w:rPr>
          <w:noProof/>
        </w:rPr>
        <w:drawing>
          <wp:inline distT="0" distB="0" distL="0" distR="0" wp14:anchorId="6607D06E" wp14:editId="408CAC63">
            <wp:extent cx="2408400" cy="1173600"/>
            <wp:effectExtent l="0" t="0" r="0" b="7620"/>
            <wp:docPr id="1864540330" name="Bildobjekt 1" descr="En bild som visar skärmbild, flagga, grafisk design,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40330" name="Bildobjekt 1" descr="En bild som visar skärmbild, flagga, grafisk design, design&#10;&#10;Automatiskt genererad beskrivning"/>
                    <pic:cNvPicPr/>
                  </pic:nvPicPr>
                  <pic:blipFill>
                    <a:blip r:embed="rId688"/>
                    <a:stretch>
                      <a:fillRect/>
                    </a:stretch>
                  </pic:blipFill>
                  <pic:spPr>
                    <a:xfrm>
                      <a:off x="0" y="0"/>
                      <a:ext cx="2408400" cy="1173600"/>
                    </a:xfrm>
                    <a:prstGeom prst="rect">
                      <a:avLst/>
                    </a:prstGeom>
                  </pic:spPr>
                </pic:pic>
              </a:graphicData>
            </a:graphic>
          </wp:inline>
        </w:drawing>
      </w:r>
    </w:p>
    <w:p w14:paraId="1C7F7359" w14:textId="549AFDC9" w:rsidR="00FD7945" w:rsidRDefault="00FD7945" w:rsidP="00FD7945">
      <w:pPr>
        <w:pStyle w:val="Rubrik5"/>
      </w:pPr>
      <w:r>
        <w:lastRenderedPageBreak/>
        <w:t>Gridcut</w:t>
      </w:r>
    </w:p>
    <w:p w14:paraId="7C82E483" w14:textId="2CC91044" w:rsidR="00FD7945" w:rsidRDefault="00FD7945" w:rsidP="00FD7945">
      <w:pPr>
        <w:pStyle w:val="Bild"/>
      </w:pPr>
      <w:r w:rsidRPr="00FD7945">
        <w:rPr>
          <w:noProof/>
        </w:rPr>
        <w:drawing>
          <wp:inline distT="0" distB="0" distL="0" distR="0" wp14:anchorId="3881D440" wp14:editId="28B05CD5">
            <wp:extent cx="1555200" cy="511200"/>
            <wp:effectExtent l="0" t="0" r="6985" b="3175"/>
            <wp:docPr id="871029210" name="Bildobjekt 1" descr="En bild som visar text, skärmbild, Teckensnitt,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29210" name="Bildobjekt 1" descr="En bild som visar text, skärmbild, Teckensnitt, Rektangel&#10;&#10;Automatiskt genererad beskrivning"/>
                    <pic:cNvPicPr/>
                  </pic:nvPicPr>
                  <pic:blipFill>
                    <a:blip r:embed="rId689"/>
                    <a:stretch>
                      <a:fillRect/>
                    </a:stretch>
                  </pic:blipFill>
                  <pic:spPr>
                    <a:xfrm>
                      <a:off x="0" y="0"/>
                      <a:ext cx="1555200" cy="511200"/>
                    </a:xfrm>
                    <a:prstGeom prst="rect">
                      <a:avLst/>
                    </a:prstGeom>
                  </pic:spPr>
                </pic:pic>
              </a:graphicData>
            </a:graphic>
          </wp:inline>
        </w:drawing>
      </w:r>
    </w:p>
    <w:p w14:paraId="674A6E74" w14:textId="55A39032" w:rsidR="00FD7945" w:rsidRPr="00FD7945" w:rsidRDefault="00FD7945" w:rsidP="00FD7945">
      <w:r>
        <w:t>Press OK and select the line.</w:t>
      </w:r>
    </w:p>
    <w:p w14:paraId="19060D81" w14:textId="2D1F1543" w:rsidR="00FD7945" w:rsidRPr="00FD7945" w:rsidRDefault="00FD7945" w:rsidP="00FD7945">
      <w:pPr>
        <w:pStyle w:val="Bild"/>
      </w:pPr>
      <w:r w:rsidRPr="00FD7945">
        <w:rPr>
          <w:noProof/>
        </w:rPr>
        <w:drawing>
          <wp:inline distT="0" distB="0" distL="0" distR="0" wp14:anchorId="491E71B5" wp14:editId="1C41EF0C">
            <wp:extent cx="3153600" cy="1144800"/>
            <wp:effectExtent l="0" t="0" r="0" b="0"/>
            <wp:docPr id="1607444854" name="Bildobjekt 1" descr="En bild som visar skärmbild, Grafik, linje, grafisk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44854" name="Bildobjekt 1" descr="En bild som visar skärmbild, Grafik, linje, grafisk design&#10;&#10;Automatiskt genererad beskrivning"/>
                    <pic:cNvPicPr/>
                  </pic:nvPicPr>
                  <pic:blipFill>
                    <a:blip r:embed="rId690"/>
                    <a:stretch>
                      <a:fillRect/>
                    </a:stretch>
                  </pic:blipFill>
                  <pic:spPr>
                    <a:xfrm>
                      <a:off x="0" y="0"/>
                      <a:ext cx="3153600" cy="1144800"/>
                    </a:xfrm>
                    <a:prstGeom prst="rect">
                      <a:avLst/>
                    </a:prstGeom>
                  </pic:spPr>
                </pic:pic>
              </a:graphicData>
            </a:graphic>
          </wp:inline>
        </w:drawing>
      </w:r>
    </w:p>
    <w:p w14:paraId="15ECB802" w14:textId="28A0290A" w:rsidR="00D93C22" w:rsidRPr="00FD7945" w:rsidRDefault="00FD7945" w:rsidP="00782022">
      <w:pPr>
        <w:pStyle w:val="Rubrik2"/>
        <w:rPr>
          <w:lang w:val="sv-SE"/>
        </w:rPr>
      </w:pPr>
      <w:bookmarkStart w:id="749" w:name="_Toc335636984"/>
      <w:bookmarkStart w:id="750" w:name="_Toc129002817"/>
      <w:bookmarkStart w:id="751" w:name="_Toc229474864"/>
      <w:r w:rsidRPr="00FD7945">
        <w:rPr>
          <w:lang w:val="sv-SE"/>
        </w:rPr>
        <w:t xml:space="preserve">Clone toolpath VI SKALL </w:t>
      </w:r>
      <w:r>
        <w:rPr>
          <w:lang w:val="sv-SE"/>
        </w:rPr>
        <w:t>ÄNDRA DETTA KOMMANDO</w:t>
      </w:r>
      <w:bookmarkEnd w:id="751"/>
    </w:p>
    <w:p w14:paraId="497352B0" w14:textId="3B735BDE" w:rsidR="00FD7945" w:rsidRPr="00FD7945" w:rsidRDefault="00FD7945" w:rsidP="00FD7945">
      <w:r w:rsidRPr="00FD7945">
        <w:rPr>
          <w:noProof/>
        </w:rPr>
        <w:drawing>
          <wp:inline distT="0" distB="0" distL="0" distR="0" wp14:anchorId="53982ADD" wp14:editId="0C19F1AC">
            <wp:extent cx="1274400" cy="770400"/>
            <wp:effectExtent l="0" t="0" r="2540" b="0"/>
            <wp:docPr id="62998254" name="Bildobjekt 1" descr="En bild som visar text, skärmbild, Rektangel,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8254" name="Bildobjekt 1" descr="En bild som visar text, skärmbild, Rektangel, Teckensnitt&#10;&#10;Automatiskt genererad beskrivning"/>
                    <pic:cNvPicPr/>
                  </pic:nvPicPr>
                  <pic:blipFill>
                    <a:blip r:embed="rId691"/>
                    <a:stretch>
                      <a:fillRect/>
                    </a:stretch>
                  </pic:blipFill>
                  <pic:spPr>
                    <a:xfrm>
                      <a:off x="0" y="0"/>
                      <a:ext cx="1274400" cy="770400"/>
                    </a:xfrm>
                    <a:prstGeom prst="rect">
                      <a:avLst/>
                    </a:prstGeom>
                  </pic:spPr>
                </pic:pic>
              </a:graphicData>
            </a:graphic>
          </wp:inline>
        </w:drawing>
      </w:r>
    </w:p>
    <w:p w14:paraId="60C3997C" w14:textId="5247574B" w:rsidR="00040D76" w:rsidRPr="00D90E4F" w:rsidRDefault="00782022" w:rsidP="00782022">
      <w:pPr>
        <w:pStyle w:val="Rubrik2"/>
      </w:pPr>
      <w:bookmarkStart w:id="752" w:name="_Toc229474865"/>
      <w:r w:rsidRPr="00D90E4F">
        <w:t>Break too</w:t>
      </w:r>
      <w:bookmarkStart w:id="753" w:name="breaktoolpath"/>
      <w:bookmarkEnd w:id="753"/>
      <w:r w:rsidRPr="00D90E4F">
        <w:t>lpath</w:t>
      </w:r>
      <w:bookmarkEnd w:id="749"/>
      <w:bookmarkEnd w:id="750"/>
      <w:bookmarkEnd w:id="752"/>
    </w:p>
    <w:p w14:paraId="4AE412B9" w14:textId="5E56CBDA" w:rsidR="00782022" w:rsidRPr="00D90E4F" w:rsidRDefault="00370E7A" w:rsidP="00370E7A">
      <w:pPr>
        <w:pStyle w:val="Bild"/>
      </w:pPr>
      <w:r w:rsidRPr="00370E7A">
        <w:rPr>
          <w:noProof/>
        </w:rPr>
        <w:drawing>
          <wp:inline distT="0" distB="0" distL="0" distR="0" wp14:anchorId="42D75CE9" wp14:editId="2CBA7FA8">
            <wp:extent cx="1256400" cy="928800"/>
            <wp:effectExtent l="0" t="0" r="1270" b="5080"/>
            <wp:docPr id="728728369"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28369" name="Bildobjekt 1" descr="En bild som visar text, skärmbild, Teckensnitt, nummer&#10;&#10;Automatiskt genererad beskrivning"/>
                    <pic:cNvPicPr/>
                  </pic:nvPicPr>
                  <pic:blipFill>
                    <a:blip r:embed="rId692"/>
                    <a:stretch>
                      <a:fillRect/>
                    </a:stretch>
                  </pic:blipFill>
                  <pic:spPr>
                    <a:xfrm>
                      <a:off x="0" y="0"/>
                      <a:ext cx="1256400" cy="928800"/>
                    </a:xfrm>
                    <a:prstGeom prst="rect">
                      <a:avLst/>
                    </a:prstGeom>
                  </pic:spPr>
                </pic:pic>
              </a:graphicData>
            </a:graphic>
          </wp:inline>
        </w:drawing>
      </w:r>
    </w:p>
    <w:p w14:paraId="198D1775" w14:textId="77777777" w:rsidR="00782022" w:rsidRPr="00D90E4F" w:rsidRDefault="00782022" w:rsidP="00782022">
      <w:r w:rsidRPr="00D90E4F">
        <w:t xml:space="preserve">This command breaks a disconnected toolpath in two by dividing at </w:t>
      </w:r>
      <w:r w:rsidR="00AF18CE" w:rsidRPr="00D90E4F">
        <w:t xml:space="preserve">the </w:t>
      </w:r>
      <w:r w:rsidRPr="00D90E4F">
        <w:t xml:space="preserve">selected </w:t>
      </w:r>
      <w:r w:rsidR="00AF18CE" w:rsidRPr="00D90E4F">
        <w:t>"</w:t>
      </w:r>
      <w:r w:rsidRPr="00D90E4F">
        <w:t>rapid</w:t>
      </w:r>
      <w:r w:rsidR="00AF18CE" w:rsidRPr="00D90E4F">
        <w:t>"</w:t>
      </w:r>
      <w:r w:rsidRPr="00D90E4F">
        <w:t>.</w:t>
      </w:r>
    </w:p>
    <w:p w14:paraId="54C9AF2E" w14:textId="0762A3F3" w:rsidR="00782022" w:rsidRPr="00D90E4F" w:rsidRDefault="00370E7A" w:rsidP="00370E7A">
      <w:pPr>
        <w:pStyle w:val="Bild"/>
      </w:pPr>
      <w:r w:rsidRPr="00370E7A">
        <w:rPr>
          <w:noProof/>
        </w:rPr>
        <w:drawing>
          <wp:inline distT="0" distB="0" distL="0" distR="0" wp14:anchorId="6E384E9B" wp14:editId="0C075EC4">
            <wp:extent cx="2822400" cy="1022400"/>
            <wp:effectExtent l="0" t="0" r="0" b="6350"/>
            <wp:docPr id="1178269624" name="Bildobjekt 1" descr="En bild som visar skärmbild, cirkel, diagram, Grafik&#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69624" name="Bildobjekt 1" descr="En bild som visar skärmbild, cirkel, diagram, Grafik&#10;&#10;Automatiskt genererad beskrivning"/>
                    <pic:cNvPicPr/>
                  </pic:nvPicPr>
                  <pic:blipFill>
                    <a:blip r:embed="rId693"/>
                    <a:stretch>
                      <a:fillRect/>
                    </a:stretch>
                  </pic:blipFill>
                  <pic:spPr>
                    <a:xfrm>
                      <a:off x="0" y="0"/>
                      <a:ext cx="2822400" cy="1022400"/>
                    </a:xfrm>
                    <a:prstGeom prst="rect">
                      <a:avLst/>
                    </a:prstGeom>
                  </pic:spPr>
                </pic:pic>
              </a:graphicData>
            </a:graphic>
          </wp:inline>
        </w:drawing>
      </w:r>
    </w:p>
    <w:p w14:paraId="6BB001A1" w14:textId="77777777" w:rsidR="00782022" w:rsidRPr="00D90E4F" w:rsidRDefault="00353E03" w:rsidP="00782022">
      <w:r w:rsidRPr="00D90E4F">
        <w:t>C</w:t>
      </w:r>
      <w:r w:rsidR="00782022" w:rsidRPr="00D90E4F">
        <w:t>lick</w:t>
      </w:r>
      <w:r w:rsidRPr="00D90E4F">
        <w:t xml:space="preserve"> </w:t>
      </w:r>
      <w:r w:rsidR="00782022" w:rsidRPr="00D90E4F">
        <w:t xml:space="preserve">point (A) </w:t>
      </w:r>
      <w:r w:rsidRPr="00D90E4F">
        <w:t>to get</w:t>
      </w:r>
      <w:r w:rsidR="00782022" w:rsidRPr="00D90E4F">
        <w:t xml:space="preserve"> two disconnected toolpaths.</w:t>
      </w:r>
    </w:p>
    <w:p w14:paraId="19805A08" w14:textId="4C87626B" w:rsidR="00E11E0D" w:rsidRPr="00E75D3A" w:rsidRDefault="00CC6B08" w:rsidP="00732B37">
      <w:pPr>
        <w:pStyle w:val="Rubrik2"/>
        <w:rPr>
          <w:lang w:val="sv-SE"/>
        </w:rPr>
      </w:pPr>
      <w:bookmarkStart w:id="754" w:name="_Toc335636985"/>
      <w:bookmarkStart w:id="755" w:name="_Toc129002819"/>
      <w:bookmarkStart w:id="756" w:name="_Toc229474866"/>
      <w:r w:rsidRPr="00E75D3A">
        <w:rPr>
          <w:lang w:val="sv-SE"/>
        </w:rPr>
        <w:t>Edit</w:t>
      </w:r>
      <w:r w:rsidR="00D510F5" w:rsidRPr="00E75D3A">
        <w:rPr>
          <w:lang w:val="sv-SE"/>
        </w:rPr>
        <w:t xml:space="preserve"> too</w:t>
      </w:r>
      <w:bookmarkStart w:id="757" w:name="edittoolpath"/>
      <w:bookmarkEnd w:id="757"/>
      <w:r w:rsidR="00D510F5" w:rsidRPr="00E75D3A">
        <w:rPr>
          <w:lang w:val="sv-SE"/>
        </w:rPr>
        <w:t>lpath</w:t>
      </w:r>
      <w:bookmarkEnd w:id="754"/>
      <w:bookmarkEnd w:id="755"/>
      <w:r w:rsidR="00E75D3A" w:rsidRPr="00E75D3A">
        <w:rPr>
          <w:lang w:val="sv-SE"/>
        </w:rPr>
        <w:t xml:space="preserve"> VI BÖR H</w:t>
      </w:r>
      <w:r w:rsidR="00E75D3A">
        <w:rPr>
          <w:lang w:val="sv-SE"/>
        </w:rPr>
        <w:t>A ETT MÖTE OM DETTA KOMMANDO</w:t>
      </w:r>
      <w:bookmarkEnd w:id="756"/>
    </w:p>
    <w:p w14:paraId="6C0A9289" w14:textId="5E1CA0B3" w:rsidR="00CC6B08" w:rsidRPr="00D90E4F" w:rsidRDefault="002C5046" w:rsidP="002C5046">
      <w:pPr>
        <w:pStyle w:val="Bild"/>
      </w:pPr>
      <w:r w:rsidRPr="002C5046">
        <w:rPr>
          <w:noProof/>
        </w:rPr>
        <w:drawing>
          <wp:inline distT="0" distB="0" distL="0" distR="0" wp14:anchorId="0B4DEB97" wp14:editId="4753BD4C">
            <wp:extent cx="1790950" cy="971686"/>
            <wp:effectExtent l="0" t="0" r="0" b="0"/>
            <wp:docPr id="1830686719" name="Bildobjekt 1" descr="En bild som visar text, skärmbild, Teckensnitt,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86719" name="Bildobjekt 1" descr="En bild som visar text, skärmbild, Teckensnitt, Rektangel&#10;&#10;Automatiskt genererad beskrivning"/>
                    <pic:cNvPicPr/>
                  </pic:nvPicPr>
                  <pic:blipFill>
                    <a:blip r:embed="rId694"/>
                    <a:stretch>
                      <a:fillRect/>
                    </a:stretch>
                  </pic:blipFill>
                  <pic:spPr>
                    <a:xfrm>
                      <a:off x="0" y="0"/>
                      <a:ext cx="1790950" cy="971686"/>
                    </a:xfrm>
                    <a:prstGeom prst="rect">
                      <a:avLst/>
                    </a:prstGeom>
                  </pic:spPr>
                </pic:pic>
              </a:graphicData>
            </a:graphic>
          </wp:inline>
        </w:drawing>
      </w:r>
    </w:p>
    <w:p w14:paraId="7E504858" w14:textId="4EC90873" w:rsidR="00105373" w:rsidRDefault="00353E03" w:rsidP="00105373">
      <w:r w:rsidRPr="00D90E4F">
        <w:t>Use t</w:t>
      </w:r>
      <w:r w:rsidR="00105373" w:rsidRPr="00D90E4F">
        <w:t xml:space="preserve">he </w:t>
      </w:r>
      <w:r w:rsidR="00C47395" w:rsidRPr="00D90E4F">
        <w:t>"</w:t>
      </w:r>
      <w:r w:rsidR="00105373" w:rsidRPr="00D90E4F">
        <w:t>Edit part</w:t>
      </w:r>
      <w:r w:rsidR="00C47395" w:rsidRPr="00D90E4F">
        <w:t>"</w:t>
      </w:r>
      <w:r w:rsidR="00105373" w:rsidRPr="00D90E4F">
        <w:t xml:space="preserve"> command </w:t>
      </w:r>
      <w:r w:rsidRPr="00D90E4F">
        <w:t>to</w:t>
      </w:r>
      <w:r w:rsidR="00105373" w:rsidRPr="00D90E4F">
        <w:t xml:space="preserve"> </w:t>
      </w:r>
      <w:r w:rsidR="0071029D" w:rsidRPr="00D90E4F">
        <w:t xml:space="preserve">modify, reorder and </w:t>
      </w:r>
      <w:r w:rsidR="002C5046">
        <w:t xml:space="preserve">sort cutting order </w:t>
      </w:r>
      <w:r w:rsidR="00353830" w:rsidRPr="00D90E4F">
        <w:t>after the</w:t>
      </w:r>
      <w:r w:rsidR="00DD3F59" w:rsidRPr="00D90E4F">
        <w:t xml:space="preserve"> toolpath has been assigned to a part</w:t>
      </w:r>
      <w:r w:rsidR="0071029D" w:rsidRPr="00D90E4F">
        <w:t>.</w:t>
      </w:r>
      <w:r w:rsidR="0003537E" w:rsidRPr="00D90E4F">
        <w:t xml:space="preserve"> IGEMS shows </w:t>
      </w:r>
      <w:r w:rsidR="002C5046">
        <w:t xml:space="preserve">the cutting sequence order and </w:t>
      </w:r>
      <w:r w:rsidR="0003537E" w:rsidRPr="00D90E4F">
        <w:t>cutting directions of all parts on the drawing.</w:t>
      </w:r>
    </w:p>
    <w:p w14:paraId="6BC82638" w14:textId="77777777" w:rsidR="000776E9" w:rsidRDefault="000776E9" w:rsidP="00105373"/>
    <w:p w14:paraId="1742F4DE" w14:textId="68662DE5" w:rsidR="000776E9" w:rsidRPr="00D90E4F" w:rsidRDefault="000776E9" w:rsidP="00105373">
      <w:r>
        <w:t>This command can also be started by a double click. This can be activated in the "</w:t>
      </w:r>
      <w:hyperlink w:anchor="_Shortkeys" w:history="1">
        <w:r w:rsidRPr="000776E9">
          <w:rPr>
            <w:rStyle w:val="Hyperlnk"/>
          </w:rPr>
          <w:t>Shotkeys</w:t>
        </w:r>
      </w:hyperlink>
      <w:r>
        <w:t>" command.</w:t>
      </w:r>
    </w:p>
    <w:p w14:paraId="68F455C5" w14:textId="48780ADB" w:rsidR="00AD7FC3" w:rsidRPr="00D90E4F" w:rsidRDefault="002C5046" w:rsidP="00AD7FC3">
      <w:pPr>
        <w:keepNext/>
      </w:pPr>
      <w:r w:rsidRPr="002C5046">
        <w:rPr>
          <w:noProof/>
        </w:rPr>
        <w:lastRenderedPageBreak/>
        <w:drawing>
          <wp:inline distT="0" distB="0" distL="0" distR="0" wp14:anchorId="40454934" wp14:editId="10C4486B">
            <wp:extent cx="4204800" cy="1447200"/>
            <wp:effectExtent l="0" t="0" r="5715" b="635"/>
            <wp:docPr id="733851107" name="Bildobjekt 1" descr="En bild som visar skärmbild, Grafik, grafisk design,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51107" name="Bildobjekt 1" descr="En bild som visar skärmbild, Grafik, grafisk design, design&#10;&#10;Automatiskt genererad beskrivning"/>
                    <pic:cNvPicPr/>
                  </pic:nvPicPr>
                  <pic:blipFill>
                    <a:blip r:embed="rId695"/>
                    <a:stretch>
                      <a:fillRect/>
                    </a:stretch>
                  </pic:blipFill>
                  <pic:spPr>
                    <a:xfrm>
                      <a:off x="0" y="0"/>
                      <a:ext cx="4204800" cy="1447200"/>
                    </a:xfrm>
                    <a:prstGeom prst="rect">
                      <a:avLst/>
                    </a:prstGeom>
                  </pic:spPr>
                </pic:pic>
              </a:graphicData>
            </a:graphic>
          </wp:inline>
        </w:drawing>
      </w:r>
    </w:p>
    <w:p w14:paraId="7ECFE6C9" w14:textId="3D992619" w:rsidR="00AD7FC3" w:rsidRDefault="00AD7FC3" w:rsidP="00AD7FC3">
      <w:pPr>
        <w:pStyle w:val="DoNow"/>
      </w:pPr>
      <w:r w:rsidRPr="00D90E4F">
        <w:t>Select the part to edit</w:t>
      </w:r>
      <w:r w:rsidR="00CE5D2D">
        <w:t xml:space="preserve"> </w:t>
      </w:r>
    </w:p>
    <w:p w14:paraId="511F6DC0" w14:textId="77777777" w:rsidR="00CE5D2D" w:rsidRPr="00CE5D2D" w:rsidRDefault="00CE5D2D" w:rsidP="00CE5D2D"/>
    <w:p w14:paraId="08D5B7DE" w14:textId="77777777" w:rsidR="00AD7FC3" w:rsidRPr="00D90E4F" w:rsidRDefault="009378B9" w:rsidP="00AD7FC3">
      <w:pPr>
        <w:keepNext/>
      </w:pPr>
      <w:r w:rsidRPr="00D90E4F">
        <w:rPr>
          <w:noProof/>
        </w:rPr>
        <w:drawing>
          <wp:inline distT="0" distB="0" distL="0" distR="0" wp14:anchorId="51B5FFD0" wp14:editId="4E23BD15">
            <wp:extent cx="3057525" cy="3021330"/>
            <wp:effectExtent l="19050" t="0" r="9525" b="0"/>
            <wp:docPr id="19238" name="Bild 19238" descr="Image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38" descr="Image493"/>
                    <pic:cNvPicPr>
                      <a:picLocks noChangeAspect="1" noChangeArrowheads="1"/>
                    </pic:cNvPicPr>
                  </pic:nvPicPr>
                  <pic:blipFill>
                    <a:blip r:embed="rId696" cstate="print"/>
                    <a:srcRect/>
                    <a:stretch>
                      <a:fillRect/>
                    </a:stretch>
                  </pic:blipFill>
                  <pic:spPr bwMode="auto">
                    <a:xfrm>
                      <a:off x="0" y="0"/>
                      <a:ext cx="3057525" cy="3021330"/>
                    </a:xfrm>
                    <a:prstGeom prst="rect">
                      <a:avLst/>
                    </a:prstGeom>
                    <a:noFill/>
                    <a:ln w="9525">
                      <a:noFill/>
                      <a:miter lim="800000"/>
                      <a:headEnd/>
                      <a:tailEnd/>
                    </a:ln>
                  </pic:spPr>
                </pic:pic>
              </a:graphicData>
            </a:graphic>
          </wp:inline>
        </w:drawing>
      </w:r>
    </w:p>
    <w:p w14:paraId="0DCFEC0F" w14:textId="77777777" w:rsidR="00105373" w:rsidRPr="00D90E4F" w:rsidRDefault="00BA3F19" w:rsidP="00C5529E">
      <w:pPr>
        <w:pStyle w:val="Rubrik4"/>
      </w:pPr>
      <w:r w:rsidRPr="00D90E4F">
        <w:t>Cutting order</w:t>
      </w:r>
    </w:p>
    <w:p w14:paraId="7C9FBF8E" w14:textId="77777777" w:rsidR="00BA3F19" w:rsidRPr="00D90E4F" w:rsidRDefault="009378B9" w:rsidP="00BA3F19">
      <w:pPr>
        <w:keepNext/>
      </w:pPr>
      <w:r w:rsidRPr="00D90E4F">
        <w:rPr>
          <w:noProof/>
        </w:rPr>
        <w:drawing>
          <wp:inline distT="0" distB="0" distL="0" distR="0" wp14:anchorId="4C19A565" wp14:editId="0EEAFA92">
            <wp:extent cx="1250950" cy="980440"/>
            <wp:effectExtent l="19050" t="19050" r="25400" b="10160"/>
            <wp:docPr id="19239" name="Bild 19239" descr="Image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39" descr="Image495"/>
                    <pic:cNvPicPr>
                      <a:picLocks noChangeAspect="1" noChangeArrowheads="1"/>
                    </pic:cNvPicPr>
                  </pic:nvPicPr>
                  <pic:blipFill>
                    <a:blip r:embed="rId697" cstate="print"/>
                    <a:srcRect/>
                    <a:stretch>
                      <a:fillRect/>
                    </a:stretch>
                  </pic:blipFill>
                  <pic:spPr bwMode="auto">
                    <a:xfrm>
                      <a:off x="0" y="0"/>
                      <a:ext cx="1250950" cy="980440"/>
                    </a:xfrm>
                    <a:prstGeom prst="rect">
                      <a:avLst/>
                    </a:prstGeom>
                    <a:noFill/>
                    <a:ln w="6350">
                      <a:solidFill>
                        <a:srgbClr val="000000"/>
                      </a:solidFill>
                      <a:miter lim="800000"/>
                      <a:headEnd/>
                      <a:tailEnd/>
                    </a:ln>
                    <a:effectLst/>
                  </pic:spPr>
                </pic:pic>
              </a:graphicData>
            </a:graphic>
          </wp:inline>
        </w:drawing>
      </w:r>
    </w:p>
    <w:p w14:paraId="583CB1AF" w14:textId="77777777" w:rsidR="002F06BD" w:rsidRPr="00D90E4F" w:rsidRDefault="00BA3F19" w:rsidP="00281EBD">
      <w:r w:rsidRPr="00D90E4F">
        <w:t xml:space="preserve">The internal cutting sequence </w:t>
      </w:r>
      <w:r w:rsidR="00353E03" w:rsidRPr="00D90E4F">
        <w:t>is</w:t>
      </w:r>
      <w:r w:rsidRPr="00D90E4F">
        <w:t xml:space="preserve"> sorted manually by selecting a contour and </w:t>
      </w:r>
      <w:r w:rsidR="00353E03" w:rsidRPr="00D90E4F">
        <w:t xml:space="preserve">moving </w:t>
      </w:r>
      <w:r w:rsidRPr="00D90E4F">
        <w:t xml:space="preserve">it up or down in the list using the </w:t>
      </w:r>
      <w:r w:rsidR="00C47395" w:rsidRPr="00D90E4F">
        <w:t>"</w:t>
      </w:r>
      <w:r w:rsidRPr="00D90E4F">
        <w:t>arrow</w:t>
      </w:r>
      <w:r w:rsidR="00C47395" w:rsidRPr="00D90E4F">
        <w:t>"</w:t>
      </w:r>
      <w:r w:rsidRPr="00D90E4F">
        <w:t xml:space="preserve"> buttons.</w:t>
      </w:r>
    </w:p>
    <w:p w14:paraId="2B795B3F" w14:textId="77777777" w:rsidR="00BA3F19" w:rsidRPr="00D90E4F" w:rsidRDefault="009378B9" w:rsidP="00BA3F19">
      <w:pPr>
        <w:keepNext/>
      </w:pPr>
      <w:r w:rsidRPr="00D90E4F">
        <w:rPr>
          <w:noProof/>
        </w:rPr>
        <w:drawing>
          <wp:inline distT="0" distB="0" distL="0" distR="0" wp14:anchorId="679B7593" wp14:editId="51FA6DA1">
            <wp:extent cx="1660525" cy="768350"/>
            <wp:effectExtent l="19050" t="19050" r="15875" b="12700"/>
            <wp:docPr id="19240" name="Bild 19240" descr="Image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40" descr="Image496"/>
                    <pic:cNvPicPr>
                      <a:picLocks noChangeAspect="1" noChangeArrowheads="1"/>
                    </pic:cNvPicPr>
                  </pic:nvPicPr>
                  <pic:blipFill>
                    <a:blip r:embed="rId698" cstate="print"/>
                    <a:srcRect/>
                    <a:stretch>
                      <a:fillRect/>
                    </a:stretch>
                  </pic:blipFill>
                  <pic:spPr bwMode="auto">
                    <a:xfrm>
                      <a:off x="0" y="0"/>
                      <a:ext cx="1660525" cy="768350"/>
                    </a:xfrm>
                    <a:prstGeom prst="rect">
                      <a:avLst/>
                    </a:prstGeom>
                    <a:noFill/>
                    <a:ln w="6350">
                      <a:solidFill>
                        <a:srgbClr val="000000"/>
                      </a:solidFill>
                      <a:miter lim="800000"/>
                      <a:headEnd/>
                      <a:tailEnd/>
                    </a:ln>
                    <a:effectLst/>
                  </pic:spPr>
                </pic:pic>
              </a:graphicData>
            </a:graphic>
          </wp:inline>
        </w:drawing>
      </w:r>
    </w:p>
    <w:p w14:paraId="5C6AF7A5" w14:textId="7AF89F8B" w:rsidR="002F06BD" w:rsidRPr="00D90E4F" w:rsidRDefault="00353E03" w:rsidP="00281EBD">
      <w:r w:rsidRPr="00D90E4F">
        <w:t>T</w:t>
      </w:r>
      <w:r w:rsidR="00BA3F19" w:rsidRPr="00D90E4F">
        <w:t xml:space="preserve">o re-order </w:t>
      </w:r>
      <w:r w:rsidRPr="00D90E4F">
        <w:t>using</w:t>
      </w:r>
      <w:r w:rsidR="00BA3F19" w:rsidRPr="00D90E4F">
        <w:t xml:space="preserve"> a predefined sorting algorithm select the algorithm an</w:t>
      </w:r>
      <w:r w:rsidRPr="00D90E4F">
        <w:t>d</w:t>
      </w:r>
      <w:r w:rsidR="00BA3F19" w:rsidRPr="00D90E4F">
        <w:t xml:space="preserve"> press "Apply". </w:t>
      </w:r>
      <w:r w:rsidRPr="00D90E4F">
        <w:t>R</w:t>
      </w:r>
      <w:r w:rsidR="00BA3F19" w:rsidRPr="00D90E4F">
        <w:t xml:space="preserve">ead more about the sorting on the </w:t>
      </w:r>
      <w:r w:rsidR="00C47395" w:rsidRPr="00D90E4F">
        <w:t>"</w:t>
      </w:r>
      <w:r w:rsidR="000D7645" w:rsidRPr="00D90E4F">
        <w:t>C</w:t>
      </w:r>
      <w:r w:rsidR="00BA3F19" w:rsidRPr="00D90E4F">
        <w:t>ontour</w:t>
      </w:r>
      <w:r w:rsidR="00C47395" w:rsidRPr="00D90E4F">
        <w:t>"</w:t>
      </w:r>
      <w:r w:rsidR="00BA3F19" w:rsidRPr="00D90E4F">
        <w:t xml:space="preserve"> command on page </w:t>
      </w:r>
      <w:r w:rsidR="00BF11A7" w:rsidRPr="00D90E4F">
        <w:fldChar w:fldCharType="begin"/>
      </w:r>
      <w:r w:rsidR="00BA3F19" w:rsidRPr="00D90E4F">
        <w:instrText xml:space="preserve"> PAGEREF _Ref333582642 \h </w:instrText>
      </w:r>
      <w:r w:rsidR="00BF11A7" w:rsidRPr="00D90E4F">
        <w:fldChar w:fldCharType="separate"/>
      </w:r>
      <w:r w:rsidR="00EB6DA4">
        <w:rPr>
          <w:noProof/>
        </w:rPr>
        <w:t>132</w:t>
      </w:r>
      <w:r w:rsidR="00BF11A7" w:rsidRPr="00D90E4F">
        <w:fldChar w:fldCharType="end"/>
      </w:r>
      <w:r w:rsidR="00BA3F19" w:rsidRPr="00D90E4F">
        <w:t>.</w:t>
      </w:r>
    </w:p>
    <w:p w14:paraId="0EAB4FAF" w14:textId="77777777" w:rsidR="00BA3F19" w:rsidRPr="00D90E4F" w:rsidRDefault="00DF3662" w:rsidP="00C5529E">
      <w:pPr>
        <w:pStyle w:val="Rubrik4"/>
      </w:pPr>
      <w:r w:rsidRPr="00D90E4F">
        <w:t>Delete a toolpath</w:t>
      </w:r>
    </w:p>
    <w:p w14:paraId="5D1C9EC6" w14:textId="77777777" w:rsidR="00DF3662" w:rsidRPr="00D90E4F" w:rsidRDefault="009378B9" w:rsidP="00DF3662">
      <w:pPr>
        <w:keepNext/>
      </w:pPr>
      <w:r w:rsidRPr="00D90E4F">
        <w:rPr>
          <w:noProof/>
        </w:rPr>
        <w:drawing>
          <wp:inline distT="0" distB="0" distL="0" distR="0" wp14:anchorId="0F4CA28B" wp14:editId="0A0454F0">
            <wp:extent cx="1236345" cy="234315"/>
            <wp:effectExtent l="19050" t="19050" r="20955" b="13335"/>
            <wp:docPr id="19241" name="Bild 19241" descr="Image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41" descr="Image497"/>
                    <pic:cNvPicPr>
                      <a:picLocks noChangeAspect="1" noChangeArrowheads="1"/>
                    </pic:cNvPicPr>
                  </pic:nvPicPr>
                  <pic:blipFill>
                    <a:blip r:embed="rId699" cstate="print"/>
                    <a:srcRect/>
                    <a:stretch>
                      <a:fillRect/>
                    </a:stretch>
                  </pic:blipFill>
                  <pic:spPr bwMode="auto">
                    <a:xfrm>
                      <a:off x="0" y="0"/>
                      <a:ext cx="1236345" cy="234315"/>
                    </a:xfrm>
                    <a:prstGeom prst="rect">
                      <a:avLst/>
                    </a:prstGeom>
                    <a:noFill/>
                    <a:ln w="6350">
                      <a:solidFill>
                        <a:srgbClr val="000000"/>
                      </a:solidFill>
                      <a:miter lim="800000"/>
                      <a:headEnd/>
                      <a:tailEnd/>
                    </a:ln>
                    <a:effectLst/>
                  </pic:spPr>
                </pic:pic>
              </a:graphicData>
            </a:graphic>
          </wp:inline>
        </w:drawing>
      </w:r>
    </w:p>
    <w:p w14:paraId="6B7DC7F0" w14:textId="1F5125EF" w:rsidR="002F06BD" w:rsidRPr="00D90E4F" w:rsidRDefault="00353E03" w:rsidP="00DF3662">
      <w:r w:rsidRPr="00D90E4F">
        <w:t>Use</w:t>
      </w:r>
      <w:r w:rsidR="00DF3662" w:rsidRPr="00D90E4F">
        <w:t xml:space="preserve"> the "X" button </w:t>
      </w:r>
      <w:r w:rsidRPr="00D90E4F">
        <w:t>to</w:t>
      </w:r>
      <w:r w:rsidR="00DF3662" w:rsidRPr="00D90E4F">
        <w:t xml:space="preserve"> delete a toolpath from a contour.</w:t>
      </w:r>
      <w:r w:rsidR="00D510F5" w:rsidRPr="00D90E4F">
        <w:t xml:space="preserve"> This can also be done by using the </w:t>
      </w:r>
      <w:r w:rsidR="00C47395" w:rsidRPr="00D90E4F">
        <w:t>"</w:t>
      </w:r>
      <w:r w:rsidR="00D510F5" w:rsidRPr="00D90E4F">
        <w:t>Erase Toolpath</w:t>
      </w:r>
      <w:r w:rsidR="00C47395" w:rsidRPr="00D90E4F">
        <w:t>"</w:t>
      </w:r>
      <w:r w:rsidR="00D510F5" w:rsidRPr="00D90E4F">
        <w:t xml:space="preserve"> command (see page </w:t>
      </w:r>
      <w:r w:rsidR="00BF11A7" w:rsidRPr="00D90E4F">
        <w:fldChar w:fldCharType="begin"/>
      </w:r>
      <w:r w:rsidR="00D510F5" w:rsidRPr="00D90E4F">
        <w:instrText xml:space="preserve"> PAGEREF _Ref333837552 \h </w:instrText>
      </w:r>
      <w:r w:rsidR="00BF11A7" w:rsidRPr="00D90E4F">
        <w:fldChar w:fldCharType="separate"/>
      </w:r>
      <w:r w:rsidR="00EB6DA4">
        <w:rPr>
          <w:b/>
          <w:bCs/>
          <w:noProof/>
          <w:lang w:val="sv-SE"/>
        </w:rPr>
        <w:t>Fel! Bokmärket är inte definierat.</w:t>
      </w:r>
      <w:r w:rsidR="00BF11A7" w:rsidRPr="00D90E4F">
        <w:fldChar w:fldCharType="end"/>
      </w:r>
      <w:r w:rsidR="00D510F5" w:rsidRPr="00D90E4F">
        <w:t>).</w:t>
      </w:r>
    </w:p>
    <w:p w14:paraId="536C3068" w14:textId="77777777" w:rsidR="00DF3662" w:rsidRPr="00D90E4F" w:rsidRDefault="00DF3662" w:rsidP="00C5529E">
      <w:pPr>
        <w:pStyle w:val="Rubrik4"/>
      </w:pPr>
      <w:r w:rsidRPr="00D90E4F">
        <w:lastRenderedPageBreak/>
        <w:t>Make a Stop</w:t>
      </w:r>
    </w:p>
    <w:p w14:paraId="7889E71C" w14:textId="77777777" w:rsidR="00DF3662" w:rsidRPr="00D90E4F" w:rsidRDefault="009378B9" w:rsidP="00DF3662">
      <w:pPr>
        <w:keepNext/>
      </w:pPr>
      <w:r w:rsidRPr="00D90E4F">
        <w:rPr>
          <w:noProof/>
        </w:rPr>
        <w:drawing>
          <wp:inline distT="0" distB="0" distL="0" distR="0" wp14:anchorId="633B35A1" wp14:editId="71855566">
            <wp:extent cx="1689735" cy="804545"/>
            <wp:effectExtent l="19050" t="0" r="5715" b="0"/>
            <wp:docPr id="19242" name="Bild 19242" descr="Image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42" descr="Image498"/>
                    <pic:cNvPicPr>
                      <a:picLocks noChangeAspect="1" noChangeArrowheads="1"/>
                    </pic:cNvPicPr>
                  </pic:nvPicPr>
                  <pic:blipFill>
                    <a:blip r:embed="rId700" cstate="print"/>
                    <a:srcRect/>
                    <a:stretch>
                      <a:fillRect/>
                    </a:stretch>
                  </pic:blipFill>
                  <pic:spPr bwMode="auto">
                    <a:xfrm>
                      <a:off x="0" y="0"/>
                      <a:ext cx="1689735" cy="804545"/>
                    </a:xfrm>
                    <a:prstGeom prst="rect">
                      <a:avLst/>
                    </a:prstGeom>
                    <a:noFill/>
                    <a:ln w="9525">
                      <a:noFill/>
                      <a:miter lim="800000"/>
                      <a:headEnd/>
                      <a:tailEnd/>
                    </a:ln>
                  </pic:spPr>
                </pic:pic>
              </a:graphicData>
            </a:graphic>
          </wp:inline>
        </w:drawing>
      </w:r>
    </w:p>
    <w:p w14:paraId="4A4FE0EE" w14:textId="77777777" w:rsidR="002F06BD" w:rsidRPr="00D90E4F" w:rsidRDefault="00353E03" w:rsidP="00DF3662">
      <w:r w:rsidRPr="00D90E4F">
        <w:t>Pr</w:t>
      </w:r>
      <w:r w:rsidR="00DF3662" w:rsidRPr="00D90E4F">
        <w:t xml:space="preserve">ess the </w:t>
      </w:r>
      <w:r w:rsidR="00C47395" w:rsidRPr="00D90E4F">
        <w:t>"</w:t>
      </w:r>
      <w:r w:rsidR="00A946E1" w:rsidRPr="00D90E4F">
        <w:t>S</w:t>
      </w:r>
      <w:r w:rsidR="00DF3662" w:rsidRPr="00D90E4F">
        <w:t>top</w:t>
      </w:r>
      <w:r w:rsidR="00C47395" w:rsidRPr="00D90E4F">
        <w:t>"</w:t>
      </w:r>
      <w:r w:rsidR="00DF3662" w:rsidRPr="00D90E4F">
        <w:t xml:space="preserve"> button </w:t>
      </w:r>
      <w:r w:rsidRPr="00D90E4F">
        <w:t>to</w:t>
      </w:r>
      <w:r w:rsidR="00DF3662" w:rsidRPr="00D90E4F">
        <w:t xml:space="preserve"> add a stop in the CNC-file. The stop will take place before the geometry should be cut. If the CNC-controller supports messages the message will be displayed for the operator.</w:t>
      </w:r>
    </w:p>
    <w:p w14:paraId="7574E5B8" w14:textId="77777777" w:rsidR="00AD510B" w:rsidRPr="00D90E4F" w:rsidRDefault="009378B9" w:rsidP="00AD510B">
      <w:pPr>
        <w:keepNext/>
      </w:pPr>
      <w:r w:rsidRPr="00D90E4F">
        <w:rPr>
          <w:noProof/>
        </w:rPr>
        <w:drawing>
          <wp:inline distT="0" distB="0" distL="0" distR="0" wp14:anchorId="232A2A2F" wp14:editId="23A117EE">
            <wp:extent cx="1265555" cy="958215"/>
            <wp:effectExtent l="19050" t="19050" r="10795" b="13335"/>
            <wp:docPr id="19243" name="Bild 19243" descr="Image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43" descr="Image499"/>
                    <pic:cNvPicPr>
                      <a:picLocks noChangeAspect="1" noChangeArrowheads="1"/>
                    </pic:cNvPicPr>
                  </pic:nvPicPr>
                  <pic:blipFill>
                    <a:blip r:embed="rId701" cstate="print"/>
                    <a:srcRect/>
                    <a:stretch>
                      <a:fillRect/>
                    </a:stretch>
                  </pic:blipFill>
                  <pic:spPr bwMode="auto">
                    <a:xfrm>
                      <a:off x="0" y="0"/>
                      <a:ext cx="1265555" cy="958215"/>
                    </a:xfrm>
                    <a:prstGeom prst="rect">
                      <a:avLst/>
                    </a:prstGeom>
                    <a:noFill/>
                    <a:ln w="6350">
                      <a:solidFill>
                        <a:srgbClr val="000000"/>
                      </a:solidFill>
                      <a:miter lim="800000"/>
                      <a:headEnd/>
                      <a:tailEnd/>
                    </a:ln>
                    <a:effectLst/>
                  </pic:spPr>
                </pic:pic>
              </a:graphicData>
            </a:graphic>
          </wp:inline>
        </w:drawing>
      </w:r>
    </w:p>
    <w:p w14:paraId="60D58254" w14:textId="77777777" w:rsidR="002F06BD" w:rsidRPr="00D90E4F" w:rsidRDefault="00AD510B" w:rsidP="00281EBD">
      <w:r w:rsidRPr="00D90E4F">
        <w:t>A red circle in front of the text indicat</w:t>
      </w:r>
      <w:r w:rsidR="00353E03" w:rsidRPr="00D90E4F">
        <w:t>es</w:t>
      </w:r>
      <w:r w:rsidRPr="00D90E4F">
        <w:t xml:space="preserve"> that a stop has been assigned to the node. </w:t>
      </w:r>
      <w:r w:rsidR="00353E03" w:rsidRPr="00D90E4F">
        <w:t>T</w:t>
      </w:r>
      <w:r w:rsidRPr="00D90E4F">
        <w:t xml:space="preserve">o remove the stop, press </w:t>
      </w:r>
      <w:r w:rsidR="00353E03" w:rsidRPr="00D90E4F">
        <w:t xml:space="preserve">the </w:t>
      </w:r>
      <w:r w:rsidRPr="00D90E4F">
        <w:t>"Stop" button again. The stop will be done only during the cutting (not on pre-piercing or drilling).</w:t>
      </w:r>
    </w:p>
    <w:p w14:paraId="79F5ACD3" w14:textId="77777777" w:rsidR="004F6260" w:rsidRPr="00D90E4F" w:rsidRDefault="004F6260" w:rsidP="00C5529E">
      <w:pPr>
        <w:pStyle w:val="Rubrik4"/>
      </w:pPr>
      <w:r w:rsidRPr="00D90E4F">
        <w:t>Zero point</w:t>
      </w:r>
    </w:p>
    <w:p w14:paraId="60F41276" w14:textId="77777777" w:rsidR="004F6260" w:rsidRPr="00D90E4F" w:rsidRDefault="009378B9" w:rsidP="004F6260">
      <w:pPr>
        <w:keepNext/>
      </w:pPr>
      <w:r w:rsidRPr="00D90E4F">
        <w:rPr>
          <w:noProof/>
        </w:rPr>
        <w:drawing>
          <wp:inline distT="0" distB="0" distL="0" distR="0" wp14:anchorId="761FCA8B" wp14:editId="3CAA2278">
            <wp:extent cx="2465070" cy="1272540"/>
            <wp:effectExtent l="19050" t="0" r="0" b="0"/>
            <wp:docPr id="19244" name="Bild 19244" descr="Image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44" descr="Image500"/>
                    <pic:cNvPicPr>
                      <a:picLocks noChangeAspect="1" noChangeArrowheads="1"/>
                    </pic:cNvPicPr>
                  </pic:nvPicPr>
                  <pic:blipFill>
                    <a:blip r:embed="rId702" cstate="print"/>
                    <a:srcRect/>
                    <a:stretch>
                      <a:fillRect/>
                    </a:stretch>
                  </pic:blipFill>
                  <pic:spPr bwMode="auto">
                    <a:xfrm>
                      <a:off x="0" y="0"/>
                      <a:ext cx="2465070" cy="1272540"/>
                    </a:xfrm>
                    <a:prstGeom prst="rect">
                      <a:avLst/>
                    </a:prstGeom>
                    <a:noFill/>
                    <a:ln w="9525">
                      <a:noFill/>
                      <a:miter lim="800000"/>
                      <a:headEnd/>
                      <a:tailEnd/>
                    </a:ln>
                  </pic:spPr>
                </pic:pic>
              </a:graphicData>
            </a:graphic>
          </wp:inline>
        </w:drawing>
      </w:r>
    </w:p>
    <w:p w14:paraId="3EEADDF1" w14:textId="77777777" w:rsidR="00353E03" w:rsidRPr="00D90E4F" w:rsidRDefault="004F6260" w:rsidP="00AC5C2B">
      <w:r w:rsidRPr="00D90E4F">
        <w:t xml:space="preserve">As default the zero point of each part is located </w:t>
      </w:r>
      <w:r w:rsidR="00353E03" w:rsidRPr="00D90E4F">
        <w:t>in</w:t>
      </w:r>
      <w:r w:rsidRPr="00D90E4F">
        <w:t xml:space="preserve"> the lower left corner. There is no reason to move this point, unless </w:t>
      </w:r>
      <w:r w:rsidR="00353E03" w:rsidRPr="00D90E4F">
        <w:t xml:space="preserve">there are </w:t>
      </w:r>
      <w:r w:rsidRPr="00D90E4F">
        <w:t>special application</w:t>
      </w:r>
      <w:r w:rsidR="00353E03" w:rsidRPr="00D90E4F">
        <w:t>s</w:t>
      </w:r>
      <w:r w:rsidRPr="00D90E4F">
        <w:t xml:space="preserve"> that</w:t>
      </w:r>
      <w:r w:rsidR="00353E03" w:rsidRPr="00D90E4F">
        <w:t xml:space="preserve"> will not</w:t>
      </w:r>
      <w:r w:rsidRPr="00D90E4F">
        <w:t xml:space="preserve"> use this point. The selected geometry (A) is always highlighted on the drawing.</w:t>
      </w:r>
    </w:p>
    <w:p w14:paraId="53512D0F" w14:textId="77777777" w:rsidR="004F6260" w:rsidRPr="00D90E4F" w:rsidRDefault="004F6260" w:rsidP="00C5529E">
      <w:pPr>
        <w:pStyle w:val="Rubrik4"/>
      </w:pPr>
      <w:r w:rsidRPr="00D90E4F">
        <w:t>Lead and piercings</w:t>
      </w:r>
    </w:p>
    <w:p w14:paraId="6C3A6F5D" w14:textId="77777777" w:rsidR="006D7355" w:rsidRPr="00D90E4F" w:rsidRDefault="009378B9" w:rsidP="006D7355">
      <w:pPr>
        <w:keepNext/>
      </w:pPr>
      <w:r w:rsidRPr="00D90E4F">
        <w:rPr>
          <w:noProof/>
        </w:rPr>
        <w:drawing>
          <wp:inline distT="0" distB="0" distL="0" distR="0" wp14:anchorId="65F925B1" wp14:editId="2227D7D0">
            <wp:extent cx="1616710" cy="1492250"/>
            <wp:effectExtent l="19050" t="19050" r="21590" b="12700"/>
            <wp:docPr id="19245" name="Bild 19245" descr="Image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45" descr="Image501"/>
                    <pic:cNvPicPr>
                      <a:picLocks noChangeAspect="1" noChangeArrowheads="1"/>
                    </pic:cNvPicPr>
                  </pic:nvPicPr>
                  <pic:blipFill>
                    <a:blip r:embed="rId703" cstate="print"/>
                    <a:srcRect/>
                    <a:stretch>
                      <a:fillRect/>
                    </a:stretch>
                  </pic:blipFill>
                  <pic:spPr bwMode="auto">
                    <a:xfrm>
                      <a:off x="0" y="0"/>
                      <a:ext cx="1616710" cy="1492250"/>
                    </a:xfrm>
                    <a:prstGeom prst="rect">
                      <a:avLst/>
                    </a:prstGeom>
                    <a:noFill/>
                    <a:ln w="6350">
                      <a:solidFill>
                        <a:srgbClr val="000000"/>
                      </a:solidFill>
                      <a:miter lim="800000"/>
                      <a:headEnd/>
                      <a:tailEnd/>
                    </a:ln>
                    <a:effectLst/>
                  </pic:spPr>
                </pic:pic>
              </a:graphicData>
            </a:graphic>
          </wp:inline>
        </w:drawing>
      </w:r>
    </w:p>
    <w:p w14:paraId="6094C950" w14:textId="785A2104" w:rsidR="002F06BD" w:rsidRPr="00C14197" w:rsidRDefault="00353E03" w:rsidP="004F6260">
      <w:pPr>
        <w:rPr>
          <w:lang w:val="sv-SE"/>
        </w:rPr>
      </w:pPr>
      <w:r w:rsidRPr="00D90E4F">
        <w:t>C</w:t>
      </w:r>
      <w:r w:rsidR="006D7355" w:rsidRPr="00D90E4F">
        <w:t xml:space="preserve">hange the lead </w:t>
      </w:r>
      <w:r w:rsidR="00DC2D6B" w:rsidRPr="00D90E4F">
        <w:t>and piercings</w:t>
      </w:r>
      <w:r w:rsidR="006D7355" w:rsidRPr="00D90E4F">
        <w:t xml:space="preserve"> </w:t>
      </w:r>
      <w:r w:rsidRPr="00D90E4F">
        <w:t>the</w:t>
      </w:r>
      <w:r w:rsidR="00DC2D6B" w:rsidRPr="00D90E4F">
        <w:t xml:space="preserve"> same way as in the "Contour" command. </w:t>
      </w:r>
      <w:r w:rsidR="00DC2D6B" w:rsidRPr="00C14197">
        <w:rPr>
          <w:lang w:val="sv-SE"/>
        </w:rPr>
        <w:t>Se</w:t>
      </w:r>
      <w:r w:rsidRPr="00C14197">
        <w:rPr>
          <w:lang w:val="sv-SE"/>
        </w:rPr>
        <w:t>e</w:t>
      </w:r>
      <w:r w:rsidR="00DC2D6B" w:rsidRPr="00C14197">
        <w:rPr>
          <w:lang w:val="sv-SE"/>
        </w:rPr>
        <w:t xml:space="preserve"> page</w:t>
      </w:r>
      <w:r w:rsidRPr="00C14197">
        <w:rPr>
          <w:lang w:val="sv-SE"/>
        </w:rPr>
        <w:t>s</w:t>
      </w:r>
      <w:r w:rsidR="00DC2D6B" w:rsidRPr="00C14197">
        <w:rPr>
          <w:lang w:val="sv-SE"/>
        </w:rPr>
        <w:t xml:space="preserve"> </w:t>
      </w:r>
      <w:r w:rsidR="00BF11A7" w:rsidRPr="00D90E4F">
        <w:fldChar w:fldCharType="begin"/>
      </w:r>
      <w:r w:rsidR="00DC2D6B" w:rsidRPr="00C14197">
        <w:rPr>
          <w:lang w:val="sv-SE"/>
        </w:rPr>
        <w:instrText xml:space="preserve"> PAGEREF _Ref332695772 \h </w:instrText>
      </w:r>
      <w:r w:rsidR="00BF11A7" w:rsidRPr="00D90E4F">
        <w:fldChar w:fldCharType="separate"/>
      </w:r>
      <w:r w:rsidR="00EB6DA4">
        <w:rPr>
          <w:b/>
          <w:bCs/>
          <w:noProof/>
          <w:lang w:val="sv-SE"/>
        </w:rPr>
        <w:t>Fel! Bokmärket är inte definierat.</w:t>
      </w:r>
      <w:r w:rsidR="00BF11A7" w:rsidRPr="00D90E4F">
        <w:fldChar w:fldCharType="end"/>
      </w:r>
      <w:r w:rsidR="00DC2D6B" w:rsidRPr="00C14197">
        <w:rPr>
          <w:lang w:val="sv-SE"/>
        </w:rPr>
        <w:t xml:space="preserve"> </w:t>
      </w:r>
      <w:r w:rsidRPr="00C14197">
        <w:rPr>
          <w:lang w:val="sv-SE"/>
        </w:rPr>
        <w:t>and</w:t>
      </w:r>
      <w:r w:rsidR="00DC2D6B" w:rsidRPr="00C14197">
        <w:rPr>
          <w:lang w:val="sv-SE"/>
        </w:rPr>
        <w:t xml:space="preserve"> </w:t>
      </w:r>
      <w:r w:rsidR="00BF11A7" w:rsidRPr="00D90E4F">
        <w:fldChar w:fldCharType="begin"/>
      </w:r>
      <w:r w:rsidR="00DC2D6B" w:rsidRPr="00C14197">
        <w:rPr>
          <w:lang w:val="sv-SE"/>
        </w:rPr>
        <w:instrText xml:space="preserve"> PAGEREF _Ref332809329 \h </w:instrText>
      </w:r>
      <w:r w:rsidR="00BF11A7" w:rsidRPr="00D90E4F">
        <w:fldChar w:fldCharType="separate"/>
      </w:r>
      <w:r w:rsidR="00EB6DA4">
        <w:rPr>
          <w:noProof/>
          <w:lang w:val="sv-SE"/>
        </w:rPr>
        <w:t>136</w:t>
      </w:r>
      <w:r w:rsidR="00BF11A7" w:rsidRPr="00D90E4F">
        <w:fldChar w:fldCharType="end"/>
      </w:r>
      <w:r w:rsidR="00DC2D6B" w:rsidRPr="00C14197">
        <w:rPr>
          <w:lang w:val="sv-SE"/>
        </w:rPr>
        <w:t xml:space="preserve"> for more information.</w:t>
      </w:r>
    </w:p>
    <w:p w14:paraId="46FBEF02" w14:textId="77777777" w:rsidR="00DC2D6B" w:rsidRPr="00D90E4F" w:rsidRDefault="00DC2D6B" w:rsidP="00C5529E">
      <w:pPr>
        <w:pStyle w:val="Rubrik4"/>
      </w:pPr>
      <w:r w:rsidRPr="00D90E4F">
        <w:t>Add extra rapids between contours</w:t>
      </w:r>
    </w:p>
    <w:p w14:paraId="4A0CFD9D" w14:textId="77777777" w:rsidR="00DC2D6B" w:rsidRPr="00D90E4F" w:rsidRDefault="009378B9" w:rsidP="00DC2D6B">
      <w:pPr>
        <w:keepNext/>
      </w:pPr>
      <w:r w:rsidRPr="00D90E4F">
        <w:rPr>
          <w:noProof/>
        </w:rPr>
        <w:drawing>
          <wp:inline distT="0" distB="0" distL="0" distR="0" wp14:anchorId="6D8EF83D" wp14:editId="20D62669">
            <wp:extent cx="2487295" cy="1257935"/>
            <wp:effectExtent l="19050" t="0" r="8255" b="0"/>
            <wp:docPr id="19246" name="Bild 19246" descr="Image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46" descr="Image502"/>
                    <pic:cNvPicPr>
                      <a:picLocks noChangeAspect="1" noChangeArrowheads="1"/>
                    </pic:cNvPicPr>
                  </pic:nvPicPr>
                  <pic:blipFill>
                    <a:blip r:embed="rId704" cstate="print"/>
                    <a:srcRect/>
                    <a:stretch>
                      <a:fillRect/>
                    </a:stretch>
                  </pic:blipFill>
                  <pic:spPr bwMode="auto">
                    <a:xfrm>
                      <a:off x="0" y="0"/>
                      <a:ext cx="2487295" cy="1257935"/>
                    </a:xfrm>
                    <a:prstGeom prst="rect">
                      <a:avLst/>
                    </a:prstGeom>
                    <a:noFill/>
                    <a:ln w="9525">
                      <a:noFill/>
                      <a:miter lim="800000"/>
                      <a:headEnd/>
                      <a:tailEnd/>
                    </a:ln>
                  </pic:spPr>
                </pic:pic>
              </a:graphicData>
            </a:graphic>
          </wp:inline>
        </w:drawing>
      </w:r>
    </w:p>
    <w:p w14:paraId="594DE2D1" w14:textId="77777777" w:rsidR="0045508C" w:rsidRPr="00D90E4F" w:rsidRDefault="00353E03" w:rsidP="00DC2D6B">
      <w:r w:rsidRPr="00D90E4F">
        <w:t>When it is</w:t>
      </w:r>
      <w:r w:rsidR="0045508C" w:rsidRPr="00D90E4F">
        <w:t xml:space="preserve"> necessary to add extra rapids between nodes in the part</w:t>
      </w:r>
      <w:r w:rsidRPr="00D90E4F">
        <w:t xml:space="preserve"> </w:t>
      </w:r>
      <w:r w:rsidR="0045508C" w:rsidRPr="00D90E4F">
        <w:t>to avoid collisions</w:t>
      </w:r>
      <w:r w:rsidRPr="00D90E4F">
        <w:t xml:space="preserve">, for example then </w:t>
      </w:r>
      <w:r w:rsidR="0045508C" w:rsidRPr="00D90E4F">
        <w:t xml:space="preserve">click on the node </w:t>
      </w:r>
      <w:r w:rsidRPr="00D90E4F">
        <w:t>to</w:t>
      </w:r>
      <w:r w:rsidR="0045508C" w:rsidRPr="00D90E4F">
        <w:t xml:space="preserve"> move and press the "Rapid" button. Add as many rapids as </w:t>
      </w:r>
      <w:r w:rsidRPr="00D90E4F">
        <w:t>needed and press the spacebar</w:t>
      </w:r>
      <w:ins w:id="758" w:author="jnelson" w:date="2012-09-18T13:28:00Z">
        <w:r w:rsidR="002F06BD" w:rsidRPr="00D90E4F">
          <w:t xml:space="preserve"> </w:t>
        </w:r>
      </w:ins>
      <w:r w:rsidR="0045508C" w:rsidRPr="00D90E4F">
        <w:t xml:space="preserve">to interrupt. </w:t>
      </w:r>
      <w:r w:rsidRPr="00D90E4F">
        <w:t>T</w:t>
      </w:r>
      <w:r w:rsidR="0045508C" w:rsidRPr="00D90E4F">
        <w:t xml:space="preserve">o delete an extra rapid press the </w:t>
      </w:r>
      <w:r w:rsidRPr="00D90E4F">
        <w:t>"</w:t>
      </w:r>
      <w:r w:rsidR="0045508C" w:rsidRPr="00D90E4F">
        <w:t>rapid</w:t>
      </w:r>
      <w:r w:rsidRPr="00D90E4F">
        <w:t>"</w:t>
      </w:r>
      <w:r w:rsidR="0045508C" w:rsidRPr="00D90E4F">
        <w:t xml:space="preserve"> again without giving any points.</w:t>
      </w:r>
    </w:p>
    <w:p w14:paraId="1C034E76" w14:textId="77777777" w:rsidR="0066099F" w:rsidRPr="00D90E4F" w:rsidRDefault="0066099F" w:rsidP="0066099F">
      <w:pPr>
        <w:pStyle w:val="Frga"/>
      </w:pPr>
      <w:bookmarkStart w:id="759" w:name="_Hlk808323"/>
      <w:r w:rsidRPr="00D90E4F">
        <w:t xml:space="preserve">What </w:t>
      </w:r>
      <w:r w:rsidR="002F06BD" w:rsidRPr="00D90E4F">
        <w:t>does</w:t>
      </w:r>
      <w:r w:rsidR="00353E03" w:rsidRPr="00D90E4F">
        <w:t xml:space="preserve"> </w:t>
      </w:r>
      <w:r w:rsidRPr="00D90E4F">
        <w:t>the thick area around the rapid points</w:t>
      </w:r>
      <w:r w:rsidR="002F06BD" w:rsidRPr="00D90E4F">
        <w:t xml:space="preserve"> mean</w:t>
      </w:r>
      <w:r w:rsidRPr="00D90E4F">
        <w:t>?</w:t>
      </w:r>
    </w:p>
    <w:p w14:paraId="45E5B2E0" w14:textId="1994B7E2" w:rsidR="0066099F" w:rsidRPr="00D90E4F" w:rsidRDefault="0066099F" w:rsidP="0066099F">
      <w:pPr>
        <w:pStyle w:val="Answer"/>
      </w:pPr>
      <w:r w:rsidRPr="00D90E4F">
        <w:t>This is the outside</w:t>
      </w:r>
      <w:r w:rsidR="00353E03" w:rsidRPr="00D90E4F">
        <w:t xml:space="preserve"> tool</w:t>
      </w:r>
      <w:r w:rsidRPr="00D90E4F">
        <w:t xml:space="preserve"> diameter. The value can be set in the machine setup (see page </w:t>
      </w:r>
      <w:r w:rsidR="00BF11A7" w:rsidRPr="00D90E4F">
        <w:fldChar w:fldCharType="begin"/>
      </w:r>
      <w:r w:rsidRPr="00D90E4F">
        <w:instrText xml:space="preserve"> PAGEREF _Ref333837103 \h </w:instrText>
      </w:r>
      <w:r w:rsidR="00BF11A7" w:rsidRPr="00D90E4F">
        <w:fldChar w:fldCharType="separate"/>
      </w:r>
      <w:r w:rsidR="00EB6DA4">
        <w:rPr>
          <w:noProof/>
        </w:rPr>
        <w:t>313</w:t>
      </w:r>
      <w:r w:rsidR="00BF11A7" w:rsidRPr="00D90E4F">
        <w:fldChar w:fldCharType="end"/>
      </w:r>
      <w:r w:rsidRPr="00D90E4F">
        <w:t>).</w:t>
      </w:r>
    </w:p>
    <w:p w14:paraId="180C0316" w14:textId="108E0442" w:rsidR="00FB144D" w:rsidRPr="00D90E4F" w:rsidRDefault="00914BEF" w:rsidP="00FB144D">
      <w:pPr>
        <w:pStyle w:val="Rubrik2"/>
      </w:pPr>
      <w:bookmarkStart w:id="760" w:name="_Toc335636986"/>
      <w:bookmarkStart w:id="761" w:name="_Toc129002820"/>
      <w:bookmarkStart w:id="762" w:name="_Toc229474867"/>
      <w:bookmarkEnd w:id="759"/>
      <w:r>
        <w:lastRenderedPageBreak/>
        <w:t>Delete</w:t>
      </w:r>
      <w:r w:rsidR="00D510F5" w:rsidRPr="00D90E4F">
        <w:t xml:space="preserve"> tool</w:t>
      </w:r>
      <w:bookmarkStart w:id="763" w:name="erasetoolpath"/>
      <w:bookmarkEnd w:id="763"/>
      <w:r w:rsidR="00D510F5" w:rsidRPr="00D90E4F">
        <w:t>path</w:t>
      </w:r>
      <w:bookmarkEnd w:id="760"/>
      <w:bookmarkEnd w:id="761"/>
      <w:bookmarkEnd w:id="762"/>
    </w:p>
    <w:p w14:paraId="1FDF0FF4" w14:textId="7D8BDB04" w:rsidR="00FB144D" w:rsidRPr="00D90E4F" w:rsidRDefault="00914BEF" w:rsidP="00914BEF">
      <w:pPr>
        <w:pStyle w:val="Bild"/>
      </w:pPr>
      <w:r w:rsidRPr="00914BEF">
        <w:rPr>
          <w:noProof/>
        </w:rPr>
        <w:drawing>
          <wp:inline distT="0" distB="0" distL="0" distR="0" wp14:anchorId="795E1F23" wp14:editId="2ADD7721">
            <wp:extent cx="1857634" cy="895475"/>
            <wp:effectExtent l="0" t="0" r="9525" b="0"/>
            <wp:docPr id="1748520011" name="Bildobjekt 1" descr="En bild som visar text, skärmbild, Rektangel,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20011" name="Bildobjekt 1" descr="En bild som visar text, skärmbild, Rektangel, Teckensnitt&#10;&#10;Automatiskt genererad beskrivning"/>
                    <pic:cNvPicPr/>
                  </pic:nvPicPr>
                  <pic:blipFill>
                    <a:blip r:embed="rId705"/>
                    <a:stretch>
                      <a:fillRect/>
                    </a:stretch>
                  </pic:blipFill>
                  <pic:spPr>
                    <a:xfrm>
                      <a:off x="0" y="0"/>
                      <a:ext cx="1857634" cy="895475"/>
                    </a:xfrm>
                    <a:prstGeom prst="rect">
                      <a:avLst/>
                    </a:prstGeom>
                  </pic:spPr>
                </pic:pic>
              </a:graphicData>
            </a:graphic>
          </wp:inline>
        </w:drawing>
      </w:r>
    </w:p>
    <w:p w14:paraId="312DCC9B" w14:textId="77777777" w:rsidR="00353E03" w:rsidRPr="00D90E4F" w:rsidRDefault="00353E03" w:rsidP="00FB144D">
      <w:r w:rsidRPr="00D90E4F">
        <w:t xml:space="preserve">To easily </w:t>
      </w:r>
      <w:r w:rsidR="0066099F" w:rsidRPr="00D90E4F">
        <w:t>delete an existing toolpath</w:t>
      </w:r>
      <w:r w:rsidRPr="00D90E4F">
        <w:t>, s</w:t>
      </w:r>
      <w:r w:rsidR="0066099F" w:rsidRPr="00D90E4F">
        <w:t xml:space="preserve">tart the command </w:t>
      </w:r>
      <w:r w:rsidR="00245590" w:rsidRPr="00D90E4F">
        <w:t xml:space="preserve">and </w:t>
      </w:r>
      <w:r w:rsidR="0066099F" w:rsidRPr="00D90E4F">
        <w:t xml:space="preserve">select the leads to delete and press </w:t>
      </w:r>
      <w:r w:rsidRPr="00D90E4F">
        <w:t>E</w:t>
      </w:r>
      <w:r w:rsidR="0066099F" w:rsidRPr="00D90E4F">
        <w:t>nter.</w:t>
      </w:r>
    </w:p>
    <w:p w14:paraId="71D6BD90" w14:textId="02C926E2" w:rsidR="0066099F" w:rsidRPr="00D90E4F" w:rsidRDefault="00914BEF" w:rsidP="00914BEF">
      <w:pPr>
        <w:pStyle w:val="Bild"/>
      </w:pPr>
      <w:r w:rsidRPr="00914BEF">
        <w:rPr>
          <w:noProof/>
        </w:rPr>
        <w:drawing>
          <wp:inline distT="0" distB="0" distL="0" distR="0" wp14:anchorId="4C1F3CD4" wp14:editId="49CA06E0">
            <wp:extent cx="3974400" cy="1454400"/>
            <wp:effectExtent l="0" t="0" r="7620" b="0"/>
            <wp:docPr id="1166953320" name="Bildobjekt 1" descr="En bild som visar cirkel, skärmbild, Grafik,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53320" name="Bildobjekt 1" descr="En bild som visar cirkel, skärmbild, Grafik, diagram&#10;&#10;Automatiskt genererad beskrivning"/>
                    <pic:cNvPicPr/>
                  </pic:nvPicPr>
                  <pic:blipFill>
                    <a:blip r:embed="rId706"/>
                    <a:stretch>
                      <a:fillRect/>
                    </a:stretch>
                  </pic:blipFill>
                  <pic:spPr>
                    <a:xfrm>
                      <a:off x="0" y="0"/>
                      <a:ext cx="3974400" cy="1454400"/>
                    </a:xfrm>
                    <a:prstGeom prst="rect">
                      <a:avLst/>
                    </a:prstGeom>
                  </pic:spPr>
                </pic:pic>
              </a:graphicData>
            </a:graphic>
          </wp:inline>
        </w:drawing>
      </w:r>
    </w:p>
    <w:p w14:paraId="5633253D" w14:textId="21082DA7" w:rsidR="0066099F" w:rsidRPr="00D90E4F" w:rsidRDefault="0066099F" w:rsidP="00FB144D">
      <w:r w:rsidRPr="00D90E4F">
        <w:t xml:space="preserve">This will erase the toolpath on these </w:t>
      </w:r>
      <w:r w:rsidR="00914BEF">
        <w:t xml:space="preserve">five </w:t>
      </w:r>
      <w:r w:rsidRPr="00D90E4F">
        <w:t>holes.</w:t>
      </w:r>
    </w:p>
    <w:p w14:paraId="03286C9B" w14:textId="0BC32F16" w:rsidR="00954E27" w:rsidRPr="00B65F8A" w:rsidRDefault="00954E27" w:rsidP="00954E27">
      <w:pPr>
        <w:pStyle w:val="Rubrik2"/>
        <w:rPr>
          <w:lang w:val="sv-SE"/>
        </w:rPr>
      </w:pPr>
      <w:bookmarkStart w:id="764" w:name="_Toc335636987"/>
      <w:bookmarkStart w:id="765" w:name="_Toc129002821"/>
      <w:bookmarkStart w:id="766" w:name="_Toc229474868"/>
      <w:r w:rsidRPr="00B65F8A">
        <w:rPr>
          <w:lang w:val="sv-SE"/>
        </w:rPr>
        <w:t>Micro joi</w:t>
      </w:r>
      <w:bookmarkStart w:id="767" w:name="microjoints"/>
      <w:bookmarkEnd w:id="767"/>
      <w:r w:rsidRPr="00B65F8A">
        <w:rPr>
          <w:lang w:val="sv-SE"/>
        </w:rPr>
        <w:t>nts</w:t>
      </w:r>
      <w:bookmarkEnd w:id="764"/>
      <w:bookmarkEnd w:id="765"/>
      <w:r w:rsidR="00B65F8A" w:rsidRPr="00B65F8A">
        <w:rPr>
          <w:lang w:val="sv-SE"/>
        </w:rPr>
        <w:t xml:space="preserve"> MÅSTE KOMPLETERAS M</w:t>
      </w:r>
      <w:r w:rsidR="00B65F8A">
        <w:rPr>
          <w:lang w:val="sv-SE"/>
        </w:rPr>
        <w:t>ULTI FUNKAR EJ</w:t>
      </w:r>
      <w:bookmarkEnd w:id="766"/>
    </w:p>
    <w:p w14:paraId="40DB28CF" w14:textId="33BECEBB" w:rsidR="00954E27" w:rsidRPr="00D90E4F" w:rsidRDefault="00914BEF" w:rsidP="00914BEF">
      <w:pPr>
        <w:pStyle w:val="Bild"/>
      </w:pPr>
      <w:r w:rsidRPr="00914BEF">
        <w:rPr>
          <w:noProof/>
        </w:rPr>
        <w:drawing>
          <wp:inline distT="0" distB="0" distL="0" distR="0" wp14:anchorId="3A0DAD02" wp14:editId="0F49FA26">
            <wp:extent cx="1364400" cy="1065600"/>
            <wp:effectExtent l="0" t="0" r="7620" b="1270"/>
            <wp:docPr id="1014879575" name="Bildobjekt 1" descr="En bild som visar text, skärmbild,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79575" name="Bildobjekt 1" descr="En bild som visar text, skärmbild, Rektangel&#10;&#10;Automatiskt genererad beskrivning"/>
                    <pic:cNvPicPr/>
                  </pic:nvPicPr>
                  <pic:blipFill>
                    <a:blip r:embed="rId707"/>
                    <a:stretch>
                      <a:fillRect/>
                    </a:stretch>
                  </pic:blipFill>
                  <pic:spPr>
                    <a:xfrm>
                      <a:off x="0" y="0"/>
                      <a:ext cx="1364400" cy="1065600"/>
                    </a:xfrm>
                    <a:prstGeom prst="rect">
                      <a:avLst/>
                    </a:prstGeom>
                  </pic:spPr>
                </pic:pic>
              </a:graphicData>
            </a:graphic>
          </wp:inline>
        </w:drawing>
      </w:r>
    </w:p>
    <w:p w14:paraId="1025771E" w14:textId="7FB60EED" w:rsidR="00954E27" w:rsidRPr="00D90E4F" w:rsidRDefault="00353E03" w:rsidP="00954E27">
      <w:r w:rsidRPr="00D90E4F">
        <w:t xml:space="preserve">Use </w:t>
      </w:r>
      <w:r w:rsidR="0019570E" w:rsidRPr="00D90E4F">
        <w:t xml:space="preserve">this command </w:t>
      </w:r>
      <w:r w:rsidRPr="00D90E4F">
        <w:t>to</w:t>
      </w:r>
      <w:r w:rsidR="0019570E" w:rsidRPr="00D90E4F">
        <w:t xml:space="preserve"> add </w:t>
      </w:r>
      <w:r w:rsidR="00914BEF">
        <w:t>extra</w:t>
      </w:r>
      <w:r w:rsidR="0019570E" w:rsidRPr="00D90E4F">
        <w:t xml:space="preserve"> lead</w:t>
      </w:r>
      <w:r w:rsidR="00914BEF">
        <w:t>s</w:t>
      </w:r>
      <w:r w:rsidR="0019570E" w:rsidRPr="00D90E4F">
        <w:t xml:space="preserve"> on the same geometry. </w:t>
      </w:r>
      <w:r w:rsidR="003415DF" w:rsidRPr="00D90E4F">
        <w:t>T</w:t>
      </w:r>
      <w:r w:rsidRPr="00D90E4F">
        <w:t>he lead</w:t>
      </w:r>
      <w:r w:rsidR="003415DF" w:rsidRPr="00D90E4F">
        <w:t xml:space="preserve">'s </w:t>
      </w:r>
      <w:r w:rsidRPr="00D90E4F">
        <w:t>design</w:t>
      </w:r>
      <w:r w:rsidR="0019570E" w:rsidRPr="00D90E4F">
        <w:t xml:space="preserve"> can prevent </w:t>
      </w:r>
      <w:r w:rsidR="00BD01B5" w:rsidRPr="00D90E4F">
        <w:t xml:space="preserve">small </w:t>
      </w:r>
      <w:r w:rsidR="00364346" w:rsidRPr="00D90E4F">
        <w:t>part</w:t>
      </w:r>
      <w:r w:rsidRPr="00D90E4F">
        <w:t>s</w:t>
      </w:r>
      <w:r w:rsidR="00364346" w:rsidRPr="00D90E4F">
        <w:t xml:space="preserve"> from falling do</w:t>
      </w:r>
      <w:r w:rsidR="00BD01B5" w:rsidRPr="00D90E4F">
        <w:t xml:space="preserve">wn into the </w:t>
      </w:r>
      <w:r w:rsidR="008E1B48" w:rsidRPr="00D90E4F">
        <w:t>water tank of the machine</w:t>
      </w:r>
      <w:r w:rsidR="00BD01B5" w:rsidRPr="00D90E4F">
        <w:t xml:space="preserve">. </w:t>
      </w:r>
      <w:r w:rsidR="0019570E" w:rsidRPr="00D90E4F">
        <w:t xml:space="preserve">It can also be used </w:t>
      </w:r>
      <w:r w:rsidR="001F43DB" w:rsidRPr="00D90E4F">
        <w:t xml:space="preserve">to fix the part in the </w:t>
      </w:r>
      <w:r w:rsidR="00914BEF" w:rsidRPr="00D90E4F">
        <w:t>sheet,</w:t>
      </w:r>
      <w:r w:rsidR="001F43DB" w:rsidRPr="00D90E4F">
        <w:t xml:space="preserve"> so the parts are not moved because of stresses in the material.</w:t>
      </w:r>
    </w:p>
    <w:p w14:paraId="08577A31" w14:textId="31053B46" w:rsidR="00954E27" w:rsidRDefault="00914BEF" w:rsidP="00914BEF">
      <w:pPr>
        <w:pStyle w:val="Bild"/>
      </w:pPr>
      <w:r>
        <w:rPr>
          <w:noProof/>
        </w:rPr>
        <w:drawing>
          <wp:inline distT="0" distB="0" distL="0" distR="0" wp14:anchorId="53E9A63C" wp14:editId="3F1306E5">
            <wp:extent cx="2304000" cy="2127600"/>
            <wp:effectExtent l="0" t="0" r="1270" b="6350"/>
            <wp:docPr id="26040823" name="Bildobjekt 1" descr="En bild som visar text, skärmbild, skärm,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0823" name="Bildobjekt 1" descr="En bild som visar text, skärmbild, skärm, programvara&#10;&#10;Automatiskt genererad beskrivning"/>
                    <pic:cNvPicPr/>
                  </pic:nvPicPr>
                  <pic:blipFill>
                    <a:blip r:embed="rId708"/>
                    <a:stretch>
                      <a:fillRect/>
                    </a:stretch>
                  </pic:blipFill>
                  <pic:spPr>
                    <a:xfrm>
                      <a:off x="0" y="0"/>
                      <a:ext cx="2304000" cy="2127600"/>
                    </a:xfrm>
                    <a:prstGeom prst="rect">
                      <a:avLst/>
                    </a:prstGeom>
                  </pic:spPr>
                </pic:pic>
              </a:graphicData>
            </a:graphic>
          </wp:inline>
        </w:drawing>
      </w:r>
    </w:p>
    <w:p w14:paraId="4802B043" w14:textId="08B3E7BF" w:rsidR="00914BEF" w:rsidRDefault="00914BEF" w:rsidP="00914BEF">
      <w:r>
        <w:t>The command has two main options:</w:t>
      </w:r>
    </w:p>
    <w:p w14:paraId="49FEF48A" w14:textId="39E570AF" w:rsidR="00914BEF" w:rsidRDefault="00914BEF" w:rsidP="00914BEF">
      <w:pPr>
        <w:pStyle w:val="Rubrik5"/>
      </w:pPr>
      <w:r>
        <w:t>Speed up</w:t>
      </w:r>
    </w:p>
    <w:p w14:paraId="50CB1D62" w14:textId="1F960ED5" w:rsidR="00914BEF" w:rsidRDefault="00914BEF" w:rsidP="00914BEF">
      <w:pPr>
        <w:pStyle w:val="Bild"/>
      </w:pPr>
      <w:r w:rsidRPr="00914BEF">
        <w:rPr>
          <w:noProof/>
        </w:rPr>
        <w:drawing>
          <wp:inline distT="0" distB="0" distL="0" distR="0" wp14:anchorId="5AC3B694" wp14:editId="02AF9B85">
            <wp:extent cx="2185200" cy="374400"/>
            <wp:effectExtent l="0" t="0" r="5715" b="6985"/>
            <wp:docPr id="160639506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95061" name=""/>
                    <pic:cNvPicPr/>
                  </pic:nvPicPr>
                  <pic:blipFill>
                    <a:blip r:embed="rId709"/>
                    <a:stretch>
                      <a:fillRect/>
                    </a:stretch>
                  </pic:blipFill>
                  <pic:spPr>
                    <a:xfrm>
                      <a:off x="0" y="0"/>
                      <a:ext cx="2185200" cy="374400"/>
                    </a:xfrm>
                    <a:prstGeom prst="rect">
                      <a:avLst/>
                    </a:prstGeom>
                  </pic:spPr>
                </pic:pic>
              </a:graphicData>
            </a:graphic>
          </wp:inline>
        </w:drawing>
      </w:r>
    </w:p>
    <w:p w14:paraId="0ACD4F3B" w14:textId="530FC649" w:rsidR="00565B26" w:rsidRDefault="00914BEF" w:rsidP="00914BEF">
      <w:r>
        <w:t>In this case the</w:t>
      </w:r>
      <w:r w:rsidR="00565B26">
        <w:t xml:space="preserve"> </w:t>
      </w:r>
      <w:r>
        <w:t xml:space="preserve">speed </w:t>
      </w:r>
      <w:r w:rsidR="00565B26">
        <w:t xml:space="preserve">will speed up fastest possible. This speed is defined in the </w:t>
      </w:r>
      <w:hyperlink w:anchor="_Max_cutting_speed" w:history="1">
        <w:r w:rsidR="00565B26" w:rsidRPr="00565B26">
          <w:rPr>
            <w:rStyle w:val="Hyperlnk"/>
          </w:rPr>
          <w:t>Machine setting</w:t>
        </w:r>
      </w:hyperlink>
      <w:r w:rsidR="00565B26">
        <w:t>.</w:t>
      </w:r>
      <w:r w:rsidR="005A5CC7">
        <w:t xml:space="preserve"> The speed will be that fast that it's not possible to cut through the material. That will be the micro joints.</w:t>
      </w:r>
    </w:p>
    <w:p w14:paraId="3EE8C484" w14:textId="100279F5" w:rsidR="005A5CC7" w:rsidRDefault="005A5CC7" w:rsidP="005A5CC7">
      <w:pPr>
        <w:pStyle w:val="Bild"/>
      </w:pPr>
      <w:r w:rsidRPr="005A5CC7">
        <w:rPr>
          <w:noProof/>
        </w:rPr>
        <w:lastRenderedPageBreak/>
        <w:drawing>
          <wp:inline distT="0" distB="0" distL="0" distR="0" wp14:anchorId="4A0D59B6" wp14:editId="79A63A03">
            <wp:extent cx="1504800" cy="1022400"/>
            <wp:effectExtent l="0" t="0" r="635" b="6350"/>
            <wp:docPr id="1614445133" name="Bildobjekt 1" descr="En bild som visar skärmbild, diagram, cirkel, Grafik&#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45133" name="Bildobjekt 1" descr="En bild som visar skärmbild, diagram, cirkel, Grafik&#10;&#10;Automatiskt genererad beskrivning"/>
                    <pic:cNvPicPr/>
                  </pic:nvPicPr>
                  <pic:blipFill>
                    <a:blip r:embed="rId710"/>
                    <a:stretch>
                      <a:fillRect/>
                    </a:stretch>
                  </pic:blipFill>
                  <pic:spPr>
                    <a:xfrm>
                      <a:off x="0" y="0"/>
                      <a:ext cx="1504800" cy="1022400"/>
                    </a:xfrm>
                    <a:prstGeom prst="rect">
                      <a:avLst/>
                    </a:prstGeom>
                  </pic:spPr>
                </pic:pic>
              </a:graphicData>
            </a:graphic>
          </wp:inline>
        </w:drawing>
      </w:r>
    </w:p>
    <w:p w14:paraId="6E854FC8" w14:textId="1892F088" w:rsidR="005A5CC7" w:rsidRPr="005A5CC7" w:rsidRDefault="005A5CC7" w:rsidP="005A5CC7">
      <w:r>
        <w:t>You will see the micro joints as yellow short lines on the toolpath.</w:t>
      </w:r>
    </w:p>
    <w:p w14:paraId="2EDA36E3" w14:textId="5261D6BE" w:rsidR="00565B26" w:rsidRDefault="00565B26" w:rsidP="00565B26">
      <w:pPr>
        <w:pStyle w:val="Rubrik5"/>
      </w:pPr>
      <w:r>
        <w:t>Jet On/Off</w:t>
      </w:r>
    </w:p>
    <w:p w14:paraId="4693F0CA" w14:textId="4FBA06FE" w:rsidR="00565B26" w:rsidRDefault="00565B26" w:rsidP="00565B26">
      <w:pPr>
        <w:pStyle w:val="Bild"/>
      </w:pPr>
      <w:r w:rsidRPr="00565B26">
        <w:rPr>
          <w:noProof/>
        </w:rPr>
        <w:drawing>
          <wp:inline distT="0" distB="0" distL="0" distR="0" wp14:anchorId="2EAB1065" wp14:editId="2476F8B5">
            <wp:extent cx="2260800" cy="442800"/>
            <wp:effectExtent l="0" t="0" r="6350" b="0"/>
            <wp:docPr id="396242080"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42080" name="Bildobjekt 1" descr="En bild som visar text, skärmbild, Teckensnitt, linje&#10;&#10;Automatiskt genererad beskrivning"/>
                    <pic:cNvPicPr/>
                  </pic:nvPicPr>
                  <pic:blipFill>
                    <a:blip r:embed="rId711"/>
                    <a:stretch>
                      <a:fillRect/>
                    </a:stretch>
                  </pic:blipFill>
                  <pic:spPr>
                    <a:xfrm>
                      <a:off x="0" y="0"/>
                      <a:ext cx="2260800" cy="442800"/>
                    </a:xfrm>
                    <a:prstGeom prst="rect">
                      <a:avLst/>
                    </a:prstGeom>
                  </pic:spPr>
                </pic:pic>
              </a:graphicData>
            </a:graphic>
          </wp:inline>
        </w:drawing>
      </w:r>
    </w:p>
    <w:p w14:paraId="1CC489C6" w14:textId="105FBDB4" w:rsidR="005A5CC7" w:rsidRDefault="00565B26" w:rsidP="005A5CC7">
      <w:r>
        <w:t xml:space="preserve">Select </w:t>
      </w:r>
      <w:r w:rsidR="005A5CC7">
        <w:t xml:space="preserve">the lead you want to use </w:t>
      </w:r>
      <w:r>
        <w:t xml:space="preserve">in the </w:t>
      </w:r>
      <w:r w:rsidR="005A5CC7">
        <w:t>drop-down</w:t>
      </w:r>
      <w:r>
        <w:t xml:space="preserve"> menu or click </w:t>
      </w:r>
      <w:r w:rsidR="001F43DB" w:rsidRPr="00D90E4F">
        <w:t xml:space="preserve">the </w:t>
      </w:r>
      <w:r w:rsidR="00C47395" w:rsidRPr="00D90E4F">
        <w:t>"</w:t>
      </w:r>
      <w:r w:rsidR="00A946E1" w:rsidRPr="00D90E4F">
        <w:t>E</w:t>
      </w:r>
      <w:r w:rsidR="001F43DB" w:rsidRPr="00D90E4F">
        <w:t>dit</w:t>
      </w:r>
      <w:r w:rsidR="00C47395" w:rsidRPr="00D90E4F">
        <w:t>"</w:t>
      </w:r>
      <w:r w:rsidR="001F43DB" w:rsidRPr="00D90E4F">
        <w:t xml:space="preserve"> button </w:t>
      </w:r>
      <w:r w:rsidR="003415DF" w:rsidRPr="00D90E4F">
        <w:t>to</w:t>
      </w:r>
      <w:r w:rsidR="001F43DB" w:rsidRPr="00D90E4F">
        <w:t xml:space="preserve"> make </w:t>
      </w:r>
      <w:r>
        <w:t xml:space="preserve">new </w:t>
      </w:r>
      <w:r w:rsidR="001F43DB" w:rsidRPr="00D90E4F">
        <w:t>lead definitions</w:t>
      </w:r>
      <w:r>
        <w:t>.</w:t>
      </w:r>
      <w:r w:rsidR="005A5CC7">
        <w:t xml:space="preserve"> You can read more about the different piercing types and leads on "</w:t>
      </w:r>
      <w:hyperlink w:anchor="_Lead_definitions" w:history="1">
        <w:r w:rsidR="005A5CC7" w:rsidRPr="0073255B">
          <w:rPr>
            <w:rStyle w:val="Hyperlnk"/>
          </w:rPr>
          <w:t>Lead definitions</w:t>
        </w:r>
      </w:hyperlink>
      <w:r w:rsidR="005A5CC7">
        <w:t>"</w:t>
      </w:r>
    </w:p>
    <w:p w14:paraId="42E1C16A" w14:textId="6B6A0F4D" w:rsidR="00314F21" w:rsidRDefault="00314F21" w:rsidP="005A5CC7">
      <w:r>
        <w:t>If you want to have a stop between jet off and jet on. Then you can activate the stop toggle. Note if you use the Multi option then a stop will be inserted at all micro joints.</w:t>
      </w:r>
    </w:p>
    <w:p w14:paraId="6626162B" w14:textId="282CA6F9" w:rsidR="00C7297C" w:rsidRPr="00D90E4F" w:rsidRDefault="00B65F8A" w:rsidP="005A5CC7">
      <w:pPr>
        <w:pStyle w:val="Bild"/>
      </w:pPr>
      <w:r>
        <w:rPr>
          <w:noProof/>
        </w:rPr>
        <w:drawing>
          <wp:inline distT="0" distB="0" distL="0" distR="0" wp14:anchorId="540E5AB3" wp14:editId="50EC7D8E">
            <wp:extent cx="1731600" cy="1242000"/>
            <wp:effectExtent l="0" t="0" r="2540" b="0"/>
            <wp:docPr id="1493635607" name="Bildobjekt 1" descr="En bild som visar skärmbild, Grafik, Teckensnitt,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35607" name="Bildobjekt 1" descr="En bild som visar skärmbild, Grafik, Teckensnitt, diagram&#10;&#10;Automatiskt genererad beskrivning"/>
                    <pic:cNvPicPr/>
                  </pic:nvPicPr>
                  <pic:blipFill>
                    <a:blip r:embed="rId712"/>
                    <a:stretch>
                      <a:fillRect/>
                    </a:stretch>
                  </pic:blipFill>
                  <pic:spPr>
                    <a:xfrm>
                      <a:off x="0" y="0"/>
                      <a:ext cx="1731600" cy="1242000"/>
                    </a:xfrm>
                    <a:prstGeom prst="rect">
                      <a:avLst/>
                    </a:prstGeom>
                  </pic:spPr>
                </pic:pic>
              </a:graphicData>
            </a:graphic>
          </wp:inline>
        </w:drawing>
      </w:r>
    </w:p>
    <w:p w14:paraId="52E0E5D1" w14:textId="42293A0E" w:rsidR="00B65F8A" w:rsidRDefault="008E7F18" w:rsidP="0019570E">
      <w:r w:rsidRPr="00D90E4F">
        <w:t>T</w:t>
      </w:r>
      <w:r w:rsidR="00C7297C" w:rsidRPr="00D90E4F">
        <w:t>he standard lead</w:t>
      </w:r>
      <w:r w:rsidRPr="00D90E4F">
        <w:t xml:space="preserve"> is inserted at (A)</w:t>
      </w:r>
      <w:r w:rsidR="00C7297C" w:rsidRPr="00D90E4F">
        <w:t xml:space="preserve">. The other three </w:t>
      </w:r>
      <w:r w:rsidR="003415DF" w:rsidRPr="00D90E4F">
        <w:t xml:space="preserve">are </w:t>
      </w:r>
      <w:r w:rsidR="00C7297C" w:rsidRPr="00D90E4F">
        <w:t>micro joints with the same settings as (A).</w:t>
      </w:r>
    </w:p>
    <w:p w14:paraId="30E75B8F" w14:textId="054783E8" w:rsidR="00314F21" w:rsidRDefault="00314F21" w:rsidP="00314F21">
      <w:pPr>
        <w:pStyle w:val="Rubrik3"/>
      </w:pPr>
      <w:r>
        <w:t>Single</w:t>
      </w:r>
    </w:p>
    <w:p w14:paraId="74EE51A8" w14:textId="2EFD9890" w:rsidR="00314F21" w:rsidRDefault="00314F21" w:rsidP="00314F21">
      <w:pPr>
        <w:pStyle w:val="Bild"/>
      </w:pPr>
      <w:r w:rsidRPr="00314F21">
        <w:rPr>
          <w:noProof/>
        </w:rPr>
        <w:drawing>
          <wp:inline distT="0" distB="0" distL="0" distR="0" wp14:anchorId="51D28B7A" wp14:editId="07FC8C6A">
            <wp:extent cx="2466000" cy="626400"/>
            <wp:effectExtent l="0" t="0" r="0" b="2540"/>
            <wp:docPr id="1708279358"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79358" name="Bildobjekt 1" descr="En bild som visar text, skärmbild, Teckensnitt, nummer&#10;&#10;Automatiskt genererad beskrivning"/>
                    <pic:cNvPicPr/>
                  </pic:nvPicPr>
                  <pic:blipFill>
                    <a:blip r:embed="rId713"/>
                    <a:stretch>
                      <a:fillRect/>
                    </a:stretch>
                  </pic:blipFill>
                  <pic:spPr>
                    <a:xfrm>
                      <a:off x="0" y="0"/>
                      <a:ext cx="2466000" cy="626400"/>
                    </a:xfrm>
                    <a:prstGeom prst="rect">
                      <a:avLst/>
                    </a:prstGeom>
                  </pic:spPr>
                </pic:pic>
              </a:graphicData>
            </a:graphic>
          </wp:inline>
        </w:drawing>
      </w:r>
    </w:p>
    <w:p w14:paraId="3D10161A" w14:textId="1DF63533" w:rsidR="00314F21" w:rsidRDefault="00314F21" w:rsidP="00314F21">
      <w:r>
        <w:t>By using this option, you can click on positions where you want the micro joint to be inserted.</w:t>
      </w:r>
    </w:p>
    <w:p w14:paraId="0B90EEA5" w14:textId="1AD7388D" w:rsidR="00314F21" w:rsidRDefault="00314F21" w:rsidP="00314F21">
      <w:pPr>
        <w:pStyle w:val="Rubrik3"/>
      </w:pPr>
      <w:r>
        <w:t>Multi</w:t>
      </w:r>
    </w:p>
    <w:p w14:paraId="313029C1" w14:textId="0277601A" w:rsidR="00314F21" w:rsidRDefault="00314F21" w:rsidP="00314F21">
      <w:r w:rsidRPr="00314F21">
        <w:rPr>
          <w:noProof/>
        </w:rPr>
        <w:drawing>
          <wp:inline distT="0" distB="0" distL="0" distR="0" wp14:anchorId="38AE7C5E" wp14:editId="3F5EC3F8">
            <wp:extent cx="2480400" cy="1159200"/>
            <wp:effectExtent l="0" t="0" r="0" b="3175"/>
            <wp:docPr id="1300191949"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91949" name="Bildobjekt 1" descr="En bild som visar text, skärmbild, Teckensnitt, nummer&#10;&#10;Automatiskt genererad beskrivning"/>
                    <pic:cNvPicPr/>
                  </pic:nvPicPr>
                  <pic:blipFill>
                    <a:blip r:embed="rId714"/>
                    <a:stretch>
                      <a:fillRect/>
                    </a:stretch>
                  </pic:blipFill>
                  <pic:spPr>
                    <a:xfrm>
                      <a:off x="0" y="0"/>
                      <a:ext cx="2480400" cy="1159200"/>
                    </a:xfrm>
                    <a:prstGeom prst="rect">
                      <a:avLst/>
                    </a:prstGeom>
                  </pic:spPr>
                </pic:pic>
              </a:graphicData>
            </a:graphic>
          </wp:inline>
        </w:drawing>
      </w:r>
    </w:p>
    <w:p w14:paraId="7E8B38BA" w14:textId="5C235286" w:rsidR="00314F21" w:rsidRDefault="00314F21" w:rsidP="00314F21">
      <w:r>
        <w:t>This option can automatically insert micro joints. In this case every 500 mm. To not get too many it is also possible to set a max number of joints.</w:t>
      </w:r>
    </w:p>
    <w:p w14:paraId="666E419E" w14:textId="1C74E9D5" w:rsidR="00314F21" w:rsidRDefault="00314F21" w:rsidP="00314F21">
      <w:pPr>
        <w:pStyle w:val="Rubrik3"/>
      </w:pPr>
      <w:r>
        <w:t>Remove</w:t>
      </w:r>
    </w:p>
    <w:p w14:paraId="02B6ADE1" w14:textId="29B3330C" w:rsidR="00314F21" w:rsidRDefault="00314F21" w:rsidP="00314F21">
      <w:pPr>
        <w:pStyle w:val="Bild"/>
      </w:pPr>
      <w:r w:rsidRPr="00314F21">
        <w:rPr>
          <w:noProof/>
        </w:rPr>
        <w:drawing>
          <wp:inline distT="0" distB="0" distL="0" distR="0" wp14:anchorId="5ABA0A48" wp14:editId="35DC1C4A">
            <wp:extent cx="2419200" cy="640800"/>
            <wp:effectExtent l="0" t="0" r="635" b="6985"/>
            <wp:docPr id="1355336861" name="Bildobjekt 1" descr="En bild som visar text, skärmbild, Teckensnitt,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36861" name="Bildobjekt 1" descr="En bild som visar text, skärmbild, Teckensnitt, Rektangel&#10;&#10;Automatiskt genererad beskrivning"/>
                    <pic:cNvPicPr/>
                  </pic:nvPicPr>
                  <pic:blipFill>
                    <a:blip r:embed="rId715"/>
                    <a:stretch>
                      <a:fillRect/>
                    </a:stretch>
                  </pic:blipFill>
                  <pic:spPr>
                    <a:xfrm>
                      <a:off x="0" y="0"/>
                      <a:ext cx="2419200" cy="640800"/>
                    </a:xfrm>
                    <a:prstGeom prst="rect">
                      <a:avLst/>
                    </a:prstGeom>
                  </pic:spPr>
                </pic:pic>
              </a:graphicData>
            </a:graphic>
          </wp:inline>
        </w:drawing>
      </w:r>
    </w:p>
    <w:p w14:paraId="523F78AF" w14:textId="776CC13A" w:rsidR="00314F21" w:rsidRPr="00314F21" w:rsidRDefault="00314F21" w:rsidP="00314F21">
      <w:r>
        <w:t>You this option to remove micro joints.</w:t>
      </w:r>
    </w:p>
    <w:p w14:paraId="37554822" w14:textId="2EC21222" w:rsidR="0054761B" w:rsidRPr="001C6098" w:rsidRDefault="0054761B" w:rsidP="0054761B">
      <w:pPr>
        <w:pStyle w:val="Rubrik2"/>
        <w:rPr>
          <w:lang w:val="sv-SE"/>
        </w:rPr>
      </w:pPr>
      <w:bookmarkStart w:id="768" w:name="_Toc335636988"/>
      <w:bookmarkStart w:id="769" w:name="_Toc129002822"/>
      <w:bookmarkStart w:id="770" w:name="_Toc229474869"/>
      <w:r w:rsidRPr="001C6098">
        <w:rPr>
          <w:lang w:val="sv-SE"/>
        </w:rPr>
        <w:lastRenderedPageBreak/>
        <w:t>Cha</w:t>
      </w:r>
      <w:bookmarkStart w:id="771" w:name="chaincutting"/>
      <w:bookmarkEnd w:id="771"/>
      <w:r w:rsidRPr="001C6098">
        <w:rPr>
          <w:lang w:val="sv-SE"/>
        </w:rPr>
        <w:t>in</w:t>
      </w:r>
      <w:bookmarkEnd w:id="768"/>
      <w:bookmarkEnd w:id="769"/>
      <w:r w:rsidR="001C6098" w:rsidRPr="001C6098">
        <w:rPr>
          <w:lang w:val="sv-SE"/>
        </w:rPr>
        <w:t xml:space="preserve"> BYT UT DIALOGBOXEN T</w:t>
      </w:r>
      <w:r w:rsidR="001C6098">
        <w:rPr>
          <w:lang w:val="sv-SE"/>
        </w:rPr>
        <w:t>ILL EN LÄNGRE</w:t>
      </w:r>
      <w:bookmarkEnd w:id="770"/>
    </w:p>
    <w:p w14:paraId="5DBD0D3A" w14:textId="45260A69" w:rsidR="0054761B" w:rsidRPr="00D90E4F" w:rsidRDefault="00B65F8A" w:rsidP="00B65F8A">
      <w:pPr>
        <w:pStyle w:val="Bild"/>
      </w:pPr>
      <w:r w:rsidRPr="00B65F8A">
        <w:rPr>
          <w:noProof/>
        </w:rPr>
        <w:drawing>
          <wp:inline distT="0" distB="0" distL="0" distR="0" wp14:anchorId="5F6A4518" wp14:editId="72135E56">
            <wp:extent cx="1447200" cy="982800"/>
            <wp:effectExtent l="0" t="0" r="635" b="8255"/>
            <wp:docPr id="1916222154"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22154" name="Bildobjekt 1" descr="En bild som visar text, skärmbild, Teckensnitt, nummer&#10;&#10;Automatiskt genererad beskrivning"/>
                    <pic:cNvPicPr/>
                  </pic:nvPicPr>
                  <pic:blipFill>
                    <a:blip r:embed="rId716"/>
                    <a:stretch>
                      <a:fillRect/>
                    </a:stretch>
                  </pic:blipFill>
                  <pic:spPr>
                    <a:xfrm>
                      <a:off x="0" y="0"/>
                      <a:ext cx="1447200" cy="982800"/>
                    </a:xfrm>
                    <a:prstGeom prst="rect">
                      <a:avLst/>
                    </a:prstGeom>
                  </pic:spPr>
                </pic:pic>
              </a:graphicData>
            </a:graphic>
          </wp:inline>
        </w:drawing>
      </w:r>
    </w:p>
    <w:p w14:paraId="059DBB44" w14:textId="38CC82EF" w:rsidR="00733861" w:rsidRDefault="00E70AD5" w:rsidP="00347A75">
      <w:r w:rsidRPr="00D90E4F">
        <w:t xml:space="preserve">This command can only be used on parts that already have a toolpath. The command joins the different toolpaths together by replacing </w:t>
      </w:r>
      <w:r w:rsidR="002D7A22">
        <w:t>r</w:t>
      </w:r>
      <w:r w:rsidRPr="00D90E4F">
        <w:t xml:space="preserve">apid movements to cutting. </w:t>
      </w:r>
      <w:r w:rsidR="00347A75" w:rsidRPr="00D90E4F">
        <w:t xml:space="preserve">The </w:t>
      </w:r>
      <w:r w:rsidR="00C47395" w:rsidRPr="00D90E4F">
        <w:t>"</w:t>
      </w:r>
      <w:r w:rsidR="00E37C69" w:rsidRPr="00D90E4F">
        <w:t>C</w:t>
      </w:r>
      <w:r w:rsidR="00347A75" w:rsidRPr="00D90E4F">
        <w:t>hain cut</w:t>
      </w:r>
      <w:r w:rsidR="00C47395" w:rsidRPr="00D90E4F">
        <w:t>"</w:t>
      </w:r>
      <w:r w:rsidR="00347A75" w:rsidRPr="00D90E4F">
        <w:t xml:space="preserve"> command creates a toolpath with only one piercing for all selected parts. </w:t>
      </w:r>
      <w:r w:rsidR="00733861" w:rsidRPr="00D90E4F">
        <w:t>"</w:t>
      </w:r>
      <w:r w:rsidR="00347A75" w:rsidRPr="00D90E4F">
        <w:t>Chain</w:t>
      </w:r>
      <w:r w:rsidR="00733861" w:rsidRPr="00D90E4F">
        <w:t>"</w:t>
      </w:r>
      <w:r w:rsidR="00347A75" w:rsidRPr="00D90E4F">
        <w:t xml:space="preserve"> is often use in materials which are difficult to pierce.</w:t>
      </w:r>
    </w:p>
    <w:p w14:paraId="55DBF98D" w14:textId="6C2EC3D9" w:rsidR="00181C8B" w:rsidRDefault="00F33C73" w:rsidP="00B03803">
      <w:pPr>
        <w:pStyle w:val="DoNow"/>
      </w:pPr>
      <w:r>
        <w:t xml:space="preserve">Open the file "ChainCut.dig" in the </w:t>
      </w:r>
      <w:hyperlink w:anchor="_Samples" w:history="1">
        <w:r w:rsidRPr="007817C6">
          <w:rPr>
            <w:rStyle w:val="Hyperlnk"/>
          </w:rPr>
          <w:t>Samples directory.</w:t>
        </w:r>
      </w:hyperlink>
      <w:r>
        <w:rPr>
          <w:rStyle w:val="Hyperlnk"/>
        </w:rPr>
        <w:br/>
      </w:r>
      <w:r>
        <w:t xml:space="preserve">Create parts and use the </w:t>
      </w:r>
      <w:hyperlink w:anchor="_Single_mode" w:history="1">
        <w:r w:rsidR="00C47395" w:rsidRPr="00F33C73">
          <w:rPr>
            <w:rStyle w:val="Hyperlnk"/>
          </w:rPr>
          <w:t>"</w:t>
        </w:r>
        <w:r w:rsidRPr="00F33C73">
          <w:rPr>
            <w:rStyle w:val="Hyperlnk"/>
          </w:rPr>
          <w:t>Contour"</w:t>
        </w:r>
      </w:hyperlink>
      <w:r>
        <w:t xml:space="preserve"> </w:t>
      </w:r>
      <w:r w:rsidR="00E70AD5" w:rsidRPr="00D90E4F">
        <w:t>command and place the lead on good positions.</w:t>
      </w:r>
    </w:p>
    <w:p w14:paraId="39BF09AE" w14:textId="46F52FA8" w:rsidR="00F33C73" w:rsidRPr="00D90E4F" w:rsidRDefault="00F33C73" w:rsidP="00F33C73">
      <w:pPr>
        <w:pStyle w:val="Bild"/>
      </w:pPr>
      <w:r w:rsidRPr="00F33C73">
        <w:rPr>
          <w:noProof/>
        </w:rPr>
        <w:drawing>
          <wp:inline distT="0" distB="0" distL="0" distR="0" wp14:anchorId="47320CFC" wp14:editId="4E8ADEAE">
            <wp:extent cx="2689200" cy="1324800"/>
            <wp:effectExtent l="0" t="0" r="0" b="8890"/>
            <wp:docPr id="2122393165" name="Bildobjekt 1" descr="En bild som visar skärmbild, Grafik, grön, Färggran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93165" name="Bildobjekt 1" descr="En bild som visar skärmbild, Grafik, grön, Färggrann&#10;&#10;Automatiskt genererad beskrivning"/>
                    <pic:cNvPicPr/>
                  </pic:nvPicPr>
                  <pic:blipFill>
                    <a:blip r:embed="rId717"/>
                    <a:stretch>
                      <a:fillRect/>
                    </a:stretch>
                  </pic:blipFill>
                  <pic:spPr>
                    <a:xfrm>
                      <a:off x="0" y="0"/>
                      <a:ext cx="2689200" cy="1324800"/>
                    </a:xfrm>
                    <a:prstGeom prst="rect">
                      <a:avLst/>
                    </a:prstGeom>
                  </pic:spPr>
                </pic:pic>
              </a:graphicData>
            </a:graphic>
          </wp:inline>
        </w:drawing>
      </w:r>
    </w:p>
    <w:p w14:paraId="03534A4C" w14:textId="791C9F51" w:rsidR="00347A75" w:rsidRDefault="00F33C73" w:rsidP="00E70AD5">
      <w:r>
        <w:t>Good contour for this can look as above.</w:t>
      </w:r>
    </w:p>
    <w:p w14:paraId="0577E2AD" w14:textId="7A14215F" w:rsidR="00F33C73" w:rsidRDefault="001C6098" w:rsidP="001C6098">
      <w:pPr>
        <w:pStyle w:val="DoNow"/>
      </w:pPr>
      <w:r>
        <w:t>Start the command and select the cutting quality. The quality can be Rough or X-rough since the quality is just between the parts.</w:t>
      </w:r>
    </w:p>
    <w:p w14:paraId="2590B281" w14:textId="6FFC4BBE" w:rsidR="001C6098" w:rsidRPr="001C6098" w:rsidRDefault="00217690" w:rsidP="002D7A22">
      <w:pPr>
        <w:pStyle w:val="Bild"/>
      </w:pPr>
      <w:r>
        <w:rPr>
          <w:noProof/>
        </w:rPr>
        <w:drawing>
          <wp:inline distT="0" distB="0" distL="0" distR="0" wp14:anchorId="3CF2B275" wp14:editId="04D92BF3">
            <wp:extent cx="1396800" cy="770400"/>
            <wp:effectExtent l="0" t="0" r="0" b="0"/>
            <wp:docPr id="2073400306"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00306" name="Bildobjekt 1" descr="En bild som visar text, skärmbild, Teckensnitt, nummer&#10;&#10;Automatiskt genererad beskrivning"/>
                    <pic:cNvPicPr/>
                  </pic:nvPicPr>
                  <pic:blipFill>
                    <a:blip r:embed="rId718"/>
                    <a:stretch>
                      <a:fillRect/>
                    </a:stretch>
                  </pic:blipFill>
                  <pic:spPr>
                    <a:xfrm>
                      <a:off x="0" y="0"/>
                      <a:ext cx="1396800" cy="770400"/>
                    </a:xfrm>
                    <a:prstGeom prst="rect">
                      <a:avLst/>
                    </a:prstGeom>
                  </pic:spPr>
                </pic:pic>
              </a:graphicData>
            </a:graphic>
          </wp:inline>
        </w:drawing>
      </w:r>
    </w:p>
    <w:p w14:paraId="40C162C0" w14:textId="77777777" w:rsidR="00347A75" w:rsidRDefault="00EB2F8F" w:rsidP="009877CC">
      <w:r w:rsidRPr="00D90E4F">
        <w:t xml:space="preserve">IGEMS will automatically use the "Fence" option </w:t>
      </w:r>
      <w:r w:rsidR="00733861" w:rsidRPr="00D90E4F">
        <w:t>on selected</w:t>
      </w:r>
      <w:r w:rsidRPr="00D90E4F">
        <w:t xml:space="preserve"> </w:t>
      </w:r>
      <w:r w:rsidR="00733861" w:rsidRPr="00D90E4F">
        <w:t>parts</w:t>
      </w:r>
      <w:r w:rsidRPr="00D90E4F">
        <w:t xml:space="preserve">. </w:t>
      </w:r>
      <w:r w:rsidR="00733861" w:rsidRPr="00D90E4F">
        <w:t>T</w:t>
      </w:r>
      <w:r w:rsidRPr="00D90E4F">
        <w:t xml:space="preserve">he parts </w:t>
      </w:r>
      <w:r w:rsidR="00733861" w:rsidRPr="00D90E4F">
        <w:t>are</w:t>
      </w:r>
      <w:r w:rsidRPr="00D90E4F">
        <w:t xml:space="preserve"> selected in the same order the fence line</w:t>
      </w:r>
      <w:r w:rsidR="00733861" w:rsidRPr="00D90E4F">
        <w:t xml:space="preserve"> </w:t>
      </w:r>
      <w:r w:rsidRPr="00D90E4F">
        <w:t>crosses the parts.</w:t>
      </w:r>
    </w:p>
    <w:p w14:paraId="18AA952F" w14:textId="5B15BDA7" w:rsidR="002D7A22" w:rsidRDefault="002D7A22" w:rsidP="002D7A22">
      <w:pPr>
        <w:pStyle w:val="Bild"/>
      </w:pPr>
      <w:r>
        <w:rPr>
          <w:noProof/>
        </w:rPr>
        <w:drawing>
          <wp:inline distT="0" distB="0" distL="0" distR="0" wp14:anchorId="6C19A2FB" wp14:editId="6115FE19">
            <wp:extent cx="3517200" cy="1602000"/>
            <wp:effectExtent l="0" t="0" r="7620" b="0"/>
            <wp:docPr id="527125969" name="Bildobjekt 1" descr="En bild som visar karta, skärmbild,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25969" name="Bildobjekt 1" descr="En bild som visar karta, skärmbild, diagram&#10;&#10;Automatiskt genererad beskrivning"/>
                    <pic:cNvPicPr/>
                  </pic:nvPicPr>
                  <pic:blipFill>
                    <a:blip r:embed="rId719"/>
                    <a:stretch>
                      <a:fillRect/>
                    </a:stretch>
                  </pic:blipFill>
                  <pic:spPr>
                    <a:xfrm>
                      <a:off x="0" y="0"/>
                      <a:ext cx="3517200" cy="1602000"/>
                    </a:xfrm>
                    <a:prstGeom prst="rect">
                      <a:avLst/>
                    </a:prstGeom>
                  </pic:spPr>
                </pic:pic>
              </a:graphicData>
            </a:graphic>
          </wp:inline>
        </w:drawing>
      </w:r>
    </w:p>
    <w:p w14:paraId="42F28C80" w14:textId="5FB7E570" w:rsidR="002D7A22" w:rsidRDefault="002D7A22" w:rsidP="002D7A22">
      <w:r>
        <w:t>It is also possible to modify the way the jet will take between the parts.</w:t>
      </w:r>
    </w:p>
    <w:p w14:paraId="1FCAE94D" w14:textId="78CE0642" w:rsidR="002D7A22" w:rsidRPr="002D7A22" w:rsidRDefault="002D7A22" w:rsidP="002D7A22">
      <w:pPr>
        <w:pStyle w:val="Bild"/>
      </w:pPr>
      <w:r>
        <w:rPr>
          <w:noProof/>
        </w:rPr>
        <w:drawing>
          <wp:inline distT="0" distB="0" distL="0" distR="0" wp14:anchorId="12D31328" wp14:editId="5B458E0B">
            <wp:extent cx="3117600" cy="1440000"/>
            <wp:effectExtent l="0" t="0" r="6985" b="8255"/>
            <wp:docPr id="313410714" name="Bildobjekt 1" descr="En bild som visar skärmbild, linje, Grafik, Färggran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10714" name="Bildobjekt 1" descr="En bild som visar skärmbild, linje, Grafik, Färggrann&#10;&#10;Automatiskt genererad beskrivning"/>
                    <pic:cNvPicPr/>
                  </pic:nvPicPr>
                  <pic:blipFill>
                    <a:blip r:embed="rId720"/>
                    <a:stretch>
                      <a:fillRect/>
                    </a:stretch>
                  </pic:blipFill>
                  <pic:spPr>
                    <a:xfrm>
                      <a:off x="0" y="0"/>
                      <a:ext cx="3117600" cy="1440000"/>
                    </a:xfrm>
                    <a:prstGeom prst="rect">
                      <a:avLst/>
                    </a:prstGeom>
                  </pic:spPr>
                </pic:pic>
              </a:graphicData>
            </a:graphic>
          </wp:inline>
        </w:drawing>
      </w:r>
    </w:p>
    <w:p w14:paraId="55F643B4" w14:textId="77777777" w:rsidR="00940D83" w:rsidRPr="00D90E4F" w:rsidRDefault="00940D83" w:rsidP="00940D83">
      <w:pPr>
        <w:pStyle w:val="Rubrik2"/>
      </w:pPr>
      <w:bookmarkStart w:id="772" w:name="_Toc335636989"/>
      <w:bookmarkStart w:id="773" w:name="_Toc129002823"/>
      <w:bookmarkStart w:id="774" w:name="_Toc229474870"/>
      <w:r w:rsidRPr="00D90E4F">
        <w:lastRenderedPageBreak/>
        <w:t>Disconnect</w:t>
      </w:r>
      <w:bookmarkEnd w:id="772"/>
      <w:bookmarkEnd w:id="773"/>
      <w:bookmarkEnd w:id="774"/>
    </w:p>
    <w:p w14:paraId="63903611" w14:textId="28683E07" w:rsidR="00B241EE" w:rsidRPr="00D90E4F" w:rsidRDefault="002D7A22" w:rsidP="002D7A22">
      <w:pPr>
        <w:pStyle w:val="Bild"/>
      </w:pPr>
      <w:r w:rsidRPr="002D7A22">
        <w:rPr>
          <w:noProof/>
        </w:rPr>
        <w:drawing>
          <wp:inline distT="0" distB="0" distL="0" distR="0" wp14:anchorId="42206723" wp14:editId="5256CA20">
            <wp:extent cx="1418400" cy="954000"/>
            <wp:effectExtent l="0" t="0" r="0" b="0"/>
            <wp:docPr id="220841795" name="Bildobjekt 1" descr="En bild som visar text, skärmbild, Teckensnitt,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41795" name="Bildobjekt 1" descr="En bild som visar text, skärmbild, Teckensnitt, Rektangel&#10;&#10;Automatiskt genererad beskrivning"/>
                    <pic:cNvPicPr/>
                  </pic:nvPicPr>
                  <pic:blipFill>
                    <a:blip r:embed="rId721"/>
                    <a:stretch>
                      <a:fillRect/>
                    </a:stretch>
                  </pic:blipFill>
                  <pic:spPr>
                    <a:xfrm>
                      <a:off x="0" y="0"/>
                      <a:ext cx="1418400" cy="954000"/>
                    </a:xfrm>
                    <a:prstGeom prst="rect">
                      <a:avLst/>
                    </a:prstGeom>
                  </pic:spPr>
                </pic:pic>
              </a:graphicData>
            </a:graphic>
          </wp:inline>
        </w:drawing>
      </w:r>
    </w:p>
    <w:p w14:paraId="4448A0BC" w14:textId="4929CEE0" w:rsidR="00217690" w:rsidRDefault="009B2664" w:rsidP="00385CA2">
      <w:r w:rsidRPr="00D90E4F">
        <w:t xml:space="preserve">A toolpath </w:t>
      </w:r>
      <w:r w:rsidR="00ED49AC" w:rsidRPr="00D90E4F">
        <w:t>connected to the part</w:t>
      </w:r>
      <w:r w:rsidR="00733861" w:rsidRPr="00D90E4F">
        <w:t xml:space="preserve"> </w:t>
      </w:r>
      <w:r w:rsidR="00217690">
        <w:t xml:space="preserve">is the standard way of working, and it is the simplest to handle. </w:t>
      </w:r>
      <w:r w:rsidR="00ED49AC" w:rsidRPr="00D90E4F">
        <w:t xml:space="preserve">The toolpath is attached and will move with the part. </w:t>
      </w:r>
      <w:r w:rsidR="007B670A" w:rsidRPr="00D90E4F">
        <w:t>In some specific cases, it is necessary to</w:t>
      </w:r>
      <w:r w:rsidR="00ED49AC" w:rsidRPr="00D90E4F">
        <w:t xml:space="preserve"> </w:t>
      </w:r>
      <w:r w:rsidR="007B670A" w:rsidRPr="00D90E4F">
        <w:t>disconnect the toolpath from the part.</w:t>
      </w:r>
      <w:r w:rsidR="00723651" w:rsidRPr="00D90E4F">
        <w:t xml:space="preserve"> This command will separate the part and toolpath into </w:t>
      </w:r>
      <w:r w:rsidR="00204EBC" w:rsidRPr="00D90E4F">
        <w:t>individual</w:t>
      </w:r>
      <w:r w:rsidR="00723651" w:rsidRPr="00D90E4F">
        <w:t xml:space="preserve"> units.</w:t>
      </w:r>
    </w:p>
    <w:p w14:paraId="4EFD440E" w14:textId="2DC41232" w:rsidR="00217690" w:rsidRPr="00217690" w:rsidRDefault="00217690" w:rsidP="00217690">
      <w:pPr>
        <w:pStyle w:val="Rubrik2"/>
        <w:rPr>
          <w:lang w:val="sv-SE"/>
        </w:rPr>
      </w:pPr>
      <w:bookmarkStart w:id="775" w:name="_Toc229474871"/>
      <w:r w:rsidRPr="00217690">
        <w:rPr>
          <w:lang w:val="sv-SE"/>
        </w:rPr>
        <w:t>Poly lead SKALL VI T</w:t>
      </w:r>
      <w:r>
        <w:rPr>
          <w:lang w:val="sv-SE"/>
        </w:rPr>
        <w:t>A BORT DETTA KOMMANDO</w:t>
      </w:r>
      <w:bookmarkEnd w:id="775"/>
    </w:p>
    <w:p w14:paraId="698B6CD3" w14:textId="3B967F98" w:rsidR="00217690" w:rsidRDefault="00217690" w:rsidP="00217690">
      <w:pPr>
        <w:pStyle w:val="Bild"/>
      </w:pPr>
      <w:r w:rsidRPr="00217690">
        <w:rPr>
          <w:noProof/>
        </w:rPr>
        <w:drawing>
          <wp:inline distT="0" distB="0" distL="0" distR="0" wp14:anchorId="17A9ACE8" wp14:editId="3E442FA1">
            <wp:extent cx="1479600" cy="716400"/>
            <wp:effectExtent l="0" t="0" r="6350" b="7620"/>
            <wp:docPr id="120550458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04581" name=""/>
                    <pic:cNvPicPr/>
                  </pic:nvPicPr>
                  <pic:blipFill>
                    <a:blip r:embed="rId722"/>
                    <a:stretch>
                      <a:fillRect/>
                    </a:stretch>
                  </pic:blipFill>
                  <pic:spPr>
                    <a:xfrm>
                      <a:off x="0" y="0"/>
                      <a:ext cx="1479600" cy="716400"/>
                    </a:xfrm>
                    <a:prstGeom prst="rect">
                      <a:avLst/>
                    </a:prstGeom>
                  </pic:spPr>
                </pic:pic>
              </a:graphicData>
            </a:graphic>
          </wp:inline>
        </w:drawing>
      </w:r>
    </w:p>
    <w:p w14:paraId="5230EFDB" w14:textId="28A717DE" w:rsidR="00217690" w:rsidRDefault="00217690" w:rsidP="00217690">
      <w:r>
        <w:t>This is a very special command. It will ask for a lead and then an object to add that object to.</w:t>
      </w:r>
    </w:p>
    <w:p w14:paraId="2AA7DFE4" w14:textId="260FE289" w:rsidR="00217690" w:rsidRDefault="00217690" w:rsidP="00C338E4">
      <w:r>
        <w:t xml:space="preserve">This command will probably be removed </w:t>
      </w:r>
    </w:p>
    <w:p w14:paraId="544187D7" w14:textId="00760622" w:rsidR="00BE4B50" w:rsidRDefault="00BE4B50" w:rsidP="00BE4B50">
      <w:pPr>
        <w:pStyle w:val="Rubrik1"/>
      </w:pPr>
      <w:bookmarkStart w:id="776" w:name="_Toc229474872"/>
      <w:r>
        <w:lastRenderedPageBreak/>
        <w:t>Bevel</w:t>
      </w:r>
      <w:bookmarkEnd w:id="776"/>
    </w:p>
    <w:p w14:paraId="7D0FADA8" w14:textId="3F687ECD" w:rsidR="00BE4B50" w:rsidRDefault="00BE4B50" w:rsidP="00BE4B50">
      <w:pPr>
        <w:pStyle w:val="Bild"/>
      </w:pPr>
      <w:r>
        <w:t>The Bevel cutting is a simplified 5-axis cutting. It can only be used on flat material.</w:t>
      </w:r>
    </w:p>
    <w:p w14:paraId="71052FC0" w14:textId="031CA5C2" w:rsidR="00BE4B50" w:rsidRDefault="00BE4B50" w:rsidP="00BE4B50">
      <w:pPr>
        <w:pStyle w:val="Bild"/>
      </w:pPr>
      <w:r w:rsidRPr="0048619C">
        <w:rPr>
          <w:noProof/>
        </w:rPr>
        <w:drawing>
          <wp:inline distT="0" distB="0" distL="0" distR="0" wp14:anchorId="60D1BDC0" wp14:editId="69696702">
            <wp:extent cx="1598400" cy="799200"/>
            <wp:effectExtent l="0" t="0" r="1905" b="1270"/>
            <wp:docPr id="969084603" name="Bildobjekt 1" descr="En bild som visar text, skärmbild, diagram,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84603" name="Bildobjekt 1" descr="En bild som visar text, skärmbild, diagram, Teckensnitt&#10;&#10;Automatiskt genererad beskrivning"/>
                    <pic:cNvPicPr/>
                  </pic:nvPicPr>
                  <pic:blipFill>
                    <a:blip r:embed="rId723"/>
                    <a:stretch>
                      <a:fillRect/>
                    </a:stretch>
                  </pic:blipFill>
                  <pic:spPr>
                    <a:xfrm>
                      <a:off x="0" y="0"/>
                      <a:ext cx="1598400" cy="799200"/>
                    </a:xfrm>
                    <a:prstGeom prst="rect">
                      <a:avLst/>
                    </a:prstGeom>
                  </pic:spPr>
                </pic:pic>
              </a:graphicData>
            </a:graphic>
          </wp:inline>
        </w:drawing>
      </w:r>
    </w:p>
    <w:p w14:paraId="4765A82A" w14:textId="766F0611" w:rsidR="00BE4B50" w:rsidRPr="00BE4B50" w:rsidRDefault="00BE4B50" w:rsidP="00BE4B50">
      <w:r>
        <w:t>It does not have that many options as the full 3D-5X command.</w:t>
      </w:r>
    </w:p>
    <w:p w14:paraId="7F35E52B" w14:textId="1A3CE62E" w:rsidR="00BE4B50" w:rsidRDefault="00BE4B50" w:rsidP="00BE4B50">
      <w:pPr>
        <w:pStyle w:val="Bild"/>
      </w:pPr>
      <w:r w:rsidRPr="00BE4B50">
        <w:rPr>
          <w:noProof/>
        </w:rPr>
        <w:drawing>
          <wp:inline distT="0" distB="0" distL="0" distR="0" wp14:anchorId="2D5739AB" wp14:editId="4E3287D3">
            <wp:extent cx="6120765" cy="4422775"/>
            <wp:effectExtent l="0" t="0" r="0" b="0"/>
            <wp:docPr id="1358071902" name="Bildobjekt 1" descr="En bild som visar text, skärmbild, nummer,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71902" name="Bildobjekt 1" descr="En bild som visar text, skärmbild, nummer, design&#10;&#10;Automatiskt genererad beskrivning"/>
                    <pic:cNvPicPr/>
                  </pic:nvPicPr>
                  <pic:blipFill>
                    <a:blip r:embed="rId724"/>
                    <a:stretch>
                      <a:fillRect/>
                    </a:stretch>
                  </pic:blipFill>
                  <pic:spPr>
                    <a:xfrm>
                      <a:off x="0" y="0"/>
                      <a:ext cx="6120765" cy="4422775"/>
                    </a:xfrm>
                    <a:prstGeom prst="rect">
                      <a:avLst/>
                    </a:prstGeom>
                  </pic:spPr>
                </pic:pic>
              </a:graphicData>
            </a:graphic>
          </wp:inline>
        </w:drawing>
      </w:r>
    </w:p>
    <w:p w14:paraId="19417713" w14:textId="27BD1376" w:rsidR="00BE4B50" w:rsidRDefault="00BE4B50" w:rsidP="00BE4B50">
      <w:pPr>
        <w:pStyle w:val="Rubrik2"/>
      </w:pPr>
      <w:bookmarkStart w:id="777" w:name="_Toc229474873"/>
      <w:r>
        <w:t>Bevel design</w:t>
      </w:r>
      <w:bookmarkEnd w:id="777"/>
    </w:p>
    <w:p w14:paraId="4ACEC383" w14:textId="77777777" w:rsidR="00BE4B50" w:rsidRDefault="00BE4B50" w:rsidP="00BE4B50">
      <w:pPr>
        <w:pStyle w:val="DoNow"/>
      </w:pPr>
      <w:r>
        <w:t xml:space="preserve">Open the file "Bevel-1.dig" in the </w:t>
      </w:r>
      <w:r w:rsidRPr="00040409">
        <w:t>Samples directory.</w:t>
      </w:r>
      <w:r>
        <w:br/>
        <w:t>Start the command and select the part</w:t>
      </w:r>
    </w:p>
    <w:p w14:paraId="792F5F2A" w14:textId="2B4C4D56" w:rsidR="00BE4B50" w:rsidRPr="00D90E4F" w:rsidRDefault="00BE4B50" w:rsidP="00BE4B50">
      <w:r>
        <w:t>This command can also be started by a double click. This can be activated in the "</w:t>
      </w:r>
      <w:hyperlink w:anchor="_Shortkeys" w:history="1">
        <w:r w:rsidRPr="000776E9">
          <w:rPr>
            <w:rStyle w:val="Hyperlnk"/>
          </w:rPr>
          <w:t>Shotkeys</w:t>
        </w:r>
      </w:hyperlink>
      <w:r>
        <w:t>" command.</w:t>
      </w:r>
    </w:p>
    <w:p w14:paraId="2962C1A6" w14:textId="77777777" w:rsidR="00BE4B50" w:rsidRDefault="00BE4B50" w:rsidP="00BE4B50">
      <w:pPr>
        <w:pStyle w:val="Bild"/>
      </w:pPr>
      <w:r>
        <w:rPr>
          <w:noProof/>
        </w:rPr>
        <w:lastRenderedPageBreak/>
        <w:drawing>
          <wp:inline distT="0" distB="0" distL="0" distR="0" wp14:anchorId="0BA1A606" wp14:editId="536AF60A">
            <wp:extent cx="2484000" cy="4244400"/>
            <wp:effectExtent l="0" t="0" r="0" b="3810"/>
            <wp:docPr id="718460142" name="Bildobjekt 1" descr="En bild som visar text, skärmbild, nummer,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60142" name="Bildobjekt 1" descr="En bild som visar text, skärmbild, nummer, programvara&#10;&#10;Automatiskt genererad beskrivning"/>
                    <pic:cNvPicPr/>
                  </pic:nvPicPr>
                  <pic:blipFill>
                    <a:blip r:embed="rId725"/>
                    <a:stretch>
                      <a:fillRect/>
                    </a:stretch>
                  </pic:blipFill>
                  <pic:spPr>
                    <a:xfrm>
                      <a:off x="0" y="0"/>
                      <a:ext cx="2484000" cy="4244400"/>
                    </a:xfrm>
                    <a:prstGeom prst="rect">
                      <a:avLst/>
                    </a:prstGeom>
                  </pic:spPr>
                </pic:pic>
              </a:graphicData>
            </a:graphic>
          </wp:inline>
        </w:drawing>
      </w:r>
    </w:p>
    <w:p w14:paraId="4CABCCA7" w14:textId="77777777" w:rsidR="00BE4B50" w:rsidRDefault="00BE4B50" w:rsidP="00BE4B50">
      <w:r>
        <w:t>The bevel command works as follow: Click on one of the 8 icons on the left side then click on the edge where the bevel should be applied.</w:t>
      </w:r>
    </w:p>
    <w:p w14:paraId="75D70A37" w14:textId="77777777" w:rsidR="00BE4B50" w:rsidRDefault="00BE4B50" w:rsidP="00BE4B50">
      <w:pPr>
        <w:pStyle w:val="Bild"/>
      </w:pPr>
      <w:r w:rsidRPr="00E8377C">
        <w:rPr>
          <w:noProof/>
        </w:rPr>
        <w:drawing>
          <wp:inline distT="0" distB="0" distL="0" distR="0" wp14:anchorId="496DD0DF" wp14:editId="14F2E2CA">
            <wp:extent cx="3020400" cy="1281600"/>
            <wp:effectExtent l="0" t="0" r="8890" b="0"/>
            <wp:docPr id="1210551316" name="Bildobjekt 1" descr="En bild som visar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51316" name="Bildobjekt 1" descr="En bild som visar design&#10;&#10;Automatiskt genererad beskrivning"/>
                    <pic:cNvPicPr/>
                  </pic:nvPicPr>
                  <pic:blipFill>
                    <a:blip r:embed="rId726"/>
                    <a:stretch>
                      <a:fillRect/>
                    </a:stretch>
                  </pic:blipFill>
                  <pic:spPr>
                    <a:xfrm>
                      <a:off x="0" y="0"/>
                      <a:ext cx="3020400" cy="1281600"/>
                    </a:xfrm>
                    <a:prstGeom prst="rect">
                      <a:avLst/>
                    </a:prstGeom>
                  </pic:spPr>
                </pic:pic>
              </a:graphicData>
            </a:graphic>
          </wp:inline>
        </w:drawing>
      </w:r>
    </w:p>
    <w:p w14:paraId="55AFE13B" w14:textId="77777777" w:rsidR="00BE4B50" w:rsidRDefault="00BE4B50" w:rsidP="00BE4B50">
      <w:r>
        <w:t>If you click on the top or bottom surface, then all edges around the part will have the selected bevel.</w:t>
      </w:r>
    </w:p>
    <w:p w14:paraId="57607B02" w14:textId="77777777" w:rsidR="00BE4B50" w:rsidRDefault="00BE4B50" w:rsidP="00BE4B50">
      <w:r w:rsidRPr="006548BA">
        <w:rPr>
          <w:noProof/>
        </w:rPr>
        <w:drawing>
          <wp:inline distT="0" distB="0" distL="0" distR="0" wp14:anchorId="44F328D0" wp14:editId="3F718DB4">
            <wp:extent cx="3326400" cy="1342800"/>
            <wp:effectExtent l="0" t="0" r="7620" b="0"/>
            <wp:docPr id="1950988245" name="Bildobjekt 1" descr="En bild som visar symbol, Grafik,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88245" name="Bildobjekt 1" descr="En bild som visar symbol, Grafik, design&#10;&#10;Automatiskt genererad beskrivning"/>
                    <pic:cNvPicPr/>
                  </pic:nvPicPr>
                  <pic:blipFill>
                    <a:blip r:embed="rId727"/>
                    <a:stretch>
                      <a:fillRect/>
                    </a:stretch>
                  </pic:blipFill>
                  <pic:spPr>
                    <a:xfrm>
                      <a:off x="0" y="0"/>
                      <a:ext cx="3326400" cy="1342800"/>
                    </a:xfrm>
                    <a:prstGeom prst="rect">
                      <a:avLst/>
                    </a:prstGeom>
                  </pic:spPr>
                </pic:pic>
              </a:graphicData>
            </a:graphic>
          </wp:inline>
        </w:drawing>
      </w:r>
    </w:p>
    <w:p w14:paraId="2B5BEF1E" w14:textId="77777777" w:rsidR="00BE4B50" w:rsidRDefault="00BE4B50" w:rsidP="00BE4B50">
      <w:pPr>
        <w:pStyle w:val="Rubrik5"/>
      </w:pPr>
      <w:r>
        <w:t>Straight edge</w:t>
      </w:r>
    </w:p>
    <w:p w14:paraId="00F12140" w14:textId="77777777" w:rsidR="00BE4B50" w:rsidRPr="00056EAF" w:rsidRDefault="00BE4B50" w:rsidP="00BE4B50">
      <w:pPr>
        <w:pStyle w:val="Bild"/>
      </w:pPr>
      <w:r>
        <w:rPr>
          <w:noProof/>
        </w:rPr>
        <w:drawing>
          <wp:inline distT="0" distB="0" distL="0" distR="0" wp14:anchorId="0255F994" wp14:editId="3754454F">
            <wp:extent cx="2325600" cy="410400"/>
            <wp:effectExtent l="0" t="0" r="0" b="8890"/>
            <wp:docPr id="293440746" name="Bildobjekt 1" descr="En bild som visar text, skärmbild, Teckensnitt,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40746" name="Bildobjekt 1" descr="En bild som visar text, skärmbild, Teckensnitt, Rektangel&#10;&#10;Automatiskt genererad beskrivning"/>
                    <pic:cNvPicPr/>
                  </pic:nvPicPr>
                  <pic:blipFill>
                    <a:blip r:embed="rId728"/>
                    <a:stretch>
                      <a:fillRect/>
                    </a:stretch>
                  </pic:blipFill>
                  <pic:spPr>
                    <a:xfrm>
                      <a:off x="0" y="0"/>
                      <a:ext cx="2325600" cy="410400"/>
                    </a:xfrm>
                    <a:prstGeom prst="rect">
                      <a:avLst/>
                    </a:prstGeom>
                  </pic:spPr>
                </pic:pic>
              </a:graphicData>
            </a:graphic>
          </wp:inline>
        </w:drawing>
      </w:r>
    </w:p>
    <w:p w14:paraId="3D955570" w14:textId="77777777" w:rsidR="00BE4B50" w:rsidRDefault="00BE4B50" w:rsidP="00BE4B50">
      <w:r>
        <w:t>Use this option if you have an edge with a bevel and you want it to be straight. In the most cases this is used when you of mistake added a bevel to an edge.</w:t>
      </w:r>
    </w:p>
    <w:p w14:paraId="24FB8494" w14:textId="77777777" w:rsidR="00BE4B50" w:rsidRDefault="00BE4B50" w:rsidP="00BE4B50">
      <w:pPr>
        <w:pStyle w:val="Rubrik5"/>
      </w:pPr>
      <w:r>
        <w:t>Top bevel</w:t>
      </w:r>
    </w:p>
    <w:p w14:paraId="6019ED5E" w14:textId="77777777" w:rsidR="00BE4B50" w:rsidRDefault="00BE4B50" w:rsidP="00BE4B50">
      <w:pPr>
        <w:pStyle w:val="Bild"/>
      </w:pPr>
      <w:r w:rsidRPr="006548BA">
        <w:rPr>
          <w:noProof/>
        </w:rPr>
        <w:drawing>
          <wp:inline distT="0" distB="0" distL="0" distR="0" wp14:anchorId="36F3B76D" wp14:editId="3ED0A544">
            <wp:extent cx="2322000" cy="374400"/>
            <wp:effectExtent l="0" t="0" r="2540" b="6985"/>
            <wp:docPr id="32133607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36074" name=""/>
                    <pic:cNvPicPr/>
                  </pic:nvPicPr>
                  <pic:blipFill>
                    <a:blip r:embed="rId729"/>
                    <a:stretch>
                      <a:fillRect/>
                    </a:stretch>
                  </pic:blipFill>
                  <pic:spPr>
                    <a:xfrm>
                      <a:off x="0" y="0"/>
                      <a:ext cx="2322000" cy="374400"/>
                    </a:xfrm>
                    <a:prstGeom prst="rect">
                      <a:avLst/>
                    </a:prstGeom>
                  </pic:spPr>
                </pic:pic>
              </a:graphicData>
            </a:graphic>
          </wp:inline>
        </w:drawing>
      </w:r>
    </w:p>
    <w:p w14:paraId="5DB4138D" w14:textId="77777777" w:rsidR="00BE4B50" w:rsidRDefault="00BE4B50" w:rsidP="00BE4B50">
      <w:r>
        <w:lastRenderedPageBreak/>
        <w:t>Set the wanted angle and click on the icon. Select edges that should have Top bevel.</w:t>
      </w:r>
    </w:p>
    <w:p w14:paraId="605EF158" w14:textId="77777777" w:rsidR="00BE4B50" w:rsidRDefault="00BE4B50" w:rsidP="00BE4B50">
      <w:pPr>
        <w:pStyle w:val="Rubrik5"/>
      </w:pPr>
      <w:r>
        <w:t>Bottom bevel</w:t>
      </w:r>
    </w:p>
    <w:p w14:paraId="355DB71A" w14:textId="77777777" w:rsidR="00BE4B50" w:rsidRPr="00657AE1" w:rsidRDefault="00BE4B50" w:rsidP="00BE4B50">
      <w:pPr>
        <w:pStyle w:val="Bild"/>
      </w:pPr>
      <w:r w:rsidRPr="006548BA">
        <w:rPr>
          <w:noProof/>
        </w:rPr>
        <w:drawing>
          <wp:inline distT="0" distB="0" distL="0" distR="0" wp14:anchorId="65610548" wp14:editId="5614845B">
            <wp:extent cx="2311200" cy="388800"/>
            <wp:effectExtent l="0" t="0" r="0" b="0"/>
            <wp:docPr id="1228367088" name="Bildobjekt 1" descr="En bild som visar skärmbild,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67088" name="Bildobjekt 1" descr="En bild som visar skärmbild, design&#10;&#10;Automatiskt genererad beskrivning"/>
                    <pic:cNvPicPr/>
                  </pic:nvPicPr>
                  <pic:blipFill>
                    <a:blip r:embed="rId730"/>
                    <a:stretch>
                      <a:fillRect/>
                    </a:stretch>
                  </pic:blipFill>
                  <pic:spPr>
                    <a:xfrm>
                      <a:off x="0" y="0"/>
                      <a:ext cx="2311200" cy="388800"/>
                    </a:xfrm>
                    <a:prstGeom prst="rect">
                      <a:avLst/>
                    </a:prstGeom>
                  </pic:spPr>
                </pic:pic>
              </a:graphicData>
            </a:graphic>
          </wp:inline>
        </w:drawing>
      </w:r>
    </w:p>
    <w:p w14:paraId="67463D21" w14:textId="77777777" w:rsidR="00BE4B50" w:rsidRDefault="00BE4B50" w:rsidP="00BE4B50">
      <w:r>
        <w:t>Set the wanted angle and click on the icon. Select edges that should have Bottom bevel.</w:t>
      </w:r>
    </w:p>
    <w:p w14:paraId="0CA40F48" w14:textId="77777777" w:rsidR="00BE4B50" w:rsidRDefault="00BE4B50" w:rsidP="00BE4B50">
      <w:pPr>
        <w:pStyle w:val="Rubrik5"/>
      </w:pPr>
      <w:r>
        <w:t>Top chamfer</w:t>
      </w:r>
    </w:p>
    <w:p w14:paraId="0CEAED0A" w14:textId="77777777" w:rsidR="00BE4B50" w:rsidRDefault="00BE4B50" w:rsidP="00BE4B50">
      <w:pPr>
        <w:pStyle w:val="Bild"/>
      </w:pPr>
      <w:r w:rsidRPr="006548BA">
        <w:rPr>
          <w:noProof/>
        </w:rPr>
        <w:drawing>
          <wp:inline distT="0" distB="0" distL="0" distR="0" wp14:anchorId="6C2671CB" wp14:editId="19E877AD">
            <wp:extent cx="2314800" cy="374400"/>
            <wp:effectExtent l="0" t="0" r="0" b="6985"/>
            <wp:docPr id="116487190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71908" name=""/>
                    <pic:cNvPicPr/>
                  </pic:nvPicPr>
                  <pic:blipFill>
                    <a:blip r:embed="rId731"/>
                    <a:stretch>
                      <a:fillRect/>
                    </a:stretch>
                  </pic:blipFill>
                  <pic:spPr>
                    <a:xfrm>
                      <a:off x="0" y="0"/>
                      <a:ext cx="2314800" cy="374400"/>
                    </a:xfrm>
                    <a:prstGeom prst="rect">
                      <a:avLst/>
                    </a:prstGeom>
                  </pic:spPr>
                </pic:pic>
              </a:graphicData>
            </a:graphic>
          </wp:inline>
        </w:drawing>
      </w:r>
    </w:p>
    <w:p w14:paraId="2B944EBC" w14:textId="77777777" w:rsidR="00BE4B50" w:rsidRDefault="00BE4B50" w:rsidP="00BE4B50">
      <w:r>
        <w:t>Set the wanted chamfer angle and the length of the straight distance. Select the edges that should have Top chamfer. This type requires two time cutting.</w:t>
      </w:r>
    </w:p>
    <w:p w14:paraId="739D3B51" w14:textId="77777777" w:rsidR="00BE4B50" w:rsidRDefault="00BE4B50" w:rsidP="00BE4B50">
      <w:pPr>
        <w:pStyle w:val="Rubrik5"/>
      </w:pPr>
      <w:r>
        <w:t>Bottom chamfer</w:t>
      </w:r>
    </w:p>
    <w:p w14:paraId="71F97507" w14:textId="77777777" w:rsidR="00BE4B50" w:rsidRDefault="00BE4B50" w:rsidP="00BE4B50">
      <w:pPr>
        <w:pStyle w:val="Bild"/>
      </w:pPr>
      <w:r w:rsidRPr="006548BA">
        <w:rPr>
          <w:noProof/>
        </w:rPr>
        <w:drawing>
          <wp:inline distT="0" distB="0" distL="0" distR="0" wp14:anchorId="0643F64D" wp14:editId="784CA244">
            <wp:extent cx="2304000" cy="388800"/>
            <wp:effectExtent l="0" t="0" r="1270" b="0"/>
            <wp:docPr id="172490647" name="Bildobjekt 1" descr="En bild som visar skärmbild, vit,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0647" name="Bildobjekt 1" descr="En bild som visar skärmbild, vit, design&#10;&#10;Automatiskt genererad beskrivning"/>
                    <pic:cNvPicPr/>
                  </pic:nvPicPr>
                  <pic:blipFill>
                    <a:blip r:embed="rId732"/>
                    <a:stretch>
                      <a:fillRect/>
                    </a:stretch>
                  </pic:blipFill>
                  <pic:spPr>
                    <a:xfrm>
                      <a:off x="0" y="0"/>
                      <a:ext cx="2304000" cy="388800"/>
                    </a:xfrm>
                    <a:prstGeom prst="rect">
                      <a:avLst/>
                    </a:prstGeom>
                  </pic:spPr>
                </pic:pic>
              </a:graphicData>
            </a:graphic>
          </wp:inline>
        </w:drawing>
      </w:r>
    </w:p>
    <w:p w14:paraId="0A0B8F3F" w14:textId="77777777" w:rsidR="00BE4B50" w:rsidRDefault="00BE4B50" w:rsidP="00BE4B50">
      <w:r>
        <w:t>Set the wanted chamfer angle and the length of the straight distance. Select the edges that should have Bottom chamfer. This type requires two-time cutting.</w:t>
      </w:r>
    </w:p>
    <w:p w14:paraId="7883278B" w14:textId="77777777" w:rsidR="00BE4B50" w:rsidRDefault="00BE4B50" w:rsidP="00BE4B50">
      <w:pPr>
        <w:pStyle w:val="Rubrik5"/>
      </w:pPr>
      <w:r>
        <w:t>X Bevel</w:t>
      </w:r>
    </w:p>
    <w:p w14:paraId="5A910085" w14:textId="77777777" w:rsidR="00BE4B50" w:rsidRDefault="00BE4B50" w:rsidP="00BE4B50">
      <w:pPr>
        <w:pStyle w:val="Bild"/>
      </w:pPr>
      <w:r w:rsidRPr="006548BA">
        <w:rPr>
          <w:noProof/>
        </w:rPr>
        <w:drawing>
          <wp:inline distT="0" distB="0" distL="0" distR="0" wp14:anchorId="2EF9F0AF" wp14:editId="4593254B">
            <wp:extent cx="2329200" cy="403200"/>
            <wp:effectExtent l="0" t="0" r="0" b="0"/>
            <wp:docPr id="975195238" name="Bildobjekt 1" descr="En bild som visar skärmbild,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95238" name="Bildobjekt 1" descr="En bild som visar skärmbild, design&#10;&#10;Automatiskt genererad beskrivning"/>
                    <pic:cNvPicPr/>
                  </pic:nvPicPr>
                  <pic:blipFill>
                    <a:blip r:embed="rId733"/>
                    <a:stretch>
                      <a:fillRect/>
                    </a:stretch>
                  </pic:blipFill>
                  <pic:spPr>
                    <a:xfrm>
                      <a:off x="0" y="0"/>
                      <a:ext cx="2329200" cy="403200"/>
                    </a:xfrm>
                    <a:prstGeom prst="rect">
                      <a:avLst/>
                    </a:prstGeom>
                  </pic:spPr>
                </pic:pic>
              </a:graphicData>
            </a:graphic>
          </wp:inline>
        </w:drawing>
      </w:r>
    </w:p>
    <w:p w14:paraId="07CDE66E" w14:textId="77777777" w:rsidR="00BE4B50" w:rsidRDefault="00BE4B50" w:rsidP="00BE4B50">
      <w:r>
        <w:t>Set the wanted bevel angles and the distance from top or bottom. Select the edges that should have the X-bevel.</w:t>
      </w:r>
    </w:p>
    <w:p w14:paraId="010DC3F6" w14:textId="77777777" w:rsidR="00BE4B50" w:rsidRDefault="00BE4B50" w:rsidP="00BE4B50">
      <w:pPr>
        <w:pStyle w:val="Rubrik5"/>
      </w:pPr>
      <w:r>
        <w:t>K-Bevel</w:t>
      </w:r>
    </w:p>
    <w:p w14:paraId="0823581D" w14:textId="77777777" w:rsidR="00BE4B50" w:rsidRDefault="00BE4B50" w:rsidP="00BE4B50">
      <w:pPr>
        <w:pStyle w:val="Bild"/>
      </w:pPr>
      <w:r w:rsidRPr="00B677AC">
        <w:rPr>
          <w:noProof/>
        </w:rPr>
        <w:drawing>
          <wp:inline distT="0" distB="0" distL="0" distR="0" wp14:anchorId="390A7F2B" wp14:editId="62BD750D">
            <wp:extent cx="2340000" cy="374400"/>
            <wp:effectExtent l="0" t="0" r="3175" b="6985"/>
            <wp:docPr id="21313132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321" name=""/>
                    <pic:cNvPicPr/>
                  </pic:nvPicPr>
                  <pic:blipFill>
                    <a:blip r:embed="rId734"/>
                    <a:stretch>
                      <a:fillRect/>
                    </a:stretch>
                  </pic:blipFill>
                  <pic:spPr>
                    <a:xfrm>
                      <a:off x="0" y="0"/>
                      <a:ext cx="2340000" cy="374400"/>
                    </a:xfrm>
                    <a:prstGeom prst="rect">
                      <a:avLst/>
                    </a:prstGeom>
                  </pic:spPr>
                </pic:pic>
              </a:graphicData>
            </a:graphic>
          </wp:inline>
        </w:drawing>
      </w:r>
    </w:p>
    <w:p w14:paraId="4EF7F64D" w14:textId="77777777" w:rsidR="00BE4B50" w:rsidRDefault="00BE4B50" w:rsidP="00BE4B50">
      <w:r>
        <w:t>Set the wanted bevel angles and the distance from top or bottom. Select the edges that should have the K-bevel.</w:t>
      </w:r>
    </w:p>
    <w:p w14:paraId="19B0BBEF" w14:textId="77777777" w:rsidR="00BE4B50" w:rsidRDefault="00BE4B50" w:rsidP="00BE4B50">
      <w:pPr>
        <w:pStyle w:val="Rubrik5"/>
      </w:pPr>
      <w:r>
        <w:t>Directional bevel</w:t>
      </w:r>
      <w:bookmarkStart w:id="778" w:name="definebevel"/>
      <w:bookmarkEnd w:id="778"/>
    </w:p>
    <w:p w14:paraId="2C26746D" w14:textId="77777777" w:rsidR="00BE4B50" w:rsidRDefault="00BE4B50" w:rsidP="00BE4B50">
      <w:pPr>
        <w:pStyle w:val="Bild"/>
      </w:pPr>
      <w:r w:rsidRPr="00B677AC">
        <w:rPr>
          <w:noProof/>
        </w:rPr>
        <w:drawing>
          <wp:inline distT="0" distB="0" distL="0" distR="0" wp14:anchorId="19406B29" wp14:editId="575BCBE6">
            <wp:extent cx="2307600" cy="374400"/>
            <wp:effectExtent l="0" t="0" r="0" b="6985"/>
            <wp:docPr id="26029343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93435" name=""/>
                    <pic:cNvPicPr/>
                  </pic:nvPicPr>
                  <pic:blipFill>
                    <a:blip r:embed="rId735"/>
                    <a:stretch>
                      <a:fillRect/>
                    </a:stretch>
                  </pic:blipFill>
                  <pic:spPr>
                    <a:xfrm>
                      <a:off x="0" y="0"/>
                      <a:ext cx="2307600" cy="374400"/>
                    </a:xfrm>
                    <a:prstGeom prst="rect">
                      <a:avLst/>
                    </a:prstGeom>
                  </pic:spPr>
                </pic:pic>
              </a:graphicData>
            </a:graphic>
          </wp:inline>
        </w:drawing>
      </w:r>
    </w:p>
    <w:p w14:paraId="5A4D40B4" w14:textId="77777777" w:rsidR="00BE4B50" w:rsidRDefault="00BE4B50" w:rsidP="00BE4B50">
      <w:r>
        <w:t>Set the wanted bevel angle and in which direction the jet should point at. If you click at the top surface, the whole part will be cut in that angle. The jet angle and direction will be the same for the whole part.</w:t>
      </w:r>
    </w:p>
    <w:p w14:paraId="60B821B0" w14:textId="77777777" w:rsidR="00BE4B50" w:rsidRDefault="00BE4B50" w:rsidP="00BE4B50">
      <w:pPr>
        <w:pStyle w:val="Rubrik5"/>
      </w:pPr>
      <w:r>
        <w:t>Check bevel setting</w:t>
      </w:r>
    </w:p>
    <w:p w14:paraId="12F15726" w14:textId="77777777" w:rsidR="00BE4B50" w:rsidRPr="00082AB3" w:rsidRDefault="00BE4B50" w:rsidP="00BE4B50">
      <w:pPr>
        <w:pStyle w:val="Bild"/>
      </w:pPr>
      <w:r w:rsidRPr="00082AB3">
        <w:rPr>
          <w:noProof/>
        </w:rPr>
        <w:drawing>
          <wp:inline distT="0" distB="0" distL="0" distR="0" wp14:anchorId="77AA25BF" wp14:editId="5576FF81">
            <wp:extent cx="892800" cy="288000"/>
            <wp:effectExtent l="0" t="0" r="3175" b="0"/>
            <wp:docPr id="168266296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62967" name=""/>
                    <pic:cNvPicPr/>
                  </pic:nvPicPr>
                  <pic:blipFill>
                    <a:blip r:embed="rId736"/>
                    <a:stretch>
                      <a:fillRect/>
                    </a:stretch>
                  </pic:blipFill>
                  <pic:spPr>
                    <a:xfrm>
                      <a:off x="0" y="0"/>
                      <a:ext cx="892800" cy="288000"/>
                    </a:xfrm>
                    <a:prstGeom prst="rect">
                      <a:avLst/>
                    </a:prstGeom>
                  </pic:spPr>
                </pic:pic>
              </a:graphicData>
            </a:graphic>
          </wp:inline>
        </w:drawing>
      </w:r>
    </w:p>
    <w:p w14:paraId="4FA90A18" w14:textId="77777777" w:rsidR="00BE4B50" w:rsidRDefault="00BE4B50" w:rsidP="00BE4B50">
      <w:r>
        <w:t>Use this button to check the settings for an actual edge.</w:t>
      </w:r>
    </w:p>
    <w:p w14:paraId="22F52AE3" w14:textId="77777777" w:rsidR="00BE4B50" w:rsidRDefault="00BE4B50" w:rsidP="00BE4B50">
      <w:pPr>
        <w:pStyle w:val="Bild"/>
      </w:pPr>
      <w:r w:rsidRPr="00082AB3">
        <w:rPr>
          <w:noProof/>
        </w:rPr>
        <w:drawing>
          <wp:inline distT="0" distB="0" distL="0" distR="0" wp14:anchorId="5134E016" wp14:editId="74859F3B">
            <wp:extent cx="2322000" cy="374400"/>
            <wp:effectExtent l="0" t="0" r="2540" b="6985"/>
            <wp:docPr id="127966095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60958" name=""/>
                    <pic:cNvPicPr/>
                  </pic:nvPicPr>
                  <pic:blipFill>
                    <a:blip r:embed="rId737"/>
                    <a:stretch>
                      <a:fillRect/>
                    </a:stretch>
                  </pic:blipFill>
                  <pic:spPr>
                    <a:xfrm>
                      <a:off x="0" y="0"/>
                      <a:ext cx="2322000" cy="374400"/>
                    </a:xfrm>
                    <a:prstGeom prst="rect">
                      <a:avLst/>
                    </a:prstGeom>
                  </pic:spPr>
                </pic:pic>
              </a:graphicData>
            </a:graphic>
          </wp:inline>
        </w:drawing>
      </w:r>
    </w:p>
    <w:p w14:paraId="327B1D15" w14:textId="77777777" w:rsidR="00BE4B50" w:rsidRDefault="00BE4B50" w:rsidP="00BE4B50">
      <w:r>
        <w:t>The first setting in actual bevel type is marked as an indication.</w:t>
      </w:r>
    </w:p>
    <w:p w14:paraId="38178792" w14:textId="77777777" w:rsidR="00BE4B50" w:rsidRDefault="00BE4B50" w:rsidP="00BE4B50">
      <w:pPr>
        <w:pStyle w:val="Rubrik3"/>
      </w:pPr>
      <w:r>
        <w:t>Break</w:t>
      </w:r>
    </w:p>
    <w:p w14:paraId="79B8B6D0" w14:textId="77777777" w:rsidR="00BE4B50" w:rsidRDefault="00BE4B50" w:rsidP="00BE4B50">
      <w:pPr>
        <w:pStyle w:val="Bild"/>
      </w:pPr>
      <w:r w:rsidRPr="00B72BAF">
        <w:rPr>
          <w:noProof/>
        </w:rPr>
        <w:drawing>
          <wp:inline distT="0" distB="0" distL="0" distR="0" wp14:anchorId="453A8236" wp14:editId="70A21B1F">
            <wp:extent cx="2714400" cy="648000"/>
            <wp:effectExtent l="0" t="0" r="0" b="0"/>
            <wp:docPr id="2083754152" name="Bildobjekt 1" descr="En bild som visar text, skärmbild,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54152" name="Bildobjekt 1" descr="En bild som visar text, skärmbild, Teckensnitt&#10;&#10;Automatiskt genererad beskrivning"/>
                    <pic:cNvPicPr/>
                  </pic:nvPicPr>
                  <pic:blipFill>
                    <a:blip r:embed="rId738"/>
                    <a:stretch>
                      <a:fillRect/>
                    </a:stretch>
                  </pic:blipFill>
                  <pic:spPr>
                    <a:xfrm>
                      <a:off x="0" y="0"/>
                      <a:ext cx="2714400" cy="648000"/>
                    </a:xfrm>
                    <a:prstGeom prst="rect">
                      <a:avLst/>
                    </a:prstGeom>
                  </pic:spPr>
                </pic:pic>
              </a:graphicData>
            </a:graphic>
          </wp:inline>
        </w:drawing>
      </w:r>
    </w:p>
    <w:p w14:paraId="3E4A5468" w14:textId="77777777" w:rsidR="00BE4B50" w:rsidRDefault="00BE4B50" w:rsidP="00BE4B50">
      <w:r>
        <w:t>With this feature it's possible to break up a side in two parts. Click on the break command and select where the breakpoint should be.</w:t>
      </w:r>
    </w:p>
    <w:p w14:paraId="4494E396" w14:textId="77777777" w:rsidR="00BE4B50" w:rsidRPr="00B72BAF" w:rsidRDefault="00BE4B50" w:rsidP="00BE4B50">
      <w:pPr>
        <w:pStyle w:val="Bild"/>
      </w:pPr>
      <w:r w:rsidRPr="00B72BAF">
        <w:rPr>
          <w:noProof/>
        </w:rPr>
        <w:lastRenderedPageBreak/>
        <w:drawing>
          <wp:inline distT="0" distB="0" distL="0" distR="0" wp14:anchorId="15F7555F" wp14:editId="4C92E092">
            <wp:extent cx="2304000" cy="1029600"/>
            <wp:effectExtent l="0" t="0" r="1270" b="0"/>
            <wp:docPr id="66147557" name="Bildobjekt 1" descr="En bild som visar diagram, linje,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7557" name="Bildobjekt 1" descr="En bild som visar diagram, linje, design&#10;&#10;Automatiskt genererad beskrivning"/>
                    <pic:cNvPicPr/>
                  </pic:nvPicPr>
                  <pic:blipFill>
                    <a:blip r:embed="rId739"/>
                    <a:stretch>
                      <a:fillRect/>
                    </a:stretch>
                  </pic:blipFill>
                  <pic:spPr>
                    <a:xfrm>
                      <a:off x="0" y="0"/>
                      <a:ext cx="2304000" cy="1029600"/>
                    </a:xfrm>
                    <a:prstGeom prst="rect">
                      <a:avLst/>
                    </a:prstGeom>
                  </pic:spPr>
                </pic:pic>
              </a:graphicData>
            </a:graphic>
          </wp:inline>
        </w:drawing>
      </w:r>
    </w:p>
    <w:p w14:paraId="1EEBC81D" w14:textId="77777777" w:rsidR="00BE4B50" w:rsidRDefault="00BE4B50" w:rsidP="00BE4B50">
      <w:r>
        <w:t>This is needed to be able to change the bevel type at optional position.</w:t>
      </w:r>
    </w:p>
    <w:p w14:paraId="5668B31C" w14:textId="77777777" w:rsidR="00BE4B50" w:rsidRDefault="00BE4B50" w:rsidP="00BE4B50">
      <w:pPr>
        <w:pStyle w:val="Bild"/>
      </w:pPr>
      <w:r w:rsidRPr="00B72BAF">
        <w:rPr>
          <w:noProof/>
        </w:rPr>
        <w:drawing>
          <wp:inline distT="0" distB="0" distL="0" distR="0" wp14:anchorId="39BE30AF" wp14:editId="505E75C7">
            <wp:extent cx="2397600" cy="1076400"/>
            <wp:effectExtent l="0" t="0" r="3175" b="0"/>
            <wp:docPr id="1392521323" name="Bildobjekt 1" descr="En bild som visar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21323" name="Bildobjekt 1" descr="En bild som visar design&#10;&#10;Automatiskt genererad beskrivning"/>
                    <pic:cNvPicPr/>
                  </pic:nvPicPr>
                  <pic:blipFill>
                    <a:blip r:embed="rId740"/>
                    <a:stretch>
                      <a:fillRect/>
                    </a:stretch>
                  </pic:blipFill>
                  <pic:spPr>
                    <a:xfrm>
                      <a:off x="0" y="0"/>
                      <a:ext cx="2397600" cy="1076400"/>
                    </a:xfrm>
                    <a:prstGeom prst="rect">
                      <a:avLst/>
                    </a:prstGeom>
                  </pic:spPr>
                </pic:pic>
              </a:graphicData>
            </a:graphic>
          </wp:inline>
        </w:drawing>
      </w:r>
    </w:p>
    <w:p w14:paraId="09AC2A51" w14:textId="77777777" w:rsidR="00BE4B50" w:rsidRDefault="00BE4B50" w:rsidP="00BE4B50">
      <w:pPr>
        <w:pStyle w:val="Rubrik3"/>
      </w:pPr>
      <w:r>
        <w:t>Reset</w:t>
      </w:r>
    </w:p>
    <w:p w14:paraId="2CE0238B" w14:textId="77777777" w:rsidR="00BE4B50" w:rsidRDefault="00BE4B50" w:rsidP="00BE4B50">
      <w:pPr>
        <w:pStyle w:val="Bild"/>
      </w:pPr>
      <w:r w:rsidRPr="00B72BAF">
        <w:rPr>
          <w:noProof/>
        </w:rPr>
        <w:drawing>
          <wp:inline distT="0" distB="0" distL="0" distR="0" wp14:anchorId="52D922B7" wp14:editId="6F15B4FF">
            <wp:extent cx="2635200" cy="784800"/>
            <wp:effectExtent l="0" t="0" r="0" b="0"/>
            <wp:docPr id="1521636051" name="Bildobjekt 1" descr="En bild som visar skärmbild, text, Rektangel,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36051" name="Bildobjekt 1" descr="En bild som visar skärmbild, text, Rektangel, design&#10;&#10;Automatiskt genererad beskrivning"/>
                    <pic:cNvPicPr/>
                  </pic:nvPicPr>
                  <pic:blipFill>
                    <a:blip r:embed="rId741"/>
                    <a:stretch>
                      <a:fillRect/>
                    </a:stretch>
                  </pic:blipFill>
                  <pic:spPr>
                    <a:xfrm>
                      <a:off x="0" y="0"/>
                      <a:ext cx="2635200" cy="784800"/>
                    </a:xfrm>
                    <a:prstGeom prst="rect">
                      <a:avLst/>
                    </a:prstGeom>
                  </pic:spPr>
                </pic:pic>
              </a:graphicData>
            </a:graphic>
          </wp:inline>
        </w:drawing>
      </w:r>
    </w:p>
    <w:p w14:paraId="2DC0553A" w14:textId="77777777" w:rsidR="00BE4B50" w:rsidRDefault="00BE4B50" w:rsidP="00BE4B50">
      <w:r>
        <w:t>The reset option will make all edges straight.</w:t>
      </w:r>
    </w:p>
    <w:p w14:paraId="469261B8" w14:textId="22BD5469" w:rsidR="00BE4B50" w:rsidRDefault="007158E6" w:rsidP="007158E6">
      <w:pPr>
        <w:pStyle w:val="Rubrik3"/>
      </w:pPr>
      <w:r>
        <w:t>Close</w:t>
      </w:r>
    </w:p>
    <w:p w14:paraId="0A2BA6B0" w14:textId="1D64700C" w:rsidR="007158E6" w:rsidRDefault="007158E6" w:rsidP="007158E6">
      <w:r>
        <w:t>This button will close the Bevel design and show the part in 2D</w:t>
      </w:r>
    </w:p>
    <w:p w14:paraId="23681CA3" w14:textId="59C31BA6" w:rsidR="007158E6" w:rsidRPr="007158E6" w:rsidRDefault="007158E6" w:rsidP="007158E6">
      <w:pPr>
        <w:pStyle w:val="Bild"/>
      </w:pPr>
      <w:r w:rsidRPr="007158E6">
        <w:rPr>
          <w:noProof/>
        </w:rPr>
        <w:drawing>
          <wp:inline distT="0" distB="0" distL="0" distR="0" wp14:anchorId="2D089223" wp14:editId="66FF1657">
            <wp:extent cx="2862000" cy="1929600"/>
            <wp:effectExtent l="0" t="0" r="0" b="0"/>
            <wp:docPr id="894166659" name="Bildobjekt 1" descr="En bild som visar skärmbild, Grafik,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66659" name="Bildobjekt 1" descr="En bild som visar skärmbild, Grafik, design&#10;&#10;Automatiskt genererad beskrivning"/>
                    <pic:cNvPicPr/>
                  </pic:nvPicPr>
                  <pic:blipFill>
                    <a:blip r:embed="rId742"/>
                    <a:stretch>
                      <a:fillRect/>
                    </a:stretch>
                  </pic:blipFill>
                  <pic:spPr>
                    <a:xfrm>
                      <a:off x="0" y="0"/>
                      <a:ext cx="2862000" cy="1929600"/>
                    </a:xfrm>
                    <a:prstGeom prst="rect">
                      <a:avLst/>
                    </a:prstGeom>
                  </pic:spPr>
                </pic:pic>
              </a:graphicData>
            </a:graphic>
          </wp:inline>
        </w:drawing>
      </w:r>
    </w:p>
    <w:p w14:paraId="78BBACE7" w14:textId="77777777" w:rsidR="00BE4B50" w:rsidRPr="00B72BAF" w:rsidRDefault="00BE4B50" w:rsidP="00BE4B50">
      <w:pPr>
        <w:pStyle w:val="Rubrik2"/>
      </w:pPr>
      <w:bookmarkStart w:id="779" w:name="_Toc229474874"/>
      <w:r>
        <w:t>Bevel cut</w:t>
      </w:r>
      <w:bookmarkEnd w:id="779"/>
    </w:p>
    <w:p w14:paraId="52E50AAF" w14:textId="77777777" w:rsidR="00BE4B50" w:rsidRDefault="00BE4B50" w:rsidP="00BE4B50">
      <w:pPr>
        <w:pStyle w:val="Bild"/>
      </w:pPr>
      <w:r w:rsidRPr="003D404A">
        <w:rPr>
          <w:noProof/>
        </w:rPr>
        <w:drawing>
          <wp:inline distT="0" distB="0" distL="0" distR="0" wp14:anchorId="2ECD97C5" wp14:editId="2044213B">
            <wp:extent cx="1867161" cy="1000265"/>
            <wp:effectExtent l="0" t="0" r="0" b="9525"/>
            <wp:docPr id="797901151" name="Bildobjekt 1" descr="En bild som visar skärmbild, text, diagram,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01151" name="Bildobjekt 1" descr="En bild som visar skärmbild, text, diagram, linje&#10;&#10;Automatiskt genererad beskrivning"/>
                    <pic:cNvPicPr/>
                  </pic:nvPicPr>
                  <pic:blipFill>
                    <a:blip r:embed="rId743"/>
                    <a:stretch>
                      <a:fillRect/>
                    </a:stretch>
                  </pic:blipFill>
                  <pic:spPr>
                    <a:xfrm>
                      <a:off x="0" y="0"/>
                      <a:ext cx="1867161" cy="1000265"/>
                    </a:xfrm>
                    <a:prstGeom prst="rect">
                      <a:avLst/>
                    </a:prstGeom>
                  </pic:spPr>
                </pic:pic>
              </a:graphicData>
            </a:graphic>
          </wp:inline>
        </w:drawing>
      </w:r>
    </w:p>
    <w:p w14:paraId="37D7C3A7" w14:textId="77777777" w:rsidR="00BE4B50" w:rsidRDefault="00BE4B50" w:rsidP="00BE4B50">
      <w:r>
        <w:t>This command should be used to add toolpaths on bevel parts.</w:t>
      </w:r>
    </w:p>
    <w:p w14:paraId="609EBC16" w14:textId="2D3CF141" w:rsidR="007158E6" w:rsidRDefault="007158E6" w:rsidP="00BE4B50">
      <w:r>
        <w:t>Click on the command and select the part.</w:t>
      </w:r>
    </w:p>
    <w:p w14:paraId="3AE89F93" w14:textId="0606AE0F" w:rsidR="007158E6" w:rsidRDefault="007158E6" w:rsidP="007158E6">
      <w:pPr>
        <w:pStyle w:val="Bild"/>
      </w:pPr>
      <w:r w:rsidRPr="007158E6">
        <w:rPr>
          <w:noProof/>
        </w:rPr>
        <w:drawing>
          <wp:inline distT="0" distB="0" distL="0" distR="0" wp14:anchorId="4950190A" wp14:editId="5F37129F">
            <wp:extent cx="2397600" cy="442800"/>
            <wp:effectExtent l="0" t="0" r="3175" b="0"/>
            <wp:docPr id="1076606293"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06293" name="Bildobjekt 1" descr="En bild som visar text, skärmbild, Teckensnitt, linje&#10;&#10;Automatiskt genererad beskrivning"/>
                    <pic:cNvPicPr/>
                  </pic:nvPicPr>
                  <pic:blipFill>
                    <a:blip r:embed="rId744"/>
                    <a:stretch>
                      <a:fillRect/>
                    </a:stretch>
                  </pic:blipFill>
                  <pic:spPr>
                    <a:xfrm>
                      <a:off x="0" y="0"/>
                      <a:ext cx="2397600" cy="442800"/>
                    </a:xfrm>
                    <a:prstGeom prst="rect">
                      <a:avLst/>
                    </a:prstGeom>
                  </pic:spPr>
                </pic:pic>
              </a:graphicData>
            </a:graphic>
          </wp:inline>
        </w:drawing>
      </w:r>
    </w:p>
    <w:p w14:paraId="7894E0DC" w14:textId="0B08CDE1" w:rsidR="007158E6" w:rsidRDefault="007158E6" w:rsidP="00BE4B50">
      <w:r>
        <w:t>It is also possible to click on the lower right button in the Bevel design</w:t>
      </w:r>
      <w:r w:rsidR="00327A99">
        <w:t>.</w:t>
      </w:r>
    </w:p>
    <w:p w14:paraId="541FADC7" w14:textId="78C5C093" w:rsidR="00327A99" w:rsidRDefault="00327A99" w:rsidP="00327A99">
      <w:pPr>
        <w:pStyle w:val="Bild"/>
      </w:pPr>
      <w:r w:rsidRPr="00327A99">
        <w:rPr>
          <w:noProof/>
        </w:rPr>
        <w:lastRenderedPageBreak/>
        <w:drawing>
          <wp:inline distT="0" distB="0" distL="0" distR="0" wp14:anchorId="5579BFD0" wp14:editId="2A93802E">
            <wp:extent cx="2606400" cy="792000"/>
            <wp:effectExtent l="0" t="0" r="3810" b="8255"/>
            <wp:docPr id="1716670316" name="Bildobjekt 1" descr="En bild som visar skärmbild, tex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70316" name="Bildobjekt 1" descr="En bild som visar skärmbild, text&#10;&#10;Automatiskt genererad beskrivning"/>
                    <pic:cNvPicPr/>
                  </pic:nvPicPr>
                  <pic:blipFill>
                    <a:blip r:embed="rId745"/>
                    <a:stretch>
                      <a:fillRect/>
                    </a:stretch>
                  </pic:blipFill>
                  <pic:spPr>
                    <a:xfrm>
                      <a:off x="0" y="0"/>
                      <a:ext cx="2606400" cy="792000"/>
                    </a:xfrm>
                    <a:prstGeom prst="rect">
                      <a:avLst/>
                    </a:prstGeom>
                  </pic:spPr>
                </pic:pic>
              </a:graphicData>
            </a:graphic>
          </wp:inline>
        </w:drawing>
      </w:r>
    </w:p>
    <w:p w14:paraId="291DB124" w14:textId="46C6DD93" w:rsidR="00327A99" w:rsidRPr="00327A99" w:rsidRDefault="00327A99" w:rsidP="00327A99">
      <w:r>
        <w:t>Following dialog will be shown.</w:t>
      </w:r>
    </w:p>
    <w:p w14:paraId="6B799C9B" w14:textId="77777777" w:rsidR="00BE4B50" w:rsidRPr="003D404A" w:rsidRDefault="00BE4B50" w:rsidP="00327A99">
      <w:pPr>
        <w:pStyle w:val="Bild"/>
      </w:pPr>
      <w:r>
        <w:rPr>
          <w:noProof/>
        </w:rPr>
        <w:drawing>
          <wp:inline distT="0" distB="0" distL="0" distR="0" wp14:anchorId="70BBA4E7" wp14:editId="69B23544">
            <wp:extent cx="1918800" cy="4136400"/>
            <wp:effectExtent l="0" t="0" r="5715" b="0"/>
            <wp:docPr id="178139561" name="Bildobjekt 1" descr="En bild som visar text, skärmbild, programvara, Datoriko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9561" name="Bildobjekt 1" descr="En bild som visar text, skärmbild, programvara, Datorikon&#10;&#10;Automatiskt genererad beskrivning"/>
                    <pic:cNvPicPr/>
                  </pic:nvPicPr>
                  <pic:blipFill>
                    <a:blip r:embed="rId746"/>
                    <a:stretch>
                      <a:fillRect/>
                    </a:stretch>
                  </pic:blipFill>
                  <pic:spPr>
                    <a:xfrm>
                      <a:off x="0" y="0"/>
                      <a:ext cx="1918800" cy="4136400"/>
                    </a:xfrm>
                    <a:prstGeom prst="rect">
                      <a:avLst/>
                    </a:prstGeom>
                  </pic:spPr>
                </pic:pic>
              </a:graphicData>
            </a:graphic>
          </wp:inline>
        </w:drawing>
      </w:r>
    </w:p>
    <w:p w14:paraId="3379D654" w14:textId="77777777" w:rsidR="00BE4B50" w:rsidRDefault="00BE4B50" w:rsidP="00BE4B50">
      <w:pPr>
        <w:pStyle w:val="Rubrik4"/>
      </w:pPr>
      <w:r>
        <w:t>Leads</w:t>
      </w:r>
    </w:p>
    <w:p w14:paraId="64201D45" w14:textId="77777777" w:rsidR="00BE4B50" w:rsidRPr="00085CB1" w:rsidRDefault="00BE4B50" w:rsidP="00BE4B50">
      <w:pPr>
        <w:pStyle w:val="Bild"/>
      </w:pPr>
      <w:r w:rsidRPr="00085CB1">
        <w:rPr>
          <w:noProof/>
        </w:rPr>
        <w:drawing>
          <wp:inline distT="0" distB="0" distL="0" distR="0" wp14:anchorId="74B25B93" wp14:editId="7970097D">
            <wp:extent cx="1796400" cy="687600"/>
            <wp:effectExtent l="0" t="0" r="0" b="0"/>
            <wp:docPr id="106816018"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6018" name="Bildobjekt 1" descr="En bild som visar text, skärmbild, Teckensnitt, linje&#10;&#10;Automatiskt genererad beskrivning"/>
                    <pic:cNvPicPr/>
                  </pic:nvPicPr>
                  <pic:blipFill>
                    <a:blip r:embed="rId747"/>
                    <a:stretch>
                      <a:fillRect/>
                    </a:stretch>
                  </pic:blipFill>
                  <pic:spPr>
                    <a:xfrm>
                      <a:off x="0" y="0"/>
                      <a:ext cx="1796400" cy="687600"/>
                    </a:xfrm>
                    <a:prstGeom prst="rect">
                      <a:avLst/>
                    </a:prstGeom>
                  </pic:spPr>
                </pic:pic>
              </a:graphicData>
            </a:graphic>
          </wp:inline>
        </w:drawing>
      </w:r>
    </w:p>
    <w:p w14:paraId="3F0FC838" w14:textId="081FE482" w:rsidR="00BE4B50" w:rsidRDefault="00BE4B50" w:rsidP="00BE4B50">
      <w:r>
        <w:t>You can read more about leads and piercing at "</w:t>
      </w:r>
      <w:hyperlink w:anchor="_Lead_definitions" w:history="1">
        <w:r w:rsidRPr="0073255B">
          <w:rPr>
            <w:rStyle w:val="Hyperlnk"/>
          </w:rPr>
          <w:t>Lead definitions</w:t>
        </w:r>
      </w:hyperlink>
      <w:r>
        <w:t>"</w:t>
      </w:r>
    </w:p>
    <w:p w14:paraId="5B80D240" w14:textId="77777777" w:rsidR="00BE4B50" w:rsidRDefault="00BE4B50" w:rsidP="00BE4B50">
      <w:pPr>
        <w:pStyle w:val="Rubrik5"/>
      </w:pPr>
      <w:r>
        <w:t>Tilted piercing</w:t>
      </w:r>
    </w:p>
    <w:p w14:paraId="780ECD25" w14:textId="77777777" w:rsidR="00BE4B50" w:rsidRDefault="00BE4B50" w:rsidP="00BE4B50">
      <w:r>
        <w:t>Sometimes it's necessary to make the piercing in a tilted angle.</w:t>
      </w:r>
    </w:p>
    <w:p w14:paraId="6AE0F3DC" w14:textId="77777777" w:rsidR="00BE4B50" w:rsidRDefault="00BE4B50" w:rsidP="00BE4B50">
      <w:r>
        <w:rPr>
          <w:noProof/>
        </w:rPr>
        <w:drawing>
          <wp:inline distT="0" distB="0" distL="0" distR="0" wp14:anchorId="5A29009C" wp14:editId="720958C7">
            <wp:extent cx="1962000" cy="1292400"/>
            <wp:effectExtent l="0" t="0" r="635" b="3175"/>
            <wp:docPr id="486070415" name="Bildobjekt 1" descr="En bild som visar skärmbild, linje, diagram,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70415" name="Bildobjekt 1" descr="En bild som visar skärmbild, linje, diagram, design&#10;&#10;Automatiskt genererad beskrivning"/>
                    <pic:cNvPicPr/>
                  </pic:nvPicPr>
                  <pic:blipFill>
                    <a:blip r:embed="rId748"/>
                    <a:stretch>
                      <a:fillRect/>
                    </a:stretch>
                  </pic:blipFill>
                  <pic:spPr>
                    <a:xfrm>
                      <a:off x="0" y="0"/>
                      <a:ext cx="1962000" cy="1292400"/>
                    </a:xfrm>
                    <a:prstGeom prst="rect">
                      <a:avLst/>
                    </a:prstGeom>
                  </pic:spPr>
                </pic:pic>
              </a:graphicData>
            </a:graphic>
          </wp:inline>
        </w:drawing>
      </w:r>
    </w:p>
    <w:p w14:paraId="52F81CA8" w14:textId="77777777" w:rsidR="00BE4B50" w:rsidRDefault="00BE4B50" w:rsidP="00BE4B50">
      <w:r>
        <w:t>In case (A) when you start from outside it is possible to use a straight piercing, but it will require a very long lead-in. In case (B) it is not possible at allbecause that will damage the part. The piercing angle will be the same as the first contact point on the geometry.</w:t>
      </w:r>
    </w:p>
    <w:p w14:paraId="13703BDD" w14:textId="77777777" w:rsidR="00BE4B50" w:rsidRDefault="00BE4B50" w:rsidP="00BE4B50">
      <w:pPr>
        <w:pStyle w:val="Rubrik5"/>
      </w:pPr>
      <w:r>
        <w:t>Standoff</w:t>
      </w:r>
    </w:p>
    <w:p w14:paraId="53B5572A" w14:textId="77777777" w:rsidR="00BE4B50" w:rsidRPr="00085CB1" w:rsidRDefault="00BE4B50" w:rsidP="00BE4B50">
      <w:pPr>
        <w:pStyle w:val="Bild"/>
      </w:pPr>
      <w:r w:rsidRPr="00321040">
        <w:rPr>
          <w:noProof/>
        </w:rPr>
        <w:drawing>
          <wp:inline distT="0" distB="0" distL="0" distR="0" wp14:anchorId="6B9FD103" wp14:editId="6D2250B4">
            <wp:extent cx="1746000" cy="360000"/>
            <wp:effectExtent l="0" t="0" r="6985" b="2540"/>
            <wp:docPr id="105122064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20645" name=""/>
                    <pic:cNvPicPr/>
                  </pic:nvPicPr>
                  <pic:blipFill>
                    <a:blip r:embed="rId749"/>
                    <a:stretch>
                      <a:fillRect/>
                    </a:stretch>
                  </pic:blipFill>
                  <pic:spPr>
                    <a:xfrm>
                      <a:off x="0" y="0"/>
                      <a:ext cx="1746000" cy="360000"/>
                    </a:xfrm>
                    <a:prstGeom prst="rect">
                      <a:avLst/>
                    </a:prstGeom>
                  </pic:spPr>
                </pic:pic>
              </a:graphicData>
            </a:graphic>
          </wp:inline>
        </w:drawing>
      </w:r>
    </w:p>
    <w:p w14:paraId="6EDDC3D7" w14:textId="77777777" w:rsidR="00BE4B50" w:rsidRDefault="00BE4B50" w:rsidP="00BE4B50">
      <w:r>
        <w:lastRenderedPageBreak/>
        <w:t xml:space="preserve">The normal distance (A) between the material and the tip of the nozzle should be 3mm. This is the read area at the picture below. The pint on the surface is also called pivot point or TCP point (Tool Center Point). When the nozzle will tilt in different directions it will be around this point. </w:t>
      </w:r>
    </w:p>
    <w:p w14:paraId="4CAF0A4A" w14:textId="77777777" w:rsidR="00BE4B50" w:rsidRPr="00B677AC" w:rsidRDefault="00BE4B50" w:rsidP="00BE4B50">
      <w:r>
        <w:rPr>
          <w:noProof/>
        </w:rPr>
        <w:drawing>
          <wp:inline distT="0" distB="0" distL="0" distR="0" wp14:anchorId="587F09E4" wp14:editId="1CAB5D73">
            <wp:extent cx="2228400" cy="1670400"/>
            <wp:effectExtent l="0" t="0" r="635" b="6350"/>
            <wp:docPr id="219883218" name="Bildobjekt 1" descr="En bild som visar skärmbild, text, diagram,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83218" name="Bildobjekt 1" descr="En bild som visar skärmbild, text, diagram, linje&#10;&#10;Automatiskt genererad beskrivning"/>
                    <pic:cNvPicPr/>
                  </pic:nvPicPr>
                  <pic:blipFill>
                    <a:blip r:embed="rId750"/>
                    <a:stretch>
                      <a:fillRect/>
                    </a:stretch>
                  </pic:blipFill>
                  <pic:spPr>
                    <a:xfrm>
                      <a:off x="0" y="0"/>
                      <a:ext cx="2228400" cy="1670400"/>
                    </a:xfrm>
                    <a:prstGeom prst="rect">
                      <a:avLst/>
                    </a:prstGeom>
                  </pic:spPr>
                </pic:pic>
              </a:graphicData>
            </a:graphic>
          </wp:inline>
        </w:drawing>
      </w:r>
    </w:p>
    <w:p w14:paraId="722A8408" w14:textId="77777777" w:rsidR="00BE4B50" w:rsidRDefault="00BE4B50" w:rsidP="00BE4B50">
      <w:r>
        <w:t xml:space="preserve">If you need an extra distance (B) between the nozzle and the material, then you should enter the extra </w:t>
      </w:r>
      <w:bookmarkStart w:id="780" w:name="_Hlk159228131"/>
      <w:r>
        <w:t>distance as Standoff.</w:t>
      </w:r>
    </w:p>
    <w:p w14:paraId="64182E3A" w14:textId="77777777" w:rsidR="00BE4B50" w:rsidRDefault="00BE4B50" w:rsidP="00BE4B50"/>
    <w:p w14:paraId="0EB242B6" w14:textId="77777777" w:rsidR="00BE4B50" w:rsidRDefault="00BE4B50" w:rsidP="00BE4B50">
      <w:pPr>
        <w:pStyle w:val="Rubrik4"/>
      </w:pPr>
      <w:r>
        <w:t>Speed</w:t>
      </w:r>
    </w:p>
    <w:p w14:paraId="67B5F936" w14:textId="77777777" w:rsidR="00BE4B50" w:rsidRDefault="00BE4B50" w:rsidP="00BE4B50">
      <w:pPr>
        <w:pStyle w:val="Bild"/>
      </w:pPr>
      <w:r w:rsidRPr="002E379F">
        <w:rPr>
          <w:noProof/>
        </w:rPr>
        <w:drawing>
          <wp:inline distT="0" distB="0" distL="0" distR="0" wp14:anchorId="752CD4A6" wp14:editId="53E6D645">
            <wp:extent cx="2162477" cy="466790"/>
            <wp:effectExtent l="0" t="0" r="9525" b="9525"/>
            <wp:docPr id="211813655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36554" name=""/>
                    <pic:cNvPicPr/>
                  </pic:nvPicPr>
                  <pic:blipFill>
                    <a:blip r:embed="rId751"/>
                    <a:stretch>
                      <a:fillRect/>
                    </a:stretch>
                  </pic:blipFill>
                  <pic:spPr>
                    <a:xfrm>
                      <a:off x="0" y="0"/>
                      <a:ext cx="2162477" cy="466790"/>
                    </a:xfrm>
                    <a:prstGeom prst="rect">
                      <a:avLst/>
                    </a:prstGeom>
                  </pic:spPr>
                </pic:pic>
              </a:graphicData>
            </a:graphic>
          </wp:inline>
        </w:drawing>
      </w:r>
    </w:p>
    <w:p w14:paraId="4B267631" w14:textId="77777777" w:rsidR="00BE4B50" w:rsidRDefault="00BE4B50" w:rsidP="00BE4B50">
      <w:r>
        <w:t>In chamfer, X and K-bevel there are two ways of calculating the speed</w:t>
      </w:r>
    </w:p>
    <w:p w14:paraId="1D910D05" w14:textId="77777777" w:rsidR="00BE4B50" w:rsidRDefault="00BE4B50" w:rsidP="00BE4B50">
      <w:pPr>
        <w:pStyle w:val="Bild"/>
      </w:pPr>
      <w:r>
        <w:rPr>
          <w:noProof/>
        </w:rPr>
        <w:drawing>
          <wp:inline distT="0" distB="0" distL="0" distR="0" wp14:anchorId="59B6F98B" wp14:editId="5B903996">
            <wp:extent cx="2066400" cy="1296000"/>
            <wp:effectExtent l="0" t="0" r="0" b="0"/>
            <wp:docPr id="1850796405" name="Bildobjekt 1" descr="En bild som visar diagram, linje,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96405" name="Bildobjekt 1" descr="En bild som visar diagram, linje, design&#10;&#10;Automatiskt genererad beskrivning"/>
                    <pic:cNvPicPr/>
                  </pic:nvPicPr>
                  <pic:blipFill>
                    <a:blip r:embed="rId752"/>
                    <a:stretch>
                      <a:fillRect/>
                    </a:stretch>
                  </pic:blipFill>
                  <pic:spPr>
                    <a:xfrm>
                      <a:off x="0" y="0"/>
                      <a:ext cx="2066400" cy="1296000"/>
                    </a:xfrm>
                    <a:prstGeom prst="rect">
                      <a:avLst/>
                    </a:prstGeom>
                  </pic:spPr>
                </pic:pic>
              </a:graphicData>
            </a:graphic>
          </wp:inline>
        </w:drawing>
      </w:r>
    </w:p>
    <w:p w14:paraId="60AD3CC6" w14:textId="77777777" w:rsidR="00BE4B50" w:rsidRDefault="00BE4B50" w:rsidP="00BE4B50">
      <w:r>
        <w:t>Speed by thickness is probably no good name. The speed will be based by the length the jet has to cut in actual thickness and angle (A) all the way through the material. Speed by edge length is an option that is useful in Chamfer, X and K-bevel. In that case the speed is based by the length of the edge (B).</w:t>
      </w:r>
    </w:p>
    <w:bookmarkEnd w:id="780"/>
    <w:p w14:paraId="71016E77" w14:textId="77777777" w:rsidR="00BE4B50" w:rsidRPr="002766B6" w:rsidRDefault="00BE4B50" w:rsidP="00BE4B50">
      <w:pPr>
        <w:pStyle w:val="Rubrik4"/>
        <w:rPr>
          <w:lang w:val="sv-SE"/>
        </w:rPr>
      </w:pPr>
      <w:r w:rsidRPr="002766B6">
        <w:rPr>
          <w:lang w:val="sv-SE"/>
        </w:rPr>
        <w:t>Loops VI BEHÖVER GÅ I</w:t>
      </w:r>
      <w:r>
        <w:rPr>
          <w:lang w:val="sv-SE"/>
        </w:rPr>
        <w:t>GENOM LOOPS KOMMANDOT</w:t>
      </w:r>
    </w:p>
    <w:p w14:paraId="5EF7B2B4" w14:textId="77777777" w:rsidR="00BE4B50" w:rsidRDefault="00BE4B50" w:rsidP="00BE4B50">
      <w:r w:rsidRPr="002766B6">
        <w:rPr>
          <w:noProof/>
        </w:rPr>
        <w:drawing>
          <wp:inline distT="0" distB="0" distL="0" distR="0" wp14:anchorId="46FE2581" wp14:editId="1EF1A2ED">
            <wp:extent cx="1868400" cy="1868400"/>
            <wp:effectExtent l="0" t="0" r="0" b="0"/>
            <wp:docPr id="1830176477" name="Bildobjekt 1" descr="En bild som visar text, skärmbild, skärm,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76477" name="Bildobjekt 1" descr="En bild som visar text, skärmbild, skärm, Teckensnitt&#10;&#10;Automatiskt genererad beskrivning"/>
                    <pic:cNvPicPr/>
                  </pic:nvPicPr>
                  <pic:blipFill>
                    <a:blip r:embed="rId753"/>
                    <a:stretch>
                      <a:fillRect/>
                    </a:stretch>
                  </pic:blipFill>
                  <pic:spPr>
                    <a:xfrm>
                      <a:off x="0" y="0"/>
                      <a:ext cx="1868400" cy="1868400"/>
                    </a:xfrm>
                    <a:prstGeom prst="rect">
                      <a:avLst/>
                    </a:prstGeom>
                  </pic:spPr>
                </pic:pic>
              </a:graphicData>
            </a:graphic>
          </wp:inline>
        </w:drawing>
      </w:r>
    </w:p>
    <w:p w14:paraId="5F8F9DBF" w14:textId="77777777" w:rsidR="00BE4B50" w:rsidRDefault="00BE4B50" w:rsidP="00BE4B50"/>
    <w:p w14:paraId="23A399FB" w14:textId="77777777" w:rsidR="00BE4B50" w:rsidRDefault="00BE4B50" w:rsidP="00BE4B50">
      <w:pPr>
        <w:pStyle w:val="Rubrik4"/>
      </w:pPr>
      <w:r>
        <w:t>Add the toolpath</w:t>
      </w:r>
    </w:p>
    <w:p w14:paraId="5656F3BF" w14:textId="77777777" w:rsidR="00BE4B50" w:rsidRDefault="00BE4B50" w:rsidP="00BE4B50">
      <w:pPr>
        <w:pStyle w:val="Bild"/>
      </w:pPr>
      <w:r w:rsidRPr="00BE4B50">
        <w:rPr>
          <w:noProof/>
        </w:rPr>
        <w:drawing>
          <wp:inline distT="0" distB="0" distL="0" distR="0" wp14:anchorId="37042881" wp14:editId="35929E80">
            <wp:extent cx="2686425" cy="857370"/>
            <wp:effectExtent l="0" t="0" r="0" b="0"/>
            <wp:docPr id="1122090521" name="Bildobjekt 1" descr="En bild som visar skärmbild, text, Rektangel, symbo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90521" name="Bildobjekt 1" descr="En bild som visar skärmbild, text, Rektangel, symbol&#10;&#10;Automatiskt genererad beskrivning"/>
                    <pic:cNvPicPr/>
                  </pic:nvPicPr>
                  <pic:blipFill>
                    <a:blip r:embed="rId754"/>
                    <a:stretch>
                      <a:fillRect/>
                    </a:stretch>
                  </pic:blipFill>
                  <pic:spPr>
                    <a:xfrm>
                      <a:off x="0" y="0"/>
                      <a:ext cx="2686425" cy="857370"/>
                    </a:xfrm>
                    <a:prstGeom prst="rect">
                      <a:avLst/>
                    </a:prstGeom>
                  </pic:spPr>
                </pic:pic>
              </a:graphicData>
            </a:graphic>
          </wp:inline>
        </w:drawing>
      </w:r>
    </w:p>
    <w:p w14:paraId="5724A5CC" w14:textId="15C02D4A" w:rsidR="00BE4B50" w:rsidRPr="00327A99" w:rsidRDefault="007158E6" w:rsidP="007158E6">
      <w:pPr>
        <w:pStyle w:val="Rubrik5"/>
        <w:rPr>
          <w:lang w:val="sv-SE"/>
        </w:rPr>
      </w:pPr>
      <w:r w:rsidRPr="00327A99">
        <w:rPr>
          <w:lang w:val="sv-SE"/>
        </w:rPr>
        <w:lastRenderedPageBreak/>
        <w:t>Auto</w:t>
      </w:r>
      <w:r w:rsidR="00327A99" w:rsidRPr="00327A99">
        <w:rPr>
          <w:lang w:val="sv-SE"/>
        </w:rPr>
        <w:t xml:space="preserve"> BORDE GÖRA </w:t>
      </w:r>
      <w:r w:rsidR="00A430AA">
        <w:rPr>
          <w:lang w:val="sv-SE"/>
        </w:rPr>
        <w:t xml:space="preserve">MER </w:t>
      </w:r>
      <w:r w:rsidR="00327A99" w:rsidRPr="00327A99">
        <w:rPr>
          <w:lang w:val="sv-SE"/>
        </w:rPr>
        <w:t>A</w:t>
      </w:r>
      <w:r w:rsidR="00327A99">
        <w:rPr>
          <w:lang w:val="sv-SE"/>
        </w:rPr>
        <w:t>UTOMATISKT</w:t>
      </w:r>
    </w:p>
    <w:p w14:paraId="009143C5" w14:textId="641A4958" w:rsidR="00327A99" w:rsidRPr="00327A99" w:rsidRDefault="00327A99" w:rsidP="00327A99">
      <w:pPr>
        <w:pStyle w:val="Bild"/>
      </w:pPr>
      <w:r w:rsidRPr="00327A99">
        <w:rPr>
          <w:noProof/>
        </w:rPr>
        <w:drawing>
          <wp:inline distT="0" distB="0" distL="0" distR="0" wp14:anchorId="5F7C9F97" wp14:editId="4B034FE7">
            <wp:extent cx="1419423" cy="333422"/>
            <wp:effectExtent l="0" t="0" r="0" b="9525"/>
            <wp:docPr id="153786743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67432" name=""/>
                    <pic:cNvPicPr/>
                  </pic:nvPicPr>
                  <pic:blipFill>
                    <a:blip r:embed="rId755"/>
                    <a:stretch>
                      <a:fillRect/>
                    </a:stretch>
                  </pic:blipFill>
                  <pic:spPr>
                    <a:xfrm>
                      <a:off x="0" y="0"/>
                      <a:ext cx="1419423" cy="333422"/>
                    </a:xfrm>
                    <a:prstGeom prst="rect">
                      <a:avLst/>
                    </a:prstGeom>
                  </pic:spPr>
                </pic:pic>
              </a:graphicData>
            </a:graphic>
          </wp:inline>
        </w:drawing>
      </w:r>
    </w:p>
    <w:p w14:paraId="03BAF150" w14:textId="4AB9478B" w:rsidR="007158E6" w:rsidRDefault="007158E6" w:rsidP="007158E6">
      <w:r>
        <w:t>This command requires less input than the add command.</w:t>
      </w:r>
    </w:p>
    <w:p w14:paraId="7E3E3164" w14:textId="77777777" w:rsidR="00A430AA" w:rsidRDefault="00327A99" w:rsidP="00A430AA">
      <w:pPr>
        <w:pStyle w:val="Command"/>
      </w:pPr>
      <w:r>
        <w:t>Select curve</w:t>
      </w:r>
    </w:p>
    <w:p w14:paraId="0C2D5B9B" w14:textId="6D3A86DB" w:rsidR="00327A99" w:rsidRDefault="00327A99" w:rsidP="00A430AA">
      <w:pPr>
        <w:pStyle w:val="Command"/>
      </w:pPr>
      <w:r>
        <w:t>Specify start point</w:t>
      </w:r>
    </w:p>
    <w:p w14:paraId="56DECA3A" w14:textId="06B3F6E4" w:rsidR="007158E6" w:rsidRDefault="00327A99" w:rsidP="00A430AA">
      <w:pPr>
        <w:pStyle w:val="Bild"/>
      </w:pPr>
      <w:r w:rsidRPr="00327A99">
        <w:rPr>
          <w:noProof/>
        </w:rPr>
        <w:drawing>
          <wp:inline distT="0" distB="0" distL="0" distR="0" wp14:anchorId="41134166" wp14:editId="5CBBD3B8">
            <wp:extent cx="3906000" cy="1746000"/>
            <wp:effectExtent l="0" t="0" r="0" b="6985"/>
            <wp:docPr id="503556258" name="Bildobjekt 1" descr="En bild som visar skärmbild, design, Grafik, kons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56258" name="Bildobjekt 1" descr="En bild som visar skärmbild, design, Grafik, konst&#10;&#10;Automatiskt genererad beskrivning"/>
                    <pic:cNvPicPr/>
                  </pic:nvPicPr>
                  <pic:blipFill>
                    <a:blip r:embed="rId756"/>
                    <a:stretch>
                      <a:fillRect/>
                    </a:stretch>
                  </pic:blipFill>
                  <pic:spPr>
                    <a:xfrm>
                      <a:off x="0" y="0"/>
                      <a:ext cx="3906000" cy="1746000"/>
                    </a:xfrm>
                    <a:prstGeom prst="rect">
                      <a:avLst/>
                    </a:prstGeom>
                  </pic:spPr>
                </pic:pic>
              </a:graphicData>
            </a:graphic>
          </wp:inline>
        </w:drawing>
      </w:r>
    </w:p>
    <w:p w14:paraId="4E2BA14F" w14:textId="11E5ADCF" w:rsidR="007158E6" w:rsidRDefault="00327A99" w:rsidP="00327A99">
      <w:pPr>
        <w:pStyle w:val="Rubrik5"/>
      </w:pPr>
      <w:r>
        <w:t>Add</w:t>
      </w:r>
    </w:p>
    <w:p w14:paraId="7F99B7D4" w14:textId="2897B93D" w:rsidR="00327A99" w:rsidRDefault="00327A99" w:rsidP="00327A99">
      <w:pPr>
        <w:pStyle w:val="Bild"/>
      </w:pPr>
      <w:r w:rsidRPr="00327A99">
        <w:rPr>
          <w:noProof/>
        </w:rPr>
        <w:drawing>
          <wp:inline distT="0" distB="0" distL="0" distR="0" wp14:anchorId="5FAA1F84" wp14:editId="1C87FA4D">
            <wp:extent cx="1667108" cy="362001"/>
            <wp:effectExtent l="0" t="0" r="0" b="0"/>
            <wp:docPr id="86898981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89816" name=""/>
                    <pic:cNvPicPr/>
                  </pic:nvPicPr>
                  <pic:blipFill>
                    <a:blip r:embed="rId757"/>
                    <a:stretch>
                      <a:fillRect/>
                    </a:stretch>
                  </pic:blipFill>
                  <pic:spPr>
                    <a:xfrm>
                      <a:off x="0" y="0"/>
                      <a:ext cx="1667108" cy="362001"/>
                    </a:xfrm>
                    <a:prstGeom prst="rect">
                      <a:avLst/>
                    </a:prstGeom>
                  </pic:spPr>
                </pic:pic>
              </a:graphicData>
            </a:graphic>
          </wp:inline>
        </w:drawing>
      </w:r>
    </w:p>
    <w:p w14:paraId="3E0D8C72" w14:textId="7EB50E2C" w:rsidR="00327A99" w:rsidRDefault="00327A99" w:rsidP="00327A99">
      <w:r>
        <w:t xml:space="preserve">With this command you can </w:t>
      </w:r>
      <w:r w:rsidR="00A430AA">
        <w:t xml:space="preserve">add a toolpath and control </w:t>
      </w:r>
      <w:r>
        <w:t xml:space="preserve">the </w:t>
      </w:r>
      <w:r w:rsidR="00A430AA">
        <w:t xml:space="preserve">options </w:t>
      </w:r>
      <w:r>
        <w:t>more in detail.</w:t>
      </w:r>
    </w:p>
    <w:p w14:paraId="384401E7" w14:textId="1638DF18" w:rsidR="00A430AA" w:rsidRDefault="00327A99" w:rsidP="00327A99">
      <w:pPr>
        <w:pStyle w:val="Command"/>
      </w:pPr>
      <w:r>
        <w:t>Select curve</w:t>
      </w:r>
      <w:r w:rsidR="00A430AA">
        <w:t xml:space="preserve"> </w:t>
      </w:r>
      <w:r w:rsidR="00CD0EDF">
        <w:t>(</w:t>
      </w:r>
      <w:r w:rsidR="00A430AA">
        <w:t>click on the curve</w:t>
      </w:r>
      <w:r w:rsidR="00CD0EDF">
        <w:t>)</w:t>
      </w:r>
    </w:p>
    <w:p w14:paraId="69EF719E" w14:textId="1F676D07" w:rsidR="00A430AA" w:rsidRDefault="00327A99" w:rsidP="00327A99">
      <w:pPr>
        <w:pStyle w:val="Command"/>
      </w:pPr>
      <w:r>
        <w:t>Specify start point</w:t>
      </w:r>
      <w:r w:rsidR="00A430AA">
        <w:t xml:space="preserve"> </w:t>
      </w:r>
      <w:r w:rsidR="00CD0EDF">
        <w:t>(</w:t>
      </w:r>
      <w:r w:rsidR="00A430AA">
        <w:t>click on wanted position</w:t>
      </w:r>
      <w:r w:rsidR="00CD0EDF">
        <w:t>)</w:t>
      </w:r>
    </w:p>
    <w:p w14:paraId="32A002B4" w14:textId="636860D9" w:rsidR="00A430AA" w:rsidRDefault="00327A99" w:rsidP="00327A99">
      <w:pPr>
        <w:pStyle w:val="Command"/>
      </w:pPr>
      <w:r>
        <w:t>Specify end point</w:t>
      </w:r>
      <w:r w:rsidR="00A430AA">
        <w:t xml:space="preserve"> </w:t>
      </w:r>
      <w:r w:rsidR="00CD0EDF">
        <w:t>(</w:t>
      </w:r>
      <w:r w:rsidR="00A430AA">
        <w:t>press space to go a</w:t>
      </w:r>
      <w:r w:rsidR="00CD0EDF">
        <w:t>l</w:t>
      </w:r>
      <w:r w:rsidR="00A430AA">
        <w:t>l the way around</w:t>
      </w:r>
      <w:r w:rsidR="00CD0EDF">
        <w:t>)</w:t>
      </w:r>
    </w:p>
    <w:p w14:paraId="0AABBC94" w14:textId="7B3A5C02" w:rsidR="00327A99" w:rsidRDefault="00327A99" w:rsidP="00327A99">
      <w:pPr>
        <w:pStyle w:val="Command"/>
      </w:pPr>
      <w:r>
        <w:t>Specify direction</w:t>
      </w:r>
      <w:r w:rsidR="00A430AA">
        <w:t xml:space="preserve"> </w:t>
      </w:r>
      <w:r w:rsidR="00CD0EDF">
        <w:t>(</w:t>
      </w:r>
      <w:r w:rsidR="00A430AA">
        <w:t>click on one side</w:t>
      </w:r>
      <w:r w:rsidR="00CD0EDF">
        <w:t>)</w:t>
      </w:r>
    </w:p>
    <w:p w14:paraId="43BFCF60" w14:textId="6AD67CB5" w:rsidR="00327A99" w:rsidRDefault="00A430AA" w:rsidP="00A430AA">
      <w:pPr>
        <w:pStyle w:val="Rubrik5"/>
      </w:pPr>
      <w:r>
        <w:t>Delete</w:t>
      </w:r>
    </w:p>
    <w:p w14:paraId="6E2F1420" w14:textId="0990BD4D" w:rsidR="00327A99" w:rsidRDefault="00A430AA" w:rsidP="00A430AA">
      <w:pPr>
        <w:pStyle w:val="Bild"/>
      </w:pPr>
      <w:r w:rsidRPr="00A430AA">
        <w:rPr>
          <w:noProof/>
        </w:rPr>
        <w:drawing>
          <wp:inline distT="0" distB="0" distL="0" distR="0" wp14:anchorId="10BADBE3" wp14:editId="6B924DAF">
            <wp:extent cx="1743318" cy="362001"/>
            <wp:effectExtent l="0" t="0" r="0" b="0"/>
            <wp:docPr id="135114467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44676" name=""/>
                    <pic:cNvPicPr/>
                  </pic:nvPicPr>
                  <pic:blipFill>
                    <a:blip r:embed="rId758"/>
                    <a:stretch>
                      <a:fillRect/>
                    </a:stretch>
                  </pic:blipFill>
                  <pic:spPr>
                    <a:xfrm>
                      <a:off x="0" y="0"/>
                      <a:ext cx="1743318" cy="362001"/>
                    </a:xfrm>
                    <a:prstGeom prst="rect">
                      <a:avLst/>
                    </a:prstGeom>
                  </pic:spPr>
                </pic:pic>
              </a:graphicData>
            </a:graphic>
          </wp:inline>
        </w:drawing>
      </w:r>
    </w:p>
    <w:p w14:paraId="29E42E8F" w14:textId="00C4C5C9" w:rsidR="00A430AA" w:rsidRDefault="00A430AA" w:rsidP="00A430AA">
      <w:r>
        <w:t>Use this if you want to delete a toolpath</w:t>
      </w:r>
    </w:p>
    <w:p w14:paraId="2F3866D0" w14:textId="7BA66C1F" w:rsidR="00A430AA" w:rsidRDefault="00A430AA" w:rsidP="00A430AA">
      <w:pPr>
        <w:pStyle w:val="Command"/>
      </w:pPr>
      <w:r>
        <w:t xml:space="preserve">Delete </w:t>
      </w:r>
      <w:r w:rsidR="00CD0EDF">
        <w:t>(</w:t>
      </w:r>
      <w:r>
        <w:t>Pick on toolpath</w:t>
      </w:r>
      <w:r w:rsidR="00CD0EDF">
        <w:t>)</w:t>
      </w:r>
    </w:p>
    <w:p w14:paraId="23865A1C" w14:textId="6E61A437" w:rsidR="00A430AA" w:rsidRDefault="00A430AA" w:rsidP="00A430AA">
      <w:pPr>
        <w:pStyle w:val="Rubrik5"/>
      </w:pPr>
      <w:r>
        <w:t>Undo</w:t>
      </w:r>
    </w:p>
    <w:p w14:paraId="77F8A0C8" w14:textId="0458861B" w:rsidR="00A430AA" w:rsidRDefault="00A430AA" w:rsidP="00A430AA">
      <w:pPr>
        <w:pStyle w:val="Bild"/>
      </w:pPr>
      <w:r w:rsidRPr="00A430AA">
        <w:rPr>
          <w:noProof/>
        </w:rPr>
        <w:drawing>
          <wp:inline distT="0" distB="0" distL="0" distR="0" wp14:anchorId="531D644B" wp14:editId="299D6AB6">
            <wp:extent cx="1819529" cy="390580"/>
            <wp:effectExtent l="0" t="0" r="0" b="9525"/>
            <wp:docPr id="74569882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98823" name=""/>
                    <pic:cNvPicPr/>
                  </pic:nvPicPr>
                  <pic:blipFill>
                    <a:blip r:embed="rId759"/>
                    <a:stretch>
                      <a:fillRect/>
                    </a:stretch>
                  </pic:blipFill>
                  <pic:spPr>
                    <a:xfrm>
                      <a:off x="0" y="0"/>
                      <a:ext cx="1819529" cy="390580"/>
                    </a:xfrm>
                    <a:prstGeom prst="rect">
                      <a:avLst/>
                    </a:prstGeom>
                  </pic:spPr>
                </pic:pic>
              </a:graphicData>
            </a:graphic>
          </wp:inline>
        </w:drawing>
      </w:r>
    </w:p>
    <w:p w14:paraId="45285175" w14:textId="5F5BBBED" w:rsidR="00A430AA" w:rsidRDefault="00A430AA" w:rsidP="00A430AA">
      <w:r>
        <w:t>Use this command if you want to delete the latest added toolpath.</w:t>
      </w:r>
    </w:p>
    <w:p w14:paraId="16006D92" w14:textId="6F068FDA" w:rsidR="00A430AA" w:rsidRDefault="00A430AA" w:rsidP="00A430AA">
      <w:pPr>
        <w:pStyle w:val="Rubrik5"/>
      </w:pPr>
      <w:r>
        <w:t>Design</w:t>
      </w:r>
    </w:p>
    <w:p w14:paraId="70F2FD15" w14:textId="4732C858" w:rsidR="00A430AA" w:rsidRDefault="00A430AA" w:rsidP="00A430AA">
      <w:pPr>
        <w:pStyle w:val="Bild"/>
      </w:pPr>
      <w:r w:rsidRPr="00A430AA">
        <w:rPr>
          <w:noProof/>
        </w:rPr>
        <w:drawing>
          <wp:inline distT="0" distB="0" distL="0" distR="0" wp14:anchorId="023CAFDD" wp14:editId="6D33673B">
            <wp:extent cx="2267266" cy="419158"/>
            <wp:effectExtent l="0" t="0" r="0" b="0"/>
            <wp:docPr id="196805978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59787" name=""/>
                    <pic:cNvPicPr/>
                  </pic:nvPicPr>
                  <pic:blipFill>
                    <a:blip r:embed="rId760"/>
                    <a:stretch>
                      <a:fillRect/>
                    </a:stretch>
                  </pic:blipFill>
                  <pic:spPr>
                    <a:xfrm>
                      <a:off x="0" y="0"/>
                      <a:ext cx="2267266" cy="419158"/>
                    </a:xfrm>
                    <a:prstGeom prst="rect">
                      <a:avLst/>
                    </a:prstGeom>
                  </pic:spPr>
                </pic:pic>
              </a:graphicData>
            </a:graphic>
          </wp:inline>
        </w:drawing>
      </w:r>
    </w:p>
    <w:p w14:paraId="17FAA334" w14:textId="61239FDD" w:rsidR="00A430AA" w:rsidRPr="00A430AA" w:rsidRDefault="00A430AA" w:rsidP="00A430AA">
      <w:r>
        <w:t>Use this if you want to modify the design.</w:t>
      </w:r>
    </w:p>
    <w:p w14:paraId="04B6A6CB" w14:textId="65BEA1D6" w:rsidR="00455E57" w:rsidRPr="00D90E4F" w:rsidRDefault="00625350" w:rsidP="00385CA2">
      <w:pPr>
        <w:pStyle w:val="Rubrik1"/>
      </w:pPr>
      <w:bookmarkStart w:id="781" w:name="_Toc229474875"/>
      <w:r>
        <w:lastRenderedPageBreak/>
        <w:t>3D-5X</w:t>
      </w:r>
      <w:bookmarkEnd w:id="781"/>
    </w:p>
    <w:p w14:paraId="04D6FCFF" w14:textId="715253D3" w:rsidR="00EC6FD9" w:rsidRDefault="00266935" w:rsidP="00455E57">
      <w:r w:rsidRPr="00266935">
        <w:rPr>
          <w:noProof/>
        </w:rPr>
        <w:drawing>
          <wp:inline distT="0" distB="0" distL="0" distR="0" wp14:anchorId="7E66BC09" wp14:editId="4648A52C">
            <wp:extent cx="2219635" cy="1057423"/>
            <wp:effectExtent l="0" t="0" r="0" b="9525"/>
            <wp:docPr id="2079077084" name="Bildobjekt 1" descr="En bild som visar text, skärmbild, Teckensnitt,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77084" name="Bildobjekt 1" descr="En bild som visar text, skärmbild, Teckensnitt, diagram&#10;&#10;Automatiskt genererad beskrivning"/>
                    <pic:cNvPicPr/>
                  </pic:nvPicPr>
                  <pic:blipFill>
                    <a:blip r:embed="rId761"/>
                    <a:stretch>
                      <a:fillRect/>
                    </a:stretch>
                  </pic:blipFill>
                  <pic:spPr>
                    <a:xfrm>
                      <a:off x="0" y="0"/>
                      <a:ext cx="2219635" cy="1057423"/>
                    </a:xfrm>
                    <a:prstGeom prst="rect">
                      <a:avLst/>
                    </a:prstGeom>
                  </pic:spPr>
                </pic:pic>
              </a:graphicData>
            </a:graphic>
          </wp:inline>
        </w:drawing>
      </w:r>
    </w:p>
    <w:p w14:paraId="17AB3513" w14:textId="47E3695D" w:rsidR="00EC6FD9" w:rsidRDefault="00625350" w:rsidP="00455E57">
      <w:r>
        <w:t xml:space="preserve">The module 5X-CAM are handled in a 3D </w:t>
      </w:r>
      <w:r w:rsidR="0096020C">
        <w:t>environment</w:t>
      </w:r>
      <w:r>
        <w:t xml:space="preserve"> that we call 3D-5X.</w:t>
      </w:r>
    </w:p>
    <w:p w14:paraId="3C228251" w14:textId="5ABE072C" w:rsidR="00266935" w:rsidRDefault="00266935" w:rsidP="00266935">
      <w:pPr>
        <w:pStyle w:val="DoNow"/>
      </w:pPr>
      <w:r>
        <w:t xml:space="preserve">Click on the icon to </w:t>
      </w:r>
      <w:r w:rsidR="0096020C">
        <w:t>start the 3D-5X environment.</w:t>
      </w:r>
    </w:p>
    <w:p w14:paraId="36BF42AF" w14:textId="62A98F7A" w:rsidR="0096020C" w:rsidRDefault="0096020C" w:rsidP="0096020C">
      <w:pPr>
        <w:pStyle w:val="Bild"/>
      </w:pPr>
      <w:r w:rsidRPr="0096020C">
        <w:rPr>
          <w:noProof/>
        </w:rPr>
        <w:drawing>
          <wp:inline distT="0" distB="0" distL="0" distR="0" wp14:anchorId="1DF229EB" wp14:editId="006A4ACC">
            <wp:extent cx="4374000" cy="1105200"/>
            <wp:effectExtent l="0" t="0" r="7620" b="0"/>
            <wp:docPr id="2141504887"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04887" name="Bildobjekt 1" descr="En bild som visar text, skärmbild, Teckensnitt, nummer&#10;&#10;Automatiskt genererad beskrivning"/>
                    <pic:cNvPicPr/>
                  </pic:nvPicPr>
                  <pic:blipFill>
                    <a:blip r:embed="rId762"/>
                    <a:stretch>
                      <a:fillRect/>
                    </a:stretch>
                  </pic:blipFill>
                  <pic:spPr>
                    <a:xfrm>
                      <a:off x="0" y="0"/>
                      <a:ext cx="4374000" cy="1105200"/>
                    </a:xfrm>
                    <a:prstGeom prst="rect">
                      <a:avLst/>
                    </a:prstGeom>
                  </pic:spPr>
                </pic:pic>
              </a:graphicData>
            </a:graphic>
          </wp:inline>
        </w:drawing>
      </w:r>
    </w:p>
    <w:p w14:paraId="7CA25069" w14:textId="2C199517" w:rsidR="0096020C" w:rsidRDefault="0096020C" w:rsidP="0096020C">
      <w:r>
        <w:t>The menu is divided in three tabs CAD, TOOLS and CAM</w:t>
      </w:r>
    </w:p>
    <w:p w14:paraId="60D9E534" w14:textId="6AF19C2F" w:rsidR="0096020C" w:rsidRDefault="00A16ACB" w:rsidP="0096020C">
      <w:pPr>
        <w:pStyle w:val="Rubrik2"/>
      </w:pPr>
      <w:bookmarkStart w:id="782" w:name="_Toc229474876"/>
      <w:r>
        <w:t>General interface</w:t>
      </w:r>
      <w:bookmarkEnd w:id="782"/>
    </w:p>
    <w:p w14:paraId="14CC18F5" w14:textId="6AED1BBF" w:rsidR="0096020C" w:rsidRDefault="0096020C" w:rsidP="0096020C">
      <w:r>
        <w:t>The system menu is similar to the system menu in the 2D-environments.</w:t>
      </w:r>
    </w:p>
    <w:p w14:paraId="4277D878" w14:textId="09DC903A" w:rsidR="0096020C" w:rsidRDefault="0096020C" w:rsidP="0096020C">
      <w:pPr>
        <w:pStyle w:val="Bild"/>
      </w:pPr>
      <w:r w:rsidRPr="0096020C">
        <w:rPr>
          <w:noProof/>
        </w:rPr>
        <w:drawing>
          <wp:inline distT="0" distB="0" distL="0" distR="0" wp14:anchorId="6D95A82E" wp14:editId="1BF700E7">
            <wp:extent cx="2469600" cy="3740400"/>
            <wp:effectExtent l="0" t="0" r="6985" b="0"/>
            <wp:docPr id="1490861105" name="Bildobjekt 1" descr="En bild som visar text, skärmbild, programvara, Datoriko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61105" name="Bildobjekt 1" descr="En bild som visar text, skärmbild, programvara, Datorikon&#10;&#10;Automatiskt genererad beskrivning"/>
                    <pic:cNvPicPr/>
                  </pic:nvPicPr>
                  <pic:blipFill>
                    <a:blip r:embed="rId763"/>
                    <a:stretch>
                      <a:fillRect/>
                    </a:stretch>
                  </pic:blipFill>
                  <pic:spPr>
                    <a:xfrm>
                      <a:off x="0" y="0"/>
                      <a:ext cx="2469600" cy="3740400"/>
                    </a:xfrm>
                    <a:prstGeom prst="rect">
                      <a:avLst/>
                    </a:prstGeom>
                  </pic:spPr>
                </pic:pic>
              </a:graphicData>
            </a:graphic>
          </wp:inline>
        </w:drawing>
      </w:r>
    </w:p>
    <w:p w14:paraId="4C7E433A" w14:textId="78EF67B8" w:rsidR="0096020C" w:rsidRPr="0096020C" w:rsidRDefault="0096020C" w:rsidP="0096020C">
      <w:pPr>
        <w:pStyle w:val="Rubrik3"/>
      </w:pPr>
      <w:r>
        <w:t>New</w:t>
      </w:r>
    </w:p>
    <w:p w14:paraId="2996FAF1" w14:textId="748B0EC9" w:rsidR="0096020C" w:rsidRDefault="0096020C" w:rsidP="0096020C">
      <w:pPr>
        <w:pStyle w:val="Bild"/>
      </w:pPr>
      <w:r w:rsidRPr="0096020C">
        <w:rPr>
          <w:noProof/>
        </w:rPr>
        <w:drawing>
          <wp:inline distT="0" distB="0" distL="0" distR="0" wp14:anchorId="15C32198" wp14:editId="6AAE0F22">
            <wp:extent cx="1249200" cy="867600"/>
            <wp:effectExtent l="0" t="0" r="8255" b="8890"/>
            <wp:docPr id="645669905" name="Bildobjekt 1" descr="En bild som visar text, skärmbild,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69905" name="Bildobjekt 1" descr="En bild som visar text, skärmbild, Teckensnitt&#10;&#10;Automatiskt genererad beskrivning"/>
                    <pic:cNvPicPr/>
                  </pic:nvPicPr>
                  <pic:blipFill>
                    <a:blip r:embed="rId764"/>
                    <a:stretch>
                      <a:fillRect/>
                    </a:stretch>
                  </pic:blipFill>
                  <pic:spPr>
                    <a:xfrm>
                      <a:off x="0" y="0"/>
                      <a:ext cx="1249200" cy="867600"/>
                    </a:xfrm>
                    <a:prstGeom prst="rect">
                      <a:avLst/>
                    </a:prstGeom>
                  </pic:spPr>
                </pic:pic>
              </a:graphicData>
            </a:graphic>
          </wp:inline>
        </w:drawing>
      </w:r>
    </w:p>
    <w:p w14:paraId="7F0D6337" w14:textId="738D7BAB" w:rsidR="0096020C" w:rsidRDefault="0096020C" w:rsidP="0096020C">
      <w:r>
        <w:t xml:space="preserve">3D-5X is a single drawing system, this means that you can only handle one drawing at a time. </w:t>
      </w:r>
      <w:r w:rsidR="003D71AF">
        <w:t>You will have following question if the drawing is not empty.</w:t>
      </w:r>
    </w:p>
    <w:p w14:paraId="7AFFED28" w14:textId="30DCBC6C" w:rsidR="003D71AF" w:rsidRDefault="003D71AF" w:rsidP="003D71AF">
      <w:pPr>
        <w:pStyle w:val="Bild"/>
      </w:pPr>
      <w:r>
        <w:rPr>
          <w:noProof/>
        </w:rPr>
        <w:lastRenderedPageBreak/>
        <w:drawing>
          <wp:inline distT="0" distB="0" distL="0" distR="0" wp14:anchorId="1F353814" wp14:editId="55E663C1">
            <wp:extent cx="1540800" cy="1159200"/>
            <wp:effectExtent l="0" t="0" r="2540" b="3175"/>
            <wp:docPr id="992698587" name="Bildobjekt 1" descr="En bild som visar text, skärmbild, Teckensnitt, multimedi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98587" name="Bildobjekt 1" descr="En bild som visar text, skärmbild, Teckensnitt, multimedia&#10;&#10;Automatiskt genererad beskrivning"/>
                    <pic:cNvPicPr/>
                  </pic:nvPicPr>
                  <pic:blipFill>
                    <a:blip r:embed="rId765"/>
                    <a:stretch>
                      <a:fillRect/>
                    </a:stretch>
                  </pic:blipFill>
                  <pic:spPr>
                    <a:xfrm>
                      <a:off x="0" y="0"/>
                      <a:ext cx="1540800" cy="1159200"/>
                    </a:xfrm>
                    <a:prstGeom prst="rect">
                      <a:avLst/>
                    </a:prstGeom>
                  </pic:spPr>
                </pic:pic>
              </a:graphicData>
            </a:graphic>
          </wp:inline>
        </w:drawing>
      </w:r>
    </w:p>
    <w:p w14:paraId="2892CB45" w14:textId="7BA577FC" w:rsidR="0096020C" w:rsidRDefault="003D71AF" w:rsidP="003D71AF">
      <w:pPr>
        <w:pStyle w:val="Rubrik2"/>
      </w:pPr>
      <w:bookmarkStart w:id="783" w:name="_Toc229474877"/>
      <w:r>
        <w:t>Open</w:t>
      </w:r>
      <w:bookmarkEnd w:id="783"/>
    </w:p>
    <w:p w14:paraId="6C094913" w14:textId="1BE1F5CF" w:rsidR="003D71AF" w:rsidRDefault="003D71AF" w:rsidP="003D71AF">
      <w:pPr>
        <w:pStyle w:val="Bild"/>
      </w:pPr>
      <w:r w:rsidRPr="003D71AF">
        <w:rPr>
          <w:noProof/>
        </w:rPr>
        <w:drawing>
          <wp:inline distT="0" distB="0" distL="0" distR="0" wp14:anchorId="469FCC2F" wp14:editId="1AAB24E2">
            <wp:extent cx="2592000" cy="1638000"/>
            <wp:effectExtent l="0" t="0" r="0" b="635"/>
            <wp:docPr id="249188633"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88633" name="Bildobjekt 1" descr="En bild som visar text, skärmbild, Teckensnitt, nummer&#10;&#10;Automatiskt genererad beskrivning"/>
                    <pic:cNvPicPr/>
                  </pic:nvPicPr>
                  <pic:blipFill>
                    <a:blip r:embed="rId766"/>
                    <a:stretch>
                      <a:fillRect/>
                    </a:stretch>
                  </pic:blipFill>
                  <pic:spPr>
                    <a:xfrm>
                      <a:off x="0" y="0"/>
                      <a:ext cx="2592000" cy="1638000"/>
                    </a:xfrm>
                    <a:prstGeom prst="rect">
                      <a:avLst/>
                    </a:prstGeom>
                  </pic:spPr>
                </pic:pic>
              </a:graphicData>
            </a:graphic>
          </wp:inline>
        </w:drawing>
      </w:r>
    </w:p>
    <w:p w14:paraId="675DC1A4" w14:textId="20D819CF" w:rsidR="003D71AF" w:rsidRDefault="003D71AF" w:rsidP="003D71AF">
      <w:r>
        <w:t>You can open following files in 3D-5X</w:t>
      </w:r>
    </w:p>
    <w:tbl>
      <w:tblPr>
        <w:tblW w:w="810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6804"/>
      </w:tblGrid>
      <w:tr w:rsidR="00A45614" w:rsidRPr="00D90E4F" w14:paraId="4D435241" w14:textId="62E6EAA6" w:rsidTr="00A45614">
        <w:trPr>
          <w:trHeight w:val="482"/>
        </w:trPr>
        <w:tc>
          <w:tcPr>
            <w:tcW w:w="1305" w:type="dxa"/>
          </w:tcPr>
          <w:p w14:paraId="50D40FEA" w14:textId="77777777" w:rsidR="00A45614" w:rsidRPr="00A16ACB" w:rsidRDefault="00A45614" w:rsidP="00D26E18">
            <w:pPr>
              <w:spacing w:before="120" w:after="120"/>
              <w:rPr>
                <w:b/>
              </w:rPr>
            </w:pPr>
            <w:r w:rsidRPr="00A16ACB">
              <w:rPr>
                <w:b/>
              </w:rPr>
              <w:t>Type</w:t>
            </w:r>
          </w:p>
        </w:tc>
        <w:tc>
          <w:tcPr>
            <w:tcW w:w="6804" w:type="dxa"/>
          </w:tcPr>
          <w:p w14:paraId="727352FB" w14:textId="77777777" w:rsidR="00A45614" w:rsidRPr="00A16ACB" w:rsidRDefault="00A45614" w:rsidP="00D26E18">
            <w:pPr>
              <w:spacing w:before="120" w:after="120"/>
              <w:rPr>
                <w:b/>
              </w:rPr>
            </w:pPr>
            <w:r w:rsidRPr="00A16ACB">
              <w:rPr>
                <w:b/>
              </w:rPr>
              <w:t>Description</w:t>
            </w:r>
          </w:p>
        </w:tc>
      </w:tr>
      <w:tr w:rsidR="00A45614" w:rsidRPr="00D90E4F" w14:paraId="2812A93F" w14:textId="49F4034B" w:rsidTr="00A45614">
        <w:trPr>
          <w:trHeight w:val="233"/>
        </w:trPr>
        <w:tc>
          <w:tcPr>
            <w:tcW w:w="1305" w:type="dxa"/>
          </w:tcPr>
          <w:p w14:paraId="2AB7772F" w14:textId="5DE22F40" w:rsidR="00A45614" w:rsidRPr="00A16ACB" w:rsidRDefault="00A45614" w:rsidP="00D26E18">
            <w:pPr>
              <w:rPr>
                <w:bCs/>
              </w:rPr>
            </w:pPr>
            <w:r w:rsidRPr="00A16ACB">
              <w:rPr>
                <w:bCs/>
              </w:rPr>
              <w:t>.STL</w:t>
            </w:r>
          </w:p>
        </w:tc>
        <w:tc>
          <w:tcPr>
            <w:tcW w:w="6804" w:type="dxa"/>
          </w:tcPr>
          <w:p w14:paraId="5B640B4E" w14:textId="5D6D1FBA" w:rsidR="00A45614" w:rsidRPr="00A16ACB" w:rsidRDefault="00A45614" w:rsidP="00A45614">
            <w:pPr>
              <w:rPr>
                <w:bCs/>
              </w:rPr>
            </w:pPr>
            <w:r w:rsidRPr="00A16ACB">
              <w:rPr>
                <w:bCs/>
                <w:shd w:val="clear" w:color="auto" w:fill="FFFFFF"/>
              </w:rPr>
              <w:t>Standard Tessellation Language</w:t>
            </w:r>
          </w:p>
        </w:tc>
      </w:tr>
      <w:tr w:rsidR="00A45614" w:rsidRPr="00D90E4F" w14:paraId="49622856" w14:textId="7AEAE972" w:rsidTr="00A45614">
        <w:trPr>
          <w:trHeight w:val="247"/>
        </w:trPr>
        <w:tc>
          <w:tcPr>
            <w:tcW w:w="1305" w:type="dxa"/>
          </w:tcPr>
          <w:p w14:paraId="6EF39DAA" w14:textId="188F4B50" w:rsidR="00A45614" w:rsidRPr="00A16ACB" w:rsidRDefault="00A45614" w:rsidP="00D26E18">
            <w:pPr>
              <w:rPr>
                <w:bCs/>
              </w:rPr>
            </w:pPr>
            <w:r w:rsidRPr="00A16ACB">
              <w:rPr>
                <w:bCs/>
              </w:rPr>
              <w:t>.STP</w:t>
            </w:r>
          </w:p>
        </w:tc>
        <w:tc>
          <w:tcPr>
            <w:tcW w:w="6804" w:type="dxa"/>
          </w:tcPr>
          <w:p w14:paraId="12F4836A" w14:textId="7240E113" w:rsidR="00A45614" w:rsidRPr="00A16ACB" w:rsidRDefault="00A45614" w:rsidP="00D26E18">
            <w:pPr>
              <w:rPr>
                <w:bCs/>
              </w:rPr>
            </w:pPr>
            <w:r w:rsidRPr="00A16ACB">
              <w:rPr>
                <w:bCs/>
              </w:rPr>
              <w:t>Step file (Use the 3D interface)</w:t>
            </w:r>
          </w:p>
        </w:tc>
      </w:tr>
      <w:tr w:rsidR="00A45614" w:rsidRPr="00D90E4F" w14:paraId="08497B69" w14:textId="77777777" w:rsidTr="00A45614">
        <w:trPr>
          <w:trHeight w:val="247"/>
        </w:trPr>
        <w:tc>
          <w:tcPr>
            <w:tcW w:w="1305" w:type="dxa"/>
          </w:tcPr>
          <w:p w14:paraId="7EBCCD7A" w14:textId="1F96263E" w:rsidR="00A45614" w:rsidRPr="00A16ACB" w:rsidRDefault="00A45614" w:rsidP="00D26E18">
            <w:pPr>
              <w:rPr>
                <w:bCs/>
              </w:rPr>
            </w:pPr>
            <w:r w:rsidRPr="00A16ACB">
              <w:rPr>
                <w:bCs/>
              </w:rPr>
              <w:t>.STEP</w:t>
            </w:r>
          </w:p>
        </w:tc>
        <w:tc>
          <w:tcPr>
            <w:tcW w:w="6804" w:type="dxa"/>
          </w:tcPr>
          <w:p w14:paraId="2C23B4F0" w14:textId="697DBDEA" w:rsidR="00A45614" w:rsidRPr="00A16ACB" w:rsidRDefault="00A45614" w:rsidP="00D26E18">
            <w:pPr>
              <w:rPr>
                <w:bCs/>
              </w:rPr>
            </w:pPr>
            <w:r w:rsidRPr="00A16ACB">
              <w:rPr>
                <w:bCs/>
              </w:rPr>
              <w:t>Step file (Use the 3D interface)</w:t>
            </w:r>
          </w:p>
        </w:tc>
      </w:tr>
      <w:tr w:rsidR="00A45614" w:rsidRPr="00D90E4F" w14:paraId="0F758FF4" w14:textId="30C9120D" w:rsidTr="00A45614">
        <w:trPr>
          <w:trHeight w:val="247"/>
        </w:trPr>
        <w:tc>
          <w:tcPr>
            <w:tcW w:w="1305" w:type="dxa"/>
          </w:tcPr>
          <w:p w14:paraId="55B2593C" w14:textId="52CAC243" w:rsidR="00A45614" w:rsidRPr="00A16ACB" w:rsidRDefault="00A45614" w:rsidP="00D26E18">
            <w:pPr>
              <w:rPr>
                <w:bCs/>
              </w:rPr>
            </w:pPr>
            <w:r w:rsidRPr="00A16ACB">
              <w:rPr>
                <w:bCs/>
              </w:rPr>
              <w:t>.IGES</w:t>
            </w:r>
          </w:p>
        </w:tc>
        <w:tc>
          <w:tcPr>
            <w:tcW w:w="6804" w:type="dxa"/>
          </w:tcPr>
          <w:p w14:paraId="36164583" w14:textId="03C10742" w:rsidR="00A45614" w:rsidRPr="00A16ACB" w:rsidRDefault="00A45614" w:rsidP="00D26E18">
            <w:pPr>
              <w:rPr>
                <w:bCs/>
              </w:rPr>
            </w:pPr>
            <w:r w:rsidRPr="00A16ACB">
              <w:rPr>
                <w:bCs/>
                <w:shd w:val="clear" w:color="auto" w:fill="FFFFFF"/>
              </w:rPr>
              <w:t>Initial Graphics Exchange Specification (same as IGS)</w:t>
            </w:r>
          </w:p>
        </w:tc>
      </w:tr>
      <w:tr w:rsidR="00A45614" w:rsidRPr="00D90E4F" w14:paraId="5D9A0347" w14:textId="77777777" w:rsidTr="00A45614">
        <w:trPr>
          <w:trHeight w:val="247"/>
        </w:trPr>
        <w:tc>
          <w:tcPr>
            <w:tcW w:w="1305" w:type="dxa"/>
          </w:tcPr>
          <w:p w14:paraId="3CDEC96F" w14:textId="538F0095" w:rsidR="00A45614" w:rsidRPr="00A16ACB" w:rsidRDefault="00A45614" w:rsidP="00D26E18">
            <w:pPr>
              <w:rPr>
                <w:bCs/>
              </w:rPr>
            </w:pPr>
            <w:r w:rsidRPr="00A16ACB">
              <w:rPr>
                <w:bCs/>
              </w:rPr>
              <w:t>.IGS</w:t>
            </w:r>
          </w:p>
        </w:tc>
        <w:tc>
          <w:tcPr>
            <w:tcW w:w="6804" w:type="dxa"/>
          </w:tcPr>
          <w:p w14:paraId="49E28E93" w14:textId="152FF369" w:rsidR="00A45614" w:rsidRPr="00A16ACB" w:rsidRDefault="00A45614" w:rsidP="00A45614">
            <w:pPr>
              <w:rPr>
                <w:bCs/>
              </w:rPr>
            </w:pPr>
            <w:r w:rsidRPr="00A16ACB">
              <w:rPr>
                <w:bCs/>
                <w:shd w:val="clear" w:color="auto" w:fill="FFFFFF"/>
              </w:rPr>
              <w:t>Initial Graphics Exchange</w:t>
            </w:r>
          </w:p>
        </w:tc>
      </w:tr>
      <w:tr w:rsidR="00A45614" w:rsidRPr="00D90E4F" w14:paraId="7ADBA346" w14:textId="4C646CFB" w:rsidTr="00A45614">
        <w:trPr>
          <w:trHeight w:val="247"/>
        </w:trPr>
        <w:tc>
          <w:tcPr>
            <w:tcW w:w="1305" w:type="dxa"/>
          </w:tcPr>
          <w:p w14:paraId="2C20438E" w14:textId="4288906C" w:rsidR="00A45614" w:rsidRPr="00A16ACB" w:rsidRDefault="00A45614" w:rsidP="00D26E18">
            <w:pPr>
              <w:rPr>
                <w:bCs/>
              </w:rPr>
            </w:pPr>
            <w:r w:rsidRPr="00A16ACB">
              <w:rPr>
                <w:bCs/>
              </w:rPr>
              <w:t>.OBJ</w:t>
            </w:r>
          </w:p>
        </w:tc>
        <w:tc>
          <w:tcPr>
            <w:tcW w:w="6804" w:type="dxa"/>
          </w:tcPr>
          <w:p w14:paraId="6CCC761A" w14:textId="1701DF39" w:rsidR="00A45614" w:rsidRPr="00A16ACB" w:rsidRDefault="00A45614" w:rsidP="00D26E18">
            <w:pPr>
              <w:rPr>
                <w:bCs/>
              </w:rPr>
            </w:pPr>
            <w:r w:rsidRPr="00A16ACB">
              <w:rPr>
                <w:bCs/>
              </w:rPr>
              <w:t>3D-viewer file</w:t>
            </w:r>
          </w:p>
        </w:tc>
      </w:tr>
      <w:tr w:rsidR="00A45614" w:rsidRPr="00D90E4F" w14:paraId="54A5B002" w14:textId="2CDE1C23" w:rsidTr="00A45614">
        <w:trPr>
          <w:trHeight w:val="247"/>
        </w:trPr>
        <w:tc>
          <w:tcPr>
            <w:tcW w:w="1305" w:type="dxa"/>
          </w:tcPr>
          <w:p w14:paraId="5713C0EB" w14:textId="77777777" w:rsidR="00A45614" w:rsidRPr="00A16ACB" w:rsidRDefault="00A45614" w:rsidP="00D26E18">
            <w:pPr>
              <w:rPr>
                <w:bCs/>
              </w:rPr>
            </w:pPr>
            <w:r w:rsidRPr="00A16ACB">
              <w:rPr>
                <w:bCs/>
              </w:rPr>
              <w:t>.DXF</w:t>
            </w:r>
          </w:p>
        </w:tc>
        <w:tc>
          <w:tcPr>
            <w:tcW w:w="6804" w:type="dxa"/>
          </w:tcPr>
          <w:p w14:paraId="2BDCE764" w14:textId="77777777" w:rsidR="00A45614" w:rsidRPr="00A16ACB" w:rsidRDefault="00A45614" w:rsidP="00D26E18">
            <w:pPr>
              <w:rPr>
                <w:bCs/>
              </w:rPr>
            </w:pPr>
            <w:r w:rsidRPr="00A16ACB">
              <w:rPr>
                <w:bCs/>
              </w:rPr>
              <w:t>Drawing Exchange Format</w:t>
            </w:r>
          </w:p>
        </w:tc>
      </w:tr>
      <w:tr w:rsidR="00A45614" w:rsidRPr="00D90E4F" w14:paraId="31A39611" w14:textId="77777777" w:rsidTr="00A45614">
        <w:trPr>
          <w:trHeight w:val="247"/>
        </w:trPr>
        <w:tc>
          <w:tcPr>
            <w:tcW w:w="1305" w:type="dxa"/>
          </w:tcPr>
          <w:p w14:paraId="183CA8CD" w14:textId="106D44F8" w:rsidR="00A45614" w:rsidRPr="00A16ACB" w:rsidRDefault="00A45614" w:rsidP="00D26E18">
            <w:pPr>
              <w:rPr>
                <w:bCs/>
              </w:rPr>
            </w:pPr>
            <w:r w:rsidRPr="00A16ACB">
              <w:rPr>
                <w:bCs/>
              </w:rPr>
              <w:t>.DWG</w:t>
            </w:r>
          </w:p>
        </w:tc>
        <w:tc>
          <w:tcPr>
            <w:tcW w:w="6804" w:type="dxa"/>
          </w:tcPr>
          <w:p w14:paraId="6A248002" w14:textId="6C60A458" w:rsidR="00A45614" w:rsidRPr="00A16ACB" w:rsidRDefault="00A45614" w:rsidP="00D26E18">
            <w:pPr>
              <w:rPr>
                <w:bCs/>
              </w:rPr>
            </w:pPr>
            <w:r w:rsidRPr="00A16ACB">
              <w:rPr>
                <w:bCs/>
              </w:rPr>
              <w:t>AutoCAD Drawing files</w:t>
            </w:r>
          </w:p>
        </w:tc>
      </w:tr>
      <w:tr w:rsidR="00A45614" w:rsidRPr="00D90E4F" w14:paraId="040054FF" w14:textId="77777777" w:rsidTr="00A45614">
        <w:trPr>
          <w:trHeight w:val="247"/>
        </w:trPr>
        <w:tc>
          <w:tcPr>
            <w:tcW w:w="1305" w:type="dxa"/>
          </w:tcPr>
          <w:p w14:paraId="7A5F0F24" w14:textId="24425A84" w:rsidR="00A45614" w:rsidRPr="00A16ACB" w:rsidRDefault="00A45614" w:rsidP="00D26E18">
            <w:pPr>
              <w:rPr>
                <w:bCs/>
              </w:rPr>
            </w:pPr>
            <w:r w:rsidRPr="00A16ACB">
              <w:rPr>
                <w:bCs/>
              </w:rPr>
              <w:t>.DWF</w:t>
            </w:r>
          </w:p>
        </w:tc>
        <w:tc>
          <w:tcPr>
            <w:tcW w:w="6804" w:type="dxa"/>
          </w:tcPr>
          <w:p w14:paraId="2BD4D5BC" w14:textId="5C46749D" w:rsidR="00A45614" w:rsidRPr="00A16ACB" w:rsidRDefault="00A45614" w:rsidP="00D26E18">
            <w:pPr>
              <w:rPr>
                <w:bCs/>
              </w:rPr>
            </w:pPr>
            <w:r w:rsidRPr="00A16ACB">
              <w:rPr>
                <w:bCs/>
              </w:rPr>
              <w:t>Drawing Web Format</w:t>
            </w:r>
          </w:p>
        </w:tc>
      </w:tr>
      <w:tr w:rsidR="00A45614" w:rsidRPr="00D90E4F" w14:paraId="4380DB02" w14:textId="37CAFEFA" w:rsidTr="00A45614">
        <w:trPr>
          <w:trHeight w:val="233"/>
        </w:trPr>
        <w:tc>
          <w:tcPr>
            <w:tcW w:w="1305" w:type="dxa"/>
          </w:tcPr>
          <w:p w14:paraId="735E1DE8" w14:textId="5C12A72B" w:rsidR="00A45614" w:rsidRPr="00A16ACB" w:rsidRDefault="00A45614" w:rsidP="00D26E18">
            <w:pPr>
              <w:rPr>
                <w:bCs/>
              </w:rPr>
            </w:pPr>
            <w:r w:rsidRPr="00A16ACB">
              <w:rPr>
                <w:bCs/>
              </w:rPr>
              <w:t>.ASC</w:t>
            </w:r>
          </w:p>
        </w:tc>
        <w:tc>
          <w:tcPr>
            <w:tcW w:w="6804" w:type="dxa"/>
          </w:tcPr>
          <w:p w14:paraId="7CAE3DAC" w14:textId="307D484C" w:rsidR="00A45614" w:rsidRPr="00A16ACB" w:rsidRDefault="00A16ACB" w:rsidP="00D26E18">
            <w:pPr>
              <w:rPr>
                <w:bCs/>
              </w:rPr>
            </w:pPr>
            <w:r>
              <w:rPr>
                <w:bCs/>
              </w:rPr>
              <w:t>Ascii data files</w:t>
            </w:r>
          </w:p>
        </w:tc>
      </w:tr>
      <w:tr w:rsidR="00A45614" w:rsidRPr="00D90E4F" w14:paraId="11035BF8" w14:textId="20829699" w:rsidTr="00A45614">
        <w:trPr>
          <w:trHeight w:val="233"/>
        </w:trPr>
        <w:tc>
          <w:tcPr>
            <w:tcW w:w="1305" w:type="dxa"/>
          </w:tcPr>
          <w:p w14:paraId="415EA861" w14:textId="71FC7BDA" w:rsidR="00A45614" w:rsidRPr="00A16ACB" w:rsidRDefault="00A45614" w:rsidP="00D26E18">
            <w:pPr>
              <w:rPr>
                <w:bCs/>
              </w:rPr>
            </w:pPr>
            <w:r w:rsidRPr="00A16ACB">
              <w:rPr>
                <w:bCs/>
              </w:rPr>
              <w:t>.DAT</w:t>
            </w:r>
          </w:p>
        </w:tc>
        <w:tc>
          <w:tcPr>
            <w:tcW w:w="6804" w:type="dxa"/>
          </w:tcPr>
          <w:p w14:paraId="676E641B" w14:textId="41001250" w:rsidR="00A45614" w:rsidRPr="00A16ACB" w:rsidRDefault="00A16ACB" w:rsidP="00D26E18">
            <w:pPr>
              <w:rPr>
                <w:bCs/>
              </w:rPr>
            </w:pPr>
            <w:r>
              <w:rPr>
                <w:bCs/>
              </w:rPr>
              <w:t>Dat files</w:t>
            </w:r>
          </w:p>
        </w:tc>
      </w:tr>
      <w:tr w:rsidR="00A45614" w:rsidRPr="00D90E4F" w14:paraId="62A088B5" w14:textId="1B5FF1CA" w:rsidTr="00A45614">
        <w:trPr>
          <w:trHeight w:val="233"/>
        </w:trPr>
        <w:tc>
          <w:tcPr>
            <w:tcW w:w="1305" w:type="dxa"/>
          </w:tcPr>
          <w:p w14:paraId="48EBEBBF" w14:textId="24F6CC0A" w:rsidR="00A45614" w:rsidRPr="00A16ACB" w:rsidRDefault="00A45614" w:rsidP="00D26E18">
            <w:pPr>
              <w:rPr>
                <w:bCs/>
              </w:rPr>
            </w:pPr>
            <w:r w:rsidRPr="00A16ACB">
              <w:rPr>
                <w:bCs/>
              </w:rPr>
              <w:t>.3DS</w:t>
            </w:r>
          </w:p>
        </w:tc>
        <w:tc>
          <w:tcPr>
            <w:tcW w:w="6804" w:type="dxa"/>
          </w:tcPr>
          <w:p w14:paraId="1DBFD023" w14:textId="482E2836" w:rsidR="00A45614" w:rsidRPr="00A16ACB" w:rsidRDefault="00A45614" w:rsidP="00D26E18">
            <w:pPr>
              <w:rPr>
                <w:bCs/>
              </w:rPr>
            </w:pPr>
            <w:r w:rsidRPr="00A16ACB">
              <w:rPr>
                <w:bCs/>
              </w:rPr>
              <w:t>Autodesk 3D studio files</w:t>
            </w:r>
          </w:p>
        </w:tc>
      </w:tr>
      <w:tr w:rsidR="00A45614" w:rsidRPr="00D90E4F" w14:paraId="62585032" w14:textId="7C2602BD" w:rsidTr="00A45614">
        <w:trPr>
          <w:trHeight w:val="247"/>
        </w:trPr>
        <w:tc>
          <w:tcPr>
            <w:tcW w:w="1305" w:type="dxa"/>
          </w:tcPr>
          <w:p w14:paraId="43A97839" w14:textId="176098EB" w:rsidR="00A45614" w:rsidRPr="00A16ACB" w:rsidRDefault="00A45614" w:rsidP="00D26E18">
            <w:pPr>
              <w:rPr>
                <w:bCs/>
              </w:rPr>
            </w:pPr>
            <w:r w:rsidRPr="00A16ACB">
              <w:rPr>
                <w:bCs/>
              </w:rPr>
              <w:t>.3D5X</w:t>
            </w:r>
          </w:p>
        </w:tc>
        <w:tc>
          <w:tcPr>
            <w:tcW w:w="6804" w:type="dxa"/>
          </w:tcPr>
          <w:p w14:paraId="5775EED5" w14:textId="3A65C60D" w:rsidR="00A45614" w:rsidRPr="00A16ACB" w:rsidRDefault="00A45614" w:rsidP="00D26E18">
            <w:pPr>
              <w:rPr>
                <w:bCs/>
              </w:rPr>
            </w:pPr>
            <w:r w:rsidRPr="00A16ACB">
              <w:rPr>
                <w:bCs/>
              </w:rPr>
              <w:t>3D-5X native format.</w:t>
            </w:r>
          </w:p>
        </w:tc>
      </w:tr>
      <w:tr w:rsidR="00A45614" w:rsidRPr="00D90E4F" w14:paraId="19006E90" w14:textId="2146FC46" w:rsidTr="00A45614">
        <w:trPr>
          <w:trHeight w:val="247"/>
        </w:trPr>
        <w:tc>
          <w:tcPr>
            <w:tcW w:w="1305" w:type="dxa"/>
          </w:tcPr>
          <w:p w14:paraId="613AFD04" w14:textId="64C649B2" w:rsidR="00A45614" w:rsidRPr="00A16ACB" w:rsidRDefault="00A45614" w:rsidP="00D26E18">
            <w:pPr>
              <w:rPr>
                <w:bCs/>
              </w:rPr>
            </w:pPr>
            <w:r w:rsidRPr="00A16ACB">
              <w:rPr>
                <w:bCs/>
              </w:rPr>
              <w:t>.MFM</w:t>
            </w:r>
          </w:p>
        </w:tc>
        <w:tc>
          <w:tcPr>
            <w:tcW w:w="6804" w:type="dxa"/>
          </w:tcPr>
          <w:p w14:paraId="2F0975FE" w14:textId="01C918DF" w:rsidR="00A45614" w:rsidRPr="00A16ACB" w:rsidRDefault="00A45614" w:rsidP="00D26E18">
            <w:pPr>
              <w:rPr>
                <w:bCs/>
              </w:rPr>
            </w:pPr>
            <w:r w:rsidRPr="00A16ACB">
              <w:rPr>
                <w:bCs/>
              </w:rPr>
              <w:t>IGEMS kinematic simulation models</w:t>
            </w:r>
          </w:p>
        </w:tc>
      </w:tr>
      <w:tr w:rsidR="00A45614" w:rsidRPr="00D90E4F" w14:paraId="70F11F32" w14:textId="77777777" w:rsidTr="00A45614">
        <w:trPr>
          <w:trHeight w:val="247"/>
        </w:trPr>
        <w:tc>
          <w:tcPr>
            <w:tcW w:w="1305" w:type="dxa"/>
          </w:tcPr>
          <w:p w14:paraId="14B7235B" w14:textId="5E1CEAC6" w:rsidR="00A45614" w:rsidRPr="00A16ACB" w:rsidRDefault="00A45614" w:rsidP="00D26E18">
            <w:pPr>
              <w:rPr>
                <w:bCs/>
              </w:rPr>
            </w:pPr>
            <w:r w:rsidRPr="00A16ACB">
              <w:rPr>
                <w:bCs/>
              </w:rPr>
              <w:t>.PDF</w:t>
            </w:r>
          </w:p>
        </w:tc>
        <w:tc>
          <w:tcPr>
            <w:tcW w:w="6804" w:type="dxa"/>
          </w:tcPr>
          <w:p w14:paraId="50D41AB9" w14:textId="23DDE4D3" w:rsidR="00A45614" w:rsidRPr="00A16ACB" w:rsidRDefault="00A45614" w:rsidP="00D26E18">
            <w:pPr>
              <w:rPr>
                <w:bCs/>
              </w:rPr>
            </w:pPr>
            <w:r w:rsidRPr="00A16ACB">
              <w:rPr>
                <w:bCs/>
              </w:rPr>
              <w:t>PDF Files</w:t>
            </w:r>
          </w:p>
        </w:tc>
      </w:tr>
      <w:tr w:rsidR="00A45614" w:rsidRPr="00D90E4F" w14:paraId="5BD7F5F3" w14:textId="77777777" w:rsidTr="00A45614">
        <w:trPr>
          <w:trHeight w:val="247"/>
        </w:trPr>
        <w:tc>
          <w:tcPr>
            <w:tcW w:w="1305" w:type="dxa"/>
          </w:tcPr>
          <w:p w14:paraId="1AEB0CD9" w14:textId="10E9A211" w:rsidR="00A45614" w:rsidRPr="00A16ACB" w:rsidRDefault="00A45614" w:rsidP="00D26E18">
            <w:pPr>
              <w:rPr>
                <w:bCs/>
              </w:rPr>
            </w:pPr>
            <w:r w:rsidRPr="00A16ACB">
              <w:rPr>
                <w:bCs/>
              </w:rPr>
              <w:t>.BMP</w:t>
            </w:r>
          </w:p>
        </w:tc>
        <w:tc>
          <w:tcPr>
            <w:tcW w:w="6804" w:type="dxa"/>
          </w:tcPr>
          <w:p w14:paraId="46589B20" w14:textId="3B498FB8" w:rsidR="00A45614" w:rsidRPr="00A16ACB" w:rsidRDefault="00A45614" w:rsidP="00D26E18">
            <w:pPr>
              <w:rPr>
                <w:bCs/>
              </w:rPr>
            </w:pPr>
            <w:r w:rsidRPr="00A16ACB">
              <w:rPr>
                <w:bCs/>
              </w:rPr>
              <w:t>Bit Map Pictures</w:t>
            </w:r>
          </w:p>
        </w:tc>
      </w:tr>
      <w:tr w:rsidR="00A45614" w:rsidRPr="00D90E4F" w14:paraId="28980A92" w14:textId="77777777" w:rsidTr="00A45614">
        <w:trPr>
          <w:trHeight w:val="247"/>
        </w:trPr>
        <w:tc>
          <w:tcPr>
            <w:tcW w:w="1305" w:type="dxa"/>
          </w:tcPr>
          <w:p w14:paraId="49227D02" w14:textId="1CB7600E" w:rsidR="00A45614" w:rsidRPr="00A16ACB" w:rsidRDefault="00A45614" w:rsidP="00D26E18">
            <w:pPr>
              <w:rPr>
                <w:bCs/>
              </w:rPr>
            </w:pPr>
            <w:r w:rsidRPr="00A16ACB">
              <w:rPr>
                <w:bCs/>
              </w:rPr>
              <w:t>.JPG</w:t>
            </w:r>
          </w:p>
        </w:tc>
        <w:tc>
          <w:tcPr>
            <w:tcW w:w="6804" w:type="dxa"/>
          </w:tcPr>
          <w:p w14:paraId="4B22926A" w14:textId="2D671C18" w:rsidR="00A45614" w:rsidRPr="00A16ACB" w:rsidRDefault="00A45614" w:rsidP="00D26E18">
            <w:pPr>
              <w:rPr>
                <w:bCs/>
              </w:rPr>
            </w:pPr>
            <w:r w:rsidRPr="00A16ACB">
              <w:rPr>
                <w:bCs/>
              </w:rPr>
              <w:t>Picture file</w:t>
            </w:r>
          </w:p>
        </w:tc>
      </w:tr>
      <w:tr w:rsidR="00A45614" w:rsidRPr="00D90E4F" w14:paraId="7F687F8F" w14:textId="77777777" w:rsidTr="00A45614">
        <w:trPr>
          <w:trHeight w:val="247"/>
        </w:trPr>
        <w:tc>
          <w:tcPr>
            <w:tcW w:w="1305" w:type="dxa"/>
          </w:tcPr>
          <w:p w14:paraId="3EA49343" w14:textId="325215AC" w:rsidR="00A45614" w:rsidRPr="00A16ACB" w:rsidRDefault="00A45614" w:rsidP="00D26E18">
            <w:pPr>
              <w:rPr>
                <w:bCs/>
              </w:rPr>
            </w:pPr>
            <w:r w:rsidRPr="00A16ACB">
              <w:rPr>
                <w:bCs/>
              </w:rPr>
              <w:t>.PNG</w:t>
            </w:r>
          </w:p>
        </w:tc>
        <w:tc>
          <w:tcPr>
            <w:tcW w:w="6804" w:type="dxa"/>
          </w:tcPr>
          <w:p w14:paraId="4AB23DC4" w14:textId="3C5BB1EE" w:rsidR="00A45614" w:rsidRPr="00A16ACB" w:rsidRDefault="00A45614" w:rsidP="00D26E18">
            <w:pPr>
              <w:rPr>
                <w:bCs/>
              </w:rPr>
            </w:pPr>
            <w:r w:rsidRPr="00A16ACB">
              <w:rPr>
                <w:bCs/>
              </w:rPr>
              <w:t>Picture file</w:t>
            </w:r>
          </w:p>
        </w:tc>
      </w:tr>
    </w:tbl>
    <w:p w14:paraId="625CC92F" w14:textId="25419317" w:rsidR="003D71AF" w:rsidRDefault="00A16ACB" w:rsidP="003D71AF">
      <w:r>
        <w:t xml:space="preserve">All this files have not </w:t>
      </w:r>
    </w:p>
    <w:p w14:paraId="12BAB6FB" w14:textId="1F1EB77D" w:rsidR="00A45614" w:rsidRDefault="00A45614" w:rsidP="00A45614">
      <w:pPr>
        <w:pStyle w:val="Rubrik2"/>
      </w:pPr>
      <w:bookmarkStart w:id="784" w:name="_Toc229474878"/>
      <w:r>
        <w:t>Samples</w:t>
      </w:r>
      <w:bookmarkEnd w:id="784"/>
    </w:p>
    <w:p w14:paraId="0404BF1A" w14:textId="6FB49CC4" w:rsidR="00A45614" w:rsidRDefault="005243FC" w:rsidP="005243FC">
      <w:pPr>
        <w:pStyle w:val="Bild"/>
      </w:pPr>
      <w:r w:rsidRPr="005243FC">
        <w:rPr>
          <w:noProof/>
        </w:rPr>
        <w:drawing>
          <wp:inline distT="0" distB="0" distL="0" distR="0" wp14:anchorId="7EEEEF87" wp14:editId="19D93CCC">
            <wp:extent cx="2235600" cy="1425600"/>
            <wp:effectExtent l="0" t="0" r="0" b="3175"/>
            <wp:docPr id="96669017" name="Bildobjekt 1" descr="En bild som visar text, skärmbild, nummer,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9017" name="Bildobjekt 1" descr="En bild som visar text, skärmbild, nummer, Teckensnitt&#10;&#10;Automatiskt genererad beskrivning"/>
                    <pic:cNvPicPr/>
                  </pic:nvPicPr>
                  <pic:blipFill>
                    <a:blip r:embed="rId767"/>
                    <a:stretch>
                      <a:fillRect/>
                    </a:stretch>
                  </pic:blipFill>
                  <pic:spPr>
                    <a:xfrm>
                      <a:off x="0" y="0"/>
                      <a:ext cx="2235600" cy="1425600"/>
                    </a:xfrm>
                    <a:prstGeom prst="rect">
                      <a:avLst/>
                    </a:prstGeom>
                  </pic:spPr>
                </pic:pic>
              </a:graphicData>
            </a:graphic>
          </wp:inline>
        </w:drawing>
      </w:r>
    </w:p>
    <w:p w14:paraId="67531431" w14:textId="01B5C9CA" w:rsidR="005243FC" w:rsidRPr="00A45614" w:rsidRDefault="005243FC" w:rsidP="00A45614">
      <w:r>
        <w:t>This will open the samples for 3D-5X. Click on the model you want to open.</w:t>
      </w:r>
    </w:p>
    <w:p w14:paraId="708AC39E" w14:textId="518C69B5" w:rsidR="00A45614" w:rsidRDefault="00A45614" w:rsidP="005243FC">
      <w:pPr>
        <w:pStyle w:val="Bild"/>
      </w:pPr>
      <w:r>
        <w:rPr>
          <w:noProof/>
        </w:rPr>
        <w:lastRenderedPageBreak/>
        <w:drawing>
          <wp:inline distT="0" distB="0" distL="0" distR="0" wp14:anchorId="12C022A4" wp14:editId="6FFDB7E8">
            <wp:extent cx="5676900" cy="4829175"/>
            <wp:effectExtent l="0" t="0" r="0" b="9525"/>
            <wp:docPr id="537613606" name="Bildobjekt 1" descr="En bild som visar skärmbild, text, kvadrat,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13606" name="Bildobjekt 1" descr="En bild som visar skärmbild, text, kvadrat, design&#10;&#10;Automatiskt genererad beskrivning"/>
                    <pic:cNvPicPr/>
                  </pic:nvPicPr>
                  <pic:blipFill>
                    <a:blip r:embed="rId768"/>
                    <a:stretch>
                      <a:fillRect/>
                    </a:stretch>
                  </pic:blipFill>
                  <pic:spPr>
                    <a:xfrm>
                      <a:off x="0" y="0"/>
                      <a:ext cx="5676900" cy="4829175"/>
                    </a:xfrm>
                    <a:prstGeom prst="rect">
                      <a:avLst/>
                    </a:prstGeom>
                  </pic:spPr>
                </pic:pic>
              </a:graphicData>
            </a:graphic>
          </wp:inline>
        </w:drawing>
      </w:r>
    </w:p>
    <w:p w14:paraId="2C439355" w14:textId="60DBE356" w:rsidR="005243FC" w:rsidRDefault="005243FC" w:rsidP="005243FC">
      <w:pPr>
        <w:pStyle w:val="Rubrik2"/>
      </w:pPr>
      <w:bookmarkStart w:id="785" w:name="_Toc229474879"/>
      <w:r>
        <w:t>Import</w:t>
      </w:r>
      <w:bookmarkEnd w:id="785"/>
    </w:p>
    <w:p w14:paraId="16E187B8" w14:textId="639ACF3E" w:rsidR="005243FC" w:rsidRPr="005243FC" w:rsidRDefault="005243FC" w:rsidP="005243FC">
      <w:pPr>
        <w:pStyle w:val="Bild"/>
      </w:pPr>
      <w:r w:rsidRPr="005243FC">
        <w:rPr>
          <w:noProof/>
        </w:rPr>
        <w:drawing>
          <wp:inline distT="0" distB="0" distL="0" distR="0" wp14:anchorId="450D5929" wp14:editId="6689FB34">
            <wp:extent cx="2282400" cy="1083600"/>
            <wp:effectExtent l="0" t="0" r="3810" b="2540"/>
            <wp:docPr id="542813969" name="Bildobjekt 1" descr="En bild som visar text, skärmbild, Rektangel,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13969" name="Bildobjekt 1" descr="En bild som visar text, skärmbild, Rektangel, design&#10;&#10;Automatiskt genererad beskrivning"/>
                    <pic:cNvPicPr/>
                  </pic:nvPicPr>
                  <pic:blipFill>
                    <a:blip r:embed="rId769"/>
                    <a:stretch>
                      <a:fillRect/>
                    </a:stretch>
                  </pic:blipFill>
                  <pic:spPr>
                    <a:xfrm>
                      <a:off x="0" y="0"/>
                      <a:ext cx="2282400" cy="1083600"/>
                    </a:xfrm>
                    <a:prstGeom prst="rect">
                      <a:avLst/>
                    </a:prstGeom>
                  </pic:spPr>
                </pic:pic>
              </a:graphicData>
            </a:graphic>
          </wp:inline>
        </w:drawing>
      </w:r>
    </w:p>
    <w:p w14:paraId="3F736226" w14:textId="415A5FB0" w:rsidR="005243FC" w:rsidRDefault="005243FC" w:rsidP="005243FC">
      <w:r>
        <w:t>This command will open the file and add it to the existing drawing. 3D-5X is a single drawing system but you can have more than one model open in the same drawing.</w:t>
      </w:r>
    </w:p>
    <w:p w14:paraId="0BDA3AB6" w14:textId="36529BFA" w:rsidR="005243FC" w:rsidRDefault="005243FC" w:rsidP="005243FC">
      <w:pPr>
        <w:pStyle w:val="Rubrik2"/>
      </w:pPr>
      <w:bookmarkStart w:id="786" w:name="_Toc229474880"/>
      <w:r>
        <w:t>Recent file</w:t>
      </w:r>
      <w:bookmarkEnd w:id="786"/>
    </w:p>
    <w:p w14:paraId="5D3FFBE8" w14:textId="57A509E3" w:rsidR="005243FC" w:rsidRDefault="005243FC" w:rsidP="005243FC">
      <w:pPr>
        <w:pStyle w:val="Bild"/>
      </w:pPr>
      <w:r w:rsidRPr="005243FC">
        <w:rPr>
          <w:noProof/>
        </w:rPr>
        <w:drawing>
          <wp:inline distT="0" distB="0" distL="0" distR="0" wp14:anchorId="717920AE" wp14:editId="6D160D8A">
            <wp:extent cx="4258800" cy="961200"/>
            <wp:effectExtent l="0" t="0" r="0" b="0"/>
            <wp:docPr id="152360879" name="Bildobjekt 1" descr="En bild som visar text, programvara,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0879" name="Bildobjekt 1" descr="En bild som visar text, programvara, Teckensnitt, linje&#10;&#10;Automatiskt genererad beskrivning"/>
                    <pic:cNvPicPr/>
                  </pic:nvPicPr>
                  <pic:blipFill>
                    <a:blip r:embed="rId770"/>
                    <a:stretch>
                      <a:fillRect/>
                    </a:stretch>
                  </pic:blipFill>
                  <pic:spPr>
                    <a:xfrm>
                      <a:off x="0" y="0"/>
                      <a:ext cx="4258800" cy="961200"/>
                    </a:xfrm>
                    <a:prstGeom prst="rect">
                      <a:avLst/>
                    </a:prstGeom>
                  </pic:spPr>
                </pic:pic>
              </a:graphicData>
            </a:graphic>
          </wp:inline>
        </w:drawing>
      </w:r>
    </w:p>
    <w:p w14:paraId="4091B0A8" w14:textId="6AF0C1F7" w:rsidR="005243FC" w:rsidRDefault="005243FC" w:rsidP="005243FC">
      <w:r>
        <w:t>This will show a list of recent used files.</w:t>
      </w:r>
      <w:bookmarkStart w:id="787" w:name="_Toc129002827"/>
    </w:p>
    <w:p w14:paraId="4870E09E" w14:textId="214A7C9B" w:rsidR="005243FC" w:rsidRDefault="005243FC" w:rsidP="005243FC">
      <w:pPr>
        <w:pStyle w:val="Rubrik2"/>
      </w:pPr>
      <w:bookmarkStart w:id="788" w:name="_Toc229474881"/>
      <w:r>
        <w:lastRenderedPageBreak/>
        <w:t>Save</w:t>
      </w:r>
      <w:bookmarkEnd w:id="788"/>
    </w:p>
    <w:p w14:paraId="30F3E1DE" w14:textId="3D0A12A9" w:rsidR="005243FC" w:rsidRDefault="005243FC" w:rsidP="005243FC">
      <w:pPr>
        <w:pStyle w:val="Bild"/>
      </w:pPr>
      <w:r w:rsidRPr="005243FC">
        <w:rPr>
          <w:noProof/>
        </w:rPr>
        <w:drawing>
          <wp:inline distT="0" distB="0" distL="0" distR="0" wp14:anchorId="467AB4E9" wp14:editId="10D80CD9">
            <wp:extent cx="1278000" cy="738000"/>
            <wp:effectExtent l="0" t="0" r="0" b="5080"/>
            <wp:docPr id="638785557" name="Bildobjekt 1" descr="En bild som visar text, skärmbild, Teckensnitt, Electric blu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85557" name="Bildobjekt 1" descr="En bild som visar text, skärmbild, Teckensnitt, Electric blue&#10;&#10;Automatiskt genererad beskrivning"/>
                    <pic:cNvPicPr/>
                  </pic:nvPicPr>
                  <pic:blipFill>
                    <a:blip r:embed="rId771"/>
                    <a:stretch>
                      <a:fillRect/>
                    </a:stretch>
                  </pic:blipFill>
                  <pic:spPr>
                    <a:xfrm>
                      <a:off x="0" y="0"/>
                      <a:ext cx="1278000" cy="738000"/>
                    </a:xfrm>
                    <a:prstGeom prst="rect">
                      <a:avLst/>
                    </a:prstGeom>
                  </pic:spPr>
                </pic:pic>
              </a:graphicData>
            </a:graphic>
          </wp:inline>
        </w:drawing>
      </w:r>
    </w:p>
    <w:p w14:paraId="038B3CE5" w14:textId="24EA5FEF" w:rsidR="005243FC" w:rsidRDefault="005243FC" w:rsidP="005243FC">
      <w:r>
        <w:t>You can save the file in 3D5X format whi</w:t>
      </w:r>
      <w:r w:rsidR="00441BE0">
        <w:t>c</w:t>
      </w:r>
      <w:r>
        <w:t xml:space="preserve">h </w:t>
      </w:r>
      <w:r w:rsidR="00441BE0">
        <w:t>is IGEMS internal 3D file format. If the file already is saved, it will use actual filename.</w:t>
      </w:r>
    </w:p>
    <w:p w14:paraId="64B61BCF" w14:textId="68A0A2A3" w:rsidR="00441BE0" w:rsidRDefault="00441BE0" w:rsidP="00441BE0">
      <w:pPr>
        <w:pStyle w:val="Rubrik2"/>
      </w:pPr>
      <w:bookmarkStart w:id="789" w:name="_Toc229474882"/>
      <w:r>
        <w:t>Save as</w:t>
      </w:r>
      <w:bookmarkEnd w:id="789"/>
    </w:p>
    <w:p w14:paraId="7AEAE972" w14:textId="477A2941" w:rsidR="00441BE0" w:rsidRDefault="00441BE0" w:rsidP="00441BE0">
      <w:pPr>
        <w:pStyle w:val="Bild"/>
      </w:pPr>
      <w:r w:rsidRPr="00441BE0">
        <w:rPr>
          <w:noProof/>
        </w:rPr>
        <w:drawing>
          <wp:inline distT="0" distB="0" distL="0" distR="0" wp14:anchorId="348D721D" wp14:editId="1ED05E3C">
            <wp:extent cx="1328400" cy="770400"/>
            <wp:effectExtent l="0" t="0" r="5715" b="0"/>
            <wp:docPr id="1654640876" name="Bildobjekt 1" descr="En bild som visar text, skärmbild, Teckensnitt, Electric blu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40876" name="Bildobjekt 1" descr="En bild som visar text, skärmbild, Teckensnitt, Electric blue&#10;&#10;Automatiskt genererad beskrivning"/>
                    <pic:cNvPicPr/>
                  </pic:nvPicPr>
                  <pic:blipFill>
                    <a:blip r:embed="rId772"/>
                    <a:stretch>
                      <a:fillRect/>
                    </a:stretch>
                  </pic:blipFill>
                  <pic:spPr>
                    <a:xfrm>
                      <a:off x="0" y="0"/>
                      <a:ext cx="1328400" cy="770400"/>
                    </a:xfrm>
                    <a:prstGeom prst="rect">
                      <a:avLst/>
                    </a:prstGeom>
                  </pic:spPr>
                </pic:pic>
              </a:graphicData>
            </a:graphic>
          </wp:inline>
        </w:drawing>
      </w:r>
    </w:p>
    <w:p w14:paraId="5EDB7F9E" w14:textId="74DD8E65" w:rsidR="00441BE0" w:rsidRDefault="00441BE0" w:rsidP="00441BE0">
      <w:r>
        <w:t>You can save the file in 3D5X format which is IGEMS internal 3D file format. The command will always ask for a filename.</w:t>
      </w:r>
    </w:p>
    <w:p w14:paraId="154D52C6" w14:textId="313D37EB" w:rsidR="00441BE0" w:rsidRDefault="00441BE0" w:rsidP="00441BE0">
      <w:pPr>
        <w:pStyle w:val="Rubrik2"/>
      </w:pPr>
      <w:bookmarkStart w:id="790" w:name="_Toc229474883"/>
      <w:r>
        <w:t>Export STEP</w:t>
      </w:r>
      <w:bookmarkEnd w:id="790"/>
    </w:p>
    <w:p w14:paraId="7BEFA729" w14:textId="3F07562F" w:rsidR="00441BE0" w:rsidRDefault="00441BE0" w:rsidP="00441BE0">
      <w:pPr>
        <w:pStyle w:val="Bild"/>
      </w:pPr>
      <w:r w:rsidRPr="00441BE0">
        <w:rPr>
          <w:noProof/>
        </w:rPr>
        <w:drawing>
          <wp:inline distT="0" distB="0" distL="0" distR="0" wp14:anchorId="17822E01" wp14:editId="113C2562">
            <wp:extent cx="1263600" cy="874800"/>
            <wp:effectExtent l="0" t="0" r="0" b="1905"/>
            <wp:docPr id="48496544"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6544" name="Bildobjekt 1" descr="En bild som visar text, skärmbild, Teckensnitt, nummer&#10;&#10;Automatiskt genererad beskrivning"/>
                    <pic:cNvPicPr/>
                  </pic:nvPicPr>
                  <pic:blipFill>
                    <a:blip r:embed="rId773"/>
                    <a:stretch>
                      <a:fillRect/>
                    </a:stretch>
                  </pic:blipFill>
                  <pic:spPr>
                    <a:xfrm>
                      <a:off x="0" y="0"/>
                      <a:ext cx="1263600" cy="874800"/>
                    </a:xfrm>
                    <a:prstGeom prst="rect">
                      <a:avLst/>
                    </a:prstGeom>
                  </pic:spPr>
                </pic:pic>
              </a:graphicData>
            </a:graphic>
          </wp:inline>
        </w:drawing>
      </w:r>
    </w:p>
    <w:p w14:paraId="20981AB2" w14:textId="10FCD3C5" w:rsidR="00441BE0" w:rsidRPr="00441BE0" w:rsidRDefault="00441BE0" w:rsidP="00441BE0">
      <w:r>
        <w:t>On the command line you will have different options, what should be included in the step file.</w:t>
      </w:r>
    </w:p>
    <w:p w14:paraId="471405E9" w14:textId="35DB5C7D" w:rsidR="00441BE0" w:rsidRDefault="00441BE0" w:rsidP="00441BE0">
      <w:pPr>
        <w:pStyle w:val="Bild"/>
      </w:pPr>
      <w:r w:rsidRPr="00441BE0">
        <w:rPr>
          <w:noProof/>
        </w:rPr>
        <w:drawing>
          <wp:inline distT="0" distB="0" distL="0" distR="0" wp14:anchorId="3B77FF74" wp14:editId="51BDB20C">
            <wp:extent cx="3474000" cy="572400"/>
            <wp:effectExtent l="0" t="0" r="0" b="0"/>
            <wp:docPr id="1156799770"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99770" name="Bildobjekt 1" descr="En bild som visar text, skärmbild, Teckensnitt, linje&#10;&#10;Automatiskt genererad beskrivning"/>
                    <pic:cNvPicPr/>
                  </pic:nvPicPr>
                  <pic:blipFill>
                    <a:blip r:embed="rId774"/>
                    <a:stretch>
                      <a:fillRect/>
                    </a:stretch>
                  </pic:blipFill>
                  <pic:spPr>
                    <a:xfrm>
                      <a:off x="0" y="0"/>
                      <a:ext cx="3474000" cy="572400"/>
                    </a:xfrm>
                    <a:prstGeom prst="rect">
                      <a:avLst/>
                    </a:prstGeom>
                  </pic:spPr>
                </pic:pic>
              </a:graphicData>
            </a:graphic>
          </wp:inline>
        </w:drawing>
      </w:r>
    </w:p>
    <w:p w14:paraId="0B8B1BB3" w14:textId="4CBB5F05" w:rsidR="00441BE0" w:rsidRDefault="00441BE0" w:rsidP="00441BE0">
      <w:pPr>
        <w:pStyle w:val="Rubrik2"/>
      </w:pPr>
      <w:bookmarkStart w:id="791" w:name="_Toc229474884"/>
      <w:r>
        <w:t>Layer</w:t>
      </w:r>
      <w:bookmarkEnd w:id="791"/>
    </w:p>
    <w:p w14:paraId="3DFE6169" w14:textId="1473A917" w:rsidR="00441BE0" w:rsidRDefault="00441BE0" w:rsidP="00441BE0">
      <w:pPr>
        <w:pStyle w:val="Bild"/>
      </w:pPr>
      <w:r w:rsidRPr="00441BE0">
        <w:rPr>
          <w:noProof/>
        </w:rPr>
        <w:drawing>
          <wp:inline distT="0" distB="0" distL="0" distR="0" wp14:anchorId="342A97B8" wp14:editId="4B7B4DE6">
            <wp:extent cx="1260000" cy="633600"/>
            <wp:effectExtent l="0" t="0" r="0" b="0"/>
            <wp:docPr id="1743466877" name="Bildobjekt 1" descr="En bild som visar text, Teckensnitt, Electric blue,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66877" name="Bildobjekt 1" descr="En bild som visar text, Teckensnitt, Electric blue, skärmbild&#10;&#10;Automatiskt genererad beskrivning"/>
                    <pic:cNvPicPr/>
                  </pic:nvPicPr>
                  <pic:blipFill>
                    <a:blip r:embed="rId775"/>
                    <a:stretch>
                      <a:fillRect/>
                    </a:stretch>
                  </pic:blipFill>
                  <pic:spPr>
                    <a:xfrm>
                      <a:off x="0" y="0"/>
                      <a:ext cx="1260000" cy="633600"/>
                    </a:xfrm>
                    <a:prstGeom prst="rect">
                      <a:avLst/>
                    </a:prstGeom>
                  </pic:spPr>
                </pic:pic>
              </a:graphicData>
            </a:graphic>
          </wp:inline>
        </w:drawing>
      </w:r>
    </w:p>
    <w:p w14:paraId="60F51137" w14:textId="2CDC7155" w:rsidR="00441BE0" w:rsidRPr="00441BE0" w:rsidRDefault="00441BE0" w:rsidP="00441BE0">
      <w:r>
        <w:t xml:space="preserve">It sometimes happens that the 3D-files has different layers. </w:t>
      </w:r>
      <w:r w:rsidR="008D7AAD">
        <w:t xml:space="preserve">By this command you can turn on and off layers you don't want to se. </w:t>
      </w:r>
      <w:r>
        <w:t>The layer command in 3D-5X is more simplified compare with the 2D-environment.</w:t>
      </w:r>
    </w:p>
    <w:p w14:paraId="665BADA9" w14:textId="74558D57" w:rsidR="00441BE0" w:rsidRDefault="00441BE0" w:rsidP="008D7AAD">
      <w:pPr>
        <w:pStyle w:val="Bild"/>
      </w:pPr>
      <w:r>
        <w:rPr>
          <w:noProof/>
        </w:rPr>
        <w:drawing>
          <wp:inline distT="0" distB="0" distL="0" distR="0" wp14:anchorId="111C29B6" wp14:editId="26DDBAC6">
            <wp:extent cx="2322000" cy="867600"/>
            <wp:effectExtent l="0" t="0" r="2540" b="8890"/>
            <wp:docPr id="843620865" name="Bildobjekt 1" descr="En bild som visar text, skärmbild, linje,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20865" name="Bildobjekt 1" descr="En bild som visar text, skärmbild, linje, Teckensnitt&#10;&#10;Automatiskt genererad beskrivning"/>
                    <pic:cNvPicPr/>
                  </pic:nvPicPr>
                  <pic:blipFill>
                    <a:blip r:embed="rId776"/>
                    <a:stretch>
                      <a:fillRect/>
                    </a:stretch>
                  </pic:blipFill>
                  <pic:spPr>
                    <a:xfrm>
                      <a:off x="0" y="0"/>
                      <a:ext cx="2322000" cy="867600"/>
                    </a:xfrm>
                    <a:prstGeom prst="rect">
                      <a:avLst/>
                    </a:prstGeom>
                  </pic:spPr>
                </pic:pic>
              </a:graphicData>
            </a:graphic>
          </wp:inline>
        </w:drawing>
      </w:r>
    </w:p>
    <w:p w14:paraId="7967FCC6" w14:textId="62749CC0" w:rsidR="008D7AAD" w:rsidRPr="008D7AAD" w:rsidRDefault="008D7AAD" w:rsidP="008D7AAD">
      <w:pPr>
        <w:pStyle w:val="Rubrik2"/>
        <w:rPr>
          <w:lang w:val="sv-SE"/>
        </w:rPr>
      </w:pPr>
      <w:bookmarkStart w:id="792" w:name="_Toc229474885"/>
      <w:r w:rsidRPr="008D7AAD">
        <w:rPr>
          <w:lang w:val="sv-SE"/>
        </w:rPr>
        <w:t>Preferences</w:t>
      </w:r>
      <w:bookmarkEnd w:id="792"/>
    </w:p>
    <w:p w14:paraId="1910EB76" w14:textId="60C09039" w:rsidR="008D7AAD" w:rsidRDefault="008D7AAD" w:rsidP="008D7AAD">
      <w:pPr>
        <w:pStyle w:val="Bild"/>
      </w:pPr>
      <w:r w:rsidRPr="008D7AAD">
        <w:rPr>
          <w:noProof/>
        </w:rPr>
        <w:drawing>
          <wp:inline distT="0" distB="0" distL="0" distR="0" wp14:anchorId="5669D30A" wp14:editId="555029A1">
            <wp:extent cx="1274400" cy="914400"/>
            <wp:effectExtent l="0" t="0" r="2540" b="0"/>
            <wp:docPr id="1726266127" name="Bildobjekt 1" descr="En bild som visar text, Teckensnitt, nummer,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66127" name="Bildobjekt 1" descr="En bild som visar text, Teckensnitt, nummer, linje&#10;&#10;Automatiskt genererad beskrivning"/>
                    <pic:cNvPicPr/>
                  </pic:nvPicPr>
                  <pic:blipFill>
                    <a:blip r:embed="rId777"/>
                    <a:stretch>
                      <a:fillRect/>
                    </a:stretch>
                  </pic:blipFill>
                  <pic:spPr>
                    <a:xfrm>
                      <a:off x="0" y="0"/>
                      <a:ext cx="1274400" cy="914400"/>
                    </a:xfrm>
                    <a:prstGeom prst="rect">
                      <a:avLst/>
                    </a:prstGeom>
                  </pic:spPr>
                </pic:pic>
              </a:graphicData>
            </a:graphic>
          </wp:inline>
        </w:drawing>
      </w:r>
    </w:p>
    <w:p w14:paraId="78CD5E2B" w14:textId="35F3FEF3" w:rsidR="008D7AAD" w:rsidRDefault="008D7AAD" w:rsidP="008D7AAD">
      <w:r>
        <w:t xml:space="preserve">The command will show </w:t>
      </w:r>
      <w:r w:rsidR="004F71D1">
        <w:t>the following</w:t>
      </w:r>
      <w:r>
        <w:t xml:space="preserve"> dialog.</w:t>
      </w:r>
    </w:p>
    <w:p w14:paraId="08BB63D4" w14:textId="7EDD58FE" w:rsidR="008D7AAD" w:rsidRDefault="008D7AAD" w:rsidP="008D7AAD">
      <w:pPr>
        <w:pStyle w:val="Bild"/>
      </w:pPr>
      <w:r>
        <w:rPr>
          <w:noProof/>
        </w:rPr>
        <w:lastRenderedPageBreak/>
        <w:drawing>
          <wp:inline distT="0" distB="0" distL="0" distR="0" wp14:anchorId="0CAC0BC7" wp14:editId="3ECB1DF4">
            <wp:extent cx="2005200" cy="2880000"/>
            <wp:effectExtent l="0" t="0" r="0" b="0"/>
            <wp:docPr id="92810923" name="Bildobjekt 1" descr="En bild som visar text, skärmbild, nummer,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0923" name="Bildobjekt 1" descr="En bild som visar text, skärmbild, nummer, programvara&#10;&#10;Automatiskt genererad beskrivning"/>
                    <pic:cNvPicPr/>
                  </pic:nvPicPr>
                  <pic:blipFill>
                    <a:blip r:embed="rId778"/>
                    <a:stretch>
                      <a:fillRect/>
                    </a:stretch>
                  </pic:blipFill>
                  <pic:spPr>
                    <a:xfrm>
                      <a:off x="0" y="0"/>
                      <a:ext cx="2005200" cy="2880000"/>
                    </a:xfrm>
                    <a:prstGeom prst="rect">
                      <a:avLst/>
                    </a:prstGeom>
                  </pic:spPr>
                </pic:pic>
              </a:graphicData>
            </a:graphic>
          </wp:inline>
        </w:drawing>
      </w:r>
    </w:p>
    <w:p w14:paraId="5A6F8A3A" w14:textId="39DEF99A" w:rsidR="008D7AAD" w:rsidRDefault="008D7AAD" w:rsidP="008D7AAD">
      <w:pPr>
        <w:pStyle w:val="Rubrik4"/>
      </w:pPr>
      <w:r>
        <w:t>Background</w:t>
      </w:r>
    </w:p>
    <w:p w14:paraId="0B066DD1" w14:textId="7EBCCD7A" w:rsidR="008D7AAD" w:rsidRDefault="008D7AAD" w:rsidP="008D7AAD">
      <w:pPr>
        <w:pStyle w:val="Bild"/>
      </w:pPr>
      <w:r w:rsidRPr="008D7AAD">
        <w:rPr>
          <w:noProof/>
        </w:rPr>
        <w:drawing>
          <wp:inline distT="0" distB="0" distL="0" distR="0" wp14:anchorId="2C23B4F0" wp14:editId="37D61B39">
            <wp:extent cx="1918800" cy="806400"/>
            <wp:effectExtent l="0" t="0" r="5715" b="0"/>
            <wp:docPr id="1318840066" name="Bildobjekt 1" descr="En bild som visar text, Teckensnitt, linje,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40066" name="Bildobjekt 1" descr="En bild som visar text, Teckensnitt, linje, nummer&#10;&#10;Automatiskt genererad beskrivning"/>
                    <pic:cNvPicPr/>
                  </pic:nvPicPr>
                  <pic:blipFill>
                    <a:blip r:embed="rId779"/>
                    <a:stretch>
                      <a:fillRect/>
                    </a:stretch>
                  </pic:blipFill>
                  <pic:spPr>
                    <a:xfrm>
                      <a:off x="0" y="0"/>
                      <a:ext cx="1918800" cy="806400"/>
                    </a:xfrm>
                    <a:prstGeom prst="rect">
                      <a:avLst/>
                    </a:prstGeom>
                  </pic:spPr>
                </pic:pic>
              </a:graphicData>
            </a:graphic>
          </wp:inline>
        </w:drawing>
      </w:r>
    </w:p>
    <w:p w14:paraId="7FFDCF29" w14:textId="7E22697A" w:rsidR="008D7AAD" w:rsidRDefault="008D7AAD" w:rsidP="008D7AAD">
      <w:r>
        <w:t>There are two predefined screen background colors, you can also add a gradient that gives a lighter screen at the bottom of the screen.</w:t>
      </w:r>
    </w:p>
    <w:p w14:paraId="5AD0AB36" w14:textId="6362E997" w:rsidR="008D7AAD" w:rsidRDefault="008D7AAD" w:rsidP="008D7AAD">
      <w:pPr>
        <w:pStyle w:val="Rubrik5"/>
      </w:pPr>
      <w:r>
        <w:t xml:space="preserve">Show/Hide </w:t>
      </w:r>
      <w:r w:rsidR="00CD0EDF">
        <w:t>normals</w:t>
      </w:r>
    </w:p>
    <w:p w14:paraId="21DE16AC" w14:textId="35C634F1" w:rsidR="008D7AAD" w:rsidRDefault="008D7AAD" w:rsidP="008D7AAD">
      <w:pPr>
        <w:pStyle w:val="Bild"/>
      </w:pPr>
      <w:r w:rsidRPr="008D7AAD">
        <w:rPr>
          <w:noProof/>
        </w:rPr>
        <w:drawing>
          <wp:inline distT="0" distB="0" distL="0" distR="0" wp14:anchorId="0FE9C3A4" wp14:editId="16032600">
            <wp:extent cx="2438740" cy="371527"/>
            <wp:effectExtent l="0" t="0" r="0" b="9525"/>
            <wp:docPr id="20233543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5439" name=""/>
                    <pic:cNvPicPr/>
                  </pic:nvPicPr>
                  <pic:blipFill>
                    <a:blip r:embed="rId780"/>
                    <a:stretch>
                      <a:fillRect/>
                    </a:stretch>
                  </pic:blipFill>
                  <pic:spPr>
                    <a:xfrm>
                      <a:off x="0" y="0"/>
                      <a:ext cx="2438740" cy="371527"/>
                    </a:xfrm>
                    <a:prstGeom prst="rect">
                      <a:avLst/>
                    </a:prstGeom>
                  </pic:spPr>
                </pic:pic>
              </a:graphicData>
            </a:graphic>
          </wp:inline>
        </w:drawing>
      </w:r>
    </w:p>
    <w:p w14:paraId="2207BC68" w14:textId="2D27EBA1" w:rsidR="008D7AAD" w:rsidRDefault="008D7AAD" w:rsidP="008D7AAD">
      <w:r>
        <w:t>A normal is a line that points perpendicular out from the surface. On some surface models the normal can points in opposite direction. This can sometimes be a problem when working on very complex models.</w:t>
      </w:r>
    </w:p>
    <w:p w14:paraId="53B2D29B" w14:textId="30DF5064" w:rsidR="008D7AAD" w:rsidRDefault="008D7AAD" w:rsidP="008D7AAD">
      <w:pPr>
        <w:pStyle w:val="Bild"/>
      </w:pPr>
      <w:r w:rsidRPr="008D7AAD">
        <w:rPr>
          <w:noProof/>
        </w:rPr>
        <w:drawing>
          <wp:inline distT="0" distB="0" distL="0" distR="0" wp14:anchorId="021BDA68" wp14:editId="41906A7E">
            <wp:extent cx="2174400" cy="1274400"/>
            <wp:effectExtent l="0" t="0" r="0" b="2540"/>
            <wp:docPr id="1478623362" name="Bildobjekt 1" descr="En bild som visar skärmbild, linje, design, kons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23362" name="Bildobjekt 1" descr="En bild som visar skärmbild, linje, design, konst&#10;&#10;Automatiskt genererad beskrivning"/>
                    <pic:cNvPicPr/>
                  </pic:nvPicPr>
                  <pic:blipFill>
                    <a:blip r:embed="rId781"/>
                    <a:stretch>
                      <a:fillRect/>
                    </a:stretch>
                  </pic:blipFill>
                  <pic:spPr>
                    <a:xfrm>
                      <a:off x="0" y="0"/>
                      <a:ext cx="2174400" cy="1274400"/>
                    </a:xfrm>
                    <a:prstGeom prst="rect">
                      <a:avLst/>
                    </a:prstGeom>
                  </pic:spPr>
                </pic:pic>
              </a:graphicData>
            </a:graphic>
          </wp:inline>
        </w:drawing>
      </w:r>
    </w:p>
    <w:p w14:paraId="680CEDF0" w14:textId="790F5280" w:rsidR="008D7AAD" w:rsidRDefault="008D7AAD" w:rsidP="008D7AAD">
      <w:r>
        <w:t xml:space="preserve">If you click once on the button the normal </w:t>
      </w:r>
      <w:r w:rsidR="00257ACF">
        <w:t>will,</w:t>
      </w:r>
      <w:r>
        <w:t xml:space="preserve"> be visible</w:t>
      </w:r>
      <w:r w:rsidR="00790912">
        <w:t>. You need to click one more time to make then invisible.</w:t>
      </w:r>
    </w:p>
    <w:p w14:paraId="5AD9DD39" w14:textId="7E1ED7D0" w:rsidR="00790912" w:rsidRDefault="00790912" w:rsidP="00790912">
      <w:pPr>
        <w:pStyle w:val="Rubrik4"/>
      </w:pPr>
      <w:r>
        <w:t>Shading mode</w:t>
      </w:r>
    </w:p>
    <w:p w14:paraId="37DC80EB" w14:textId="5E2921A8" w:rsidR="00790912" w:rsidRDefault="00790912" w:rsidP="00790912">
      <w:pPr>
        <w:pStyle w:val="Bild"/>
      </w:pPr>
      <w:r w:rsidRPr="00790912">
        <w:rPr>
          <w:noProof/>
        </w:rPr>
        <w:drawing>
          <wp:inline distT="0" distB="0" distL="0" distR="0" wp14:anchorId="6AFD1FBE" wp14:editId="5BD4BABE">
            <wp:extent cx="1972800" cy="435600"/>
            <wp:effectExtent l="0" t="0" r="0" b="3175"/>
            <wp:docPr id="1437080762"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80762" name="Bildobjekt 1" descr="En bild som visar text, skärmbild, Teckensnitt, linje&#10;&#10;Automatiskt genererad beskrivning"/>
                    <pic:cNvPicPr/>
                  </pic:nvPicPr>
                  <pic:blipFill>
                    <a:blip r:embed="rId782"/>
                    <a:stretch>
                      <a:fillRect/>
                    </a:stretch>
                  </pic:blipFill>
                  <pic:spPr>
                    <a:xfrm>
                      <a:off x="0" y="0"/>
                      <a:ext cx="1972800" cy="435600"/>
                    </a:xfrm>
                    <a:prstGeom prst="rect">
                      <a:avLst/>
                    </a:prstGeom>
                  </pic:spPr>
                </pic:pic>
              </a:graphicData>
            </a:graphic>
          </wp:inline>
        </w:drawing>
      </w:r>
    </w:p>
    <w:p w14:paraId="7F0EA9B7" w14:textId="0DCA68B4" w:rsidR="00790912" w:rsidRDefault="00790912" w:rsidP="00790912">
      <w:r>
        <w:t>There are four modes: Wireframe, Flat, Shaded or Rendered.</w:t>
      </w:r>
    </w:p>
    <w:p w14:paraId="733196DE" w14:textId="4ECB3074" w:rsidR="00790912" w:rsidRDefault="00790912" w:rsidP="00790912">
      <w:r>
        <w:t>As default the mode is set to Shaded, If you have a heavy model and a slow graphics card you can change to flat or wireframe.</w:t>
      </w:r>
    </w:p>
    <w:p w14:paraId="38156EEE" w14:textId="5B2F21D2" w:rsidR="00790912" w:rsidRDefault="00790912" w:rsidP="00790912">
      <w:pPr>
        <w:pStyle w:val="Rubrik4"/>
      </w:pPr>
      <w:bookmarkStart w:id="793" w:name="_Transparency"/>
      <w:bookmarkEnd w:id="793"/>
      <w:r>
        <w:t>Transparency</w:t>
      </w:r>
    </w:p>
    <w:p w14:paraId="608AF3D8" w14:textId="4B19FEEB" w:rsidR="00790912" w:rsidRDefault="00790912" w:rsidP="00790912">
      <w:pPr>
        <w:pStyle w:val="Bild"/>
      </w:pPr>
      <w:r w:rsidRPr="00790912">
        <w:rPr>
          <w:noProof/>
        </w:rPr>
        <w:drawing>
          <wp:inline distT="0" distB="0" distL="0" distR="0" wp14:anchorId="3F555A48" wp14:editId="70824894">
            <wp:extent cx="1918800" cy="464400"/>
            <wp:effectExtent l="0" t="0" r="5715" b="0"/>
            <wp:docPr id="1651702804"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02804" name="Bildobjekt 1" descr="En bild som visar text, skärmbild, Teckensnitt, linje&#10;&#10;Automatiskt genererad beskrivning"/>
                    <pic:cNvPicPr/>
                  </pic:nvPicPr>
                  <pic:blipFill>
                    <a:blip r:embed="rId783"/>
                    <a:stretch>
                      <a:fillRect/>
                    </a:stretch>
                  </pic:blipFill>
                  <pic:spPr>
                    <a:xfrm>
                      <a:off x="0" y="0"/>
                      <a:ext cx="1918800" cy="464400"/>
                    </a:xfrm>
                    <a:prstGeom prst="rect">
                      <a:avLst/>
                    </a:prstGeom>
                  </pic:spPr>
                </pic:pic>
              </a:graphicData>
            </a:graphic>
          </wp:inline>
        </w:drawing>
      </w:r>
    </w:p>
    <w:p w14:paraId="60CDE3EC" w14:textId="462CD800" w:rsidR="00790912" w:rsidRDefault="00790912" w:rsidP="00790912">
      <w:r>
        <w:lastRenderedPageBreak/>
        <w:t xml:space="preserve">You can use the checkbox to control if the model should be transparency or not. This can also be handled from the </w:t>
      </w:r>
      <w:hyperlink w:anchor="_Transparent_(Shift+Z)" w:history="1">
        <w:r w:rsidRPr="00790912">
          <w:rPr>
            <w:rStyle w:val="Hyperlnk"/>
          </w:rPr>
          <w:t>display options</w:t>
        </w:r>
      </w:hyperlink>
      <w:r w:rsidR="00DC793C">
        <w:t>.</w:t>
      </w:r>
    </w:p>
    <w:p w14:paraId="74A1BD28" w14:textId="4B21FFD3" w:rsidR="00DC793C" w:rsidRDefault="00DC793C" w:rsidP="00DC793C">
      <w:pPr>
        <w:pStyle w:val="Rubrik4"/>
      </w:pPr>
      <w:bookmarkStart w:id="794" w:name="_Display_tolerance"/>
      <w:bookmarkEnd w:id="794"/>
      <w:r>
        <w:t>Display tolerance</w:t>
      </w:r>
    </w:p>
    <w:p w14:paraId="533CBADE" w14:textId="195894BD" w:rsidR="00DC793C" w:rsidRDefault="00DC793C" w:rsidP="00DC793C">
      <w:pPr>
        <w:pStyle w:val="Bild"/>
      </w:pPr>
      <w:r w:rsidRPr="00DC793C">
        <w:rPr>
          <w:noProof/>
        </w:rPr>
        <w:drawing>
          <wp:inline distT="0" distB="0" distL="0" distR="0" wp14:anchorId="764ED094" wp14:editId="5EFA5BA2">
            <wp:extent cx="1933200" cy="435600"/>
            <wp:effectExtent l="0" t="0" r="0" b="3175"/>
            <wp:docPr id="1282355744"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55744" name="Bildobjekt 1" descr="En bild som visar text, skärmbild, Teckensnitt, nummer&#10;&#10;Automatiskt genererad beskrivning"/>
                    <pic:cNvPicPr/>
                  </pic:nvPicPr>
                  <pic:blipFill>
                    <a:blip r:embed="rId784"/>
                    <a:stretch>
                      <a:fillRect/>
                    </a:stretch>
                  </pic:blipFill>
                  <pic:spPr>
                    <a:xfrm>
                      <a:off x="0" y="0"/>
                      <a:ext cx="1933200" cy="435600"/>
                    </a:xfrm>
                    <a:prstGeom prst="rect">
                      <a:avLst/>
                    </a:prstGeom>
                  </pic:spPr>
                </pic:pic>
              </a:graphicData>
            </a:graphic>
          </wp:inline>
        </w:drawing>
      </w:r>
    </w:p>
    <w:p w14:paraId="5EC7D320" w14:textId="115A7FD3" w:rsidR="00DC793C" w:rsidRDefault="00DC793C" w:rsidP="00DC793C">
      <w:r>
        <w:t>This is the rendering accuracy. If you set a high value, then a round object will be like a polygon.</w:t>
      </w:r>
    </w:p>
    <w:p w14:paraId="6D49D225" w14:textId="356D69FD" w:rsidR="00DC793C" w:rsidRDefault="00DC793C" w:rsidP="00DC793C">
      <w:pPr>
        <w:pStyle w:val="Bild"/>
      </w:pPr>
      <w:r w:rsidRPr="00DC793C">
        <w:rPr>
          <w:noProof/>
        </w:rPr>
        <w:drawing>
          <wp:inline distT="0" distB="0" distL="0" distR="0" wp14:anchorId="4187EE85" wp14:editId="28719F4C">
            <wp:extent cx="2872800" cy="1339200"/>
            <wp:effectExtent l="0" t="0" r="3810" b="0"/>
            <wp:docPr id="1573243279" name="Bildobjekt 1" descr="En bild som visar cirkel,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43279" name="Bildobjekt 1" descr="En bild som visar cirkel, design&#10;&#10;Automatiskt genererad beskrivning"/>
                    <pic:cNvPicPr/>
                  </pic:nvPicPr>
                  <pic:blipFill>
                    <a:blip r:embed="rId785"/>
                    <a:stretch>
                      <a:fillRect/>
                    </a:stretch>
                  </pic:blipFill>
                  <pic:spPr>
                    <a:xfrm>
                      <a:off x="0" y="0"/>
                      <a:ext cx="2872800" cy="1339200"/>
                    </a:xfrm>
                    <a:prstGeom prst="rect">
                      <a:avLst/>
                    </a:prstGeom>
                  </pic:spPr>
                </pic:pic>
              </a:graphicData>
            </a:graphic>
          </wp:inline>
        </w:drawing>
      </w:r>
    </w:p>
    <w:p w14:paraId="4CAD679C" w14:textId="2819D2DC" w:rsidR="00DC793C" w:rsidRDefault="00DC793C" w:rsidP="00DC793C">
      <w:r>
        <w:t xml:space="preserve">The only reason to adjust this value is if you have an extremely heavy model, then it will not require that many calculations on the graphics card. </w:t>
      </w:r>
    </w:p>
    <w:p w14:paraId="73DF39FB" w14:textId="3142A889" w:rsidR="00DC793C" w:rsidRDefault="00DC793C" w:rsidP="00DC793C">
      <w:r>
        <w:t>Note! The display tolerance will not affect the tolerance or the coordinates in the CNC file.</w:t>
      </w:r>
    </w:p>
    <w:p w14:paraId="6D6A2D7A" w14:textId="34878D99" w:rsidR="00DC793C" w:rsidRDefault="00DC793C" w:rsidP="00DC793C">
      <w:r>
        <w:t xml:space="preserve">You can also change the display tolerance at the </w:t>
      </w:r>
      <w:hyperlink w:anchor="_Display_accuracy" w:history="1">
        <w:r w:rsidRPr="00245F1D">
          <w:rPr>
            <w:rStyle w:val="Hyperlnk"/>
          </w:rPr>
          <w:t>display options</w:t>
        </w:r>
      </w:hyperlink>
      <w:r>
        <w:t>.</w:t>
      </w:r>
    </w:p>
    <w:p w14:paraId="6A7C19B5" w14:textId="074B3944" w:rsidR="00DC793C" w:rsidRDefault="00DC793C" w:rsidP="00245F1D">
      <w:pPr>
        <w:pStyle w:val="Rubrik2"/>
      </w:pPr>
      <w:bookmarkStart w:id="795" w:name="_Toc229474886"/>
      <w:r>
        <w:t>Properties</w:t>
      </w:r>
      <w:bookmarkEnd w:id="795"/>
    </w:p>
    <w:p w14:paraId="63F806DD" w14:textId="1155D515" w:rsidR="00245F1D" w:rsidRPr="00245F1D" w:rsidRDefault="00245F1D" w:rsidP="00245F1D">
      <w:pPr>
        <w:pStyle w:val="Bild"/>
      </w:pPr>
      <w:r w:rsidRPr="00245F1D">
        <w:rPr>
          <w:noProof/>
        </w:rPr>
        <w:drawing>
          <wp:inline distT="0" distB="0" distL="0" distR="0" wp14:anchorId="24DC3F6D" wp14:editId="16D270B2">
            <wp:extent cx="1256400" cy="608400"/>
            <wp:effectExtent l="0" t="0" r="1270" b="1270"/>
            <wp:docPr id="969274690" name="Bildobjekt 1" descr="En bild som visar text, Teckensnitt, nummer,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74690" name="Bildobjekt 1" descr="En bild som visar text, Teckensnitt, nummer, skärmbild&#10;&#10;Automatiskt genererad beskrivning"/>
                    <pic:cNvPicPr/>
                  </pic:nvPicPr>
                  <pic:blipFill>
                    <a:blip r:embed="rId786"/>
                    <a:stretch>
                      <a:fillRect/>
                    </a:stretch>
                  </pic:blipFill>
                  <pic:spPr>
                    <a:xfrm>
                      <a:off x="0" y="0"/>
                      <a:ext cx="1256400" cy="608400"/>
                    </a:xfrm>
                    <a:prstGeom prst="rect">
                      <a:avLst/>
                    </a:prstGeom>
                  </pic:spPr>
                </pic:pic>
              </a:graphicData>
            </a:graphic>
          </wp:inline>
        </w:drawing>
      </w:r>
    </w:p>
    <w:p w14:paraId="53D7E534" w14:textId="76E69119" w:rsidR="00DC793C" w:rsidRDefault="00DC793C" w:rsidP="00DC793C">
      <w:r>
        <w:t>This command shows the box-size of the part and some other information.</w:t>
      </w:r>
    </w:p>
    <w:p w14:paraId="15F2685C" w14:textId="627A17DC" w:rsidR="00DC793C" w:rsidRDefault="00DC793C" w:rsidP="00DC793C">
      <w:pPr>
        <w:pStyle w:val="Bild"/>
      </w:pPr>
      <w:r>
        <w:rPr>
          <w:noProof/>
        </w:rPr>
        <w:drawing>
          <wp:inline distT="0" distB="0" distL="0" distR="0" wp14:anchorId="00F24438" wp14:editId="37DD64EB">
            <wp:extent cx="2883600" cy="1684800"/>
            <wp:effectExtent l="0" t="0" r="0" b="0"/>
            <wp:docPr id="1485550564" name="Bildobjekt 1" descr="En bild som visar text, skärmbild, skärm,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50564" name="Bildobjekt 1" descr="En bild som visar text, skärmbild, skärm, programvara&#10;&#10;Automatiskt genererad beskrivning"/>
                    <pic:cNvPicPr/>
                  </pic:nvPicPr>
                  <pic:blipFill>
                    <a:blip r:embed="rId787"/>
                    <a:stretch>
                      <a:fillRect/>
                    </a:stretch>
                  </pic:blipFill>
                  <pic:spPr>
                    <a:xfrm>
                      <a:off x="0" y="0"/>
                      <a:ext cx="2883600" cy="1684800"/>
                    </a:xfrm>
                    <a:prstGeom prst="rect">
                      <a:avLst/>
                    </a:prstGeom>
                  </pic:spPr>
                </pic:pic>
              </a:graphicData>
            </a:graphic>
          </wp:inline>
        </w:drawing>
      </w:r>
    </w:p>
    <w:p w14:paraId="25BBC92F" w14:textId="0BC3E95B" w:rsidR="00DC793C" w:rsidRDefault="00DC793C" w:rsidP="00DC793C">
      <w:pPr>
        <w:pStyle w:val="Rubrik2"/>
      </w:pPr>
      <w:bookmarkStart w:id="796" w:name="_Toc229474887"/>
      <w:r>
        <w:t>Print</w:t>
      </w:r>
      <w:bookmarkEnd w:id="796"/>
    </w:p>
    <w:p w14:paraId="0C413654" w14:textId="7EBCCD7A" w:rsidR="00DC793C" w:rsidRDefault="00DC793C" w:rsidP="00DC793C">
      <w:pPr>
        <w:pStyle w:val="Bild"/>
      </w:pPr>
      <w:r w:rsidRPr="00DC793C">
        <w:rPr>
          <w:noProof/>
        </w:rPr>
        <w:drawing>
          <wp:inline distT="0" distB="0" distL="0" distR="0" wp14:anchorId="2C23B4F0" wp14:editId="2EF5294B">
            <wp:extent cx="1209600" cy="928800"/>
            <wp:effectExtent l="0" t="0" r="0" b="5080"/>
            <wp:docPr id="1583238463"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38463" name="Bildobjekt 1" descr="En bild som visar text, skärmbild, Teckensnitt, nummer&#10;&#10;Automatiskt genererad beskrivning"/>
                    <pic:cNvPicPr/>
                  </pic:nvPicPr>
                  <pic:blipFill>
                    <a:blip r:embed="rId788"/>
                    <a:stretch>
                      <a:fillRect/>
                    </a:stretch>
                  </pic:blipFill>
                  <pic:spPr>
                    <a:xfrm>
                      <a:off x="0" y="0"/>
                      <a:ext cx="1209600" cy="928800"/>
                    </a:xfrm>
                    <a:prstGeom prst="rect">
                      <a:avLst/>
                    </a:prstGeom>
                  </pic:spPr>
                </pic:pic>
              </a:graphicData>
            </a:graphic>
          </wp:inline>
        </w:drawing>
      </w:r>
    </w:p>
    <w:p w14:paraId="7AA6B156" w14:textId="6724C4DB" w:rsidR="00DC793C" w:rsidRDefault="00DC793C" w:rsidP="00DC793C">
      <w:r>
        <w:t>This will make a printout of the screen. There are currently no way to more in detail control what should be printed.</w:t>
      </w:r>
    </w:p>
    <w:p w14:paraId="573328E5" w14:textId="6498C818" w:rsidR="00674738" w:rsidRPr="00DC793C" w:rsidRDefault="00674738" w:rsidP="00674738">
      <w:pPr>
        <w:pStyle w:val="Rubrik2"/>
      </w:pPr>
      <w:bookmarkStart w:id="797" w:name="_Toc229474888"/>
      <w:r>
        <w:t>Test</w:t>
      </w:r>
      <w:bookmarkEnd w:id="797"/>
    </w:p>
    <w:p w14:paraId="779AEFC4" w14:textId="1018AB99" w:rsidR="00DC793C" w:rsidRDefault="00674738" w:rsidP="00674738">
      <w:pPr>
        <w:pStyle w:val="Bild"/>
      </w:pPr>
      <w:r w:rsidRPr="00674738">
        <w:rPr>
          <w:noProof/>
        </w:rPr>
        <w:drawing>
          <wp:inline distT="0" distB="0" distL="0" distR="0" wp14:anchorId="1D7BD87D" wp14:editId="5590FB8E">
            <wp:extent cx="1231200" cy="745200"/>
            <wp:effectExtent l="0" t="0" r="7620" b="0"/>
            <wp:docPr id="1787423351" name="Bildobjekt 1" descr="En bild som visar text, skärmbild, Teckensnitt,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23351" name="Bildobjekt 1" descr="En bild som visar text, skärmbild, Teckensnitt, design&#10;&#10;Automatiskt genererad beskrivning"/>
                    <pic:cNvPicPr/>
                  </pic:nvPicPr>
                  <pic:blipFill>
                    <a:blip r:embed="rId789"/>
                    <a:stretch>
                      <a:fillRect/>
                    </a:stretch>
                  </pic:blipFill>
                  <pic:spPr>
                    <a:xfrm>
                      <a:off x="0" y="0"/>
                      <a:ext cx="1231200" cy="745200"/>
                    </a:xfrm>
                    <a:prstGeom prst="rect">
                      <a:avLst/>
                    </a:prstGeom>
                  </pic:spPr>
                </pic:pic>
              </a:graphicData>
            </a:graphic>
          </wp:inline>
        </w:drawing>
      </w:r>
    </w:p>
    <w:p w14:paraId="6F14A3ED" w14:textId="36D5A524" w:rsidR="00674738" w:rsidRPr="00674738" w:rsidRDefault="00674738" w:rsidP="00674738">
      <w:r>
        <w:lastRenderedPageBreak/>
        <w:t>This is an internal command that IGEMS use for testing different things.</w:t>
      </w:r>
    </w:p>
    <w:p w14:paraId="0566D35C" w14:textId="0E67D637" w:rsidR="00266935" w:rsidRPr="00D90E4F" w:rsidRDefault="00266935" w:rsidP="00674738">
      <w:pPr>
        <w:pStyle w:val="Rubrik3"/>
      </w:pPr>
      <w:r w:rsidRPr="00D90E4F">
        <w:t>Command line</w:t>
      </w:r>
      <w:bookmarkEnd w:id="787"/>
    </w:p>
    <w:p w14:paraId="54C722B3" w14:textId="5E910FFA" w:rsidR="00266935" w:rsidRPr="00D90E4F" w:rsidRDefault="00266935" w:rsidP="00266935">
      <w:r w:rsidRPr="00D90E4F">
        <w:t>When you are using a command that has different alternative</w:t>
      </w:r>
      <w:r w:rsidR="00674738">
        <w:t>s</w:t>
      </w:r>
      <w:r w:rsidRPr="00D90E4F">
        <w:t>, then the different options are given in the command line at the bottom of the screen.</w:t>
      </w:r>
    </w:p>
    <w:p w14:paraId="768B024B" w14:textId="77777777" w:rsidR="00266935" w:rsidRPr="00D90E4F" w:rsidRDefault="00266935" w:rsidP="00674738">
      <w:pPr>
        <w:pStyle w:val="Bild"/>
      </w:pPr>
      <w:r w:rsidRPr="00D90E4F">
        <w:rPr>
          <w:noProof/>
        </w:rPr>
        <w:drawing>
          <wp:inline distT="0" distB="0" distL="0" distR="0" wp14:anchorId="27CFEFCD" wp14:editId="6F2F526D">
            <wp:extent cx="4867200" cy="576000"/>
            <wp:effectExtent l="0" t="0" r="0" b="0"/>
            <wp:docPr id="87" name="Bildobjekt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3D-5X-commandline.png"/>
                    <pic:cNvPicPr/>
                  </pic:nvPicPr>
                  <pic:blipFill>
                    <a:blip r:embed="rId790">
                      <a:extLst>
                        <a:ext uri="{28A0092B-C50C-407E-A947-70E740481C1C}">
                          <a14:useLocalDpi xmlns:a14="http://schemas.microsoft.com/office/drawing/2010/main" val="0"/>
                        </a:ext>
                      </a:extLst>
                    </a:blip>
                    <a:stretch>
                      <a:fillRect/>
                    </a:stretch>
                  </pic:blipFill>
                  <pic:spPr>
                    <a:xfrm>
                      <a:off x="0" y="0"/>
                      <a:ext cx="4867200" cy="576000"/>
                    </a:xfrm>
                    <a:prstGeom prst="rect">
                      <a:avLst/>
                    </a:prstGeom>
                  </pic:spPr>
                </pic:pic>
              </a:graphicData>
            </a:graphic>
          </wp:inline>
        </w:drawing>
      </w:r>
    </w:p>
    <w:p w14:paraId="3BE99BEC" w14:textId="10721ECA" w:rsidR="00266935" w:rsidRPr="00D90E4F" w:rsidRDefault="00266935" w:rsidP="00266935">
      <w:r w:rsidRPr="00D90E4F">
        <w:t>You can click</w:t>
      </w:r>
      <w:r w:rsidR="00674738">
        <w:t xml:space="preserve"> on the different options or type the Shortkey (First letter).</w:t>
      </w:r>
    </w:p>
    <w:p w14:paraId="0C0F9171" w14:textId="6DB13D24" w:rsidR="00266935" w:rsidRPr="00D90E4F" w:rsidRDefault="00266935" w:rsidP="00266935">
      <w:pPr>
        <w:pStyle w:val="Rubrik2"/>
      </w:pPr>
      <w:bookmarkStart w:id="798" w:name="_Toc129002828"/>
      <w:bookmarkStart w:id="799" w:name="_Toc229474889"/>
      <w:r>
        <w:t>Display o</w:t>
      </w:r>
      <w:r w:rsidRPr="00D90E4F">
        <w:t>ptions</w:t>
      </w:r>
      <w:bookmarkEnd w:id="798"/>
      <w:bookmarkEnd w:id="799"/>
    </w:p>
    <w:p w14:paraId="4C4B5452" w14:textId="77777777" w:rsidR="00266935" w:rsidRPr="00D90E4F" w:rsidRDefault="00266935" w:rsidP="00266935">
      <w:r w:rsidRPr="00D90E4F">
        <w:t>At lower right corner of the screen, you can click on the "Option" button. This will show you a list of different options that can be used transparently in other commands.</w:t>
      </w:r>
    </w:p>
    <w:p w14:paraId="00EEB771" w14:textId="66A5EDDB" w:rsidR="00266935" w:rsidRPr="00D90E4F" w:rsidRDefault="00674738" w:rsidP="00674738">
      <w:pPr>
        <w:pStyle w:val="Bild"/>
      </w:pPr>
      <w:r>
        <w:t xml:space="preserve"> </w:t>
      </w:r>
      <w:r w:rsidRPr="00674738">
        <w:rPr>
          <w:noProof/>
        </w:rPr>
        <w:drawing>
          <wp:inline distT="0" distB="0" distL="0" distR="0" wp14:anchorId="58319769" wp14:editId="422D7418">
            <wp:extent cx="2134800" cy="4597200"/>
            <wp:effectExtent l="0" t="0" r="0" b="0"/>
            <wp:docPr id="1318345280" name="Bildobjekt 1" descr="En bild som visar text, elektronik, skärmbild,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45280" name="Bildobjekt 1" descr="En bild som visar text, elektronik, skärmbild, programvara&#10;&#10;Automatiskt genererad beskrivning"/>
                    <pic:cNvPicPr/>
                  </pic:nvPicPr>
                  <pic:blipFill>
                    <a:blip r:embed="rId791"/>
                    <a:stretch>
                      <a:fillRect/>
                    </a:stretch>
                  </pic:blipFill>
                  <pic:spPr>
                    <a:xfrm>
                      <a:off x="0" y="0"/>
                      <a:ext cx="2134800" cy="4597200"/>
                    </a:xfrm>
                    <a:prstGeom prst="rect">
                      <a:avLst/>
                    </a:prstGeom>
                  </pic:spPr>
                </pic:pic>
              </a:graphicData>
            </a:graphic>
          </wp:inline>
        </w:drawing>
      </w:r>
    </w:p>
    <w:p w14:paraId="01998F9D" w14:textId="359843A0" w:rsidR="00674738" w:rsidRDefault="00674738" w:rsidP="00790912">
      <w:pPr>
        <w:pStyle w:val="Rubrik5"/>
      </w:pPr>
      <w:bookmarkStart w:id="800" w:name="_Transparent_(Shift+Z)"/>
      <w:bookmarkStart w:id="801" w:name="_Toc434301390"/>
      <w:bookmarkStart w:id="802" w:name="_Toc444448632"/>
      <w:bookmarkStart w:id="803" w:name="_Toc129002829"/>
      <w:bookmarkEnd w:id="800"/>
      <w:r>
        <w:t>Flat mode</w:t>
      </w:r>
    </w:p>
    <w:p w14:paraId="50C13B72" w14:textId="50EE81FE" w:rsidR="00674738" w:rsidRDefault="00245F1D" w:rsidP="00245F1D">
      <w:pPr>
        <w:pStyle w:val="Bild"/>
      </w:pPr>
      <w:r w:rsidRPr="00245F1D">
        <w:rPr>
          <w:noProof/>
        </w:rPr>
        <w:drawing>
          <wp:inline distT="0" distB="0" distL="0" distR="0" wp14:anchorId="68FDCC35" wp14:editId="709C130F">
            <wp:extent cx="1821600" cy="489600"/>
            <wp:effectExtent l="0" t="0" r="7620" b="5715"/>
            <wp:docPr id="2112582014" name="Bildobjekt 1" descr="En bild som visar text, Teckensnitt, linje, Electric blu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82014" name="Bildobjekt 1" descr="En bild som visar text, Teckensnitt, linje, Electric blue&#10;&#10;Automatiskt genererad beskrivning"/>
                    <pic:cNvPicPr/>
                  </pic:nvPicPr>
                  <pic:blipFill>
                    <a:blip r:embed="rId792"/>
                    <a:stretch>
                      <a:fillRect/>
                    </a:stretch>
                  </pic:blipFill>
                  <pic:spPr>
                    <a:xfrm>
                      <a:off x="0" y="0"/>
                      <a:ext cx="1821600" cy="489600"/>
                    </a:xfrm>
                    <a:prstGeom prst="rect">
                      <a:avLst/>
                    </a:prstGeom>
                  </pic:spPr>
                </pic:pic>
              </a:graphicData>
            </a:graphic>
          </wp:inline>
        </w:drawing>
      </w:r>
    </w:p>
    <w:p w14:paraId="3DAB747E" w14:textId="4F95EED0" w:rsidR="00245F1D" w:rsidRPr="00245F1D" w:rsidRDefault="00245F1D" w:rsidP="00245F1D">
      <w:r>
        <w:t>The Flat mode is activated if you have a machine that can't handle Z-coordinates. When the Flat mode is activated then it's not possible to use commands that moves the jet in Z.</w:t>
      </w:r>
    </w:p>
    <w:p w14:paraId="5D204E37" w14:textId="1E5D6FDF" w:rsidR="00266935" w:rsidRDefault="00266935" w:rsidP="00790912">
      <w:pPr>
        <w:pStyle w:val="Rubrik5"/>
      </w:pPr>
      <w:r w:rsidRPr="00D90E4F">
        <w:t>Transparent</w:t>
      </w:r>
      <w:bookmarkEnd w:id="801"/>
      <w:bookmarkEnd w:id="802"/>
      <w:r w:rsidRPr="00D90E4F">
        <w:t xml:space="preserve"> (Shift+Z)</w:t>
      </w:r>
      <w:bookmarkEnd w:id="803"/>
    </w:p>
    <w:p w14:paraId="6D46AB09" w14:textId="00BB98F7" w:rsidR="00245F1D" w:rsidRPr="00245F1D" w:rsidRDefault="00245F1D" w:rsidP="00245F1D">
      <w:pPr>
        <w:pStyle w:val="Bild"/>
      </w:pPr>
      <w:r w:rsidRPr="00245F1D">
        <w:rPr>
          <w:noProof/>
        </w:rPr>
        <w:drawing>
          <wp:inline distT="0" distB="0" distL="0" distR="0" wp14:anchorId="37E7F640" wp14:editId="56AFE490">
            <wp:extent cx="1882800" cy="640800"/>
            <wp:effectExtent l="0" t="0" r="3175" b="6985"/>
            <wp:docPr id="517216355" name="Bildobjekt 1" descr="En bild som visar text, Teckensnitt, linje,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16355" name="Bildobjekt 1" descr="En bild som visar text, Teckensnitt, linje, Rektangel&#10;&#10;Automatiskt genererad beskrivning"/>
                    <pic:cNvPicPr/>
                  </pic:nvPicPr>
                  <pic:blipFill>
                    <a:blip r:embed="rId793"/>
                    <a:stretch>
                      <a:fillRect/>
                    </a:stretch>
                  </pic:blipFill>
                  <pic:spPr>
                    <a:xfrm>
                      <a:off x="0" y="0"/>
                      <a:ext cx="1882800" cy="640800"/>
                    </a:xfrm>
                    <a:prstGeom prst="rect">
                      <a:avLst/>
                    </a:prstGeom>
                  </pic:spPr>
                </pic:pic>
              </a:graphicData>
            </a:graphic>
          </wp:inline>
        </w:drawing>
      </w:r>
    </w:p>
    <w:p w14:paraId="3B656FFE" w14:textId="47810B32" w:rsidR="00266935" w:rsidRDefault="00266935" w:rsidP="00266935">
      <w:r w:rsidRPr="00D90E4F">
        <w:lastRenderedPageBreak/>
        <w:t>In some cases, it’s easier to show a transparent view of the part. Click on this button if you want to turn the transparency on or off. In some cases, 3D-5X will automatically shift between those modes. You can also hold down the Shift key and press Z to toggle between transparent and non-transparent mode.</w:t>
      </w:r>
      <w:r w:rsidR="00245F1D">
        <w:t xml:space="preserve"> You can control the level of transparent in the </w:t>
      </w:r>
      <w:hyperlink w:anchor="_Transparency" w:history="1">
        <w:r w:rsidR="00245F1D" w:rsidRPr="00245F1D">
          <w:rPr>
            <w:rStyle w:val="Hyperlnk"/>
          </w:rPr>
          <w:t>Preferences</w:t>
        </w:r>
      </w:hyperlink>
      <w:r w:rsidR="00245F1D">
        <w:t>.</w:t>
      </w:r>
    </w:p>
    <w:p w14:paraId="1BE95179" w14:textId="251CFE84" w:rsidR="00245F1D" w:rsidRDefault="00245F1D" w:rsidP="00245F1D">
      <w:pPr>
        <w:pStyle w:val="Rubrik5"/>
      </w:pPr>
      <w:bookmarkStart w:id="804" w:name="_Display_accuracy"/>
      <w:bookmarkEnd w:id="804"/>
      <w:r>
        <w:t>Display accuracy</w:t>
      </w:r>
    </w:p>
    <w:p w14:paraId="6AAF958B" w14:textId="0D7B7FF0" w:rsidR="00245F1D" w:rsidRDefault="00245F1D" w:rsidP="00245F1D">
      <w:pPr>
        <w:pStyle w:val="Bild"/>
      </w:pPr>
      <w:r w:rsidRPr="00245F1D">
        <w:rPr>
          <w:noProof/>
        </w:rPr>
        <w:drawing>
          <wp:inline distT="0" distB="0" distL="0" distR="0" wp14:anchorId="55E7C98B" wp14:editId="4139C402">
            <wp:extent cx="1749600" cy="745200"/>
            <wp:effectExtent l="0" t="0" r="3175" b="0"/>
            <wp:docPr id="2132998465" name="Bildobjekt 1" descr="En bild som visar text, Teckensnitt, linje,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98465" name="Bildobjekt 1" descr="En bild som visar text, Teckensnitt, linje, skärmbild&#10;&#10;Automatiskt genererad beskrivning"/>
                    <pic:cNvPicPr/>
                  </pic:nvPicPr>
                  <pic:blipFill>
                    <a:blip r:embed="rId794"/>
                    <a:stretch>
                      <a:fillRect/>
                    </a:stretch>
                  </pic:blipFill>
                  <pic:spPr>
                    <a:xfrm>
                      <a:off x="0" y="0"/>
                      <a:ext cx="1749600" cy="745200"/>
                    </a:xfrm>
                    <a:prstGeom prst="rect">
                      <a:avLst/>
                    </a:prstGeom>
                  </pic:spPr>
                </pic:pic>
              </a:graphicData>
            </a:graphic>
          </wp:inline>
        </w:drawing>
      </w:r>
    </w:p>
    <w:p w14:paraId="5E01BB03" w14:textId="159B2B68" w:rsidR="00245F1D" w:rsidRPr="00245F1D" w:rsidRDefault="00245F1D" w:rsidP="00245F1D">
      <w:r>
        <w:t xml:space="preserve">The display accuracy controls the rendering accuracy. You can read more about this </w:t>
      </w:r>
      <w:hyperlink w:anchor="_Display_tolerance" w:history="1">
        <w:r w:rsidRPr="00245F1D">
          <w:rPr>
            <w:rStyle w:val="Hyperlnk"/>
          </w:rPr>
          <w:t>here.</w:t>
        </w:r>
      </w:hyperlink>
    </w:p>
    <w:p w14:paraId="3D863F36" w14:textId="77777777" w:rsidR="00266935" w:rsidRDefault="00266935" w:rsidP="00245F1D">
      <w:pPr>
        <w:pStyle w:val="Rubrik5"/>
      </w:pPr>
      <w:bookmarkStart w:id="805" w:name="_Toc129002830"/>
      <w:r w:rsidRPr="00D90E4F">
        <w:t>Save view (Shift+F2)</w:t>
      </w:r>
      <w:bookmarkEnd w:id="805"/>
    </w:p>
    <w:p w14:paraId="04AC47CA" w14:textId="020CC1AC" w:rsidR="00245F1D" w:rsidRPr="00245F1D" w:rsidRDefault="00245F1D" w:rsidP="00245F1D">
      <w:pPr>
        <w:pStyle w:val="Bild"/>
      </w:pPr>
      <w:r w:rsidRPr="00245F1D">
        <w:rPr>
          <w:noProof/>
        </w:rPr>
        <w:drawing>
          <wp:inline distT="0" distB="0" distL="0" distR="0" wp14:anchorId="3E6E9636" wp14:editId="3B2534DB">
            <wp:extent cx="1846800" cy="694800"/>
            <wp:effectExtent l="0" t="0" r="1270" b="0"/>
            <wp:docPr id="575004888" name="Bildobjekt 1" descr="En bild som visar text, skärmbild,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04888" name="Bildobjekt 1" descr="En bild som visar text, skärmbild, Teckensnitt&#10;&#10;Automatiskt genererad beskrivning"/>
                    <pic:cNvPicPr/>
                  </pic:nvPicPr>
                  <pic:blipFill>
                    <a:blip r:embed="rId795"/>
                    <a:stretch>
                      <a:fillRect/>
                    </a:stretch>
                  </pic:blipFill>
                  <pic:spPr>
                    <a:xfrm>
                      <a:off x="0" y="0"/>
                      <a:ext cx="1846800" cy="694800"/>
                    </a:xfrm>
                    <a:prstGeom prst="rect">
                      <a:avLst/>
                    </a:prstGeom>
                  </pic:spPr>
                </pic:pic>
              </a:graphicData>
            </a:graphic>
          </wp:inline>
        </w:drawing>
      </w:r>
    </w:p>
    <w:p w14:paraId="6233CF96" w14:textId="77777777" w:rsidR="00266935" w:rsidRPr="00D90E4F" w:rsidRDefault="00266935" w:rsidP="00266935">
      <w:r w:rsidRPr="00D90E4F">
        <w:t>This will save the actual zoom, pan and camera angle in the drawing. If you want to restore the same view just press F2.</w:t>
      </w:r>
    </w:p>
    <w:p w14:paraId="78AF8694" w14:textId="77777777" w:rsidR="00266935" w:rsidRDefault="00266935" w:rsidP="00790912">
      <w:pPr>
        <w:pStyle w:val="Rubrik5"/>
      </w:pPr>
      <w:bookmarkStart w:id="806" w:name="_Toc129002831"/>
      <w:r w:rsidRPr="00D90E4F">
        <w:t>Restore view (F2)</w:t>
      </w:r>
      <w:bookmarkEnd w:id="806"/>
    </w:p>
    <w:p w14:paraId="1E42B3C4" w14:textId="22F89B0E" w:rsidR="00245F1D" w:rsidRPr="00245F1D" w:rsidRDefault="00C14BB1" w:rsidP="00C14BB1">
      <w:pPr>
        <w:pStyle w:val="Bild"/>
      </w:pPr>
      <w:r w:rsidRPr="00C14BB1">
        <w:rPr>
          <w:noProof/>
        </w:rPr>
        <w:drawing>
          <wp:inline distT="0" distB="0" distL="0" distR="0" wp14:anchorId="36612168" wp14:editId="011D5C4C">
            <wp:extent cx="1800000" cy="702000"/>
            <wp:effectExtent l="0" t="0" r="0" b="3175"/>
            <wp:docPr id="1930084114"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84114" name="Bildobjekt 1" descr="En bild som visar text, skärmbild, Teckensnitt, linje&#10;&#10;Automatiskt genererad beskrivning"/>
                    <pic:cNvPicPr/>
                  </pic:nvPicPr>
                  <pic:blipFill>
                    <a:blip r:embed="rId796"/>
                    <a:stretch>
                      <a:fillRect/>
                    </a:stretch>
                  </pic:blipFill>
                  <pic:spPr>
                    <a:xfrm>
                      <a:off x="0" y="0"/>
                      <a:ext cx="1800000" cy="702000"/>
                    </a:xfrm>
                    <a:prstGeom prst="rect">
                      <a:avLst/>
                    </a:prstGeom>
                  </pic:spPr>
                </pic:pic>
              </a:graphicData>
            </a:graphic>
          </wp:inline>
        </w:drawing>
      </w:r>
    </w:p>
    <w:p w14:paraId="00CADAD9" w14:textId="77777777" w:rsidR="00266935" w:rsidRPr="00D90E4F" w:rsidRDefault="00266935" w:rsidP="00266935">
      <w:r w:rsidRPr="00D90E4F">
        <w:t>This will restore the view that you have specified by the "Save view" option.</w:t>
      </w:r>
    </w:p>
    <w:p w14:paraId="013A6CB6" w14:textId="77777777" w:rsidR="00266935" w:rsidRDefault="00266935" w:rsidP="00790912">
      <w:pPr>
        <w:pStyle w:val="Rubrik5"/>
      </w:pPr>
      <w:bookmarkStart w:id="807" w:name="_Toc129002832"/>
      <w:r w:rsidRPr="00D90E4F">
        <w:t>Closest view (F3)</w:t>
      </w:r>
      <w:bookmarkEnd w:id="807"/>
    </w:p>
    <w:p w14:paraId="5FF11CDF" w14:textId="6D02FF9D" w:rsidR="00C14BB1" w:rsidRPr="00C14BB1" w:rsidRDefault="00C14BB1" w:rsidP="00C14BB1">
      <w:pPr>
        <w:pStyle w:val="Bild"/>
      </w:pPr>
      <w:r w:rsidRPr="00C14BB1">
        <w:rPr>
          <w:noProof/>
        </w:rPr>
        <w:drawing>
          <wp:inline distT="0" distB="0" distL="0" distR="0" wp14:anchorId="27151F99" wp14:editId="55042C04">
            <wp:extent cx="1771200" cy="608400"/>
            <wp:effectExtent l="0" t="0" r="635" b="1270"/>
            <wp:docPr id="2022855101" name="Bildobjekt 1" descr="En bild som visar text, Teckensnitt, linje, Electric blu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55101" name="Bildobjekt 1" descr="En bild som visar text, Teckensnitt, linje, Electric blue&#10;&#10;Automatiskt genererad beskrivning"/>
                    <pic:cNvPicPr/>
                  </pic:nvPicPr>
                  <pic:blipFill>
                    <a:blip r:embed="rId797"/>
                    <a:stretch>
                      <a:fillRect/>
                    </a:stretch>
                  </pic:blipFill>
                  <pic:spPr>
                    <a:xfrm>
                      <a:off x="0" y="0"/>
                      <a:ext cx="1771200" cy="608400"/>
                    </a:xfrm>
                    <a:prstGeom prst="rect">
                      <a:avLst/>
                    </a:prstGeom>
                  </pic:spPr>
                </pic:pic>
              </a:graphicData>
            </a:graphic>
          </wp:inline>
        </w:drawing>
      </w:r>
    </w:p>
    <w:p w14:paraId="3969263C" w14:textId="77777777" w:rsidR="00266935" w:rsidRPr="00D90E4F" w:rsidRDefault="00266935" w:rsidP="00266935">
      <w:r w:rsidRPr="00D90E4F">
        <w:t>This option will change the camera angle to the closest available side of the cube. It means Top, Front, Right, Back, Left or Bottom.</w:t>
      </w:r>
    </w:p>
    <w:p w14:paraId="11EC9FE8" w14:textId="77777777" w:rsidR="00266935" w:rsidRDefault="00266935" w:rsidP="00790912">
      <w:pPr>
        <w:pStyle w:val="Rubrik5"/>
      </w:pPr>
      <w:bookmarkStart w:id="808" w:name="_Toc129002833"/>
      <w:r w:rsidRPr="00D90E4F">
        <w:t>Sketch view (F4)</w:t>
      </w:r>
      <w:bookmarkEnd w:id="808"/>
    </w:p>
    <w:p w14:paraId="26299329" w14:textId="4B141097" w:rsidR="00C14BB1" w:rsidRPr="00C14BB1" w:rsidRDefault="00C14BB1" w:rsidP="00C14BB1">
      <w:pPr>
        <w:pStyle w:val="Bild"/>
      </w:pPr>
      <w:r w:rsidRPr="00C14BB1">
        <w:rPr>
          <w:noProof/>
        </w:rPr>
        <w:drawing>
          <wp:inline distT="0" distB="0" distL="0" distR="0" wp14:anchorId="5BCD46A6" wp14:editId="08655166">
            <wp:extent cx="1839600" cy="547200"/>
            <wp:effectExtent l="0" t="0" r="0" b="5715"/>
            <wp:docPr id="1959673688"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73688" name="Bildobjekt 1" descr="En bild som visar text, skärmbild, Teckensnitt, linje&#10;&#10;Automatiskt genererad beskrivning"/>
                    <pic:cNvPicPr/>
                  </pic:nvPicPr>
                  <pic:blipFill>
                    <a:blip r:embed="rId798"/>
                    <a:stretch>
                      <a:fillRect/>
                    </a:stretch>
                  </pic:blipFill>
                  <pic:spPr>
                    <a:xfrm>
                      <a:off x="0" y="0"/>
                      <a:ext cx="1839600" cy="547200"/>
                    </a:xfrm>
                    <a:prstGeom prst="rect">
                      <a:avLst/>
                    </a:prstGeom>
                  </pic:spPr>
                </pic:pic>
              </a:graphicData>
            </a:graphic>
          </wp:inline>
        </w:drawing>
      </w:r>
    </w:p>
    <w:p w14:paraId="3DBF32D1" w14:textId="77777777" w:rsidR="00266935" w:rsidRPr="00D90E4F" w:rsidRDefault="00266935" w:rsidP="00266935">
      <w:r w:rsidRPr="00D90E4F">
        <w:t>This option is only available if you have a sketch view activated. In that case the camera angle will be set to normal to the sketch plane.</w:t>
      </w:r>
    </w:p>
    <w:p w14:paraId="6B0D43DB" w14:textId="77777777" w:rsidR="00266935" w:rsidRDefault="00266935" w:rsidP="00790912">
      <w:pPr>
        <w:pStyle w:val="Rubrik5"/>
      </w:pPr>
      <w:bookmarkStart w:id="809" w:name="_Toc129002834"/>
      <w:r w:rsidRPr="00D90E4F">
        <w:t>Model visible (F5)</w:t>
      </w:r>
      <w:bookmarkEnd w:id="809"/>
    </w:p>
    <w:p w14:paraId="26117D05" w14:textId="0CA3F697" w:rsidR="00C14BB1" w:rsidRPr="00C14BB1" w:rsidRDefault="00C14BB1" w:rsidP="00C14BB1">
      <w:pPr>
        <w:pStyle w:val="Bild"/>
      </w:pPr>
      <w:r w:rsidRPr="00C14BB1">
        <w:rPr>
          <w:noProof/>
        </w:rPr>
        <w:drawing>
          <wp:inline distT="0" distB="0" distL="0" distR="0" wp14:anchorId="0937C7FD" wp14:editId="03245C91">
            <wp:extent cx="1782000" cy="586800"/>
            <wp:effectExtent l="0" t="0" r="8890" b="3810"/>
            <wp:docPr id="1255534341" name="Bildobjekt 1" descr="En bild som visar text, Teckensnitt, linje, Electric blu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34341" name="Bildobjekt 1" descr="En bild som visar text, Teckensnitt, linje, Electric blue&#10;&#10;Automatiskt genererad beskrivning"/>
                    <pic:cNvPicPr/>
                  </pic:nvPicPr>
                  <pic:blipFill>
                    <a:blip r:embed="rId799"/>
                    <a:stretch>
                      <a:fillRect/>
                    </a:stretch>
                  </pic:blipFill>
                  <pic:spPr>
                    <a:xfrm>
                      <a:off x="0" y="0"/>
                      <a:ext cx="1782000" cy="586800"/>
                    </a:xfrm>
                    <a:prstGeom prst="rect">
                      <a:avLst/>
                    </a:prstGeom>
                  </pic:spPr>
                </pic:pic>
              </a:graphicData>
            </a:graphic>
          </wp:inline>
        </w:drawing>
      </w:r>
    </w:p>
    <w:p w14:paraId="76F110C8" w14:textId="77777777" w:rsidR="00266935" w:rsidRPr="00D90E4F" w:rsidRDefault="00266935" w:rsidP="00266935">
      <w:r w:rsidRPr="00D90E4F">
        <w:t>By this option, you can toggle between show model and hide model. It may sometimes be helpful to turn the model off when you inspect a toolpath.</w:t>
      </w:r>
    </w:p>
    <w:p w14:paraId="191DBBF9" w14:textId="77777777" w:rsidR="00266935" w:rsidRDefault="00266935" w:rsidP="00790912">
      <w:pPr>
        <w:pStyle w:val="Rubrik5"/>
      </w:pPr>
      <w:bookmarkStart w:id="810" w:name="_Toc129002835"/>
      <w:r w:rsidRPr="00D90E4F">
        <w:t>Toolpath visible (F6)</w:t>
      </w:r>
      <w:bookmarkEnd w:id="810"/>
    </w:p>
    <w:p w14:paraId="4C73F757" w14:textId="3121FF8F" w:rsidR="00C14BB1" w:rsidRPr="00C14BB1" w:rsidRDefault="00C14BB1" w:rsidP="00C14BB1">
      <w:pPr>
        <w:pStyle w:val="Bild"/>
      </w:pPr>
      <w:r w:rsidRPr="00C14BB1">
        <w:rPr>
          <w:noProof/>
        </w:rPr>
        <w:drawing>
          <wp:inline distT="0" distB="0" distL="0" distR="0" wp14:anchorId="0055D61D" wp14:editId="5F5D6DB5">
            <wp:extent cx="1756800" cy="619200"/>
            <wp:effectExtent l="0" t="0" r="0" b="0"/>
            <wp:docPr id="562446277" name="Bildobjekt 1" descr="En bild som visar text, Teckensnitt, linje,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46277" name="Bildobjekt 1" descr="En bild som visar text, Teckensnitt, linje, skärmbild&#10;&#10;Automatiskt genererad beskrivning"/>
                    <pic:cNvPicPr/>
                  </pic:nvPicPr>
                  <pic:blipFill>
                    <a:blip r:embed="rId800"/>
                    <a:stretch>
                      <a:fillRect/>
                    </a:stretch>
                  </pic:blipFill>
                  <pic:spPr>
                    <a:xfrm>
                      <a:off x="0" y="0"/>
                      <a:ext cx="1756800" cy="619200"/>
                    </a:xfrm>
                    <a:prstGeom prst="rect">
                      <a:avLst/>
                    </a:prstGeom>
                  </pic:spPr>
                </pic:pic>
              </a:graphicData>
            </a:graphic>
          </wp:inline>
        </w:drawing>
      </w:r>
    </w:p>
    <w:p w14:paraId="24C107EA" w14:textId="4120D313" w:rsidR="00266935" w:rsidRPr="00D90E4F" w:rsidRDefault="00266935" w:rsidP="00266935">
      <w:r w:rsidRPr="00D90E4F">
        <w:lastRenderedPageBreak/>
        <w:t xml:space="preserve">If you have many </w:t>
      </w:r>
      <w:r w:rsidR="00C14BB1" w:rsidRPr="00D90E4F">
        <w:t>toolpaths,</w:t>
      </w:r>
      <w:r w:rsidRPr="00D90E4F">
        <w:t xml:space="preserve"> you can hide or show them by using this option. It can sometimes be helpful to hide them if you want to inspect the model.</w:t>
      </w:r>
    </w:p>
    <w:p w14:paraId="1C59684A" w14:textId="77777777" w:rsidR="00266935" w:rsidRDefault="00266935" w:rsidP="00790912">
      <w:pPr>
        <w:pStyle w:val="Rubrik5"/>
      </w:pPr>
      <w:bookmarkStart w:id="811" w:name="_Toc129002836"/>
      <w:r w:rsidRPr="00D90E4F">
        <w:t>Curves visible (F7)</w:t>
      </w:r>
      <w:bookmarkEnd w:id="811"/>
    </w:p>
    <w:p w14:paraId="174CC981" w14:textId="4FF4DFA0" w:rsidR="00C14BB1" w:rsidRPr="00C14BB1" w:rsidRDefault="00C14BB1" w:rsidP="00C14BB1">
      <w:pPr>
        <w:pStyle w:val="Bild"/>
      </w:pPr>
      <w:r w:rsidRPr="00C14BB1">
        <w:rPr>
          <w:noProof/>
        </w:rPr>
        <w:drawing>
          <wp:inline distT="0" distB="0" distL="0" distR="0" wp14:anchorId="0033EDE5" wp14:editId="52308D74">
            <wp:extent cx="1767600" cy="532800"/>
            <wp:effectExtent l="0" t="0" r="4445" b="635"/>
            <wp:docPr id="1917342372"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42372" name="Bildobjekt 1" descr="En bild som visar text, skärmbild, Teckensnitt, linje&#10;&#10;Automatiskt genererad beskrivning"/>
                    <pic:cNvPicPr/>
                  </pic:nvPicPr>
                  <pic:blipFill>
                    <a:blip r:embed="rId801"/>
                    <a:stretch>
                      <a:fillRect/>
                    </a:stretch>
                  </pic:blipFill>
                  <pic:spPr>
                    <a:xfrm>
                      <a:off x="0" y="0"/>
                      <a:ext cx="1767600" cy="532800"/>
                    </a:xfrm>
                    <a:prstGeom prst="rect">
                      <a:avLst/>
                    </a:prstGeom>
                  </pic:spPr>
                </pic:pic>
              </a:graphicData>
            </a:graphic>
          </wp:inline>
        </w:drawing>
      </w:r>
    </w:p>
    <w:p w14:paraId="2D028EEA" w14:textId="77777777" w:rsidR="00266935" w:rsidRPr="00D90E4F" w:rsidRDefault="00266935" w:rsidP="00266935">
      <w:r w:rsidRPr="00D90E4F">
        <w:t>In the same way as you can turn the visibility on and off for models and toolpath you can also do this for curves.</w:t>
      </w:r>
    </w:p>
    <w:p w14:paraId="56316B0B" w14:textId="77777777" w:rsidR="00266935" w:rsidRDefault="00266935" w:rsidP="00790912">
      <w:pPr>
        <w:pStyle w:val="Rubrik5"/>
      </w:pPr>
      <w:bookmarkStart w:id="812" w:name="_Toc129002837"/>
      <w:r w:rsidRPr="00D90E4F">
        <w:t>Grid visible</w:t>
      </w:r>
      <w:bookmarkEnd w:id="812"/>
    </w:p>
    <w:p w14:paraId="72463B24" w14:textId="562BF5FA" w:rsidR="00C14BB1" w:rsidRPr="00C14BB1" w:rsidRDefault="00C14BB1" w:rsidP="00C14BB1">
      <w:pPr>
        <w:pStyle w:val="Bild"/>
      </w:pPr>
      <w:r w:rsidRPr="00C14BB1">
        <w:rPr>
          <w:noProof/>
        </w:rPr>
        <w:drawing>
          <wp:inline distT="0" distB="0" distL="0" distR="0" wp14:anchorId="6F886BA8" wp14:editId="3BB35318">
            <wp:extent cx="1789200" cy="540000"/>
            <wp:effectExtent l="0" t="0" r="1905" b="0"/>
            <wp:docPr id="1051640899" name="Bildobjekt 1" descr="En bild som visar text, Teckensnitt, linje, Electric blu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40899" name="Bildobjekt 1" descr="En bild som visar text, Teckensnitt, linje, Electric blue&#10;&#10;Automatiskt genererad beskrivning"/>
                    <pic:cNvPicPr/>
                  </pic:nvPicPr>
                  <pic:blipFill>
                    <a:blip r:embed="rId802"/>
                    <a:stretch>
                      <a:fillRect/>
                    </a:stretch>
                  </pic:blipFill>
                  <pic:spPr>
                    <a:xfrm>
                      <a:off x="0" y="0"/>
                      <a:ext cx="1789200" cy="540000"/>
                    </a:xfrm>
                    <a:prstGeom prst="rect">
                      <a:avLst/>
                    </a:prstGeom>
                  </pic:spPr>
                </pic:pic>
              </a:graphicData>
            </a:graphic>
          </wp:inline>
        </w:drawing>
      </w:r>
    </w:p>
    <w:p w14:paraId="40E45C23" w14:textId="45843295" w:rsidR="00266935" w:rsidRPr="00D90E4F" w:rsidRDefault="00266935" w:rsidP="00266935">
      <w:r w:rsidRPr="00D90E4F">
        <w:t>By this option, you can turn the grid on and off. The grid always indicate the machine table or the bottom side of the material. Another option "</w:t>
      </w:r>
      <w:hyperlink w:anchor="_Table_visible" w:history="1">
        <w:r w:rsidRPr="00D90E4F">
          <w:rPr>
            <w:rStyle w:val="Hyperlnk"/>
          </w:rPr>
          <w:t>Table visible</w:t>
        </w:r>
      </w:hyperlink>
      <w:r w:rsidRPr="00D90E4F">
        <w:t>" shows a similar grid.</w:t>
      </w:r>
    </w:p>
    <w:p w14:paraId="13AF8E13" w14:textId="77777777" w:rsidR="00266935" w:rsidRDefault="00266935" w:rsidP="00790912">
      <w:pPr>
        <w:pStyle w:val="Rubrik5"/>
      </w:pPr>
      <w:bookmarkStart w:id="813" w:name="_Toc129002838"/>
      <w:r w:rsidRPr="00D90E4F">
        <w:t>Zero point visible</w:t>
      </w:r>
      <w:bookmarkEnd w:id="813"/>
    </w:p>
    <w:p w14:paraId="4F20D776" w14:textId="08FB1E41" w:rsidR="00C14BB1" w:rsidRPr="00C14BB1" w:rsidRDefault="00C14BB1" w:rsidP="00C14BB1">
      <w:r w:rsidRPr="00C14BB1">
        <w:rPr>
          <w:noProof/>
        </w:rPr>
        <w:drawing>
          <wp:inline distT="0" distB="0" distL="0" distR="0" wp14:anchorId="24C468A0" wp14:editId="7360B86A">
            <wp:extent cx="1778400" cy="579600"/>
            <wp:effectExtent l="0" t="0" r="0" b="0"/>
            <wp:docPr id="1902868212"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68212" name="Bildobjekt 1" descr="En bild som visar text, skärmbild, Teckensnitt, linje&#10;&#10;Automatiskt genererad beskrivning"/>
                    <pic:cNvPicPr/>
                  </pic:nvPicPr>
                  <pic:blipFill>
                    <a:blip r:embed="rId803"/>
                    <a:stretch>
                      <a:fillRect/>
                    </a:stretch>
                  </pic:blipFill>
                  <pic:spPr>
                    <a:xfrm>
                      <a:off x="0" y="0"/>
                      <a:ext cx="1778400" cy="579600"/>
                    </a:xfrm>
                    <a:prstGeom prst="rect">
                      <a:avLst/>
                    </a:prstGeom>
                  </pic:spPr>
                </pic:pic>
              </a:graphicData>
            </a:graphic>
          </wp:inline>
        </w:drawing>
      </w:r>
    </w:p>
    <w:p w14:paraId="50EA1CD5" w14:textId="77777777" w:rsidR="00266935" w:rsidRPr="00D90E4F" w:rsidRDefault="00266935" w:rsidP="00266935">
      <w:r w:rsidRPr="00D90E4F">
        <w:t>The zero point are as default on the coordinate 0,0,0. You can move the zero point by the "Zero-point" command. By this option, you show or hide the zero-point icon.</w:t>
      </w:r>
    </w:p>
    <w:p w14:paraId="4060FE7B" w14:textId="77777777" w:rsidR="00266935" w:rsidRDefault="00266935" w:rsidP="00790912">
      <w:pPr>
        <w:pStyle w:val="Rubrik5"/>
      </w:pPr>
      <w:bookmarkStart w:id="814" w:name="_Table_visible"/>
      <w:bookmarkStart w:id="815" w:name="_Toc129002839"/>
      <w:bookmarkEnd w:id="814"/>
      <w:r w:rsidRPr="00D90E4F">
        <w:t>Table visible</w:t>
      </w:r>
      <w:bookmarkEnd w:id="815"/>
    </w:p>
    <w:p w14:paraId="5E74DFD7" w14:textId="556B06B0" w:rsidR="00C14BB1" w:rsidRPr="00C14BB1" w:rsidRDefault="00C14BB1" w:rsidP="00C14BB1">
      <w:pPr>
        <w:pStyle w:val="Bild"/>
      </w:pPr>
      <w:r w:rsidRPr="00C14BB1">
        <w:rPr>
          <w:noProof/>
        </w:rPr>
        <w:drawing>
          <wp:inline distT="0" distB="0" distL="0" distR="0" wp14:anchorId="05EC830E" wp14:editId="1AD1D1BF">
            <wp:extent cx="1778400" cy="572400"/>
            <wp:effectExtent l="0" t="0" r="0" b="0"/>
            <wp:docPr id="701443475" name="Bildobjekt 1" descr="En bild som visar text, Teckensnitt, linje, Electric blu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43475" name="Bildobjekt 1" descr="En bild som visar text, Teckensnitt, linje, Electric blue&#10;&#10;Automatiskt genererad beskrivning"/>
                    <pic:cNvPicPr/>
                  </pic:nvPicPr>
                  <pic:blipFill>
                    <a:blip r:embed="rId804"/>
                    <a:stretch>
                      <a:fillRect/>
                    </a:stretch>
                  </pic:blipFill>
                  <pic:spPr>
                    <a:xfrm>
                      <a:off x="0" y="0"/>
                      <a:ext cx="1778400" cy="572400"/>
                    </a:xfrm>
                    <a:prstGeom prst="rect">
                      <a:avLst/>
                    </a:prstGeom>
                  </pic:spPr>
                </pic:pic>
              </a:graphicData>
            </a:graphic>
          </wp:inline>
        </w:drawing>
      </w:r>
    </w:p>
    <w:p w14:paraId="640F8C1F" w14:textId="2C9E8848" w:rsidR="00266935" w:rsidRDefault="00266935" w:rsidP="00266935">
      <w:r w:rsidRPr="00D90E4F">
        <w:t xml:space="preserve">If you activate this option, then the machine table will be visible as a purple rectangle. The size of the rectangle is the size that has been defined in the </w:t>
      </w:r>
      <w:hyperlink w:anchor="_Machine_orientation_on" w:history="1">
        <w:r w:rsidRPr="00D90E4F">
          <w:rPr>
            <w:rStyle w:val="Hyperlnk"/>
          </w:rPr>
          <w:t>machine settings</w:t>
        </w:r>
      </w:hyperlink>
      <w:r w:rsidRPr="00D90E4F">
        <w:t>.</w:t>
      </w:r>
    </w:p>
    <w:p w14:paraId="6475D025" w14:textId="00A0BC9D" w:rsidR="00C14BB1" w:rsidRDefault="00C14BB1" w:rsidP="00C14BB1">
      <w:pPr>
        <w:pStyle w:val="Rubrik5"/>
      </w:pPr>
      <w:r>
        <w:t>Fixture visible</w:t>
      </w:r>
    </w:p>
    <w:p w14:paraId="56A85893" w14:textId="2DA32A7F" w:rsidR="00C14BB1" w:rsidRDefault="007A6C7A" w:rsidP="00C14BB1">
      <w:pPr>
        <w:pStyle w:val="Bild"/>
      </w:pPr>
      <w:r w:rsidRPr="007A6C7A">
        <w:rPr>
          <w:noProof/>
        </w:rPr>
        <w:drawing>
          <wp:inline distT="0" distB="0" distL="0" distR="0" wp14:anchorId="67A217D6" wp14:editId="237531CD">
            <wp:extent cx="1767600" cy="648000"/>
            <wp:effectExtent l="0" t="0" r="4445" b="0"/>
            <wp:docPr id="1816601124" name="Bildobjekt 1" descr="En bild som visar text, Teckensnitt, linje, Electric blu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01124" name="Bildobjekt 1" descr="En bild som visar text, Teckensnitt, linje, Electric blue&#10;&#10;Automatiskt genererad beskrivning"/>
                    <pic:cNvPicPr/>
                  </pic:nvPicPr>
                  <pic:blipFill>
                    <a:blip r:embed="rId805"/>
                    <a:stretch>
                      <a:fillRect/>
                    </a:stretch>
                  </pic:blipFill>
                  <pic:spPr>
                    <a:xfrm>
                      <a:off x="0" y="0"/>
                      <a:ext cx="1767600" cy="648000"/>
                    </a:xfrm>
                    <a:prstGeom prst="rect">
                      <a:avLst/>
                    </a:prstGeom>
                  </pic:spPr>
                </pic:pic>
              </a:graphicData>
            </a:graphic>
          </wp:inline>
        </w:drawing>
      </w:r>
    </w:p>
    <w:p w14:paraId="0E5EB8DF" w14:textId="6361C19C" w:rsidR="00C14BB1" w:rsidRDefault="00C14BB1" w:rsidP="00C14BB1">
      <w:r>
        <w:t>If you have generated a support fixture, then this can be turned On/Off with this setting.</w:t>
      </w:r>
    </w:p>
    <w:p w14:paraId="060142BB" w14:textId="7AAFE2E4" w:rsidR="00C14BB1" w:rsidRDefault="00C14BB1" w:rsidP="00C14BB1">
      <w:pPr>
        <w:pStyle w:val="Rubrik5"/>
      </w:pPr>
      <w:r>
        <w:t>Mesh face selection</w:t>
      </w:r>
    </w:p>
    <w:p w14:paraId="08C5FCC5" w14:textId="0FC405F0" w:rsidR="00C14BB1" w:rsidRDefault="007A6C7A" w:rsidP="00C14BB1">
      <w:pPr>
        <w:pStyle w:val="Bild"/>
      </w:pPr>
      <w:r w:rsidRPr="007A6C7A">
        <w:rPr>
          <w:noProof/>
        </w:rPr>
        <w:drawing>
          <wp:inline distT="0" distB="0" distL="0" distR="0" wp14:anchorId="6E249357" wp14:editId="2B3DA115">
            <wp:extent cx="1792800" cy="478800"/>
            <wp:effectExtent l="0" t="0" r="0" b="0"/>
            <wp:docPr id="1610796368" name="Bildobjekt 1" descr="En bild som visar text, Teckensnitt, linje, vi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96368" name="Bildobjekt 1" descr="En bild som visar text, Teckensnitt, linje, vit&#10;&#10;Automatiskt genererad beskrivning"/>
                    <pic:cNvPicPr/>
                  </pic:nvPicPr>
                  <pic:blipFill>
                    <a:blip r:embed="rId806"/>
                    <a:stretch>
                      <a:fillRect/>
                    </a:stretch>
                  </pic:blipFill>
                  <pic:spPr>
                    <a:xfrm>
                      <a:off x="0" y="0"/>
                      <a:ext cx="1792800" cy="478800"/>
                    </a:xfrm>
                    <a:prstGeom prst="rect">
                      <a:avLst/>
                    </a:prstGeom>
                  </pic:spPr>
                </pic:pic>
              </a:graphicData>
            </a:graphic>
          </wp:inline>
        </w:drawing>
      </w:r>
    </w:p>
    <w:p w14:paraId="1844E5CA" w14:textId="55A5C9EC" w:rsidR="00C14BB1" w:rsidRPr="00C14BB1" w:rsidRDefault="00C14BB1" w:rsidP="00C14BB1">
      <w:r>
        <w:t>This option is important if you have a mesh model (tessellated file)</w:t>
      </w:r>
      <w:r w:rsidR="007A6C7A">
        <w:t>. If this activated, then you can select surfaces. It should normally not be activated since that will slow down the system.</w:t>
      </w:r>
    </w:p>
    <w:p w14:paraId="437F807D" w14:textId="77777777" w:rsidR="00266935" w:rsidRDefault="00266935" w:rsidP="00790912">
      <w:pPr>
        <w:pStyle w:val="Rubrik5"/>
      </w:pPr>
      <w:bookmarkStart w:id="816" w:name="_Toc129002840"/>
      <w:r w:rsidRPr="00D90E4F">
        <w:t>Ortho (F8)</w:t>
      </w:r>
      <w:bookmarkEnd w:id="816"/>
    </w:p>
    <w:p w14:paraId="074036BF" w14:textId="69427D0C" w:rsidR="00C14BB1" w:rsidRPr="00C14BB1" w:rsidRDefault="007A6C7A" w:rsidP="007A6C7A">
      <w:pPr>
        <w:pStyle w:val="Bild"/>
      </w:pPr>
      <w:r w:rsidRPr="007A6C7A">
        <w:rPr>
          <w:noProof/>
        </w:rPr>
        <w:drawing>
          <wp:inline distT="0" distB="0" distL="0" distR="0" wp14:anchorId="36C4175E" wp14:editId="080F6BF4">
            <wp:extent cx="1785600" cy="572400"/>
            <wp:effectExtent l="0" t="0" r="5715" b="0"/>
            <wp:docPr id="2077894714" name="Bildobjekt 1" descr="En bild som visar text, skärmbild, Teckensnitt, Electric blu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94714" name="Bildobjekt 1" descr="En bild som visar text, skärmbild, Teckensnitt, Electric blue&#10;&#10;Automatiskt genererad beskrivning"/>
                    <pic:cNvPicPr/>
                  </pic:nvPicPr>
                  <pic:blipFill>
                    <a:blip r:embed="rId807"/>
                    <a:stretch>
                      <a:fillRect/>
                    </a:stretch>
                  </pic:blipFill>
                  <pic:spPr>
                    <a:xfrm>
                      <a:off x="0" y="0"/>
                      <a:ext cx="1785600" cy="572400"/>
                    </a:xfrm>
                    <a:prstGeom prst="rect">
                      <a:avLst/>
                    </a:prstGeom>
                  </pic:spPr>
                </pic:pic>
              </a:graphicData>
            </a:graphic>
          </wp:inline>
        </w:drawing>
      </w:r>
    </w:p>
    <w:p w14:paraId="0D712596" w14:textId="77777777" w:rsidR="00266935" w:rsidRPr="00D90E4F" w:rsidRDefault="00266935" w:rsidP="00266935">
      <w:r w:rsidRPr="00D90E4F">
        <w:t>This option is useful when using the inbuilt CAD command. When it’s activated only 8 different angles can be picked. 0, 45, 90, 135, 180, 225, 270 and 315. It has similar functionality as the ortho in 2D.</w:t>
      </w:r>
    </w:p>
    <w:p w14:paraId="48BBADBB" w14:textId="77777777" w:rsidR="00266935" w:rsidRDefault="00266935" w:rsidP="00790912">
      <w:pPr>
        <w:pStyle w:val="Rubrik5"/>
      </w:pPr>
      <w:bookmarkStart w:id="817" w:name="_Toc129002841"/>
      <w:r w:rsidRPr="00D90E4F">
        <w:lastRenderedPageBreak/>
        <w:t>Object snap (F9)</w:t>
      </w:r>
      <w:bookmarkEnd w:id="817"/>
    </w:p>
    <w:p w14:paraId="7C2602BD" w14:textId="23D89A78" w:rsidR="007A6C7A" w:rsidRPr="007A6C7A" w:rsidRDefault="007A6C7A" w:rsidP="007A6C7A">
      <w:pPr>
        <w:pStyle w:val="Bild"/>
      </w:pPr>
      <w:r w:rsidRPr="007A6C7A">
        <w:rPr>
          <w:noProof/>
        </w:rPr>
        <w:drawing>
          <wp:inline distT="0" distB="0" distL="0" distR="0" wp14:anchorId="47AAB4C7" wp14:editId="7ABD8A96">
            <wp:extent cx="1825200" cy="669600"/>
            <wp:effectExtent l="0" t="0" r="3810" b="0"/>
            <wp:docPr id="623999811"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99811" name="Bildobjekt 1" descr="En bild som visar text, skärmbild, Teckensnitt, linje&#10;&#10;Automatiskt genererad beskrivning"/>
                    <pic:cNvPicPr/>
                  </pic:nvPicPr>
                  <pic:blipFill>
                    <a:blip r:embed="rId808"/>
                    <a:stretch>
                      <a:fillRect/>
                    </a:stretch>
                  </pic:blipFill>
                  <pic:spPr>
                    <a:xfrm>
                      <a:off x="0" y="0"/>
                      <a:ext cx="1825200" cy="669600"/>
                    </a:xfrm>
                    <a:prstGeom prst="rect">
                      <a:avLst/>
                    </a:prstGeom>
                  </pic:spPr>
                </pic:pic>
              </a:graphicData>
            </a:graphic>
          </wp:inline>
        </w:drawing>
      </w:r>
    </w:p>
    <w:p w14:paraId="6304A849" w14:textId="77777777" w:rsidR="00266935" w:rsidRPr="00D90E4F" w:rsidRDefault="00266935" w:rsidP="00266935">
      <w:r w:rsidRPr="00D90E4F">
        <w:t>If you click on this option, then following dialog is shown.</w:t>
      </w:r>
    </w:p>
    <w:p w14:paraId="44B8F20E" w14:textId="052A963A" w:rsidR="00266935" w:rsidRPr="00D90E4F" w:rsidRDefault="007A6C7A" w:rsidP="00790912">
      <w:pPr>
        <w:pStyle w:val="Bild"/>
      </w:pPr>
      <w:r>
        <w:rPr>
          <w:noProof/>
        </w:rPr>
        <w:drawing>
          <wp:inline distT="0" distB="0" distL="0" distR="0" wp14:anchorId="4DD1D270" wp14:editId="24C5D62C">
            <wp:extent cx="2941200" cy="1882800"/>
            <wp:effectExtent l="0" t="0" r="0" b="3175"/>
            <wp:docPr id="462742807" name="Bildobjekt 1" descr="En bild som visar text, skärmbild, skärm,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42807" name="Bildobjekt 1" descr="En bild som visar text, skärmbild, skärm, programvara&#10;&#10;Automatiskt genererad beskrivning"/>
                    <pic:cNvPicPr/>
                  </pic:nvPicPr>
                  <pic:blipFill>
                    <a:blip r:embed="rId809"/>
                    <a:stretch>
                      <a:fillRect/>
                    </a:stretch>
                  </pic:blipFill>
                  <pic:spPr>
                    <a:xfrm>
                      <a:off x="0" y="0"/>
                      <a:ext cx="2941200" cy="1882800"/>
                    </a:xfrm>
                    <a:prstGeom prst="rect">
                      <a:avLst/>
                    </a:prstGeom>
                  </pic:spPr>
                </pic:pic>
              </a:graphicData>
            </a:graphic>
          </wp:inline>
        </w:drawing>
      </w:r>
    </w:p>
    <w:p w14:paraId="333C9ADC" w14:textId="3EFE917C" w:rsidR="00266935" w:rsidRPr="00D90E4F" w:rsidRDefault="00266935" w:rsidP="00266935">
      <w:r w:rsidRPr="00D90E4F">
        <w:t>You can activate the different object snaps that should be used when using running object snap. The checkbox Enabled will activate running object snap. The shortcut F</w:t>
      </w:r>
      <w:r w:rsidR="007A6C7A">
        <w:t>9</w:t>
      </w:r>
      <w:r w:rsidRPr="00D90E4F">
        <w:t xml:space="preserve"> will not show this dialog, it will toggle the running object snap on or off as it does in 2D.</w:t>
      </w:r>
    </w:p>
    <w:p w14:paraId="370DBD2B" w14:textId="77777777" w:rsidR="00266935" w:rsidRDefault="00266935" w:rsidP="00790912">
      <w:pPr>
        <w:pStyle w:val="Rubrik5"/>
      </w:pPr>
      <w:bookmarkStart w:id="818" w:name="_Toc129002842"/>
      <w:r w:rsidRPr="00D90E4F">
        <w:t>Perspective projection</w:t>
      </w:r>
      <w:bookmarkEnd w:id="818"/>
    </w:p>
    <w:p w14:paraId="6C6056A6" w14:textId="72F2329D" w:rsidR="007A6C7A" w:rsidRPr="007A6C7A" w:rsidRDefault="007A6C7A" w:rsidP="007A6C7A">
      <w:pPr>
        <w:pStyle w:val="Bild"/>
      </w:pPr>
      <w:r w:rsidRPr="007A6C7A">
        <w:rPr>
          <w:noProof/>
        </w:rPr>
        <w:drawing>
          <wp:inline distT="0" distB="0" distL="0" distR="0" wp14:anchorId="508CB7D5" wp14:editId="34F793CB">
            <wp:extent cx="1778400" cy="572400"/>
            <wp:effectExtent l="0" t="0" r="0" b="0"/>
            <wp:docPr id="714535846" name="Bildobjekt 1" descr="En bild som visar text, Teckensnitt, skärmbild,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35846" name="Bildobjekt 1" descr="En bild som visar text, Teckensnitt, skärmbild, linje&#10;&#10;Automatiskt genererad beskrivning"/>
                    <pic:cNvPicPr/>
                  </pic:nvPicPr>
                  <pic:blipFill>
                    <a:blip r:embed="rId810"/>
                    <a:stretch>
                      <a:fillRect/>
                    </a:stretch>
                  </pic:blipFill>
                  <pic:spPr>
                    <a:xfrm>
                      <a:off x="0" y="0"/>
                      <a:ext cx="1778400" cy="572400"/>
                    </a:xfrm>
                    <a:prstGeom prst="rect">
                      <a:avLst/>
                    </a:prstGeom>
                  </pic:spPr>
                </pic:pic>
              </a:graphicData>
            </a:graphic>
          </wp:inline>
        </w:drawing>
      </w:r>
    </w:p>
    <w:p w14:paraId="251EECE5" w14:textId="77777777" w:rsidR="00266935" w:rsidRPr="00D90E4F" w:rsidRDefault="00266935" w:rsidP="00266935">
      <w:r w:rsidRPr="00D90E4F">
        <w:t>This will activate the view in perspective projection and at the same time deactivate the orthographic projection.</w:t>
      </w:r>
    </w:p>
    <w:p w14:paraId="2E72D19A" w14:textId="77777777" w:rsidR="00266935" w:rsidRDefault="00266935" w:rsidP="00790912">
      <w:pPr>
        <w:pStyle w:val="Rubrik5"/>
      </w:pPr>
      <w:bookmarkStart w:id="819" w:name="_Toc129002843"/>
      <w:r w:rsidRPr="00D90E4F">
        <w:t>Orthographic projection.</w:t>
      </w:r>
      <w:bookmarkEnd w:id="819"/>
    </w:p>
    <w:p w14:paraId="7716931D" w14:textId="2CD83B45" w:rsidR="007A6C7A" w:rsidRPr="007A6C7A" w:rsidRDefault="007A6C7A" w:rsidP="007A6C7A">
      <w:pPr>
        <w:pStyle w:val="Bild"/>
      </w:pPr>
      <w:r w:rsidRPr="007A6C7A">
        <w:rPr>
          <w:noProof/>
        </w:rPr>
        <w:drawing>
          <wp:inline distT="0" distB="0" distL="0" distR="0" wp14:anchorId="7E668707" wp14:editId="199FD56D">
            <wp:extent cx="1836000" cy="496800"/>
            <wp:effectExtent l="0" t="0" r="0" b="0"/>
            <wp:docPr id="508704724" name="Bildobjekt 1" descr="En bild som visar text, Teckensnitt, linje,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04724" name="Bildobjekt 1" descr="En bild som visar text, Teckensnitt, linje, skärmbild&#10;&#10;Automatiskt genererad beskrivning"/>
                    <pic:cNvPicPr/>
                  </pic:nvPicPr>
                  <pic:blipFill>
                    <a:blip r:embed="rId811"/>
                    <a:stretch>
                      <a:fillRect/>
                    </a:stretch>
                  </pic:blipFill>
                  <pic:spPr>
                    <a:xfrm>
                      <a:off x="0" y="0"/>
                      <a:ext cx="1836000" cy="496800"/>
                    </a:xfrm>
                    <a:prstGeom prst="rect">
                      <a:avLst/>
                    </a:prstGeom>
                  </pic:spPr>
                </pic:pic>
              </a:graphicData>
            </a:graphic>
          </wp:inline>
        </w:drawing>
      </w:r>
    </w:p>
    <w:p w14:paraId="05DFD492" w14:textId="77777777" w:rsidR="00266935" w:rsidRPr="00D90E4F" w:rsidRDefault="00266935" w:rsidP="00266935">
      <w:r w:rsidRPr="00D90E4F">
        <w:t>This will activate the view in orthographic projection.</w:t>
      </w:r>
    </w:p>
    <w:p w14:paraId="76EA8D6C" w14:textId="77777777" w:rsidR="00266935" w:rsidRPr="00D90E4F" w:rsidRDefault="00266935" w:rsidP="00266935">
      <w:r w:rsidRPr="00D90E4F">
        <w:t>And at the same time deactivate the perspective projection.</w:t>
      </w:r>
    </w:p>
    <w:p w14:paraId="1F4064C4" w14:textId="77777777" w:rsidR="00266935" w:rsidRPr="00D90E4F" w:rsidRDefault="00266935" w:rsidP="00056EAF">
      <w:pPr>
        <w:pStyle w:val="Rubrik4"/>
      </w:pPr>
      <w:bookmarkStart w:id="820" w:name="_Toc434301395"/>
      <w:bookmarkStart w:id="821" w:name="_Toc444448637"/>
      <w:bookmarkStart w:id="822" w:name="_Toc129002844"/>
      <w:r w:rsidRPr="00D90E4F">
        <w:t>Zoom</w:t>
      </w:r>
      <w:bookmarkEnd w:id="820"/>
      <w:bookmarkEnd w:id="821"/>
      <w:bookmarkEnd w:id="822"/>
    </w:p>
    <w:p w14:paraId="046688DA" w14:textId="77777777" w:rsidR="00266935" w:rsidRPr="00D90E4F" w:rsidRDefault="00266935" w:rsidP="00266935">
      <w:r w:rsidRPr="00D90E4F">
        <w:t>You need a wheel mouse to handle the screen correctly. By rotate the mouse wheel you can zoom in and out on the model. If you double-click on the mouse wheel, then the model will be zoomed to its extensions.</w:t>
      </w:r>
    </w:p>
    <w:p w14:paraId="6C9CB7E8" w14:textId="77777777" w:rsidR="00266935" w:rsidRPr="00D90E4F" w:rsidRDefault="00266935" w:rsidP="00A16ACB">
      <w:pPr>
        <w:pStyle w:val="Rubrik4"/>
      </w:pPr>
      <w:bookmarkStart w:id="823" w:name="_Toc434301396"/>
      <w:bookmarkStart w:id="824" w:name="_Toc444448638"/>
      <w:bookmarkStart w:id="825" w:name="_Toc129002845"/>
      <w:r w:rsidRPr="00D90E4F">
        <w:t>Pan</w:t>
      </w:r>
      <w:bookmarkEnd w:id="823"/>
      <w:bookmarkEnd w:id="824"/>
      <w:bookmarkEnd w:id="825"/>
    </w:p>
    <w:p w14:paraId="53483FA2" w14:textId="77777777" w:rsidR="00266935" w:rsidRPr="00D90E4F" w:rsidRDefault="00266935" w:rsidP="00266935">
      <w:r w:rsidRPr="00D90E4F">
        <w:t>By holding down the mouse wheel and at the same time move the mouse then you can pan the model on the screen.</w:t>
      </w:r>
    </w:p>
    <w:p w14:paraId="15BE098A" w14:textId="77777777" w:rsidR="00266935" w:rsidRPr="00D90E4F" w:rsidRDefault="00266935" w:rsidP="00A16ACB">
      <w:pPr>
        <w:pStyle w:val="Rubrik4"/>
      </w:pPr>
      <w:bookmarkStart w:id="826" w:name="_Toc434301397"/>
      <w:bookmarkStart w:id="827" w:name="_Toc444448639"/>
      <w:bookmarkStart w:id="828" w:name="_Toc129002846"/>
      <w:r w:rsidRPr="00D90E4F">
        <w:t>View</w:t>
      </w:r>
      <w:bookmarkEnd w:id="826"/>
      <w:bookmarkEnd w:id="827"/>
      <w:bookmarkEnd w:id="828"/>
    </w:p>
    <w:p w14:paraId="3680A4E3" w14:textId="77777777" w:rsidR="00266935" w:rsidRPr="00D90E4F" w:rsidRDefault="00266935" w:rsidP="00266935">
      <w:r w:rsidRPr="00D90E4F">
        <w:t>By holding down the right mouse button and move the mouse at the same time you can view the model in different camera positions.</w:t>
      </w:r>
    </w:p>
    <w:p w14:paraId="00426353" w14:textId="77777777" w:rsidR="00266935" w:rsidRPr="00D90E4F" w:rsidRDefault="00266935" w:rsidP="00A16ACB">
      <w:pPr>
        <w:pStyle w:val="Rubrik4"/>
      </w:pPr>
      <w:bookmarkStart w:id="829" w:name="_Toc434301398"/>
      <w:bookmarkStart w:id="830" w:name="_Toc444448640"/>
      <w:bookmarkStart w:id="831" w:name="_Toc129002847"/>
      <w:r w:rsidRPr="00D90E4F">
        <w:t>Cube</w:t>
      </w:r>
      <w:bookmarkEnd w:id="829"/>
      <w:bookmarkEnd w:id="830"/>
      <w:bookmarkEnd w:id="831"/>
    </w:p>
    <w:p w14:paraId="0DE905E0" w14:textId="73974CBD" w:rsidR="00266935" w:rsidRPr="00D90E4F" w:rsidRDefault="00A16ACB" w:rsidP="00266935">
      <w:pPr>
        <w:keepNext/>
      </w:pPr>
      <w:r w:rsidRPr="00A16ACB">
        <w:rPr>
          <w:noProof/>
        </w:rPr>
        <w:drawing>
          <wp:inline distT="0" distB="0" distL="0" distR="0" wp14:anchorId="0E67D637" wp14:editId="4091B0A8">
            <wp:extent cx="1286054" cy="838317"/>
            <wp:effectExtent l="0" t="0" r="9525" b="0"/>
            <wp:docPr id="1881028616" name="Bildobjekt 1" descr="En bild som visar text, skiss, design, ask&#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28616" name="Bildobjekt 1" descr="En bild som visar text, skiss, design, ask&#10;&#10;Automatiskt genererad beskrivning"/>
                    <pic:cNvPicPr/>
                  </pic:nvPicPr>
                  <pic:blipFill>
                    <a:blip r:embed="rId812"/>
                    <a:stretch>
                      <a:fillRect/>
                    </a:stretch>
                  </pic:blipFill>
                  <pic:spPr>
                    <a:xfrm>
                      <a:off x="0" y="0"/>
                      <a:ext cx="1286054" cy="838317"/>
                    </a:xfrm>
                    <a:prstGeom prst="rect">
                      <a:avLst/>
                    </a:prstGeom>
                  </pic:spPr>
                </pic:pic>
              </a:graphicData>
            </a:graphic>
          </wp:inline>
        </w:drawing>
      </w:r>
    </w:p>
    <w:p w14:paraId="0B71CCF1" w14:textId="77777777" w:rsidR="00266935" w:rsidRPr="00D90E4F" w:rsidRDefault="00266935" w:rsidP="00266935">
      <w:r w:rsidRPr="00D90E4F">
        <w:t>The cube at the upper right corner of the screen is very helpful, you can click on different corners of the cube and the screen will follow the cube rotation.</w:t>
      </w:r>
    </w:p>
    <w:p w14:paraId="3D094E9B" w14:textId="3CDC409D" w:rsidR="00455E57" w:rsidRPr="00D90E4F" w:rsidRDefault="00257ACF" w:rsidP="00257ACF">
      <w:pPr>
        <w:pStyle w:val="Rubrik2"/>
      </w:pPr>
      <w:bookmarkStart w:id="832" w:name="_Toc229474890"/>
      <w:r>
        <w:lastRenderedPageBreak/>
        <w:t>Undo</w:t>
      </w:r>
      <w:bookmarkEnd w:id="832"/>
    </w:p>
    <w:p w14:paraId="44BB57E2" w14:textId="55AF2B3E" w:rsidR="00257ACF" w:rsidRDefault="00320C6F" w:rsidP="00257ACF">
      <w:pPr>
        <w:pStyle w:val="Bild"/>
      </w:pPr>
      <w:r w:rsidRPr="00320C6F">
        <w:rPr>
          <w:noProof/>
        </w:rPr>
        <w:drawing>
          <wp:inline distT="0" distB="0" distL="0" distR="0" wp14:anchorId="3C1AD80B" wp14:editId="3627CE75">
            <wp:extent cx="2358000" cy="892800"/>
            <wp:effectExtent l="0" t="0" r="4445" b="3175"/>
            <wp:docPr id="1497241664" name="Bildobjekt 1" descr="En bild som visar text, Teckensnitt, nummer,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41664" name="Bildobjekt 1" descr="En bild som visar text, Teckensnitt, nummer, linje&#10;&#10;Automatiskt genererad beskrivning"/>
                    <pic:cNvPicPr/>
                  </pic:nvPicPr>
                  <pic:blipFill>
                    <a:blip r:embed="rId813"/>
                    <a:stretch>
                      <a:fillRect/>
                    </a:stretch>
                  </pic:blipFill>
                  <pic:spPr>
                    <a:xfrm>
                      <a:off x="0" y="0"/>
                      <a:ext cx="2358000" cy="892800"/>
                    </a:xfrm>
                    <a:prstGeom prst="rect">
                      <a:avLst/>
                    </a:prstGeom>
                  </pic:spPr>
                </pic:pic>
              </a:graphicData>
            </a:graphic>
          </wp:inline>
        </w:drawing>
      </w:r>
    </w:p>
    <w:p w14:paraId="4763DB60" w14:textId="77777777" w:rsidR="00257ACF" w:rsidRPr="00D90E4F" w:rsidRDefault="00257ACF" w:rsidP="00257ACF">
      <w:r w:rsidRPr="00D90E4F">
        <w:t>When working with IGEMS press the "Undo" button to correct mistakes and remove changes made with the last command. Up to 20 commands can be undone. Use backspace as a keyboard shortcut instead of CTRL-Z.</w:t>
      </w:r>
    </w:p>
    <w:p w14:paraId="46AE47BB" w14:textId="1C51B73F" w:rsidR="00257ACF" w:rsidRPr="00257ACF" w:rsidRDefault="00257ACF" w:rsidP="00257ACF">
      <w:pPr>
        <w:pStyle w:val="Rubrik2"/>
      </w:pPr>
      <w:bookmarkStart w:id="833" w:name="_Toc229474891"/>
      <w:r>
        <w:t>Redo</w:t>
      </w:r>
      <w:bookmarkEnd w:id="833"/>
    </w:p>
    <w:p w14:paraId="20AE34CA" w14:textId="067EFFE3" w:rsidR="00257ACF" w:rsidRDefault="00320C6F" w:rsidP="00CD0EDF">
      <w:pPr>
        <w:pStyle w:val="Bild"/>
      </w:pPr>
      <w:r w:rsidRPr="00320C6F">
        <w:rPr>
          <w:noProof/>
        </w:rPr>
        <w:drawing>
          <wp:inline distT="0" distB="0" distL="0" distR="0" wp14:anchorId="600C19AF" wp14:editId="736845B0">
            <wp:extent cx="2343600" cy="892800"/>
            <wp:effectExtent l="0" t="0" r="0" b="3175"/>
            <wp:docPr id="752304668" name="Bildobjekt 1" descr="En bild som visar text, Teckensnitt, nummer,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04668" name="Bildobjekt 1" descr="En bild som visar text, Teckensnitt, nummer, linje&#10;&#10;Automatiskt genererad beskrivning"/>
                    <pic:cNvPicPr/>
                  </pic:nvPicPr>
                  <pic:blipFill>
                    <a:blip r:embed="rId814"/>
                    <a:stretch>
                      <a:fillRect/>
                    </a:stretch>
                  </pic:blipFill>
                  <pic:spPr>
                    <a:xfrm>
                      <a:off x="0" y="0"/>
                      <a:ext cx="2343600" cy="892800"/>
                    </a:xfrm>
                    <a:prstGeom prst="rect">
                      <a:avLst/>
                    </a:prstGeom>
                  </pic:spPr>
                </pic:pic>
              </a:graphicData>
            </a:graphic>
          </wp:inline>
        </w:drawing>
      </w:r>
    </w:p>
    <w:p w14:paraId="448A266E" w14:textId="06E1D4D2" w:rsidR="00257ACF" w:rsidRPr="00D90E4F" w:rsidRDefault="00257ACF" w:rsidP="00257ACF">
      <w:r w:rsidRPr="00D90E4F">
        <w:t>Use "Redo" if too many steps were "undone". Redo can only be used directly after the Undo has been used.</w:t>
      </w:r>
    </w:p>
    <w:p w14:paraId="1B0D256F" w14:textId="4F34681B" w:rsidR="00257ACF" w:rsidRDefault="00CD0EDF" w:rsidP="00CD0EDF">
      <w:pPr>
        <w:pStyle w:val="Rubrik2"/>
      </w:pPr>
      <w:bookmarkStart w:id="834" w:name="_Toc229474892"/>
      <w:r>
        <w:t>Sketch plane</w:t>
      </w:r>
      <w:bookmarkEnd w:id="834"/>
    </w:p>
    <w:p w14:paraId="0DF3B40D" w14:textId="13C78BB3" w:rsidR="00CD0EDF" w:rsidRDefault="00320C6F" w:rsidP="00CD0EDF">
      <w:pPr>
        <w:pStyle w:val="Bild"/>
      </w:pPr>
      <w:r w:rsidRPr="00320C6F">
        <w:rPr>
          <w:noProof/>
        </w:rPr>
        <w:drawing>
          <wp:inline distT="0" distB="0" distL="0" distR="0" wp14:anchorId="69471AB5" wp14:editId="10D88571">
            <wp:extent cx="2325600" cy="907200"/>
            <wp:effectExtent l="0" t="0" r="0" b="7620"/>
            <wp:docPr id="1059600490" name="Bildobjekt 1" descr="En bild som visar text, Teckensnitt, nummer,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00490" name="Bildobjekt 1" descr="En bild som visar text, Teckensnitt, nummer, programvara&#10;&#10;Automatiskt genererad beskrivning"/>
                    <pic:cNvPicPr/>
                  </pic:nvPicPr>
                  <pic:blipFill>
                    <a:blip r:embed="rId815"/>
                    <a:stretch>
                      <a:fillRect/>
                    </a:stretch>
                  </pic:blipFill>
                  <pic:spPr>
                    <a:xfrm>
                      <a:off x="0" y="0"/>
                      <a:ext cx="2325600" cy="907200"/>
                    </a:xfrm>
                    <a:prstGeom prst="rect">
                      <a:avLst/>
                    </a:prstGeom>
                  </pic:spPr>
                </pic:pic>
              </a:graphicData>
            </a:graphic>
          </wp:inline>
        </w:drawing>
      </w:r>
    </w:p>
    <w:p w14:paraId="1DED74CC" w14:textId="334EFC55" w:rsidR="00CD0EDF" w:rsidRDefault="00320C6F" w:rsidP="00CD0EDF">
      <w:r>
        <w:t>Use this command to define a 2D-</w:t>
      </w:r>
      <w:r w:rsidR="00B50A81">
        <w:t xml:space="preserve">Sketch </w:t>
      </w:r>
      <w:r>
        <w:t>plane.</w:t>
      </w:r>
    </w:p>
    <w:p w14:paraId="1280F4B6" w14:textId="7FF5060D" w:rsidR="00320C6F" w:rsidRDefault="00320C6F" w:rsidP="00CD0EDF">
      <w:r>
        <w:t xml:space="preserve">Ther is </w:t>
      </w:r>
      <w:r w:rsidR="00B50A81">
        <w:t>eight different ways of defining the plan</w:t>
      </w:r>
    </w:p>
    <w:p w14:paraId="33CCE099" w14:textId="1EC332B5" w:rsidR="00320C6F" w:rsidRPr="00CD0EDF" w:rsidRDefault="00320C6F" w:rsidP="00CD0EDF">
      <w:r w:rsidRPr="00320C6F">
        <w:rPr>
          <w:noProof/>
        </w:rPr>
        <w:drawing>
          <wp:inline distT="0" distB="0" distL="0" distR="0" wp14:anchorId="417D1A3A" wp14:editId="33475CAB">
            <wp:extent cx="6120765" cy="508635"/>
            <wp:effectExtent l="0" t="0" r="0" b="5715"/>
            <wp:docPr id="21210296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2960" name=""/>
                    <pic:cNvPicPr/>
                  </pic:nvPicPr>
                  <pic:blipFill>
                    <a:blip r:embed="rId816"/>
                    <a:stretch>
                      <a:fillRect/>
                    </a:stretch>
                  </pic:blipFill>
                  <pic:spPr>
                    <a:xfrm>
                      <a:off x="0" y="0"/>
                      <a:ext cx="6120765" cy="508635"/>
                    </a:xfrm>
                    <a:prstGeom prst="rect">
                      <a:avLst/>
                    </a:prstGeom>
                  </pic:spPr>
                </pic:pic>
              </a:graphicData>
            </a:graphic>
          </wp:inline>
        </w:drawing>
      </w:r>
    </w:p>
    <w:p w14:paraId="5C3AF96E" w14:textId="349BABB8" w:rsidR="00CD0EDF" w:rsidRDefault="00B50A81" w:rsidP="00B50A81">
      <w:pPr>
        <w:pStyle w:val="Rubrik5"/>
      </w:pPr>
      <w:r>
        <w:t>XY</w:t>
      </w:r>
      <w:r w:rsidR="008D12FC">
        <w:t>, YZ and ZX-planes</w:t>
      </w:r>
    </w:p>
    <w:p w14:paraId="478AA26D" w14:textId="0247F7B6" w:rsidR="00A91FB3" w:rsidRPr="00A91FB3" w:rsidRDefault="00A91FB3" w:rsidP="00A91FB3">
      <w:r>
        <w:t>This is the three predefined planes which is parallel to the 3D-5X world coordinates</w:t>
      </w:r>
    </w:p>
    <w:p w14:paraId="25FECDCA" w14:textId="50162D54" w:rsidR="00B50A81" w:rsidRPr="00B50A81" w:rsidRDefault="008D12FC" w:rsidP="008D12FC">
      <w:pPr>
        <w:pStyle w:val="Bild"/>
      </w:pPr>
      <w:r>
        <w:rPr>
          <w:noProof/>
        </w:rPr>
        <w:drawing>
          <wp:inline distT="0" distB="0" distL="0" distR="0" wp14:anchorId="7DD5DD0F" wp14:editId="753CE90F">
            <wp:extent cx="3150000" cy="1198800"/>
            <wp:effectExtent l="0" t="0" r="0" b="1905"/>
            <wp:docPr id="1895313771" name="Bildobjekt 1" descr="En bild som visar ask, Rektangel, behållare,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13771" name="Bildobjekt 1" descr="En bild som visar ask, Rektangel, behållare, design&#10;&#10;Automatiskt genererad beskrivning"/>
                    <pic:cNvPicPr/>
                  </pic:nvPicPr>
                  <pic:blipFill>
                    <a:blip r:embed="rId817"/>
                    <a:stretch>
                      <a:fillRect/>
                    </a:stretch>
                  </pic:blipFill>
                  <pic:spPr>
                    <a:xfrm>
                      <a:off x="0" y="0"/>
                      <a:ext cx="3150000" cy="1198800"/>
                    </a:xfrm>
                    <a:prstGeom prst="rect">
                      <a:avLst/>
                    </a:prstGeom>
                  </pic:spPr>
                </pic:pic>
              </a:graphicData>
            </a:graphic>
          </wp:inline>
        </w:drawing>
      </w:r>
    </w:p>
    <w:p w14:paraId="73A6260D" w14:textId="28742672" w:rsidR="00B50A81" w:rsidRDefault="008D12FC" w:rsidP="00B50A81">
      <w:r>
        <w:t>Click on one of these options to activate.</w:t>
      </w:r>
    </w:p>
    <w:p w14:paraId="243CC428" w14:textId="1F7731FA" w:rsidR="008D12FC" w:rsidRDefault="008D12FC" w:rsidP="008D12FC">
      <w:pPr>
        <w:pStyle w:val="Bild"/>
      </w:pPr>
      <w:r w:rsidRPr="008D12FC">
        <w:rPr>
          <w:noProof/>
        </w:rPr>
        <w:drawing>
          <wp:inline distT="0" distB="0" distL="0" distR="0" wp14:anchorId="3AC4F5B9" wp14:editId="40F5D592">
            <wp:extent cx="2383200" cy="334800"/>
            <wp:effectExtent l="0" t="0" r="0" b="8255"/>
            <wp:docPr id="178920527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05270" name=""/>
                    <pic:cNvPicPr/>
                  </pic:nvPicPr>
                  <pic:blipFill>
                    <a:blip r:embed="rId818"/>
                    <a:stretch>
                      <a:fillRect/>
                    </a:stretch>
                  </pic:blipFill>
                  <pic:spPr>
                    <a:xfrm>
                      <a:off x="0" y="0"/>
                      <a:ext cx="2383200" cy="334800"/>
                    </a:xfrm>
                    <a:prstGeom prst="rect">
                      <a:avLst/>
                    </a:prstGeom>
                  </pic:spPr>
                </pic:pic>
              </a:graphicData>
            </a:graphic>
          </wp:inline>
        </w:drawing>
      </w:r>
    </w:p>
    <w:p w14:paraId="4BFB6D22" w14:textId="4C13311C" w:rsidR="008D12FC" w:rsidRDefault="008D12FC" w:rsidP="008D12FC">
      <w:pPr>
        <w:pStyle w:val="Rubrik5"/>
      </w:pPr>
      <w:r>
        <w:t>Select surface</w:t>
      </w:r>
    </w:p>
    <w:p w14:paraId="2997F5D2" w14:textId="47865030" w:rsidR="008D12FC" w:rsidRDefault="008D12FC" w:rsidP="00B50A81">
      <w:r>
        <w:t>This is the default option.</w:t>
      </w:r>
    </w:p>
    <w:p w14:paraId="77E875CC" w14:textId="51FB628A" w:rsidR="00A91FB3" w:rsidRDefault="00A91FB3" w:rsidP="00B50A81">
      <w:r w:rsidRPr="00A91FB3">
        <w:rPr>
          <w:noProof/>
        </w:rPr>
        <w:lastRenderedPageBreak/>
        <w:drawing>
          <wp:inline distT="0" distB="0" distL="0" distR="0" wp14:anchorId="34002AAA" wp14:editId="55A343A0">
            <wp:extent cx="1918800" cy="1296000"/>
            <wp:effectExtent l="0" t="0" r="5715" b="0"/>
            <wp:docPr id="309043678" name="Bildobjekt 1" descr="En bild som visar triangel,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43678" name="Bildobjekt 1" descr="En bild som visar triangel, design&#10;&#10;Automatiskt genererad beskrivning"/>
                    <pic:cNvPicPr/>
                  </pic:nvPicPr>
                  <pic:blipFill>
                    <a:blip r:embed="rId819"/>
                    <a:stretch>
                      <a:fillRect/>
                    </a:stretch>
                  </pic:blipFill>
                  <pic:spPr>
                    <a:xfrm>
                      <a:off x="0" y="0"/>
                      <a:ext cx="1918800" cy="1296000"/>
                    </a:xfrm>
                    <a:prstGeom prst="rect">
                      <a:avLst/>
                    </a:prstGeom>
                  </pic:spPr>
                </pic:pic>
              </a:graphicData>
            </a:graphic>
          </wp:inline>
        </w:drawing>
      </w:r>
    </w:p>
    <w:p w14:paraId="6D5C4F92" w14:textId="4474EA59" w:rsidR="00A91FB3" w:rsidRDefault="00A91FB3" w:rsidP="00B50A81">
      <w:r>
        <w:t>Click on a surface, the sketch plane will be parallel to the surface.</w:t>
      </w:r>
    </w:p>
    <w:p w14:paraId="4A71FB46" w14:textId="6DFFBB48" w:rsidR="00A91FB3" w:rsidRDefault="00A91FB3" w:rsidP="00A91FB3">
      <w:pPr>
        <w:pStyle w:val="Rubrik5"/>
      </w:pPr>
      <w:r>
        <w:t>Select curve</w:t>
      </w:r>
    </w:p>
    <w:p w14:paraId="53FDDA88" w14:textId="2D53C657" w:rsidR="00A91FB3" w:rsidRPr="00A91FB3" w:rsidRDefault="00A91FB3" w:rsidP="00A91FB3">
      <w:pPr>
        <w:pStyle w:val="Bild"/>
      </w:pPr>
      <w:r w:rsidRPr="00A91FB3">
        <w:rPr>
          <w:noProof/>
        </w:rPr>
        <w:drawing>
          <wp:inline distT="0" distB="0" distL="0" distR="0" wp14:anchorId="01ECD545" wp14:editId="771A23BB">
            <wp:extent cx="2818800" cy="288000"/>
            <wp:effectExtent l="0" t="0" r="635" b="0"/>
            <wp:docPr id="115359380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93809" name=""/>
                    <pic:cNvPicPr/>
                  </pic:nvPicPr>
                  <pic:blipFill>
                    <a:blip r:embed="rId820"/>
                    <a:stretch>
                      <a:fillRect/>
                    </a:stretch>
                  </pic:blipFill>
                  <pic:spPr>
                    <a:xfrm>
                      <a:off x="0" y="0"/>
                      <a:ext cx="2818800" cy="288000"/>
                    </a:xfrm>
                    <a:prstGeom prst="rect">
                      <a:avLst/>
                    </a:prstGeom>
                  </pic:spPr>
                </pic:pic>
              </a:graphicData>
            </a:graphic>
          </wp:inline>
        </w:drawing>
      </w:r>
    </w:p>
    <w:p w14:paraId="10F10F4F" w14:textId="1ED637EF" w:rsidR="00A91FB3" w:rsidRDefault="00A91FB3" w:rsidP="00A91FB3">
      <w:r>
        <w:t>Select this option if you want the sketch plane to be parallel to object.</w:t>
      </w:r>
    </w:p>
    <w:p w14:paraId="0EB5BAFA" w14:textId="21612D5A" w:rsidR="00A91FB3" w:rsidRPr="00A91FB3" w:rsidRDefault="00A91FB3" w:rsidP="0069102F">
      <w:pPr>
        <w:pStyle w:val="Bild"/>
      </w:pPr>
      <w:r w:rsidRPr="00A91FB3">
        <w:rPr>
          <w:noProof/>
        </w:rPr>
        <w:drawing>
          <wp:inline distT="0" distB="0" distL="0" distR="0" wp14:anchorId="2815A8F1" wp14:editId="61FEF7D2">
            <wp:extent cx="1581371" cy="1390844"/>
            <wp:effectExtent l="0" t="0" r="0" b="0"/>
            <wp:docPr id="569241777" name="Bildobjekt 1" descr="En bild som visar linje, skärmbild, cirk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41777" name="Bildobjekt 1" descr="En bild som visar linje, skärmbild, cirkel&#10;&#10;Automatiskt genererad beskrivning"/>
                    <pic:cNvPicPr/>
                  </pic:nvPicPr>
                  <pic:blipFill>
                    <a:blip r:embed="rId821"/>
                    <a:stretch>
                      <a:fillRect/>
                    </a:stretch>
                  </pic:blipFill>
                  <pic:spPr>
                    <a:xfrm>
                      <a:off x="0" y="0"/>
                      <a:ext cx="1581371" cy="1390844"/>
                    </a:xfrm>
                    <a:prstGeom prst="rect">
                      <a:avLst/>
                    </a:prstGeom>
                  </pic:spPr>
                </pic:pic>
              </a:graphicData>
            </a:graphic>
          </wp:inline>
        </w:drawing>
      </w:r>
    </w:p>
    <w:p w14:paraId="3CFC2056" w14:textId="79571F63" w:rsidR="0069102F" w:rsidRDefault="0069102F" w:rsidP="0069102F">
      <w:pPr>
        <w:pStyle w:val="Rubrik5"/>
      </w:pPr>
      <w:r>
        <w:t>Three points</w:t>
      </w:r>
    </w:p>
    <w:p w14:paraId="5D1FC7DF" w14:textId="730CDEC1" w:rsidR="0069102F" w:rsidRDefault="0069102F" w:rsidP="0069102F">
      <w:pPr>
        <w:pStyle w:val="Bild"/>
      </w:pPr>
      <w:r>
        <w:rPr>
          <w:noProof/>
        </w:rPr>
        <w:drawing>
          <wp:inline distT="0" distB="0" distL="0" distR="0" wp14:anchorId="4FCA98E9" wp14:editId="4FFB5B80">
            <wp:extent cx="2624400" cy="1584000"/>
            <wp:effectExtent l="0" t="0" r="5080" b="0"/>
            <wp:docPr id="389641066" name="Bildobjekt 1" descr="En bild som visar skärmbild, text, logotyp,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1066" name="Bildobjekt 1" descr="En bild som visar skärmbild, text, logotyp, design&#10;&#10;Automatiskt genererad beskrivning"/>
                    <pic:cNvPicPr/>
                  </pic:nvPicPr>
                  <pic:blipFill>
                    <a:blip r:embed="rId822"/>
                    <a:stretch>
                      <a:fillRect/>
                    </a:stretch>
                  </pic:blipFill>
                  <pic:spPr>
                    <a:xfrm>
                      <a:off x="0" y="0"/>
                      <a:ext cx="2624400" cy="1584000"/>
                    </a:xfrm>
                    <a:prstGeom prst="rect">
                      <a:avLst/>
                    </a:prstGeom>
                  </pic:spPr>
                </pic:pic>
              </a:graphicData>
            </a:graphic>
          </wp:inline>
        </w:drawing>
      </w:r>
    </w:p>
    <w:p w14:paraId="3961B4CE" w14:textId="5C7B90B6" w:rsidR="00A91FB3" w:rsidRDefault="0069102F" w:rsidP="00455E57">
      <w:pPr>
        <w:keepNext/>
      </w:pPr>
      <w:r>
        <w:t xml:space="preserve">Click on three points on the model. The command will create a plan </w:t>
      </w:r>
      <w:r w:rsidRPr="0069102F">
        <w:t>which passes through these points</w:t>
      </w:r>
      <w:r>
        <w:t>.</w:t>
      </w:r>
    </w:p>
    <w:p w14:paraId="00535817" w14:textId="47DBB236" w:rsidR="0069102F" w:rsidRDefault="0069102F" w:rsidP="0069102F">
      <w:pPr>
        <w:pStyle w:val="Rubrik5"/>
      </w:pPr>
      <w:r>
        <w:t>Box</w:t>
      </w:r>
    </w:p>
    <w:p w14:paraId="40B7E41F" w14:textId="4B05B6DA" w:rsidR="0069102F" w:rsidRDefault="0069102F" w:rsidP="0069102F">
      <w:pPr>
        <w:pStyle w:val="Bild"/>
      </w:pPr>
      <w:r w:rsidRPr="0069102F">
        <w:rPr>
          <w:noProof/>
        </w:rPr>
        <w:drawing>
          <wp:inline distT="0" distB="0" distL="0" distR="0" wp14:anchorId="3544A8F4" wp14:editId="134D88B5">
            <wp:extent cx="2322000" cy="298800"/>
            <wp:effectExtent l="0" t="0" r="2540" b="6350"/>
            <wp:docPr id="195956605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66054" name=""/>
                    <pic:cNvPicPr/>
                  </pic:nvPicPr>
                  <pic:blipFill>
                    <a:blip r:embed="rId823"/>
                    <a:stretch>
                      <a:fillRect/>
                    </a:stretch>
                  </pic:blipFill>
                  <pic:spPr>
                    <a:xfrm>
                      <a:off x="0" y="0"/>
                      <a:ext cx="2322000" cy="298800"/>
                    </a:xfrm>
                    <a:prstGeom prst="rect">
                      <a:avLst/>
                    </a:prstGeom>
                  </pic:spPr>
                </pic:pic>
              </a:graphicData>
            </a:graphic>
          </wp:inline>
        </w:drawing>
      </w:r>
    </w:p>
    <w:p w14:paraId="1193B739" w14:textId="184A73EA" w:rsidR="0069102F" w:rsidRDefault="0069102F" w:rsidP="0069102F">
      <w:r>
        <w:t>The option will create a box around the model.</w:t>
      </w:r>
    </w:p>
    <w:p w14:paraId="290B2E7F" w14:textId="18EE61A7" w:rsidR="0069102F" w:rsidRDefault="0069102F" w:rsidP="0069102F">
      <w:r w:rsidRPr="0069102F">
        <w:rPr>
          <w:noProof/>
        </w:rPr>
        <w:drawing>
          <wp:inline distT="0" distB="0" distL="0" distR="0" wp14:anchorId="0C250515" wp14:editId="753BD8EF">
            <wp:extent cx="2696400" cy="982800"/>
            <wp:effectExtent l="0" t="0" r="0" b="8255"/>
            <wp:docPr id="1666026690" name="Bildobjekt 1" descr="En bild som visar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26690" name="Bildobjekt 1" descr="En bild som visar design&#10;&#10;Automatiskt genererad beskrivning"/>
                    <pic:cNvPicPr/>
                  </pic:nvPicPr>
                  <pic:blipFill>
                    <a:blip r:embed="rId824"/>
                    <a:stretch>
                      <a:fillRect/>
                    </a:stretch>
                  </pic:blipFill>
                  <pic:spPr>
                    <a:xfrm>
                      <a:off x="0" y="0"/>
                      <a:ext cx="2696400" cy="982800"/>
                    </a:xfrm>
                    <a:prstGeom prst="rect">
                      <a:avLst/>
                    </a:prstGeom>
                  </pic:spPr>
                </pic:pic>
              </a:graphicData>
            </a:graphic>
          </wp:inline>
        </w:drawing>
      </w:r>
    </w:p>
    <w:p w14:paraId="4E65ABCD" w14:textId="661CF3B0" w:rsidR="0069102F" w:rsidRDefault="0069102F" w:rsidP="0069102F">
      <w:r>
        <w:t xml:space="preserve">Click on the side of the box, which you want to be parallel with the </w:t>
      </w:r>
      <w:r w:rsidR="005E030A">
        <w:t>sketch plane.</w:t>
      </w:r>
    </w:p>
    <w:p w14:paraId="524436B2" w14:textId="77777777" w:rsidR="005E030A" w:rsidRPr="0069102F" w:rsidRDefault="005E030A" w:rsidP="0069102F"/>
    <w:p w14:paraId="399E3C2E" w14:textId="77777777" w:rsidR="00A91FB3" w:rsidRDefault="00A91FB3" w:rsidP="00455E57">
      <w:pPr>
        <w:keepNext/>
      </w:pPr>
    </w:p>
    <w:p w14:paraId="29197577" w14:textId="218C3655" w:rsidR="00455E57" w:rsidRDefault="00455E57" w:rsidP="00455E57">
      <w:pPr>
        <w:keepNext/>
      </w:pPr>
      <w:r w:rsidRPr="00D90E4F">
        <w:rPr>
          <w:noProof/>
        </w:rPr>
        <w:drawing>
          <wp:inline distT="0" distB="0" distL="0" distR="0" wp14:anchorId="4BB1E44E" wp14:editId="02906AFE">
            <wp:extent cx="1591200" cy="1098000"/>
            <wp:effectExtent l="0" t="0" r="9525" b="6985"/>
            <wp:docPr id="86" name="Bildobjekt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6.png"/>
                    <pic:cNvPicPr/>
                  </pic:nvPicPr>
                  <pic:blipFill>
                    <a:blip r:embed="rId825">
                      <a:extLst>
                        <a:ext uri="{28A0092B-C50C-407E-A947-70E740481C1C}">
                          <a14:useLocalDpi xmlns:a14="http://schemas.microsoft.com/office/drawing/2010/main" val="0"/>
                        </a:ext>
                      </a:extLst>
                    </a:blip>
                    <a:stretch>
                      <a:fillRect/>
                    </a:stretch>
                  </pic:blipFill>
                  <pic:spPr>
                    <a:xfrm>
                      <a:off x="0" y="0"/>
                      <a:ext cx="1591200" cy="1098000"/>
                    </a:xfrm>
                    <a:prstGeom prst="rect">
                      <a:avLst/>
                    </a:prstGeom>
                  </pic:spPr>
                </pic:pic>
              </a:graphicData>
            </a:graphic>
          </wp:inline>
        </w:drawing>
      </w:r>
    </w:p>
    <w:p w14:paraId="3F43DADC" w14:textId="77777777" w:rsidR="00257ACF" w:rsidRPr="00D90E4F" w:rsidRDefault="00257ACF" w:rsidP="00455E57">
      <w:pPr>
        <w:keepNext/>
      </w:pPr>
    </w:p>
    <w:p w14:paraId="5A096833" w14:textId="77777777" w:rsidR="00455E57" w:rsidRPr="00D90E4F" w:rsidRDefault="00455E57" w:rsidP="00455E57">
      <w:r w:rsidRPr="00D90E4F">
        <w:t>All commands in the Transform area will move the model in the XYZ coordinate system.</w:t>
      </w:r>
      <w:r w:rsidR="002F7CD5" w:rsidRPr="00D90E4F">
        <w:t xml:space="preserve"> Note that also the command "Move" can move the model in the coordinate system. The "Move" command will be described later in this documentation.</w:t>
      </w:r>
    </w:p>
    <w:p w14:paraId="35EF4CF6" w14:textId="77777777" w:rsidR="00455E57" w:rsidRPr="00D90E4F" w:rsidRDefault="00455E57" w:rsidP="00455E57">
      <w:pPr>
        <w:pStyle w:val="Rubrik2"/>
      </w:pPr>
      <w:bookmarkStart w:id="835" w:name="_Toc434301400"/>
      <w:bookmarkStart w:id="836" w:name="_Toc444448642"/>
      <w:bookmarkStart w:id="837" w:name="_Toc129002849"/>
      <w:bookmarkStart w:id="838" w:name="_Toc229474893"/>
      <w:r w:rsidRPr="00D90E4F">
        <w:t>Alig</w:t>
      </w:r>
      <w:bookmarkStart w:id="839" w:name="disconnect"/>
      <w:bookmarkStart w:id="840" w:name="T5xAlign"/>
      <w:bookmarkEnd w:id="839"/>
      <w:bookmarkEnd w:id="840"/>
      <w:r w:rsidRPr="00D90E4F">
        <w:t>n</w:t>
      </w:r>
      <w:bookmarkEnd w:id="835"/>
      <w:bookmarkEnd w:id="836"/>
      <w:bookmarkEnd w:id="837"/>
      <w:bookmarkEnd w:id="838"/>
    </w:p>
    <w:p w14:paraId="38684A71" w14:textId="77777777" w:rsidR="00455E57" w:rsidRPr="00D90E4F" w:rsidRDefault="00455E57" w:rsidP="00455E57">
      <w:r w:rsidRPr="00D90E4F">
        <w:t>The first thing you should do after you have open the model is to align the model correctly to the XY plane. The XY plan is the displayed as the grid. Press the Align command.</w:t>
      </w:r>
    </w:p>
    <w:p w14:paraId="13FC990F" w14:textId="77777777" w:rsidR="00455E57" w:rsidRPr="00D90E4F" w:rsidRDefault="001B15A9" w:rsidP="00455E57">
      <w:pPr>
        <w:keepNext/>
      </w:pPr>
      <w:r w:rsidRPr="00D90E4F">
        <w:rPr>
          <w:noProof/>
        </w:rPr>
        <w:drawing>
          <wp:inline distT="0" distB="0" distL="0" distR="0" wp14:anchorId="79653FE7" wp14:editId="3C517283">
            <wp:extent cx="1206000" cy="856800"/>
            <wp:effectExtent l="0" t="0" r="0" b="0"/>
            <wp:docPr id="18727" name="Bildobjekt 18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 name="Align.png"/>
                    <pic:cNvPicPr/>
                  </pic:nvPicPr>
                  <pic:blipFill>
                    <a:blip r:embed="rId826">
                      <a:extLst>
                        <a:ext uri="{28A0092B-C50C-407E-A947-70E740481C1C}">
                          <a14:useLocalDpi xmlns:a14="http://schemas.microsoft.com/office/drawing/2010/main" val="0"/>
                        </a:ext>
                      </a:extLst>
                    </a:blip>
                    <a:stretch>
                      <a:fillRect/>
                    </a:stretch>
                  </pic:blipFill>
                  <pic:spPr>
                    <a:xfrm>
                      <a:off x="0" y="0"/>
                      <a:ext cx="1206000" cy="856800"/>
                    </a:xfrm>
                    <a:prstGeom prst="rect">
                      <a:avLst/>
                    </a:prstGeom>
                  </pic:spPr>
                </pic:pic>
              </a:graphicData>
            </a:graphic>
          </wp:inline>
        </w:drawing>
      </w:r>
    </w:p>
    <w:p w14:paraId="5C889D47" w14:textId="691E6B99"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w:t>
      </w:r>
      <w:r w:rsidRPr="00D90E4F">
        <w:fldChar w:fldCharType="end"/>
      </w:r>
    </w:p>
    <w:p w14:paraId="00069BEA" w14:textId="77777777" w:rsidR="001B15A9" w:rsidRPr="00D90E4F" w:rsidRDefault="001B15A9" w:rsidP="00455E57">
      <w:r w:rsidRPr="00D90E4F">
        <w:t xml:space="preserve">If the grid is not activated it will be turned on temporally during this command. On the bottom </w:t>
      </w:r>
      <w:r w:rsidR="004135AD" w:rsidRPr="00D90E4F">
        <w:t>line,</w:t>
      </w:r>
      <w:r w:rsidRPr="00D90E4F">
        <w:t xml:space="preserve"> you can se</w:t>
      </w:r>
      <w:r w:rsidR="004135AD" w:rsidRPr="00D90E4F">
        <w:t xml:space="preserve">e </w:t>
      </w:r>
      <w:r w:rsidRPr="00D90E4F">
        <w:t>different options for the align command.</w:t>
      </w:r>
    </w:p>
    <w:p w14:paraId="189821CC" w14:textId="77777777" w:rsidR="00455E57" w:rsidRPr="00D90E4F" w:rsidRDefault="00455E57" w:rsidP="00455E57">
      <w:pPr>
        <w:pStyle w:val="Rubrik3"/>
      </w:pPr>
      <w:bookmarkStart w:id="841" w:name="_Toc434301402"/>
      <w:bookmarkStart w:id="842" w:name="_Toc444448644"/>
      <w:bookmarkStart w:id="843" w:name="_Toc129002850"/>
      <w:r w:rsidRPr="00D90E4F">
        <w:t>Surface</w:t>
      </w:r>
      <w:bookmarkEnd w:id="841"/>
      <w:bookmarkEnd w:id="842"/>
      <w:bookmarkEnd w:id="843"/>
    </w:p>
    <w:p w14:paraId="1F555505" w14:textId="77777777" w:rsidR="00455E57" w:rsidRPr="00D90E4F" w:rsidRDefault="00455E57" w:rsidP="00455E57">
      <w:r w:rsidRPr="00D90E4F">
        <w:t xml:space="preserve">This option is </w:t>
      </w:r>
      <w:r w:rsidR="004135AD" w:rsidRPr="00D90E4F">
        <w:t xml:space="preserve">default and it's good </w:t>
      </w:r>
      <w:r w:rsidRPr="00D90E4F">
        <w:t xml:space="preserve">to use if the model </w:t>
      </w:r>
      <w:r w:rsidR="004135AD" w:rsidRPr="00D90E4F">
        <w:t>is</w:t>
      </w:r>
      <w:r w:rsidRPr="00D90E4F">
        <w:t xml:space="preserve"> not placed orthogonal in the space.</w:t>
      </w:r>
    </w:p>
    <w:p w14:paraId="27AB7402" w14:textId="77777777" w:rsidR="00455E57" w:rsidRPr="00D90E4F" w:rsidRDefault="00455E57" w:rsidP="00455E57">
      <w:pPr>
        <w:keepNext/>
      </w:pPr>
      <w:r w:rsidRPr="00D90E4F">
        <w:rPr>
          <w:noProof/>
        </w:rPr>
        <w:drawing>
          <wp:inline distT="0" distB="0" distL="0" distR="0" wp14:anchorId="1BA2E43C" wp14:editId="531A80B3">
            <wp:extent cx="3290400" cy="2354400"/>
            <wp:effectExtent l="0" t="0" r="5715" b="8255"/>
            <wp:docPr id="90" name="Bildobjekt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0.png"/>
                    <pic:cNvPicPr/>
                  </pic:nvPicPr>
                  <pic:blipFill>
                    <a:blip r:embed="rId827">
                      <a:extLst>
                        <a:ext uri="{28A0092B-C50C-407E-A947-70E740481C1C}">
                          <a14:useLocalDpi xmlns:a14="http://schemas.microsoft.com/office/drawing/2010/main" val="0"/>
                        </a:ext>
                      </a:extLst>
                    </a:blip>
                    <a:stretch>
                      <a:fillRect/>
                    </a:stretch>
                  </pic:blipFill>
                  <pic:spPr>
                    <a:xfrm>
                      <a:off x="0" y="0"/>
                      <a:ext cx="3290400" cy="2354400"/>
                    </a:xfrm>
                    <a:prstGeom prst="rect">
                      <a:avLst/>
                    </a:prstGeom>
                  </pic:spPr>
                </pic:pic>
              </a:graphicData>
            </a:graphic>
          </wp:inline>
        </w:drawing>
      </w:r>
    </w:p>
    <w:p w14:paraId="778E3429" w14:textId="78D72F3A"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w:t>
      </w:r>
      <w:r w:rsidRPr="00D90E4F">
        <w:fldChar w:fldCharType="end"/>
      </w:r>
    </w:p>
    <w:p w14:paraId="2573F505" w14:textId="77777777" w:rsidR="00455E57" w:rsidRPr="00D90E4F" w:rsidRDefault="00455E57" w:rsidP="00455E57">
      <w:r w:rsidRPr="00D90E4F">
        <w:t>When you move the mouse over the model, you can see that different surface are highlighted. Click on that surface you want should be laying down on the table.</w:t>
      </w:r>
    </w:p>
    <w:p w14:paraId="6C8B787C" w14:textId="77777777" w:rsidR="00455E57" w:rsidRPr="00D90E4F" w:rsidRDefault="00455E57" w:rsidP="00455E57">
      <w:pPr>
        <w:pStyle w:val="Rubrik3"/>
      </w:pPr>
      <w:bookmarkStart w:id="844" w:name="_Toc434301403"/>
      <w:bookmarkStart w:id="845" w:name="_Toc444448645"/>
      <w:bookmarkStart w:id="846" w:name="_Toc129002851"/>
      <w:r w:rsidRPr="00D90E4F">
        <w:t>Three points</w:t>
      </w:r>
      <w:bookmarkEnd w:id="844"/>
      <w:bookmarkEnd w:id="845"/>
      <w:bookmarkEnd w:id="846"/>
    </w:p>
    <w:p w14:paraId="3D9A2BAD" w14:textId="77777777" w:rsidR="00455E57" w:rsidRPr="00D90E4F" w:rsidRDefault="00455E57" w:rsidP="00455E57">
      <w:r w:rsidRPr="00D90E4F">
        <w:t xml:space="preserve">This option can be used when the other methods does not </w:t>
      </w:r>
      <w:r w:rsidR="002F7CD5" w:rsidRPr="00D90E4F">
        <w:t>work</w:t>
      </w:r>
      <w:r w:rsidRPr="00D90E4F">
        <w:t>. When model is not placed orthogonal in the space and there is no flat surface to click on.</w:t>
      </w:r>
    </w:p>
    <w:p w14:paraId="5E8A64C9" w14:textId="77777777" w:rsidR="00455E57" w:rsidRPr="00D90E4F" w:rsidRDefault="00455E57" w:rsidP="00455E57">
      <w:pPr>
        <w:keepNext/>
      </w:pPr>
      <w:r w:rsidRPr="00D90E4F">
        <w:rPr>
          <w:noProof/>
        </w:rPr>
        <w:lastRenderedPageBreak/>
        <w:drawing>
          <wp:inline distT="0" distB="0" distL="0" distR="0" wp14:anchorId="3AC847FE" wp14:editId="307EA381">
            <wp:extent cx="4503600" cy="2332800"/>
            <wp:effectExtent l="0" t="0" r="0" b="0"/>
            <wp:docPr id="91" name="Bildobjekt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1.png"/>
                    <pic:cNvPicPr/>
                  </pic:nvPicPr>
                  <pic:blipFill>
                    <a:blip r:embed="rId828">
                      <a:extLst>
                        <a:ext uri="{28A0092B-C50C-407E-A947-70E740481C1C}">
                          <a14:useLocalDpi xmlns:a14="http://schemas.microsoft.com/office/drawing/2010/main" val="0"/>
                        </a:ext>
                      </a:extLst>
                    </a:blip>
                    <a:stretch>
                      <a:fillRect/>
                    </a:stretch>
                  </pic:blipFill>
                  <pic:spPr>
                    <a:xfrm>
                      <a:off x="0" y="0"/>
                      <a:ext cx="4503600" cy="2332800"/>
                    </a:xfrm>
                    <a:prstGeom prst="rect">
                      <a:avLst/>
                    </a:prstGeom>
                  </pic:spPr>
                </pic:pic>
              </a:graphicData>
            </a:graphic>
          </wp:inline>
        </w:drawing>
      </w:r>
    </w:p>
    <w:p w14:paraId="7E496428" w14:textId="3D39F79B"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w:t>
      </w:r>
      <w:r w:rsidRPr="00D90E4F">
        <w:fldChar w:fldCharType="end"/>
      </w:r>
    </w:p>
    <w:p w14:paraId="60945D5F" w14:textId="77777777" w:rsidR="00455E57" w:rsidRPr="00D90E4F" w:rsidRDefault="00455E57" w:rsidP="00455E57">
      <w:r w:rsidRPr="00D90E4F">
        <w:t>Click on three points. The points describe a theoretical surface that will be laying down on the table. This method can sometimes place the model with upside down. In that case use the box method to rotate the part.</w:t>
      </w:r>
    </w:p>
    <w:p w14:paraId="36CEF5AE" w14:textId="77777777" w:rsidR="004135AD" w:rsidRPr="00D90E4F" w:rsidRDefault="004135AD" w:rsidP="004135AD">
      <w:pPr>
        <w:pStyle w:val="Rubrik3"/>
      </w:pPr>
      <w:bookmarkStart w:id="847" w:name="_Toc434301401"/>
      <w:bookmarkStart w:id="848" w:name="_Toc444448643"/>
      <w:bookmarkStart w:id="849" w:name="_Toc129002852"/>
      <w:r w:rsidRPr="00D90E4F">
        <w:t>Box</w:t>
      </w:r>
      <w:bookmarkEnd w:id="847"/>
      <w:bookmarkEnd w:id="848"/>
      <w:bookmarkEnd w:id="849"/>
    </w:p>
    <w:p w14:paraId="3CB3EAD4" w14:textId="77777777" w:rsidR="004135AD" w:rsidRPr="00D90E4F" w:rsidRDefault="004135AD" w:rsidP="004135AD">
      <w:r w:rsidRPr="00D90E4F">
        <w:t>This option will create a 3D-bounding box around the model.</w:t>
      </w:r>
    </w:p>
    <w:p w14:paraId="5D449FF4" w14:textId="77777777" w:rsidR="004135AD" w:rsidRPr="00D90E4F" w:rsidRDefault="004135AD" w:rsidP="004135AD">
      <w:pPr>
        <w:keepNext/>
      </w:pPr>
      <w:r w:rsidRPr="00D90E4F">
        <w:rPr>
          <w:noProof/>
        </w:rPr>
        <w:drawing>
          <wp:inline distT="0" distB="0" distL="0" distR="0" wp14:anchorId="0553699A" wp14:editId="6C06F556">
            <wp:extent cx="3258000" cy="2930400"/>
            <wp:effectExtent l="0" t="0" r="0" b="3810"/>
            <wp:docPr id="89" name="Bildobjekt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png"/>
                    <pic:cNvPicPr/>
                  </pic:nvPicPr>
                  <pic:blipFill>
                    <a:blip r:embed="rId829">
                      <a:extLst>
                        <a:ext uri="{28A0092B-C50C-407E-A947-70E740481C1C}">
                          <a14:useLocalDpi xmlns:a14="http://schemas.microsoft.com/office/drawing/2010/main" val="0"/>
                        </a:ext>
                      </a:extLst>
                    </a:blip>
                    <a:stretch>
                      <a:fillRect/>
                    </a:stretch>
                  </pic:blipFill>
                  <pic:spPr>
                    <a:xfrm>
                      <a:off x="0" y="0"/>
                      <a:ext cx="3258000" cy="2930400"/>
                    </a:xfrm>
                    <a:prstGeom prst="rect">
                      <a:avLst/>
                    </a:prstGeom>
                  </pic:spPr>
                </pic:pic>
              </a:graphicData>
            </a:graphic>
          </wp:inline>
        </w:drawing>
      </w:r>
    </w:p>
    <w:p w14:paraId="2CB944C9" w14:textId="7F7825D4" w:rsidR="004135AD" w:rsidRPr="00D90E4F" w:rsidRDefault="004135AD" w:rsidP="004135AD">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4</w:t>
      </w:r>
      <w:r w:rsidRPr="00D90E4F">
        <w:fldChar w:fldCharType="end"/>
      </w:r>
    </w:p>
    <w:p w14:paraId="5A909122" w14:textId="77777777" w:rsidR="004135AD" w:rsidRPr="00D90E4F" w:rsidRDefault="004135AD" w:rsidP="004135AD">
      <w:r w:rsidRPr="00D90E4F">
        <w:t>Click on the side that should be laying down on the machine table.</w:t>
      </w:r>
    </w:p>
    <w:p w14:paraId="771CB571" w14:textId="77777777" w:rsidR="00455E57" w:rsidRPr="00D90E4F" w:rsidRDefault="00455E57" w:rsidP="00455E57">
      <w:pPr>
        <w:pStyle w:val="Rubrik2"/>
      </w:pPr>
      <w:bookmarkStart w:id="850" w:name="_Toc434301404"/>
      <w:bookmarkStart w:id="851" w:name="_Toc444448646"/>
      <w:bookmarkStart w:id="852" w:name="_Toc129002853"/>
      <w:bookmarkStart w:id="853" w:name="_Toc229474894"/>
      <w:r w:rsidRPr="00D90E4F">
        <w:t>Z-Position</w:t>
      </w:r>
      <w:bookmarkEnd w:id="850"/>
      <w:bookmarkEnd w:id="851"/>
      <w:bookmarkEnd w:id="852"/>
      <w:bookmarkEnd w:id="853"/>
    </w:p>
    <w:p w14:paraId="2369A611" w14:textId="77777777" w:rsidR="00455E57" w:rsidRPr="00D90E4F" w:rsidRDefault="004135AD" w:rsidP="00455E57">
      <w:pPr>
        <w:keepNext/>
      </w:pPr>
      <w:r w:rsidRPr="00D90E4F">
        <w:rPr>
          <w:noProof/>
        </w:rPr>
        <w:drawing>
          <wp:inline distT="0" distB="0" distL="0" distR="0" wp14:anchorId="61FECD84" wp14:editId="071F22BD">
            <wp:extent cx="1357200" cy="957600"/>
            <wp:effectExtent l="0" t="0" r="0" b="0"/>
            <wp:docPr id="18728" name="Bildobjekt 18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 name="3D-5X-Zposition.png"/>
                    <pic:cNvPicPr/>
                  </pic:nvPicPr>
                  <pic:blipFill>
                    <a:blip r:embed="rId830">
                      <a:extLst>
                        <a:ext uri="{28A0092B-C50C-407E-A947-70E740481C1C}">
                          <a14:useLocalDpi xmlns:a14="http://schemas.microsoft.com/office/drawing/2010/main" val="0"/>
                        </a:ext>
                      </a:extLst>
                    </a:blip>
                    <a:stretch>
                      <a:fillRect/>
                    </a:stretch>
                  </pic:blipFill>
                  <pic:spPr>
                    <a:xfrm>
                      <a:off x="0" y="0"/>
                      <a:ext cx="1357200" cy="957600"/>
                    </a:xfrm>
                    <a:prstGeom prst="rect">
                      <a:avLst/>
                    </a:prstGeom>
                  </pic:spPr>
                </pic:pic>
              </a:graphicData>
            </a:graphic>
          </wp:inline>
        </w:drawing>
      </w:r>
    </w:p>
    <w:p w14:paraId="271490F3" w14:textId="15E68B7E"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5</w:t>
      </w:r>
      <w:r w:rsidRPr="00D90E4F">
        <w:fldChar w:fldCharType="end"/>
      </w:r>
    </w:p>
    <w:p w14:paraId="5B098BA6" w14:textId="77777777" w:rsidR="00455E57" w:rsidRPr="00D90E4F" w:rsidRDefault="00455E57" w:rsidP="00455E57">
      <w:r w:rsidRPr="00D90E4F">
        <w:t xml:space="preserve">If you have used the Align command, then the lowest position of the part should be located correctly on the grid. If you need to modify the Z level of the </w:t>
      </w:r>
      <w:r w:rsidR="004135AD" w:rsidRPr="00D90E4F">
        <w:t>part,</w:t>
      </w:r>
      <w:r w:rsidRPr="00D90E4F">
        <w:t xml:space="preserve"> then you can use the Z-position command.</w:t>
      </w:r>
    </w:p>
    <w:p w14:paraId="183F4330" w14:textId="77777777" w:rsidR="00455E57" w:rsidRPr="00D90E4F" w:rsidRDefault="00455E57" w:rsidP="00455E57">
      <w:pPr>
        <w:keepNext/>
      </w:pPr>
      <w:r w:rsidRPr="00D90E4F">
        <w:rPr>
          <w:noProof/>
        </w:rPr>
        <w:lastRenderedPageBreak/>
        <w:drawing>
          <wp:inline distT="0" distB="0" distL="0" distR="0" wp14:anchorId="508461B5" wp14:editId="01A54DAD">
            <wp:extent cx="1580400" cy="1407600"/>
            <wp:effectExtent l="0" t="0" r="1270" b="2540"/>
            <wp:docPr id="93" name="Bildobjekt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9.png"/>
                    <pic:cNvPicPr/>
                  </pic:nvPicPr>
                  <pic:blipFill>
                    <a:blip r:embed="rId831">
                      <a:extLst>
                        <a:ext uri="{28A0092B-C50C-407E-A947-70E740481C1C}">
                          <a14:useLocalDpi xmlns:a14="http://schemas.microsoft.com/office/drawing/2010/main" val="0"/>
                        </a:ext>
                      </a:extLst>
                    </a:blip>
                    <a:stretch>
                      <a:fillRect/>
                    </a:stretch>
                  </pic:blipFill>
                  <pic:spPr>
                    <a:xfrm>
                      <a:off x="0" y="0"/>
                      <a:ext cx="1580400" cy="1407600"/>
                    </a:xfrm>
                    <a:prstGeom prst="rect">
                      <a:avLst/>
                    </a:prstGeom>
                  </pic:spPr>
                </pic:pic>
              </a:graphicData>
            </a:graphic>
          </wp:inline>
        </w:drawing>
      </w:r>
    </w:p>
    <w:p w14:paraId="4E0140C8" w14:textId="56A4485F"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6</w:t>
      </w:r>
      <w:r w:rsidRPr="00D90E4F">
        <w:fldChar w:fldCharType="end"/>
      </w:r>
    </w:p>
    <w:p w14:paraId="211F2947" w14:textId="77777777" w:rsidR="00455E57" w:rsidRPr="00D90E4F" w:rsidRDefault="00455E57" w:rsidP="00455E57">
      <w:r w:rsidRPr="00D90E4F">
        <w:t xml:space="preserve">The Bottom Z and Top Z values describes the actual position of the part. If you for example change the Top value to 0 that will automatically change the bottom value to -529.29. If you change any </w:t>
      </w:r>
      <w:r w:rsidR="004135AD" w:rsidRPr="00D90E4F">
        <w:t>value,</w:t>
      </w:r>
      <w:r w:rsidRPr="00D90E4F">
        <w:t xml:space="preserve"> then press the OK button to activate.</w:t>
      </w:r>
    </w:p>
    <w:p w14:paraId="437F3C7E" w14:textId="77777777" w:rsidR="004135AD" w:rsidRPr="00D90E4F" w:rsidRDefault="004135AD" w:rsidP="00455E57"/>
    <w:p w14:paraId="0340945B" w14:textId="77777777" w:rsidR="00455E57" w:rsidRPr="00D90E4F" w:rsidRDefault="00455E57" w:rsidP="00455E57">
      <w:r w:rsidRPr="00D90E4F">
        <w:t>The button on the right side is a shortcut that moves the part bottom to zero. We recommend that the lowest point on the part should be located on the grid.</w:t>
      </w:r>
    </w:p>
    <w:p w14:paraId="5F880DB8" w14:textId="77777777" w:rsidR="00455E57" w:rsidRPr="00D90E4F" w:rsidRDefault="00455E57" w:rsidP="00455E57">
      <w:pPr>
        <w:rPr>
          <w:b/>
        </w:rPr>
      </w:pPr>
      <w:r w:rsidRPr="00D90E4F">
        <w:rPr>
          <w:b/>
        </w:rPr>
        <w:t>Note!</w:t>
      </w:r>
    </w:p>
    <w:p w14:paraId="01834190" w14:textId="77777777" w:rsidR="00455E57" w:rsidRPr="00D90E4F" w:rsidRDefault="00455E57" w:rsidP="00455E57">
      <w:r w:rsidRPr="00D90E4F">
        <w:t xml:space="preserve">It’s important that the lowest Z position on the model are on the grid. There </w:t>
      </w:r>
      <w:r w:rsidR="004135AD" w:rsidRPr="00D90E4F">
        <w:t>are</w:t>
      </w:r>
      <w:r w:rsidRPr="00D90E4F">
        <w:t xml:space="preserve"> other methods to set the Z zero on the table or at top of the model.</w:t>
      </w:r>
    </w:p>
    <w:p w14:paraId="2376E324" w14:textId="77777777" w:rsidR="00455E57" w:rsidRPr="00D90E4F" w:rsidRDefault="00455E57" w:rsidP="00455E57">
      <w:pPr>
        <w:pStyle w:val="Rubrik2"/>
      </w:pPr>
      <w:bookmarkStart w:id="854" w:name="_Toc434301405"/>
      <w:bookmarkStart w:id="855" w:name="_Toc444448647"/>
      <w:bookmarkStart w:id="856" w:name="_Toc129002854"/>
      <w:bookmarkStart w:id="857" w:name="_Toc229474895"/>
      <w:r w:rsidRPr="00D90E4F">
        <w:t>Rotate</w:t>
      </w:r>
      <w:bookmarkEnd w:id="854"/>
      <w:bookmarkEnd w:id="855"/>
      <w:bookmarkEnd w:id="856"/>
      <w:bookmarkEnd w:id="857"/>
    </w:p>
    <w:p w14:paraId="22F4ADE7" w14:textId="77777777" w:rsidR="00455E57" w:rsidRPr="00D90E4F" w:rsidRDefault="004135AD" w:rsidP="00455E57">
      <w:pPr>
        <w:keepNext/>
      </w:pPr>
      <w:r w:rsidRPr="00D90E4F">
        <w:rPr>
          <w:noProof/>
        </w:rPr>
        <w:drawing>
          <wp:inline distT="0" distB="0" distL="0" distR="0" wp14:anchorId="3DA18F0F" wp14:editId="79FA088A">
            <wp:extent cx="1180800" cy="838800"/>
            <wp:effectExtent l="0" t="0" r="0" b="0"/>
            <wp:docPr id="18729" name="Bildobjekt 18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 name="3D-5X-Rotate.png"/>
                    <pic:cNvPicPr/>
                  </pic:nvPicPr>
                  <pic:blipFill>
                    <a:blip r:embed="rId832">
                      <a:extLst>
                        <a:ext uri="{28A0092B-C50C-407E-A947-70E740481C1C}">
                          <a14:useLocalDpi xmlns:a14="http://schemas.microsoft.com/office/drawing/2010/main" val="0"/>
                        </a:ext>
                      </a:extLst>
                    </a:blip>
                    <a:stretch>
                      <a:fillRect/>
                    </a:stretch>
                  </pic:blipFill>
                  <pic:spPr>
                    <a:xfrm>
                      <a:off x="0" y="0"/>
                      <a:ext cx="1180800" cy="838800"/>
                    </a:xfrm>
                    <a:prstGeom prst="rect">
                      <a:avLst/>
                    </a:prstGeom>
                  </pic:spPr>
                </pic:pic>
              </a:graphicData>
            </a:graphic>
          </wp:inline>
        </w:drawing>
      </w:r>
    </w:p>
    <w:p w14:paraId="1FC04362" w14:textId="5F4F2868"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7</w:t>
      </w:r>
      <w:r w:rsidRPr="00D90E4F">
        <w:fldChar w:fldCharType="end"/>
      </w:r>
    </w:p>
    <w:p w14:paraId="2DE5DB3C" w14:textId="77777777" w:rsidR="00455E57" w:rsidRPr="00D90E4F" w:rsidRDefault="00455E57" w:rsidP="00455E57">
      <w:r w:rsidRPr="00D90E4F">
        <w:t>The actual rotation of the model in the XY plan is not that important since you later can rotate the part on the cutting plan. If you however want to rotate the model you can do this by using the rotate command.</w:t>
      </w:r>
    </w:p>
    <w:p w14:paraId="661859B5" w14:textId="77777777" w:rsidR="00455E57" w:rsidRPr="00D90E4F" w:rsidRDefault="00455E57" w:rsidP="00455E57">
      <w:pPr>
        <w:keepNext/>
      </w:pPr>
      <w:r w:rsidRPr="00D90E4F">
        <w:rPr>
          <w:noProof/>
        </w:rPr>
        <w:drawing>
          <wp:inline distT="0" distB="0" distL="0" distR="0" wp14:anchorId="0826967D" wp14:editId="4B67F2BB">
            <wp:extent cx="1526400" cy="1846800"/>
            <wp:effectExtent l="0" t="0" r="0" b="1270"/>
            <wp:docPr id="95" name="Bildobjekt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1.png"/>
                    <pic:cNvPicPr/>
                  </pic:nvPicPr>
                  <pic:blipFill>
                    <a:blip r:embed="rId833">
                      <a:extLst>
                        <a:ext uri="{28A0092B-C50C-407E-A947-70E740481C1C}">
                          <a14:useLocalDpi xmlns:a14="http://schemas.microsoft.com/office/drawing/2010/main" val="0"/>
                        </a:ext>
                      </a:extLst>
                    </a:blip>
                    <a:stretch>
                      <a:fillRect/>
                    </a:stretch>
                  </pic:blipFill>
                  <pic:spPr>
                    <a:xfrm>
                      <a:off x="0" y="0"/>
                      <a:ext cx="1526400" cy="1846800"/>
                    </a:xfrm>
                    <a:prstGeom prst="rect">
                      <a:avLst/>
                    </a:prstGeom>
                  </pic:spPr>
                </pic:pic>
              </a:graphicData>
            </a:graphic>
          </wp:inline>
        </w:drawing>
      </w:r>
    </w:p>
    <w:p w14:paraId="4F367332" w14:textId="2C30E074"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8</w:t>
      </w:r>
      <w:r w:rsidRPr="00D90E4F">
        <w:fldChar w:fldCharType="end"/>
      </w:r>
    </w:p>
    <w:p w14:paraId="76EE1FAD" w14:textId="77777777" w:rsidR="00455E57" w:rsidRPr="00D90E4F" w:rsidRDefault="00455E57" w:rsidP="00455E57">
      <w:r w:rsidRPr="00D90E4F">
        <w:t>The model can be rotated around the X, Y or Z axis. You can’t exactly control the rotation position, of this reason you may have to use the Z-Position command afterwards.</w:t>
      </w:r>
    </w:p>
    <w:p w14:paraId="284219DF" w14:textId="77777777" w:rsidR="00455E57" w:rsidRPr="00D90E4F" w:rsidRDefault="00455E57" w:rsidP="00455E57">
      <w:pPr>
        <w:pStyle w:val="Rubrik2"/>
      </w:pPr>
      <w:bookmarkStart w:id="858" w:name="_Ref431488262"/>
      <w:bookmarkStart w:id="859" w:name="_Toc434301406"/>
      <w:bookmarkStart w:id="860" w:name="_Toc444448648"/>
      <w:bookmarkStart w:id="861" w:name="_Toc129002855"/>
      <w:bookmarkStart w:id="862" w:name="_Toc229474896"/>
      <w:r w:rsidRPr="00D90E4F">
        <w:t>Curves</w:t>
      </w:r>
      <w:bookmarkEnd w:id="858"/>
      <w:bookmarkEnd w:id="859"/>
      <w:bookmarkEnd w:id="860"/>
      <w:bookmarkEnd w:id="861"/>
      <w:bookmarkEnd w:id="862"/>
    </w:p>
    <w:p w14:paraId="0AE75AC1" w14:textId="77777777" w:rsidR="00455E57" w:rsidRPr="00D90E4F" w:rsidRDefault="00455E57" w:rsidP="00455E57">
      <w:r w:rsidRPr="00D90E4F">
        <w:t xml:space="preserve">The curves will define the top or bottom geometry of the cutting edges. There </w:t>
      </w:r>
      <w:r w:rsidR="002F7CD5" w:rsidRPr="00D90E4F">
        <w:t>are</w:t>
      </w:r>
      <w:r w:rsidRPr="00D90E4F">
        <w:t xml:space="preserve"> two methods to define the curves. From Surfaces or from Edges.</w:t>
      </w:r>
    </w:p>
    <w:p w14:paraId="68915050" w14:textId="77777777" w:rsidR="00455E57" w:rsidRPr="00D90E4F" w:rsidRDefault="00F44664" w:rsidP="00455E57">
      <w:pPr>
        <w:keepNext/>
      </w:pPr>
      <w:r w:rsidRPr="00D90E4F">
        <w:rPr>
          <w:noProof/>
        </w:rPr>
        <w:drawing>
          <wp:inline distT="0" distB="0" distL="0" distR="0" wp14:anchorId="6DD7C80C" wp14:editId="0A226594">
            <wp:extent cx="2476800" cy="835200"/>
            <wp:effectExtent l="0" t="0" r="0" b="0"/>
            <wp:docPr id="18731" name="Bildobjekt 18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 name="3D-5X-Curves.png"/>
                    <pic:cNvPicPr/>
                  </pic:nvPicPr>
                  <pic:blipFill>
                    <a:blip r:embed="rId834">
                      <a:extLst>
                        <a:ext uri="{28A0092B-C50C-407E-A947-70E740481C1C}">
                          <a14:useLocalDpi xmlns:a14="http://schemas.microsoft.com/office/drawing/2010/main" val="0"/>
                        </a:ext>
                      </a:extLst>
                    </a:blip>
                    <a:stretch>
                      <a:fillRect/>
                    </a:stretch>
                  </pic:blipFill>
                  <pic:spPr>
                    <a:xfrm>
                      <a:off x="0" y="0"/>
                      <a:ext cx="2476800" cy="835200"/>
                    </a:xfrm>
                    <a:prstGeom prst="rect">
                      <a:avLst/>
                    </a:prstGeom>
                  </pic:spPr>
                </pic:pic>
              </a:graphicData>
            </a:graphic>
          </wp:inline>
        </w:drawing>
      </w:r>
    </w:p>
    <w:p w14:paraId="29C301BA" w14:textId="73E09017"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9</w:t>
      </w:r>
      <w:r w:rsidRPr="00D90E4F">
        <w:fldChar w:fldCharType="end"/>
      </w:r>
    </w:p>
    <w:p w14:paraId="39260F4B" w14:textId="77777777" w:rsidR="00662F2B" w:rsidRPr="00D90E4F" w:rsidRDefault="00662F2B" w:rsidP="00662F2B">
      <w:r w:rsidRPr="00D90E4F">
        <w:t>Following dialog will be shown.</w:t>
      </w:r>
    </w:p>
    <w:p w14:paraId="0425781B" w14:textId="77777777" w:rsidR="00662F2B" w:rsidRPr="00D90E4F" w:rsidRDefault="00662F2B" w:rsidP="00662F2B">
      <w:pPr>
        <w:keepNext/>
      </w:pPr>
      <w:r w:rsidRPr="00D90E4F">
        <w:rPr>
          <w:noProof/>
        </w:rPr>
        <w:lastRenderedPageBreak/>
        <w:drawing>
          <wp:inline distT="0" distB="0" distL="0" distR="0" wp14:anchorId="649FA3EC" wp14:editId="5B6087AC">
            <wp:extent cx="1904400" cy="2113200"/>
            <wp:effectExtent l="0" t="0" r="0" b="0"/>
            <wp:docPr id="18732" name="Bildobjekt 18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 name="3D-5X-Curves2.png"/>
                    <pic:cNvPicPr/>
                  </pic:nvPicPr>
                  <pic:blipFill>
                    <a:blip r:embed="rId835">
                      <a:extLst>
                        <a:ext uri="{28A0092B-C50C-407E-A947-70E740481C1C}">
                          <a14:useLocalDpi xmlns:a14="http://schemas.microsoft.com/office/drawing/2010/main" val="0"/>
                        </a:ext>
                      </a:extLst>
                    </a:blip>
                    <a:stretch>
                      <a:fillRect/>
                    </a:stretch>
                  </pic:blipFill>
                  <pic:spPr>
                    <a:xfrm>
                      <a:off x="0" y="0"/>
                      <a:ext cx="1904400" cy="2113200"/>
                    </a:xfrm>
                    <a:prstGeom prst="rect">
                      <a:avLst/>
                    </a:prstGeom>
                  </pic:spPr>
                </pic:pic>
              </a:graphicData>
            </a:graphic>
          </wp:inline>
        </w:drawing>
      </w:r>
    </w:p>
    <w:p w14:paraId="2C7D5EB4" w14:textId="25C981BB" w:rsidR="00662F2B" w:rsidRPr="00D90E4F" w:rsidRDefault="00662F2B" w:rsidP="00662F2B">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10</w:t>
      </w:r>
      <w:r w:rsidRPr="00D90E4F">
        <w:fldChar w:fldCharType="end"/>
      </w:r>
    </w:p>
    <w:p w14:paraId="60A6F063" w14:textId="77777777" w:rsidR="00455E57" w:rsidRPr="00D90E4F" w:rsidRDefault="00455E57" w:rsidP="006C6197">
      <w:pPr>
        <w:pStyle w:val="Rubrik3"/>
      </w:pPr>
      <w:bookmarkStart w:id="863" w:name="_Toc434301407"/>
      <w:bookmarkStart w:id="864" w:name="_Toc444448649"/>
      <w:bookmarkStart w:id="865" w:name="_Toc129002856"/>
      <w:r w:rsidRPr="00D90E4F">
        <w:t>Pick Surfaces</w:t>
      </w:r>
      <w:bookmarkEnd w:id="863"/>
      <w:bookmarkEnd w:id="864"/>
      <w:bookmarkEnd w:id="865"/>
    </w:p>
    <w:p w14:paraId="7F60ED5D" w14:textId="77777777" w:rsidR="00455E57" w:rsidRPr="00D90E4F" w:rsidRDefault="00455E57" w:rsidP="00455E57">
      <w:r w:rsidRPr="00D90E4F">
        <w:t xml:space="preserve">This option is the fastest way of generating curves. By clicking on a surface, the command will generate curves at </w:t>
      </w:r>
      <w:r w:rsidR="00662F2B" w:rsidRPr="00D90E4F">
        <w:t>all border edges of the surface</w:t>
      </w:r>
      <w:r w:rsidRPr="00D90E4F">
        <w:t>.</w:t>
      </w:r>
    </w:p>
    <w:p w14:paraId="447EFC1A" w14:textId="77777777" w:rsidR="00455E57" w:rsidRPr="00D90E4F" w:rsidRDefault="00455E57" w:rsidP="00455E57">
      <w:pPr>
        <w:keepNext/>
      </w:pPr>
      <w:r w:rsidRPr="00D90E4F">
        <w:rPr>
          <w:noProof/>
        </w:rPr>
        <w:drawing>
          <wp:inline distT="0" distB="0" distL="0" distR="0" wp14:anchorId="2141C3C1" wp14:editId="72FF76A9">
            <wp:extent cx="4194000" cy="2638800"/>
            <wp:effectExtent l="0" t="0" r="0" b="9525"/>
            <wp:docPr id="96" name="Bildobjekt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8.png"/>
                    <pic:cNvPicPr/>
                  </pic:nvPicPr>
                  <pic:blipFill>
                    <a:blip r:embed="rId836">
                      <a:extLst>
                        <a:ext uri="{28A0092B-C50C-407E-A947-70E740481C1C}">
                          <a14:useLocalDpi xmlns:a14="http://schemas.microsoft.com/office/drawing/2010/main" val="0"/>
                        </a:ext>
                      </a:extLst>
                    </a:blip>
                    <a:stretch>
                      <a:fillRect/>
                    </a:stretch>
                  </pic:blipFill>
                  <pic:spPr>
                    <a:xfrm>
                      <a:off x="0" y="0"/>
                      <a:ext cx="4194000" cy="2638800"/>
                    </a:xfrm>
                    <a:prstGeom prst="rect">
                      <a:avLst/>
                    </a:prstGeom>
                  </pic:spPr>
                </pic:pic>
              </a:graphicData>
            </a:graphic>
          </wp:inline>
        </w:drawing>
      </w:r>
    </w:p>
    <w:p w14:paraId="569A39E6" w14:textId="14B3EBAC"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11</w:t>
      </w:r>
      <w:r w:rsidRPr="00D90E4F">
        <w:fldChar w:fldCharType="end"/>
      </w:r>
    </w:p>
    <w:p w14:paraId="75AC1F31" w14:textId="77777777" w:rsidR="00455E57" w:rsidRPr="00D90E4F" w:rsidRDefault="00455E57" w:rsidP="00455E57">
      <w:r w:rsidRPr="00D90E4F">
        <w:t>When you click on the surface A then the yellow curves are generated. If you also click on surface B and C then the curves goes around all three surfaces.</w:t>
      </w:r>
    </w:p>
    <w:p w14:paraId="6735978E" w14:textId="77777777" w:rsidR="00455E57" w:rsidRPr="00D90E4F" w:rsidRDefault="00455E57" w:rsidP="00455E57">
      <w:pPr>
        <w:keepNext/>
      </w:pPr>
      <w:r w:rsidRPr="00D90E4F">
        <w:rPr>
          <w:noProof/>
        </w:rPr>
        <w:drawing>
          <wp:inline distT="0" distB="0" distL="0" distR="0" wp14:anchorId="4D783066" wp14:editId="16E58E67">
            <wp:extent cx="4032000" cy="2577600"/>
            <wp:effectExtent l="0" t="0" r="6985" b="0"/>
            <wp:docPr id="97" name="Bildobjekt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9.png"/>
                    <pic:cNvPicPr/>
                  </pic:nvPicPr>
                  <pic:blipFill>
                    <a:blip r:embed="rId837">
                      <a:extLst>
                        <a:ext uri="{28A0092B-C50C-407E-A947-70E740481C1C}">
                          <a14:useLocalDpi xmlns:a14="http://schemas.microsoft.com/office/drawing/2010/main" val="0"/>
                        </a:ext>
                      </a:extLst>
                    </a:blip>
                    <a:stretch>
                      <a:fillRect/>
                    </a:stretch>
                  </pic:blipFill>
                  <pic:spPr>
                    <a:xfrm>
                      <a:off x="0" y="0"/>
                      <a:ext cx="4032000" cy="2577600"/>
                    </a:xfrm>
                    <a:prstGeom prst="rect">
                      <a:avLst/>
                    </a:prstGeom>
                  </pic:spPr>
                </pic:pic>
              </a:graphicData>
            </a:graphic>
          </wp:inline>
        </w:drawing>
      </w:r>
    </w:p>
    <w:p w14:paraId="0E040D10" w14:textId="36FA7092"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12</w:t>
      </w:r>
      <w:r w:rsidRPr="00D90E4F">
        <w:fldChar w:fldCharType="end"/>
      </w:r>
    </w:p>
    <w:p w14:paraId="4C75D68F" w14:textId="77777777" w:rsidR="00455E57" w:rsidRPr="00D90E4F" w:rsidRDefault="00455E57" w:rsidP="00455E57">
      <w:r w:rsidRPr="00D90E4F">
        <w:t xml:space="preserve">If you click on a surface of mistake, then you can just click on the same surface again to deselect. </w:t>
      </w:r>
    </w:p>
    <w:p w14:paraId="5FB50B2E" w14:textId="77777777" w:rsidR="00455E57" w:rsidRPr="00D90E4F" w:rsidRDefault="00455E57" w:rsidP="00455E57">
      <w:r w:rsidRPr="00D90E4F">
        <w:t>When you are finish then press Space or Enter to come back to the Curves dialog.</w:t>
      </w:r>
    </w:p>
    <w:p w14:paraId="3F7ADEBE" w14:textId="77777777" w:rsidR="00455E57" w:rsidRPr="00D90E4F" w:rsidRDefault="00455E57" w:rsidP="006C6197">
      <w:pPr>
        <w:pStyle w:val="Rubrik3"/>
      </w:pPr>
      <w:bookmarkStart w:id="866" w:name="_Toc434301408"/>
      <w:bookmarkStart w:id="867" w:name="_Toc444448650"/>
      <w:bookmarkStart w:id="868" w:name="_Toc129002857"/>
      <w:r w:rsidRPr="00D90E4F">
        <w:lastRenderedPageBreak/>
        <w:t>Pick Edges</w:t>
      </w:r>
      <w:bookmarkEnd w:id="866"/>
      <w:bookmarkEnd w:id="867"/>
      <w:bookmarkEnd w:id="868"/>
    </w:p>
    <w:p w14:paraId="67C0029A" w14:textId="77777777" w:rsidR="00455E57" w:rsidRPr="00D90E4F" w:rsidRDefault="00662F2B" w:rsidP="00455E57">
      <w:pPr>
        <w:keepNext/>
      </w:pPr>
      <w:r w:rsidRPr="00D90E4F">
        <w:rPr>
          <w:noProof/>
        </w:rPr>
        <w:drawing>
          <wp:inline distT="0" distB="0" distL="0" distR="0" wp14:anchorId="7F94B49F" wp14:editId="06E2223D">
            <wp:extent cx="1897200" cy="2109600"/>
            <wp:effectExtent l="0" t="0" r="0" b="0"/>
            <wp:docPr id="18734" name="Bildobjekt 18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 name="3D-5X-Curves3.png"/>
                    <pic:cNvPicPr/>
                  </pic:nvPicPr>
                  <pic:blipFill>
                    <a:blip r:embed="rId838">
                      <a:extLst>
                        <a:ext uri="{28A0092B-C50C-407E-A947-70E740481C1C}">
                          <a14:useLocalDpi xmlns:a14="http://schemas.microsoft.com/office/drawing/2010/main" val="0"/>
                        </a:ext>
                      </a:extLst>
                    </a:blip>
                    <a:stretch>
                      <a:fillRect/>
                    </a:stretch>
                  </pic:blipFill>
                  <pic:spPr>
                    <a:xfrm>
                      <a:off x="0" y="0"/>
                      <a:ext cx="1897200" cy="2109600"/>
                    </a:xfrm>
                    <a:prstGeom prst="rect">
                      <a:avLst/>
                    </a:prstGeom>
                  </pic:spPr>
                </pic:pic>
              </a:graphicData>
            </a:graphic>
          </wp:inline>
        </w:drawing>
      </w:r>
    </w:p>
    <w:p w14:paraId="4C30B725" w14:textId="131FFF4A"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13</w:t>
      </w:r>
      <w:r w:rsidRPr="00D90E4F">
        <w:fldChar w:fldCharType="end"/>
      </w:r>
    </w:p>
    <w:p w14:paraId="03EEE12F" w14:textId="77777777" w:rsidR="00B14200" w:rsidRPr="00D90E4F" w:rsidRDefault="00455E57" w:rsidP="00455E57">
      <w:r w:rsidRPr="00D90E4F">
        <w:t>I</w:t>
      </w:r>
      <w:r w:rsidR="00962614" w:rsidRPr="00D90E4F">
        <w:t>f you need to generate curves on</w:t>
      </w:r>
      <w:r w:rsidRPr="00D90E4F">
        <w:t xml:space="preserve"> a more complicated part, then you sometimes need </w:t>
      </w:r>
      <w:r w:rsidR="00662F2B" w:rsidRPr="00D90E4F">
        <w:t>to create them from the edges on</w:t>
      </w:r>
      <w:r w:rsidR="00EA2983" w:rsidRPr="00D90E4F">
        <w:t xml:space="preserve"> the model.</w:t>
      </w:r>
    </w:p>
    <w:p w14:paraId="7E417A46" w14:textId="77777777" w:rsidR="00455E57" w:rsidRPr="00D90E4F" w:rsidRDefault="00DB33B1" w:rsidP="00455E57">
      <w:pPr>
        <w:keepNext/>
      </w:pPr>
      <w:r w:rsidRPr="00D90E4F">
        <w:rPr>
          <w:noProof/>
        </w:rPr>
        <w:drawing>
          <wp:inline distT="0" distB="0" distL="0" distR="0" wp14:anchorId="2C4835FC" wp14:editId="71F7CF7F">
            <wp:extent cx="4150800" cy="2206800"/>
            <wp:effectExtent l="0" t="0" r="0" b="0"/>
            <wp:docPr id="18735" name="Bildobjekt 18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 name="3D-5X-Curves4.png"/>
                    <pic:cNvPicPr/>
                  </pic:nvPicPr>
                  <pic:blipFill>
                    <a:blip r:embed="rId839" cstate="print">
                      <a:extLst>
                        <a:ext uri="{28A0092B-C50C-407E-A947-70E740481C1C}">
                          <a14:useLocalDpi xmlns:a14="http://schemas.microsoft.com/office/drawing/2010/main" val="0"/>
                        </a:ext>
                      </a:extLst>
                    </a:blip>
                    <a:stretch>
                      <a:fillRect/>
                    </a:stretch>
                  </pic:blipFill>
                  <pic:spPr>
                    <a:xfrm>
                      <a:off x="0" y="0"/>
                      <a:ext cx="4150800" cy="2206800"/>
                    </a:xfrm>
                    <a:prstGeom prst="rect">
                      <a:avLst/>
                    </a:prstGeom>
                  </pic:spPr>
                </pic:pic>
              </a:graphicData>
            </a:graphic>
          </wp:inline>
        </w:drawing>
      </w:r>
    </w:p>
    <w:p w14:paraId="30FCC418" w14:textId="60634DC9"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14</w:t>
      </w:r>
      <w:r w:rsidRPr="00D90E4F">
        <w:fldChar w:fldCharType="end"/>
      </w:r>
    </w:p>
    <w:p w14:paraId="6BFB9F83" w14:textId="77777777" w:rsidR="00962614" w:rsidRPr="00D90E4F" w:rsidRDefault="00962614" w:rsidP="00962614">
      <w:r w:rsidRPr="00D90E4F">
        <w:t>Click on the "Pick edges" button and select an edge on the model.</w:t>
      </w:r>
    </w:p>
    <w:p w14:paraId="2F2359C7" w14:textId="77777777" w:rsidR="00DB33B1" w:rsidRPr="00D90E4F" w:rsidRDefault="00DB33B1" w:rsidP="00EA11A3">
      <w:pPr>
        <w:pStyle w:val="Liststycke"/>
        <w:numPr>
          <w:ilvl w:val="0"/>
          <w:numId w:val="17"/>
        </w:numPr>
      </w:pPr>
      <w:r w:rsidRPr="00D90E4F">
        <w:t>The blue edges are the selected edges.</w:t>
      </w:r>
    </w:p>
    <w:p w14:paraId="7A38046D" w14:textId="77777777" w:rsidR="00B14200" w:rsidRPr="00D90E4F" w:rsidRDefault="00B14200" w:rsidP="00EA11A3">
      <w:pPr>
        <w:pStyle w:val="Liststycke"/>
        <w:numPr>
          <w:ilvl w:val="0"/>
          <w:numId w:val="17"/>
        </w:numPr>
      </w:pPr>
      <w:r w:rsidRPr="00D90E4F">
        <w:t xml:space="preserve">The red edge is the one that are </w:t>
      </w:r>
      <w:r w:rsidR="00DB33B1" w:rsidRPr="00D90E4F">
        <w:t xml:space="preserve">closest to the mouse cursor and the edge that will be added </w:t>
      </w:r>
      <w:r w:rsidRPr="00D90E4F">
        <w:t>if you click with the mouse.</w:t>
      </w:r>
    </w:p>
    <w:p w14:paraId="520EC155" w14:textId="77777777" w:rsidR="00B14200" w:rsidRPr="00D90E4F" w:rsidRDefault="00B14200" w:rsidP="00EA11A3">
      <w:pPr>
        <w:pStyle w:val="Liststycke"/>
        <w:numPr>
          <w:ilvl w:val="0"/>
          <w:numId w:val="17"/>
        </w:numPr>
      </w:pPr>
      <w:r w:rsidRPr="00D90E4F">
        <w:t>The yellow edge is the suggested edge and that will be selected if you press the "Next (N)" option</w:t>
      </w:r>
      <w:r w:rsidR="00C47A20" w:rsidRPr="00D90E4F">
        <w:t xml:space="preserve"> on the command line</w:t>
      </w:r>
      <w:r w:rsidRPr="00D90E4F">
        <w:t>.</w:t>
      </w:r>
      <w:r w:rsidR="00DB33B1" w:rsidRPr="00D90E4F">
        <w:t xml:space="preserve"> In many </w:t>
      </w:r>
      <w:r w:rsidR="00962614" w:rsidRPr="00D90E4F">
        <w:t>case,</w:t>
      </w:r>
      <w:r w:rsidR="00DB33B1" w:rsidRPr="00D90E4F">
        <w:t xml:space="preserve"> </w:t>
      </w:r>
      <w:r w:rsidR="00962614" w:rsidRPr="00D90E4F">
        <w:t>you can select a whole curve by pressing the "N" button.</w:t>
      </w:r>
    </w:p>
    <w:p w14:paraId="1B1BBDE9" w14:textId="77777777" w:rsidR="00962614" w:rsidRPr="00D90E4F" w:rsidRDefault="00962614" w:rsidP="00EA11A3">
      <w:pPr>
        <w:pStyle w:val="Liststycke"/>
        <w:numPr>
          <w:ilvl w:val="0"/>
          <w:numId w:val="17"/>
        </w:numPr>
      </w:pPr>
      <w:r w:rsidRPr="00D90E4F">
        <w:t>By pressing Backspace, you can undo the last selection.</w:t>
      </w:r>
    </w:p>
    <w:p w14:paraId="125159EE" w14:textId="77777777" w:rsidR="00B14200" w:rsidRPr="00D90E4F" w:rsidRDefault="00962614" w:rsidP="00EA11A3">
      <w:pPr>
        <w:pStyle w:val="Liststycke"/>
        <w:numPr>
          <w:ilvl w:val="0"/>
          <w:numId w:val="17"/>
        </w:numPr>
      </w:pPr>
      <w:r w:rsidRPr="00D90E4F">
        <w:t>By pressing "Z" you will automatically zoom up. This will make it more easy to select a short edge. If you press "Z" again then it will zoom back again.</w:t>
      </w:r>
    </w:p>
    <w:p w14:paraId="55F3C179" w14:textId="77777777" w:rsidR="00962614" w:rsidRPr="00D90E4F" w:rsidRDefault="00962614" w:rsidP="00EA11A3">
      <w:pPr>
        <w:pStyle w:val="Liststycke"/>
        <w:numPr>
          <w:ilvl w:val="0"/>
          <w:numId w:val="17"/>
        </w:numPr>
      </w:pPr>
      <w:r w:rsidRPr="00D90E4F">
        <w:t>By using the option "Line" you can create a line from last point to a new point, this line will automatically be converted to a curve.</w:t>
      </w:r>
    </w:p>
    <w:p w14:paraId="035219C6" w14:textId="77777777" w:rsidR="00962614" w:rsidRPr="00D90E4F" w:rsidRDefault="00962614" w:rsidP="00EA11A3">
      <w:pPr>
        <w:pStyle w:val="Liststycke"/>
        <w:numPr>
          <w:ilvl w:val="0"/>
          <w:numId w:val="17"/>
        </w:numPr>
      </w:pPr>
      <w:r w:rsidRPr="00D90E4F">
        <w:t>Click "Done" or press Space or Enter to come back to the curves dialog.</w:t>
      </w:r>
    </w:p>
    <w:p w14:paraId="7FB37A19" w14:textId="77777777" w:rsidR="00962614" w:rsidRPr="00D90E4F" w:rsidRDefault="002E0004" w:rsidP="006C6197">
      <w:pPr>
        <w:pStyle w:val="Rubrik3"/>
      </w:pPr>
      <w:bookmarkStart w:id="869" w:name="_Toc129002858"/>
      <w:r w:rsidRPr="00D90E4F">
        <w:t>Continue</w:t>
      </w:r>
      <w:bookmarkEnd w:id="869"/>
    </w:p>
    <w:p w14:paraId="236001A1" w14:textId="77777777" w:rsidR="0085128E" w:rsidRPr="00D90E4F" w:rsidRDefault="0085128E" w:rsidP="0085128E">
      <w:pPr>
        <w:keepNext/>
      </w:pPr>
      <w:r w:rsidRPr="00D90E4F">
        <w:rPr>
          <w:noProof/>
        </w:rPr>
        <w:drawing>
          <wp:inline distT="0" distB="0" distL="0" distR="0" wp14:anchorId="1AB9DA84" wp14:editId="6700B78B">
            <wp:extent cx="1904400" cy="2113200"/>
            <wp:effectExtent l="0" t="0" r="0" b="0"/>
            <wp:docPr id="18736" name="Bildobjekt 18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 name="3D-5X-Curves5.png"/>
                    <pic:cNvPicPr/>
                  </pic:nvPicPr>
                  <pic:blipFill>
                    <a:blip r:embed="rId840">
                      <a:extLst>
                        <a:ext uri="{28A0092B-C50C-407E-A947-70E740481C1C}">
                          <a14:useLocalDpi xmlns:a14="http://schemas.microsoft.com/office/drawing/2010/main" val="0"/>
                        </a:ext>
                      </a:extLst>
                    </a:blip>
                    <a:stretch>
                      <a:fillRect/>
                    </a:stretch>
                  </pic:blipFill>
                  <pic:spPr>
                    <a:xfrm>
                      <a:off x="0" y="0"/>
                      <a:ext cx="1904400" cy="2113200"/>
                    </a:xfrm>
                    <a:prstGeom prst="rect">
                      <a:avLst/>
                    </a:prstGeom>
                  </pic:spPr>
                </pic:pic>
              </a:graphicData>
            </a:graphic>
          </wp:inline>
        </w:drawing>
      </w:r>
    </w:p>
    <w:p w14:paraId="352B414D" w14:textId="206E8330" w:rsidR="0085128E" w:rsidRPr="00D90E4F" w:rsidRDefault="0085128E" w:rsidP="0085128E">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15</w:t>
      </w:r>
      <w:r w:rsidRPr="00D90E4F">
        <w:fldChar w:fldCharType="end"/>
      </w:r>
    </w:p>
    <w:p w14:paraId="5774E935" w14:textId="77777777" w:rsidR="002E0004" w:rsidRPr="00D90E4F" w:rsidRDefault="0085128E" w:rsidP="0085128E">
      <w:r w:rsidRPr="00D90E4F">
        <w:lastRenderedPageBreak/>
        <w:t xml:space="preserve">If you have an open curve, then you can continue to add more edges on the curve. </w:t>
      </w:r>
    </w:p>
    <w:p w14:paraId="3B2385F9" w14:textId="77777777" w:rsidR="002E0004" w:rsidRPr="00D90E4F" w:rsidRDefault="002E0004" w:rsidP="002E0004">
      <w:pPr>
        <w:pStyle w:val="Rubrik3"/>
      </w:pPr>
      <w:bookmarkStart w:id="870" w:name="_Toc129002859"/>
      <w:r w:rsidRPr="00D90E4F">
        <w:t>Close curve</w:t>
      </w:r>
      <w:bookmarkEnd w:id="870"/>
    </w:p>
    <w:p w14:paraId="5CD774A0" w14:textId="77777777" w:rsidR="0085128E" w:rsidRPr="00D90E4F" w:rsidRDefault="002E0004" w:rsidP="0085128E">
      <w:r w:rsidRPr="00D90E4F">
        <w:t>If you have an open curve, you can use this button to close the curve. I</w:t>
      </w:r>
      <w:r w:rsidR="0085128E" w:rsidRPr="00D90E4F">
        <w:t>t will be a straight line from the start to the end of the curve.</w:t>
      </w:r>
    </w:p>
    <w:p w14:paraId="50A20FCA" w14:textId="77777777" w:rsidR="006C6197" w:rsidRPr="00D90E4F" w:rsidRDefault="006C6197" w:rsidP="006C6197">
      <w:pPr>
        <w:pStyle w:val="Rubrik3"/>
      </w:pPr>
      <w:bookmarkStart w:id="871" w:name="_Toc129002860"/>
      <w:r w:rsidRPr="00D90E4F">
        <w:t>Reverse curve</w:t>
      </w:r>
      <w:bookmarkEnd w:id="871"/>
    </w:p>
    <w:p w14:paraId="7444A746" w14:textId="77777777" w:rsidR="006C6197" w:rsidRPr="00D90E4F" w:rsidRDefault="00A06989" w:rsidP="006C6197">
      <w:r w:rsidRPr="00D90E4F">
        <w:t>When using the "Auto" option in the Toolpath command then the direction of the cutting will be the same as the direction of the curve. By clicking on this button you can reverse the direction of the curve.</w:t>
      </w:r>
    </w:p>
    <w:p w14:paraId="08D2220B" w14:textId="77777777" w:rsidR="006C6197" w:rsidRPr="00D90E4F" w:rsidRDefault="006C6197" w:rsidP="006C6197">
      <w:pPr>
        <w:pStyle w:val="Rubrik3"/>
      </w:pPr>
      <w:bookmarkStart w:id="872" w:name="_Toc129002861"/>
      <w:r w:rsidRPr="00D90E4F">
        <w:t>Inspect</w:t>
      </w:r>
      <w:bookmarkEnd w:id="872"/>
    </w:p>
    <w:p w14:paraId="0070ABFC" w14:textId="77777777" w:rsidR="006C6197" w:rsidRPr="00D90E4F" w:rsidRDefault="006C6197" w:rsidP="006C6197">
      <w:r w:rsidRPr="00D90E4F">
        <w:t>With this option, you can inspect the curve.</w:t>
      </w:r>
    </w:p>
    <w:p w14:paraId="7D82878F" w14:textId="77777777" w:rsidR="006C6197" w:rsidRPr="00D90E4F" w:rsidRDefault="006C6197" w:rsidP="006C6197">
      <w:pPr>
        <w:keepNext/>
      </w:pPr>
      <w:r w:rsidRPr="00D90E4F">
        <w:rPr>
          <w:noProof/>
        </w:rPr>
        <w:drawing>
          <wp:inline distT="0" distB="0" distL="0" distR="0" wp14:anchorId="218E352D" wp14:editId="2FCD4C60">
            <wp:extent cx="3355200" cy="2160000"/>
            <wp:effectExtent l="0" t="0" r="0" b="0"/>
            <wp:docPr id="18737" name="Bildobjekt 18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 name="3D-5X-Curves6.png"/>
                    <pic:cNvPicPr/>
                  </pic:nvPicPr>
                  <pic:blipFill>
                    <a:blip r:embed="rId841" cstate="print">
                      <a:extLst>
                        <a:ext uri="{28A0092B-C50C-407E-A947-70E740481C1C}">
                          <a14:useLocalDpi xmlns:a14="http://schemas.microsoft.com/office/drawing/2010/main" val="0"/>
                        </a:ext>
                      </a:extLst>
                    </a:blip>
                    <a:stretch>
                      <a:fillRect/>
                    </a:stretch>
                  </pic:blipFill>
                  <pic:spPr>
                    <a:xfrm>
                      <a:off x="0" y="0"/>
                      <a:ext cx="3355200" cy="2160000"/>
                    </a:xfrm>
                    <a:prstGeom prst="rect">
                      <a:avLst/>
                    </a:prstGeom>
                  </pic:spPr>
                </pic:pic>
              </a:graphicData>
            </a:graphic>
          </wp:inline>
        </w:drawing>
      </w:r>
    </w:p>
    <w:p w14:paraId="13976ED1" w14:textId="052701B3" w:rsidR="006C6197" w:rsidRPr="00D90E4F" w:rsidRDefault="006C6197" w:rsidP="006C619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16</w:t>
      </w:r>
      <w:r w:rsidRPr="00D90E4F">
        <w:fldChar w:fldCharType="end"/>
      </w:r>
    </w:p>
    <w:p w14:paraId="3382FC4D" w14:textId="77777777" w:rsidR="006C6197" w:rsidRPr="00D90E4F" w:rsidRDefault="006C6197" w:rsidP="006C6197">
      <w:r w:rsidRPr="00D90E4F">
        <w:t>By the shortcut</w:t>
      </w:r>
      <w:r w:rsidR="002E7578" w:rsidRPr="00D90E4F">
        <w:t xml:space="preserve"> "N" or "P" you can inspect the different segments in the curve.</w:t>
      </w:r>
    </w:p>
    <w:p w14:paraId="4315EE8A" w14:textId="77777777" w:rsidR="002E7578" w:rsidRPr="00D90E4F" w:rsidRDefault="002E7578" w:rsidP="002E7578">
      <w:pPr>
        <w:pStyle w:val="Rubrik3"/>
      </w:pPr>
      <w:bookmarkStart w:id="873" w:name="_Toc129002862"/>
      <w:r w:rsidRPr="00D90E4F">
        <w:t>Delete curves</w:t>
      </w:r>
      <w:bookmarkEnd w:id="873"/>
    </w:p>
    <w:p w14:paraId="3B6CF26F" w14:textId="77777777" w:rsidR="002E7578" w:rsidRPr="00D90E4F" w:rsidRDefault="002E7578" w:rsidP="002E7578">
      <w:pPr>
        <w:keepNext/>
      </w:pPr>
      <w:r w:rsidRPr="00D90E4F">
        <w:rPr>
          <w:noProof/>
        </w:rPr>
        <w:drawing>
          <wp:inline distT="0" distB="0" distL="0" distR="0" wp14:anchorId="3796DA1F" wp14:editId="313ABA51">
            <wp:extent cx="792000" cy="284400"/>
            <wp:effectExtent l="0" t="0" r="0" b="0"/>
            <wp:docPr id="78" name="Bildobjekt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3D-5X-Curves7.png"/>
                    <pic:cNvPicPr/>
                  </pic:nvPicPr>
                  <pic:blipFill>
                    <a:blip r:embed="rId842">
                      <a:extLst>
                        <a:ext uri="{28A0092B-C50C-407E-A947-70E740481C1C}">
                          <a14:useLocalDpi xmlns:a14="http://schemas.microsoft.com/office/drawing/2010/main" val="0"/>
                        </a:ext>
                      </a:extLst>
                    </a:blip>
                    <a:stretch>
                      <a:fillRect/>
                    </a:stretch>
                  </pic:blipFill>
                  <pic:spPr>
                    <a:xfrm>
                      <a:off x="0" y="0"/>
                      <a:ext cx="792000" cy="284400"/>
                    </a:xfrm>
                    <a:prstGeom prst="rect">
                      <a:avLst/>
                    </a:prstGeom>
                  </pic:spPr>
                </pic:pic>
              </a:graphicData>
            </a:graphic>
          </wp:inline>
        </w:drawing>
      </w:r>
    </w:p>
    <w:p w14:paraId="5D9D5F0B" w14:textId="6CE3A0F4" w:rsidR="002E7578" w:rsidRPr="00D90E4F" w:rsidRDefault="002E7578" w:rsidP="002E7578">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17</w:t>
      </w:r>
      <w:r w:rsidRPr="00D90E4F">
        <w:fldChar w:fldCharType="end"/>
      </w:r>
    </w:p>
    <w:p w14:paraId="79541736" w14:textId="77777777" w:rsidR="002E7578" w:rsidRPr="00D90E4F" w:rsidRDefault="002E7578" w:rsidP="002E7578">
      <w:r w:rsidRPr="00D90E4F">
        <w:t>By using the "X" button you can delete all curves. If you are using the " – " button yo</w:t>
      </w:r>
      <w:r w:rsidR="00A06989" w:rsidRPr="00D90E4F">
        <w:t>u can delete the selected curve</w:t>
      </w:r>
      <w:r w:rsidRPr="00D90E4F">
        <w:t xml:space="preserve"> in the dialog.</w:t>
      </w:r>
    </w:p>
    <w:p w14:paraId="2A0B7A3D" w14:textId="77777777" w:rsidR="002E7578" w:rsidRPr="00D90E4F" w:rsidRDefault="002E7578" w:rsidP="002E7578">
      <w:pPr>
        <w:pStyle w:val="Rubrik3"/>
      </w:pPr>
      <w:bookmarkStart w:id="874" w:name="_Toc129002863"/>
      <w:r w:rsidRPr="00D90E4F">
        <w:t>Other settings</w:t>
      </w:r>
      <w:bookmarkEnd w:id="874"/>
    </w:p>
    <w:p w14:paraId="155D474F" w14:textId="77777777" w:rsidR="002E7578" w:rsidRPr="00D90E4F" w:rsidRDefault="002E7578" w:rsidP="002E7578">
      <w:pPr>
        <w:keepNext/>
      </w:pPr>
      <w:r w:rsidRPr="00D90E4F">
        <w:rPr>
          <w:noProof/>
        </w:rPr>
        <w:drawing>
          <wp:inline distT="0" distB="0" distL="0" distR="0" wp14:anchorId="350A9436" wp14:editId="71E4ACD6">
            <wp:extent cx="990000" cy="280800"/>
            <wp:effectExtent l="0" t="0" r="0" b="0"/>
            <wp:docPr id="80" name="Bildobjekt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3D-5X-Curves8.png"/>
                    <pic:cNvPicPr/>
                  </pic:nvPicPr>
                  <pic:blipFill>
                    <a:blip r:embed="rId843">
                      <a:extLst>
                        <a:ext uri="{28A0092B-C50C-407E-A947-70E740481C1C}">
                          <a14:useLocalDpi xmlns:a14="http://schemas.microsoft.com/office/drawing/2010/main" val="0"/>
                        </a:ext>
                      </a:extLst>
                    </a:blip>
                    <a:stretch>
                      <a:fillRect/>
                    </a:stretch>
                  </pic:blipFill>
                  <pic:spPr>
                    <a:xfrm>
                      <a:off x="0" y="0"/>
                      <a:ext cx="990000" cy="280800"/>
                    </a:xfrm>
                    <a:prstGeom prst="rect">
                      <a:avLst/>
                    </a:prstGeom>
                  </pic:spPr>
                </pic:pic>
              </a:graphicData>
            </a:graphic>
          </wp:inline>
        </w:drawing>
      </w:r>
    </w:p>
    <w:p w14:paraId="368570AD" w14:textId="144D5E8D" w:rsidR="002E7578" w:rsidRPr="00D90E4F" w:rsidRDefault="002E7578" w:rsidP="002E7578">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18</w:t>
      </w:r>
      <w:r w:rsidRPr="00D90E4F">
        <w:fldChar w:fldCharType="end"/>
      </w:r>
    </w:p>
    <w:p w14:paraId="3840618F" w14:textId="77777777" w:rsidR="00455E57" w:rsidRPr="00D90E4F" w:rsidRDefault="002E7578" w:rsidP="00455E57">
      <w:r w:rsidRPr="00D90E4F">
        <w:t>If you have a complicated model with a lot of information, then it can be more easy to work</w:t>
      </w:r>
      <w:r w:rsidR="00A06989" w:rsidRPr="00D90E4F">
        <w:t xml:space="preserve"> with the curves if you check the "Hide</w:t>
      </w:r>
      <w:r w:rsidRPr="00D90E4F">
        <w:t xml:space="preserve"> toolpath</w:t>
      </w:r>
      <w:r w:rsidR="00A06989" w:rsidRPr="00D90E4F">
        <w:t>"</w:t>
      </w:r>
      <w:r w:rsidRPr="00D90E4F">
        <w:t xml:space="preserve">. Normally is only the selected curve visible. If you check the "Show all" </w:t>
      </w:r>
      <w:r w:rsidR="00A06989" w:rsidRPr="00D90E4F">
        <w:t>then you can see all curves at the same time.</w:t>
      </w:r>
    </w:p>
    <w:p w14:paraId="18EB7415" w14:textId="77777777" w:rsidR="00455E57" w:rsidRPr="00D90E4F" w:rsidRDefault="00B02450" w:rsidP="00455E57">
      <w:pPr>
        <w:pStyle w:val="Rubrik2"/>
      </w:pPr>
      <w:bookmarkStart w:id="875" w:name="_Toc434301410"/>
      <w:bookmarkStart w:id="876" w:name="_Toc444448652"/>
      <w:bookmarkStart w:id="877" w:name="_Toc129002864"/>
      <w:bookmarkStart w:id="878" w:name="_Toc229474897"/>
      <w:r w:rsidRPr="00D90E4F">
        <w:t>T</w:t>
      </w:r>
      <w:r w:rsidR="00455E57" w:rsidRPr="00D90E4F">
        <w:t>oolpa</w:t>
      </w:r>
      <w:bookmarkStart w:id="879" w:name="T5xToolPath"/>
      <w:bookmarkEnd w:id="879"/>
      <w:r w:rsidR="00455E57" w:rsidRPr="00D90E4F">
        <w:t>th</w:t>
      </w:r>
      <w:bookmarkEnd w:id="875"/>
      <w:bookmarkEnd w:id="876"/>
      <w:r w:rsidR="008E6653" w:rsidRPr="00D90E4F">
        <w:t>s</w:t>
      </w:r>
      <w:bookmarkEnd w:id="877"/>
      <w:bookmarkEnd w:id="878"/>
    </w:p>
    <w:p w14:paraId="1BD107E6" w14:textId="77777777" w:rsidR="00455E57" w:rsidRPr="00D90E4F" w:rsidRDefault="008E6653" w:rsidP="00455E57">
      <w:pPr>
        <w:keepNext/>
      </w:pPr>
      <w:r w:rsidRPr="00D90E4F">
        <w:rPr>
          <w:noProof/>
        </w:rPr>
        <w:drawing>
          <wp:inline distT="0" distB="0" distL="0" distR="0" wp14:anchorId="6CC78A0C" wp14:editId="3E07D563">
            <wp:extent cx="2444400" cy="900000"/>
            <wp:effectExtent l="0" t="0" r="0" b="0"/>
            <wp:docPr id="81" name="Bildobjekt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3D-5X-Toolpath1.png"/>
                    <pic:cNvPicPr/>
                  </pic:nvPicPr>
                  <pic:blipFill>
                    <a:blip r:embed="rId844">
                      <a:extLst>
                        <a:ext uri="{28A0092B-C50C-407E-A947-70E740481C1C}">
                          <a14:useLocalDpi xmlns:a14="http://schemas.microsoft.com/office/drawing/2010/main" val="0"/>
                        </a:ext>
                      </a:extLst>
                    </a:blip>
                    <a:stretch>
                      <a:fillRect/>
                    </a:stretch>
                  </pic:blipFill>
                  <pic:spPr>
                    <a:xfrm>
                      <a:off x="0" y="0"/>
                      <a:ext cx="2444400" cy="900000"/>
                    </a:xfrm>
                    <a:prstGeom prst="rect">
                      <a:avLst/>
                    </a:prstGeom>
                  </pic:spPr>
                </pic:pic>
              </a:graphicData>
            </a:graphic>
          </wp:inline>
        </w:drawing>
      </w:r>
    </w:p>
    <w:p w14:paraId="3D28B3DC" w14:textId="4D0E2D8E"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19</w:t>
      </w:r>
      <w:r w:rsidRPr="00D90E4F">
        <w:fldChar w:fldCharType="end"/>
      </w:r>
    </w:p>
    <w:p w14:paraId="5D88C654" w14:textId="77777777" w:rsidR="00455E57" w:rsidRPr="00D90E4F" w:rsidRDefault="00455E57" w:rsidP="00455E57">
      <w:r w:rsidRPr="00D90E4F">
        <w:t xml:space="preserve">When you press the toolpath command, following dialog will be shown. </w:t>
      </w:r>
    </w:p>
    <w:p w14:paraId="632D6253" w14:textId="77777777" w:rsidR="00823CE5" w:rsidRPr="00D90E4F" w:rsidRDefault="00823CE5" w:rsidP="00455E57">
      <w:r w:rsidRPr="00D90E4F">
        <w:t>To make the option in this command easier to understand, the documentation will explain them in another order than you can find them in the dialog.</w:t>
      </w:r>
    </w:p>
    <w:p w14:paraId="5F21F3E0" w14:textId="3DFBD2F3" w:rsidR="00DE5BA4" w:rsidRPr="00D90E4F" w:rsidRDefault="006173D8" w:rsidP="00DE5BA4">
      <w:pPr>
        <w:keepNext/>
      </w:pPr>
      <w:r>
        <w:lastRenderedPageBreak/>
        <w:t xml:space="preserve"> </w:t>
      </w:r>
      <w:r>
        <w:rPr>
          <w:noProof/>
        </w:rPr>
        <w:drawing>
          <wp:inline distT="0" distB="0" distL="0" distR="0" wp14:anchorId="3DB04B30" wp14:editId="110C9D92">
            <wp:extent cx="2750400" cy="3783600"/>
            <wp:effectExtent l="0" t="0" r="0" b="7620"/>
            <wp:docPr id="48360" name="Bildobjekt 4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5"/>
                    <a:stretch>
                      <a:fillRect/>
                    </a:stretch>
                  </pic:blipFill>
                  <pic:spPr>
                    <a:xfrm>
                      <a:off x="0" y="0"/>
                      <a:ext cx="2750400" cy="3783600"/>
                    </a:xfrm>
                    <a:prstGeom prst="rect">
                      <a:avLst/>
                    </a:prstGeom>
                  </pic:spPr>
                </pic:pic>
              </a:graphicData>
            </a:graphic>
          </wp:inline>
        </w:drawing>
      </w:r>
    </w:p>
    <w:p w14:paraId="3495BD87" w14:textId="0F8A20EA" w:rsidR="00DE5BA4" w:rsidRDefault="00DE5BA4" w:rsidP="00DE5BA4">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20</w:t>
      </w:r>
      <w:r w:rsidRPr="00D90E4F">
        <w:fldChar w:fldCharType="end"/>
      </w:r>
    </w:p>
    <w:p w14:paraId="00D81862" w14:textId="179313B2" w:rsidR="00585906" w:rsidRDefault="00585906" w:rsidP="00585906">
      <w:pPr>
        <w:pStyle w:val="Rubrik3"/>
      </w:pPr>
      <w:bookmarkStart w:id="880" w:name="_Toc129002865"/>
      <w:r>
        <w:t>Ref pos</w:t>
      </w:r>
      <w:bookmarkEnd w:id="880"/>
    </w:p>
    <w:p w14:paraId="185C156A" w14:textId="77777777" w:rsidR="00642D48" w:rsidRDefault="00585906" w:rsidP="00642D48">
      <w:pPr>
        <w:keepNext/>
      </w:pPr>
      <w:r>
        <w:rPr>
          <w:noProof/>
        </w:rPr>
        <w:drawing>
          <wp:inline distT="0" distB="0" distL="0" distR="0" wp14:anchorId="53FFC76A" wp14:editId="555227DC">
            <wp:extent cx="1371600" cy="640800"/>
            <wp:effectExtent l="0" t="0" r="0" b="6985"/>
            <wp:docPr id="48364" name="Bildobjekt 4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6"/>
                    <a:stretch>
                      <a:fillRect/>
                    </a:stretch>
                  </pic:blipFill>
                  <pic:spPr>
                    <a:xfrm>
                      <a:off x="0" y="0"/>
                      <a:ext cx="1371600" cy="640800"/>
                    </a:xfrm>
                    <a:prstGeom prst="rect">
                      <a:avLst/>
                    </a:prstGeom>
                  </pic:spPr>
                </pic:pic>
              </a:graphicData>
            </a:graphic>
          </wp:inline>
        </w:drawing>
      </w:r>
    </w:p>
    <w:p w14:paraId="006764F7" w14:textId="07B457AB" w:rsidR="00585906" w:rsidRDefault="00642D48" w:rsidP="00642D48">
      <w:pPr>
        <w:pStyle w:val="Beskrivning"/>
      </w:pPr>
      <w:r>
        <w:t xml:space="preserve">Picture </w:t>
      </w:r>
      <w:r>
        <w:fldChar w:fldCharType="begin"/>
      </w:r>
      <w:r>
        <w:instrText xml:space="preserve"> SEQ Picture \* ARABIC </w:instrText>
      </w:r>
      <w:r>
        <w:fldChar w:fldCharType="separate"/>
      </w:r>
      <w:r w:rsidR="00EB6DA4">
        <w:rPr>
          <w:noProof/>
        </w:rPr>
        <w:t>21</w:t>
      </w:r>
      <w:r>
        <w:fldChar w:fldCharType="end"/>
      </w:r>
    </w:p>
    <w:p w14:paraId="31FCA80B" w14:textId="48FB67E2" w:rsidR="00642D48" w:rsidRDefault="00642D48" w:rsidP="00642D48">
      <w:r>
        <w:t>The ref pos command can be used to set a probe point for 5-axis sensoring. Before you can use the command, you must have a toolpath.</w:t>
      </w:r>
    </w:p>
    <w:p w14:paraId="51E79375" w14:textId="77777777" w:rsidR="00642D48" w:rsidRDefault="00642D48" w:rsidP="00642D48">
      <w:pPr>
        <w:keepNext/>
      </w:pPr>
      <w:r>
        <w:rPr>
          <w:noProof/>
        </w:rPr>
        <w:drawing>
          <wp:inline distT="0" distB="0" distL="0" distR="0" wp14:anchorId="73F58DC8" wp14:editId="3A5DF9CC">
            <wp:extent cx="1234800" cy="2656800"/>
            <wp:effectExtent l="0" t="0" r="3810" b="0"/>
            <wp:docPr id="48365" name="Bildobjekt 4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7"/>
                    <a:stretch>
                      <a:fillRect/>
                    </a:stretch>
                  </pic:blipFill>
                  <pic:spPr>
                    <a:xfrm>
                      <a:off x="0" y="0"/>
                      <a:ext cx="1234800" cy="2656800"/>
                    </a:xfrm>
                    <a:prstGeom prst="rect">
                      <a:avLst/>
                    </a:prstGeom>
                  </pic:spPr>
                </pic:pic>
              </a:graphicData>
            </a:graphic>
          </wp:inline>
        </w:drawing>
      </w:r>
    </w:p>
    <w:p w14:paraId="385EFF08" w14:textId="3F65DF93" w:rsidR="00642D48" w:rsidRDefault="00642D48" w:rsidP="00642D48">
      <w:pPr>
        <w:pStyle w:val="Beskrivning"/>
      </w:pPr>
      <w:r>
        <w:t xml:space="preserve">Picture </w:t>
      </w:r>
      <w:r>
        <w:fldChar w:fldCharType="begin"/>
      </w:r>
      <w:r>
        <w:instrText xml:space="preserve"> SEQ Picture \* ARABIC </w:instrText>
      </w:r>
      <w:r>
        <w:fldChar w:fldCharType="separate"/>
      </w:r>
      <w:r w:rsidR="00EB6DA4">
        <w:rPr>
          <w:noProof/>
        </w:rPr>
        <w:t>22</w:t>
      </w:r>
      <w:r>
        <w:fldChar w:fldCharType="end"/>
      </w:r>
    </w:p>
    <w:p w14:paraId="0FCF1A41" w14:textId="5CE9425E" w:rsidR="00642D48" w:rsidRDefault="00642D48" w:rsidP="00642D48">
      <w:r>
        <w:t>Start to select a position for the probe. It's important to use snap command to set the probe point to a good position.</w:t>
      </w:r>
    </w:p>
    <w:p w14:paraId="4A5D79B2" w14:textId="77777777" w:rsidR="00002D16" w:rsidRDefault="00642D48" w:rsidP="00002D16">
      <w:pPr>
        <w:keepNext/>
      </w:pPr>
      <w:r w:rsidRPr="00642D48">
        <w:rPr>
          <w:noProof/>
        </w:rPr>
        <w:lastRenderedPageBreak/>
        <w:drawing>
          <wp:inline distT="0" distB="0" distL="0" distR="0" wp14:anchorId="56E6EBD9" wp14:editId="37CAB51A">
            <wp:extent cx="2383200" cy="1836000"/>
            <wp:effectExtent l="0" t="0" r="0" b="0"/>
            <wp:docPr id="48366" name="Bildobjekt 48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8"/>
                    <a:stretch>
                      <a:fillRect/>
                    </a:stretch>
                  </pic:blipFill>
                  <pic:spPr>
                    <a:xfrm>
                      <a:off x="0" y="0"/>
                      <a:ext cx="2383200" cy="1836000"/>
                    </a:xfrm>
                    <a:prstGeom prst="rect">
                      <a:avLst/>
                    </a:prstGeom>
                  </pic:spPr>
                </pic:pic>
              </a:graphicData>
            </a:graphic>
          </wp:inline>
        </w:drawing>
      </w:r>
    </w:p>
    <w:p w14:paraId="7BA3E8C9" w14:textId="6534A26F" w:rsidR="00642D48" w:rsidRDefault="00002D16" w:rsidP="00002D16">
      <w:pPr>
        <w:pStyle w:val="Beskrivning"/>
      </w:pPr>
      <w:r>
        <w:t xml:space="preserve">Picture </w:t>
      </w:r>
      <w:r>
        <w:fldChar w:fldCharType="begin"/>
      </w:r>
      <w:r>
        <w:instrText xml:space="preserve"> SEQ Picture \* ARABIC </w:instrText>
      </w:r>
      <w:r>
        <w:fldChar w:fldCharType="separate"/>
      </w:r>
      <w:r w:rsidR="00EB6DA4">
        <w:rPr>
          <w:noProof/>
        </w:rPr>
        <w:t>23</w:t>
      </w:r>
      <w:r>
        <w:fldChar w:fldCharType="end"/>
      </w:r>
    </w:p>
    <w:p w14:paraId="44048C45" w14:textId="105493CE" w:rsidR="00002D16" w:rsidRDefault="00002D16" w:rsidP="00642D48">
      <w:r>
        <w:t>To set the vector direction, point on a surface. The vector direction will be perpendicular to that surface.</w:t>
      </w:r>
    </w:p>
    <w:p w14:paraId="17B70501" w14:textId="0B58666A" w:rsidR="00002D16" w:rsidRPr="00002D16" w:rsidRDefault="00002D16" w:rsidP="00642D48">
      <w:pPr>
        <w:rPr>
          <w:b/>
          <w:bCs/>
        </w:rPr>
      </w:pPr>
      <w:r w:rsidRPr="00002D16">
        <w:rPr>
          <w:b/>
          <w:bCs/>
        </w:rPr>
        <w:t>Displacement</w:t>
      </w:r>
    </w:p>
    <w:p w14:paraId="0C11AE03" w14:textId="77777777" w:rsidR="00002D16" w:rsidRDefault="00002D16" w:rsidP="00002D16">
      <w:pPr>
        <w:keepNext/>
      </w:pPr>
      <w:r w:rsidRPr="00002D16">
        <w:rPr>
          <w:noProof/>
        </w:rPr>
        <w:drawing>
          <wp:inline distT="0" distB="0" distL="0" distR="0" wp14:anchorId="2EF562D8" wp14:editId="1C7FC28B">
            <wp:extent cx="1533600" cy="640800"/>
            <wp:effectExtent l="0" t="0" r="0" b="6985"/>
            <wp:docPr id="48367" name="Bildobjekt 4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9"/>
                    <a:stretch>
                      <a:fillRect/>
                    </a:stretch>
                  </pic:blipFill>
                  <pic:spPr>
                    <a:xfrm>
                      <a:off x="0" y="0"/>
                      <a:ext cx="1533600" cy="640800"/>
                    </a:xfrm>
                    <a:prstGeom prst="rect">
                      <a:avLst/>
                    </a:prstGeom>
                  </pic:spPr>
                </pic:pic>
              </a:graphicData>
            </a:graphic>
          </wp:inline>
        </w:drawing>
      </w:r>
    </w:p>
    <w:p w14:paraId="2A76BA9E" w14:textId="0B899E21" w:rsidR="00002D16" w:rsidRDefault="00002D16" w:rsidP="00002D16">
      <w:pPr>
        <w:pStyle w:val="Beskrivning"/>
      </w:pPr>
      <w:r>
        <w:t xml:space="preserve">Picture </w:t>
      </w:r>
      <w:r>
        <w:fldChar w:fldCharType="begin"/>
      </w:r>
      <w:r>
        <w:instrText xml:space="preserve"> SEQ Picture \* ARABIC </w:instrText>
      </w:r>
      <w:r>
        <w:fldChar w:fldCharType="separate"/>
      </w:r>
      <w:r w:rsidR="00EB6DA4">
        <w:rPr>
          <w:noProof/>
        </w:rPr>
        <w:t>24</w:t>
      </w:r>
      <w:r>
        <w:fldChar w:fldCharType="end"/>
      </w:r>
    </w:p>
    <w:p w14:paraId="2AA66C55" w14:textId="55E45F98" w:rsidR="00002D16" w:rsidRDefault="00002D16" w:rsidP="00002D16">
      <w:r>
        <w:t>The Probe direction will move the toolpath parallel with the vector direction.</w:t>
      </w:r>
    </w:p>
    <w:p w14:paraId="35343FEF" w14:textId="5C8DEFD0" w:rsidR="00002D16" w:rsidRDefault="00002D16" w:rsidP="00002D16">
      <w:r>
        <w:t>The Tool direction will move the jet with that distance specified by the CNC.</w:t>
      </w:r>
    </w:p>
    <w:p w14:paraId="4C35E4FD" w14:textId="66EEE7BB" w:rsidR="00002D16" w:rsidRPr="00002D16" w:rsidRDefault="00002D16" w:rsidP="00002D16">
      <w:r>
        <w:rPr>
          <w:noProof/>
        </w:rPr>
        <w:drawing>
          <wp:inline distT="0" distB="0" distL="0" distR="0" wp14:anchorId="763CCBAB" wp14:editId="728AF8AB">
            <wp:extent cx="3009600" cy="1875600"/>
            <wp:effectExtent l="0" t="0" r="635" b="0"/>
            <wp:docPr id="48368" name="Bildobjekt 48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8" name="Bildobjekt 48368"/>
                    <pic:cNvPicPr/>
                  </pic:nvPicPr>
                  <pic:blipFill>
                    <a:blip r:embed="rId850" cstate="print">
                      <a:extLst>
                        <a:ext uri="{28A0092B-C50C-407E-A947-70E740481C1C}">
                          <a14:useLocalDpi xmlns:a14="http://schemas.microsoft.com/office/drawing/2010/main" val="0"/>
                        </a:ext>
                      </a:extLst>
                    </a:blip>
                    <a:stretch>
                      <a:fillRect/>
                    </a:stretch>
                  </pic:blipFill>
                  <pic:spPr>
                    <a:xfrm>
                      <a:off x="0" y="0"/>
                      <a:ext cx="3009600" cy="1875600"/>
                    </a:xfrm>
                    <a:prstGeom prst="rect">
                      <a:avLst/>
                    </a:prstGeom>
                  </pic:spPr>
                </pic:pic>
              </a:graphicData>
            </a:graphic>
          </wp:inline>
        </w:drawing>
      </w:r>
    </w:p>
    <w:p w14:paraId="6F94C61F" w14:textId="77777777" w:rsidR="00DE5BA4" w:rsidRPr="00D90E4F" w:rsidRDefault="00DE5BA4" w:rsidP="00DE5BA4">
      <w:pPr>
        <w:pStyle w:val="Rubrik3"/>
      </w:pPr>
      <w:bookmarkStart w:id="881" w:name="_Toc129002866"/>
      <w:r w:rsidRPr="00D90E4F">
        <w:t>Auto</w:t>
      </w:r>
      <w:bookmarkEnd w:id="881"/>
    </w:p>
    <w:p w14:paraId="39818A8C" w14:textId="55B042CE" w:rsidR="00DE5BA4" w:rsidRPr="00D90E4F" w:rsidRDefault="00015A6E" w:rsidP="00DE5BA4">
      <w:r>
        <w:rPr>
          <w:noProof/>
        </w:rPr>
        <w:drawing>
          <wp:inline distT="0" distB="0" distL="0" distR="0" wp14:anchorId="65FFC914" wp14:editId="614640A1">
            <wp:extent cx="1195200" cy="388800"/>
            <wp:effectExtent l="0" t="0" r="5080" b="0"/>
            <wp:docPr id="48361" name="Bildobjekt 4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1"/>
                    <a:stretch>
                      <a:fillRect/>
                    </a:stretch>
                  </pic:blipFill>
                  <pic:spPr>
                    <a:xfrm>
                      <a:off x="0" y="0"/>
                      <a:ext cx="1195200" cy="388800"/>
                    </a:xfrm>
                    <a:prstGeom prst="rect">
                      <a:avLst/>
                    </a:prstGeom>
                  </pic:spPr>
                </pic:pic>
              </a:graphicData>
            </a:graphic>
          </wp:inline>
        </w:drawing>
      </w:r>
    </w:p>
    <w:p w14:paraId="39ACFD4B" w14:textId="2113743F"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25</w:t>
      </w:r>
      <w:r w:rsidRPr="00D90E4F">
        <w:fldChar w:fldCharType="end"/>
      </w:r>
    </w:p>
    <w:p w14:paraId="3C7DF752" w14:textId="77777777" w:rsidR="00780F70" w:rsidRPr="00D90E4F" w:rsidRDefault="00780F70" w:rsidP="00455E57">
      <w:r w:rsidRPr="00D90E4F">
        <w:t xml:space="preserve">To using this </w:t>
      </w:r>
      <w:r w:rsidR="00D44847" w:rsidRPr="00D90E4F">
        <w:t>command,</w:t>
      </w:r>
      <w:r w:rsidRPr="00D90E4F">
        <w:t xml:space="preserve"> you need one curve to generate a straight cut or two curves to</w:t>
      </w:r>
      <w:r w:rsidR="00D44847" w:rsidRPr="00D90E4F">
        <w:t xml:space="preserve"> generate a toolpath with different cutting angles.</w:t>
      </w:r>
    </w:p>
    <w:p w14:paraId="4785CCCC" w14:textId="77777777" w:rsidR="00D44847" w:rsidRPr="00D90E4F" w:rsidRDefault="00D44847" w:rsidP="00455E57"/>
    <w:p w14:paraId="730E76F0" w14:textId="0C405B3F" w:rsidR="00DE5BA4" w:rsidRPr="00D90E4F" w:rsidRDefault="00823CE5" w:rsidP="00455E57">
      <w:r w:rsidRPr="00D90E4F">
        <w:t xml:space="preserve">This option </w:t>
      </w:r>
      <w:r w:rsidR="00015A6E">
        <w:t xml:space="preserve">will </w:t>
      </w:r>
      <w:r w:rsidRPr="00D90E4F">
        <w:t>set all the settings automatically, in the most cases this is correct.</w:t>
      </w:r>
    </w:p>
    <w:p w14:paraId="0CF5C44F" w14:textId="77777777" w:rsidR="00823CE5" w:rsidRPr="00D90E4F" w:rsidRDefault="00823CE5" w:rsidP="00455E57"/>
    <w:p w14:paraId="4B78CC90" w14:textId="77777777" w:rsidR="00455E57" w:rsidRPr="00D90E4F" w:rsidRDefault="00455E57" w:rsidP="00455E57">
      <w:pPr>
        <w:pStyle w:val="Rubrik2"/>
      </w:pPr>
      <w:bookmarkStart w:id="882" w:name="_Toc434301411"/>
      <w:bookmarkStart w:id="883" w:name="_Toc444448653"/>
      <w:bookmarkStart w:id="884" w:name="_Toc129002867"/>
      <w:bookmarkStart w:id="885" w:name="_Toc229474898"/>
      <w:r w:rsidRPr="00D90E4F">
        <w:t>Add a toolpath</w:t>
      </w:r>
      <w:bookmarkEnd w:id="882"/>
      <w:bookmarkEnd w:id="883"/>
      <w:bookmarkEnd w:id="884"/>
      <w:bookmarkEnd w:id="885"/>
    </w:p>
    <w:p w14:paraId="744C7D30" w14:textId="1CD8046A" w:rsidR="00455E57" w:rsidRPr="00D90E4F" w:rsidRDefault="00455E57" w:rsidP="00455E57">
      <w:r w:rsidRPr="00D90E4F">
        <w:t xml:space="preserve">Before you can add a </w:t>
      </w:r>
      <w:r w:rsidR="00654E14" w:rsidRPr="00D90E4F">
        <w:t>toolpath,</w:t>
      </w:r>
      <w:r w:rsidRPr="00D90E4F">
        <w:t xml:space="preserve"> you must add curves (se chapter </w:t>
      </w:r>
      <w:r w:rsidRPr="00D90E4F">
        <w:fldChar w:fldCharType="begin"/>
      </w:r>
      <w:r w:rsidRPr="00D90E4F">
        <w:instrText xml:space="preserve"> REF _Ref431488262 \r \h </w:instrText>
      </w:r>
      <w:r w:rsidRPr="00D90E4F">
        <w:fldChar w:fldCharType="separate"/>
      </w:r>
      <w:r w:rsidR="00EB6DA4">
        <w:t>12.21</w:t>
      </w:r>
      <w:r w:rsidRPr="00D90E4F">
        <w:fldChar w:fldCharType="end"/>
      </w:r>
      <w:r w:rsidRPr="00D90E4F">
        <w:t xml:space="preserve">). If the profile is identical on top and bottom of the </w:t>
      </w:r>
      <w:r w:rsidR="00654E14" w:rsidRPr="00D90E4F">
        <w:t>model,</w:t>
      </w:r>
      <w:r w:rsidRPr="00D90E4F">
        <w:t xml:space="preserve"> then it’s enough with on</w:t>
      </w:r>
      <w:r w:rsidR="002E7578" w:rsidRPr="00D90E4F">
        <w:t>e</w:t>
      </w:r>
      <w:r w:rsidRPr="00D90E4F">
        <w:t xml:space="preserve"> curve. A closed toolpath goes all the way around the model. An open toolpath only cut a portion of the model.</w:t>
      </w:r>
    </w:p>
    <w:p w14:paraId="356B8237" w14:textId="64A26B73" w:rsidR="00455E57" w:rsidRDefault="00455E57" w:rsidP="00455E57">
      <w:pPr>
        <w:pStyle w:val="Bild"/>
      </w:pPr>
      <w:r w:rsidRPr="00D90E4F">
        <w:rPr>
          <w:noProof/>
        </w:rPr>
        <w:drawing>
          <wp:inline distT="0" distB="0" distL="0" distR="0" wp14:anchorId="543176FE" wp14:editId="08AECD36">
            <wp:extent cx="2952000" cy="1533600"/>
            <wp:effectExtent l="0" t="0" r="1270" b="0"/>
            <wp:docPr id="104" name="Bildobjekt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46.png"/>
                    <pic:cNvPicPr/>
                  </pic:nvPicPr>
                  <pic:blipFill>
                    <a:blip r:embed="rId852">
                      <a:extLst>
                        <a:ext uri="{28A0092B-C50C-407E-A947-70E740481C1C}">
                          <a14:useLocalDpi xmlns:a14="http://schemas.microsoft.com/office/drawing/2010/main" val="0"/>
                        </a:ext>
                      </a:extLst>
                    </a:blip>
                    <a:stretch>
                      <a:fillRect/>
                    </a:stretch>
                  </pic:blipFill>
                  <pic:spPr>
                    <a:xfrm>
                      <a:off x="0" y="0"/>
                      <a:ext cx="2952000" cy="1533600"/>
                    </a:xfrm>
                    <a:prstGeom prst="rect">
                      <a:avLst/>
                    </a:prstGeom>
                  </pic:spPr>
                </pic:pic>
              </a:graphicData>
            </a:graphic>
          </wp:inline>
        </w:drawing>
      </w:r>
    </w:p>
    <w:p w14:paraId="786F417B" w14:textId="1AF16CE4"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26</w:t>
      </w:r>
      <w:r w:rsidRPr="00D90E4F">
        <w:fldChar w:fldCharType="end"/>
      </w:r>
    </w:p>
    <w:p w14:paraId="5F301327" w14:textId="77777777" w:rsidR="00455E57" w:rsidRPr="00D90E4F" w:rsidRDefault="00455E57" w:rsidP="00455E57">
      <w:r w:rsidRPr="00D90E4F">
        <w:lastRenderedPageBreak/>
        <w:t>Press the plus button</w:t>
      </w:r>
    </w:p>
    <w:p w14:paraId="513FA07D" w14:textId="0CCFFC78" w:rsidR="00585906" w:rsidRDefault="00585906" w:rsidP="00455E57">
      <w:pPr>
        <w:keepNext/>
      </w:pPr>
      <w:r>
        <w:rPr>
          <w:noProof/>
        </w:rPr>
        <w:drawing>
          <wp:inline distT="0" distB="0" distL="0" distR="0" wp14:anchorId="22153920" wp14:editId="1123E717">
            <wp:extent cx="1407600" cy="504000"/>
            <wp:effectExtent l="0" t="0" r="2540" b="0"/>
            <wp:docPr id="48362" name="Bildobjekt 4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3"/>
                    <a:stretch>
                      <a:fillRect/>
                    </a:stretch>
                  </pic:blipFill>
                  <pic:spPr>
                    <a:xfrm>
                      <a:off x="0" y="0"/>
                      <a:ext cx="1407600" cy="504000"/>
                    </a:xfrm>
                    <a:prstGeom prst="rect">
                      <a:avLst/>
                    </a:prstGeom>
                  </pic:spPr>
                </pic:pic>
              </a:graphicData>
            </a:graphic>
          </wp:inline>
        </w:drawing>
      </w:r>
    </w:p>
    <w:p w14:paraId="215F9880" w14:textId="10B9780C"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27</w:t>
      </w:r>
      <w:r w:rsidRPr="00D90E4F">
        <w:fldChar w:fldCharType="end"/>
      </w:r>
    </w:p>
    <w:p w14:paraId="6B6A32B3" w14:textId="41ECB9A8" w:rsidR="00455E57" w:rsidRPr="00D90E4F" w:rsidRDefault="00455E57" w:rsidP="00455E57">
      <w:r w:rsidRPr="00D90E4F">
        <w:t xml:space="preserve">At the lower left </w:t>
      </w:r>
      <w:r w:rsidR="00585906" w:rsidRPr="00D90E4F">
        <w:t>corner,</w:t>
      </w:r>
      <w:r w:rsidRPr="00D90E4F">
        <w:t xml:space="preserve"> you have information what to do</w:t>
      </w:r>
    </w:p>
    <w:p w14:paraId="6427F2D0" w14:textId="77777777" w:rsidR="00455E57" w:rsidRPr="00D90E4F" w:rsidRDefault="00455E57" w:rsidP="00455E57">
      <w:pPr>
        <w:keepNext/>
      </w:pPr>
      <w:r w:rsidRPr="00D90E4F">
        <w:rPr>
          <w:noProof/>
        </w:rPr>
        <w:drawing>
          <wp:inline distT="0" distB="0" distL="0" distR="0" wp14:anchorId="3A1A19F5" wp14:editId="16628E78">
            <wp:extent cx="3045600" cy="1656000"/>
            <wp:effectExtent l="0" t="0" r="2540" b="1905"/>
            <wp:docPr id="107" name="Bildobjekt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8.png"/>
                    <pic:cNvPicPr/>
                  </pic:nvPicPr>
                  <pic:blipFill>
                    <a:blip r:embed="rId854">
                      <a:extLst>
                        <a:ext uri="{28A0092B-C50C-407E-A947-70E740481C1C}">
                          <a14:useLocalDpi xmlns:a14="http://schemas.microsoft.com/office/drawing/2010/main" val="0"/>
                        </a:ext>
                      </a:extLst>
                    </a:blip>
                    <a:stretch>
                      <a:fillRect/>
                    </a:stretch>
                  </pic:blipFill>
                  <pic:spPr>
                    <a:xfrm>
                      <a:off x="0" y="0"/>
                      <a:ext cx="3045600" cy="1656000"/>
                    </a:xfrm>
                    <a:prstGeom prst="rect">
                      <a:avLst/>
                    </a:prstGeom>
                  </pic:spPr>
                </pic:pic>
              </a:graphicData>
            </a:graphic>
          </wp:inline>
        </w:drawing>
      </w:r>
    </w:p>
    <w:p w14:paraId="6B9B0414" w14:textId="4809206C"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28</w:t>
      </w:r>
      <w:r w:rsidRPr="00D90E4F">
        <w:fldChar w:fldCharType="end"/>
      </w:r>
    </w:p>
    <w:p w14:paraId="34F87066" w14:textId="77777777" w:rsidR="00455E57" w:rsidRPr="00D90E4F" w:rsidRDefault="00455E57" w:rsidP="00455E57">
      <w:pPr>
        <w:pStyle w:val="Command"/>
      </w:pPr>
      <w:r w:rsidRPr="00D90E4F">
        <w:t>Select upper curve (Pick on the red curve).</w:t>
      </w:r>
    </w:p>
    <w:p w14:paraId="39FCB9B8" w14:textId="77777777" w:rsidR="00455E57" w:rsidRPr="00D90E4F" w:rsidRDefault="00455E57" w:rsidP="00455E57">
      <w:pPr>
        <w:pStyle w:val="Bild"/>
      </w:pPr>
      <w:r w:rsidRPr="00D90E4F">
        <w:rPr>
          <w:noProof/>
        </w:rPr>
        <w:drawing>
          <wp:inline distT="0" distB="0" distL="0" distR="0" wp14:anchorId="5E00497D" wp14:editId="4C102D95">
            <wp:extent cx="3052800" cy="1764000"/>
            <wp:effectExtent l="0" t="0" r="0" b="8255"/>
            <wp:docPr id="108" name="Bildobjekt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9.png"/>
                    <pic:cNvPicPr/>
                  </pic:nvPicPr>
                  <pic:blipFill>
                    <a:blip r:embed="rId855">
                      <a:extLst>
                        <a:ext uri="{28A0092B-C50C-407E-A947-70E740481C1C}">
                          <a14:useLocalDpi xmlns:a14="http://schemas.microsoft.com/office/drawing/2010/main" val="0"/>
                        </a:ext>
                      </a:extLst>
                    </a:blip>
                    <a:stretch>
                      <a:fillRect/>
                    </a:stretch>
                  </pic:blipFill>
                  <pic:spPr>
                    <a:xfrm>
                      <a:off x="0" y="0"/>
                      <a:ext cx="3052800" cy="1764000"/>
                    </a:xfrm>
                    <a:prstGeom prst="rect">
                      <a:avLst/>
                    </a:prstGeom>
                  </pic:spPr>
                </pic:pic>
              </a:graphicData>
            </a:graphic>
          </wp:inline>
        </w:drawing>
      </w:r>
    </w:p>
    <w:p w14:paraId="2F6D9851" w14:textId="191584A9"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29</w:t>
      </w:r>
      <w:r w:rsidRPr="00D90E4F">
        <w:fldChar w:fldCharType="end"/>
      </w:r>
    </w:p>
    <w:p w14:paraId="1A79386A" w14:textId="77777777" w:rsidR="00455E57" w:rsidRPr="00D90E4F" w:rsidRDefault="00455E57" w:rsidP="00455E57">
      <w:pPr>
        <w:pStyle w:val="Command"/>
      </w:pPr>
      <w:r w:rsidRPr="00D90E4F">
        <w:t>Select start point (Pick where to start on the curve)</w:t>
      </w:r>
    </w:p>
    <w:p w14:paraId="3775FDF2" w14:textId="77777777" w:rsidR="00455E57" w:rsidRPr="00D90E4F" w:rsidRDefault="00455E57" w:rsidP="00455E57">
      <w:pPr>
        <w:pStyle w:val="Command"/>
      </w:pPr>
      <w:r w:rsidRPr="00D90E4F">
        <w:t>Select end point &lt;Close&gt; (Press Enter or Space)</w:t>
      </w:r>
    </w:p>
    <w:p w14:paraId="449BF2AC" w14:textId="77777777" w:rsidR="00455E57" w:rsidRPr="00D90E4F" w:rsidRDefault="00455E57" w:rsidP="00455E57">
      <w:r w:rsidRPr="00D90E4F">
        <w:t>In this case we want to cut all the way around the part to make a closed toolpath. Enter or Space accept the &lt;Closed&gt; option.</w:t>
      </w:r>
    </w:p>
    <w:p w14:paraId="2DB98E72" w14:textId="77777777" w:rsidR="00455E57" w:rsidRPr="00D90E4F" w:rsidRDefault="00455E57" w:rsidP="00455E57">
      <w:pPr>
        <w:pStyle w:val="Bild"/>
      </w:pPr>
      <w:r w:rsidRPr="00D90E4F">
        <w:rPr>
          <w:noProof/>
        </w:rPr>
        <w:drawing>
          <wp:inline distT="0" distB="0" distL="0" distR="0" wp14:anchorId="23B1798F" wp14:editId="6A9120EA">
            <wp:extent cx="3049200" cy="1677600"/>
            <wp:effectExtent l="0" t="0" r="0" b="0"/>
            <wp:docPr id="109" name="Bildobjekt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50.png"/>
                    <pic:cNvPicPr/>
                  </pic:nvPicPr>
                  <pic:blipFill>
                    <a:blip r:embed="rId856">
                      <a:extLst>
                        <a:ext uri="{28A0092B-C50C-407E-A947-70E740481C1C}">
                          <a14:useLocalDpi xmlns:a14="http://schemas.microsoft.com/office/drawing/2010/main" val="0"/>
                        </a:ext>
                      </a:extLst>
                    </a:blip>
                    <a:stretch>
                      <a:fillRect/>
                    </a:stretch>
                  </pic:blipFill>
                  <pic:spPr>
                    <a:xfrm>
                      <a:off x="0" y="0"/>
                      <a:ext cx="3049200" cy="1677600"/>
                    </a:xfrm>
                    <a:prstGeom prst="rect">
                      <a:avLst/>
                    </a:prstGeom>
                  </pic:spPr>
                </pic:pic>
              </a:graphicData>
            </a:graphic>
          </wp:inline>
        </w:drawing>
      </w:r>
    </w:p>
    <w:p w14:paraId="429A7CB6" w14:textId="386A2F1A"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30</w:t>
      </w:r>
      <w:r w:rsidRPr="00D90E4F">
        <w:fldChar w:fldCharType="end"/>
      </w:r>
    </w:p>
    <w:p w14:paraId="3BAF2F07" w14:textId="77777777" w:rsidR="00455E57" w:rsidRPr="00D90E4F" w:rsidRDefault="00455E57" w:rsidP="00455E57">
      <w:pPr>
        <w:pStyle w:val="Command"/>
      </w:pPr>
      <w:r w:rsidRPr="00D90E4F">
        <w:t>Select direction (click on A for CW or B for CCW direction)</w:t>
      </w:r>
    </w:p>
    <w:p w14:paraId="4AAC0260" w14:textId="77777777" w:rsidR="00455E57" w:rsidRPr="00D90E4F" w:rsidRDefault="00455E57" w:rsidP="00455E57">
      <w:r w:rsidRPr="00D90E4F">
        <w:t>The cutting direction will be at the red portion of the curve.</w:t>
      </w:r>
    </w:p>
    <w:p w14:paraId="43E3E6C1" w14:textId="77777777" w:rsidR="00455E57" w:rsidRPr="00D90E4F" w:rsidRDefault="00455E57" w:rsidP="00455E57">
      <w:pPr>
        <w:pStyle w:val="Bild"/>
      </w:pPr>
      <w:r w:rsidRPr="00D90E4F">
        <w:rPr>
          <w:noProof/>
        </w:rPr>
        <w:drawing>
          <wp:inline distT="0" distB="0" distL="0" distR="0" wp14:anchorId="5CA8932A" wp14:editId="4A228A26">
            <wp:extent cx="3045600" cy="1656000"/>
            <wp:effectExtent l="0" t="0" r="2540" b="1905"/>
            <wp:docPr id="110" name="Bildobjekt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51.png"/>
                    <pic:cNvPicPr/>
                  </pic:nvPicPr>
                  <pic:blipFill>
                    <a:blip r:embed="rId857">
                      <a:extLst>
                        <a:ext uri="{28A0092B-C50C-407E-A947-70E740481C1C}">
                          <a14:useLocalDpi xmlns:a14="http://schemas.microsoft.com/office/drawing/2010/main" val="0"/>
                        </a:ext>
                      </a:extLst>
                    </a:blip>
                    <a:stretch>
                      <a:fillRect/>
                    </a:stretch>
                  </pic:blipFill>
                  <pic:spPr>
                    <a:xfrm>
                      <a:off x="0" y="0"/>
                      <a:ext cx="3045600" cy="1656000"/>
                    </a:xfrm>
                    <a:prstGeom prst="rect">
                      <a:avLst/>
                    </a:prstGeom>
                  </pic:spPr>
                </pic:pic>
              </a:graphicData>
            </a:graphic>
          </wp:inline>
        </w:drawing>
      </w:r>
    </w:p>
    <w:p w14:paraId="191857B4" w14:textId="4476E97A" w:rsidR="00455E57" w:rsidRPr="00D90E4F" w:rsidRDefault="00455E57" w:rsidP="00455E57">
      <w:pPr>
        <w:pStyle w:val="Beskrivning"/>
      </w:pPr>
      <w:bookmarkStart w:id="886" w:name="_Ref431501138"/>
      <w:r w:rsidRPr="00D90E4F">
        <w:lastRenderedPageBreak/>
        <w:t xml:space="preserve">Picture </w:t>
      </w:r>
      <w:r w:rsidRPr="00D90E4F">
        <w:fldChar w:fldCharType="begin"/>
      </w:r>
      <w:r w:rsidRPr="00D90E4F">
        <w:instrText xml:space="preserve"> SEQ Picture \* ARABIC </w:instrText>
      </w:r>
      <w:r w:rsidRPr="00D90E4F">
        <w:fldChar w:fldCharType="separate"/>
      </w:r>
      <w:r w:rsidR="00EB6DA4">
        <w:rPr>
          <w:noProof/>
        </w:rPr>
        <w:t>31</w:t>
      </w:r>
      <w:r w:rsidRPr="00D90E4F">
        <w:fldChar w:fldCharType="end"/>
      </w:r>
      <w:bookmarkEnd w:id="886"/>
    </w:p>
    <w:p w14:paraId="55E942D8" w14:textId="77777777" w:rsidR="00455E57" w:rsidRPr="00D90E4F" w:rsidRDefault="00455E57" w:rsidP="00455E57">
      <w:pPr>
        <w:pStyle w:val="Command"/>
      </w:pPr>
      <w:r w:rsidRPr="00D90E4F">
        <w:t>Select lower curve &lt;None&gt; (pick on lower curve)</w:t>
      </w:r>
    </w:p>
    <w:p w14:paraId="70B649FC" w14:textId="77777777" w:rsidR="00455E57" w:rsidRPr="00D90E4F" w:rsidRDefault="00455E57" w:rsidP="00455E57">
      <w:r w:rsidRPr="00D90E4F">
        <w:t>If you press Space or Enter then the whole toolpath will be with the same angle. When you select the lower curve the toolpath will use different cutting angles to be able to cut the part in a correct way.</w:t>
      </w:r>
    </w:p>
    <w:p w14:paraId="1C412982" w14:textId="77777777" w:rsidR="00455E57" w:rsidRPr="00D90E4F" w:rsidRDefault="00455E57" w:rsidP="00455E57">
      <w:pPr>
        <w:pStyle w:val="Rubrik3"/>
      </w:pPr>
      <w:bookmarkStart w:id="887" w:name="_Ref431548829"/>
      <w:bookmarkStart w:id="888" w:name="_Toc434301412"/>
      <w:bookmarkStart w:id="889" w:name="_Toc444448654"/>
      <w:bookmarkStart w:id="890" w:name="_Toc129002868"/>
      <w:r w:rsidRPr="00D90E4F">
        <w:t>Leadin and leadout</w:t>
      </w:r>
      <w:bookmarkEnd w:id="887"/>
      <w:bookmarkEnd w:id="888"/>
      <w:bookmarkEnd w:id="889"/>
      <w:bookmarkEnd w:id="890"/>
    </w:p>
    <w:p w14:paraId="0AE21581" w14:textId="77777777" w:rsidR="00455E57" w:rsidRPr="00D90E4F" w:rsidRDefault="00455E57" w:rsidP="00455E57">
      <w:pPr>
        <w:pStyle w:val="Bild"/>
      </w:pPr>
      <w:r w:rsidRPr="00D90E4F">
        <w:rPr>
          <w:noProof/>
        </w:rPr>
        <w:drawing>
          <wp:inline distT="0" distB="0" distL="0" distR="0" wp14:anchorId="2A1AB01E" wp14:editId="5CE34058">
            <wp:extent cx="3049200" cy="1648800"/>
            <wp:effectExtent l="0" t="0" r="0" b="8890"/>
            <wp:docPr id="111" name="Bildobjekt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52.png"/>
                    <pic:cNvPicPr/>
                  </pic:nvPicPr>
                  <pic:blipFill>
                    <a:blip r:embed="rId858">
                      <a:extLst>
                        <a:ext uri="{28A0092B-C50C-407E-A947-70E740481C1C}">
                          <a14:useLocalDpi xmlns:a14="http://schemas.microsoft.com/office/drawing/2010/main" val="0"/>
                        </a:ext>
                      </a:extLst>
                    </a:blip>
                    <a:stretch>
                      <a:fillRect/>
                    </a:stretch>
                  </pic:blipFill>
                  <pic:spPr>
                    <a:xfrm>
                      <a:off x="0" y="0"/>
                      <a:ext cx="3049200" cy="1648800"/>
                    </a:xfrm>
                    <a:prstGeom prst="rect">
                      <a:avLst/>
                    </a:prstGeom>
                  </pic:spPr>
                </pic:pic>
              </a:graphicData>
            </a:graphic>
          </wp:inline>
        </w:drawing>
      </w:r>
    </w:p>
    <w:p w14:paraId="1E5FAEF6" w14:textId="6A4643EB"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32</w:t>
      </w:r>
      <w:r w:rsidRPr="00D90E4F">
        <w:fldChar w:fldCharType="end"/>
      </w:r>
    </w:p>
    <w:p w14:paraId="57C7D694" w14:textId="77777777" w:rsidR="00455E57" w:rsidRPr="00D90E4F" w:rsidRDefault="00455E57" w:rsidP="00455E57">
      <w:pPr>
        <w:pStyle w:val="Command"/>
        <w:rPr>
          <w:rFonts w:asciiTheme="minorHAnsi" w:hAnsiTheme="minorHAnsi"/>
        </w:rPr>
      </w:pPr>
      <w:r w:rsidRPr="00D90E4F">
        <w:t>Piercing position &lt;4.0&gt; (Press P or CTRL+Click Surface to change lead plane) 5.1276</w:t>
      </w:r>
    </w:p>
    <w:p w14:paraId="287FC2FC" w14:textId="77777777" w:rsidR="00455E57" w:rsidRPr="00D90E4F" w:rsidRDefault="00455E57" w:rsidP="00455E57">
      <w:r w:rsidRPr="00D90E4F">
        <w:t>If you press Space or Enter the lead length that are inside the &lt;&gt; will be used. If you click on a position the length that are at the end of the information is used.</w:t>
      </w:r>
    </w:p>
    <w:p w14:paraId="48680182" w14:textId="77777777" w:rsidR="00455E57" w:rsidRPr="00D90E4F" w:rsidRDefault="00455E57" w:rsidP="00455E57">
      <w:r w:rsidRPr="00D90E4F">
        <w:t>The angle for the lead is taken from the actual position of the marker when you enter the value.</w:t>
      </w:r>
    </w:p>
    <w:p w14:paraId="590EA866" w14:textId="77777777" w:rsidR="00455E57" w:rsidRPr="00D90E4F" w:rsidRDefault="00455E57" w:rsidP="00455E57">
      <w:pPr>
        <w:pStyle w:val="Rubrik4"/>
      </w:pPr>
      <w:bookmarkStart w:id="891" w:name="_Ref431547738"/>
      <w:r w:rsidRPr="00D90E4F">
        <w:t>Lead plan</w:t>
      </w:r>
      <w:bookmarkEnd w:id="891"/>
      <w:r w:rsidRPr="00D90E4F">
        <w:t>e</w:t>
      </w:r>
    </w:p>
    <w:p w14:paraId="225F3888" w14:textId="77777777" w:rsidR="00455E57" w:rsidRPr="00D90E4F" w:rsidRDefault="00455E57" w:rsidP="00455E57">
      <w:r w:rsidRPr="00D90E4F">
        <w:t xml:space="preserve">When you enter the piercing position then 3D-5x analyze the model and will automatically try to use correct lead plan. The red circle is oriented in suggested lead plan. If you don’t agree then you can press "P" to change lead plan. Another way of doing this is to hold down the CTRL key and pick on a surface. The lead plan will then adapt the plan from the selected surface. </w:t>
      </w:r>
    </w:p>
    <w:p w14:paraId="3A088D54" w14:textId="77777777" w:rsidR="00455E57" w:rsidRPr="00D90E4F" w:rsidRDefault="00455E57" w:rsidP="00455E57">
      <w:pPr>
        <w:keepNext/>
      </w:pPr>
      <w:r w:rsidRPr="00D90E4F">
        <w:rPr>
          <w:noProof/>
        </w:rPr>
        <w:drawing>
          <wp:inline distT="0" distB="0" distL="0" distR="0" wp14:anchorId="15285AD2" wp14:editId="4830DE84">
            <wp:extent cx="3733200" cy="1886400"/>
            <wp:effectExtent l="0" t="0" r="635" b="0"/>
            <wp:docPr id="112" name="Bildobjekt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8.png"/>
                    <pic:cNvPicPr/>
                  </pic:nvPicPr>
                  <pic:blipFill>
                    <a:blip r:embed="rId859">
                      <a:extLst>
                        <a:ext uri="{28A0092B-C50C-407E-A947-70E740481C1C}">
                          <a14:useLocalDpi xmlns:a14="http://schemas.microsoft.com/office/drawing/2010/main" val="0"/>
                        </a:ext>
                      </a:extLst>
                    </a:blip>
                    <a:stretch>
                      <a:fillRect/>
                    </a:stretch>
                  </pic:blipFill>
                  <pic:spPr>
                    <a:xfrm>
                      <a:off x="0" y="0"/>
                      <a:ext cx="3733200" cy="1886400"/>
                    </a:xfrm>
                    <a:prstGeom prst="rect">
                      <a:avLst/>
                    </a:prstGeom>
                  </pic:spPr>
                </pic:pic>
              </a:graphicData>
            </a:graphic>
          </wp:inline>
        </w:drawing>
      </w:r>
    </w:p>
    <w:p w14:paraId="752293C6" w14:textId="2C335E18"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33</w:t>
      </w:r>
      <w:r w:rsidRPr="00D90E4F">
        <w:fldChar w:fldCharType="end"/>
      </w:r>
    </w:p>
    <w:p w14:paraId="4A8BFEFA" w14:textId="77777777" w:rsidR="00455E57" w:rsidRPr="00D90E4F" w:rsidRDefault="00455E57" w:rsidP="00455E57">
      <w:r w:rsidRPr="00D90E4F">
        <w:t>On the picture above you can see a red circle that describe the actual lead plan.</w:t>
      </w:r>
    </w:p>
    <w:p w14:paraId="77C193F5" w14:textId="77777777" w:rsidR="00455E57" w:rsidRPr="00D90E4F" w:rsidRDefault="00455E57" w:rsidP="00455E57">
      <w:pPr>
        <w:pStyle w:val="Rubrik3"/>
      </w:pPr>
      <w:bookmarkStart w:id="892" w:name="_Toc434301413"/>
      <w:bookmarkStart w:id="893" w:name="_Toc444448655"/>
      <w:bookmarkStart w:id="894" w:name="_Toc129002869"/>
      <w:r w:rsidRPr="00D90E4F">
        <w:t>Using a single curve</w:t>
      </w:r>
      <w:bookmarkEnd w:id="892"/>
      <w:bookmarkEnd w:id="893"/>
      <w:bookmarkEnd w:id="894"/>
    </w:p>
    <w:p w14:paraId="585627B9" w14:textId="42ABE529" w:rsidR="00455E57" w:rsidRPr="00D90E4F" w:rsidRDefault="00455E57" w:rsidP="00455E57">
      <w:r w:rsidRPr="00D90E4F">
        <w:t xml:space="preserve">If you use only one curve (you press Enter or Space on </w:t>
      </w:r>
      <w:r w:rsidRPr="00D90E4F">
        <w:fldChar w:fldCharType="begin"/>
      </w:r>
      <w:r w:rsidRPr="00D90E4F">
        <w:instrText xml:space="preserve"> REF _Ref431501138 \h </w:instrText>
      </w:r>
      <w:r w:rsidRPr="00D90E4F">
        <w:fldChar w:fldCharType="separate"/>
      </w:r>
      <w:r w:rsidR="00EB6DA4" w:rsidRPr="00D90E4F">
        <w:t xml:space="preserve">Picture </w:t>
      </w:r>
      <w:r w:rsidR="00EB6DA4">
        <w:rPr>
          <w:noProof/>
        </w:rPr>
        <w:t>31</w:t>
      </w:r>
      <w:r w:rsidRPr="00D90E4F">
        <w:fldChar w:fldCharType="end"/>
      </w:r>
      <w:r w:rsidRPr="00D90E4F">
        <w:t>) then the direction on the jet will be the same for the curve (toolpath).</w:t>
      </w:r>
    </w:p>
    <w:p w14:paraId="7C3EB8A6" w14:textId="77777777" w:rsidR="00455E57" w:rsidRPr="00D90E4F" w:rsidRDefault="00455E57" w:rsidP="00455E57"/>
    <w:p w14:paraId="0D3EAD59" w14:textId="77777777" w:rsidR="00455E57" w:rsidRPr="00D90E4F" w:rsidRDefault="00455E57" w:rsidP="00455E57">
      <w:pPr>
        <w:keepNext/>
      </w:pPr>
      <w:r w:rsidRPr="00D90E4F">
        <w:rPr>
          <w:noProof/>
        </w:rPr>
        <w:drawing>
          <wp:inline distT="0" distB="0" distL="0" distR="0" wp14:anchorId="15D53896" wp14:editId="2FE882AC">
            <wp:extent cx="3049200" cy="2066400"/>
            <wp:effectExtent l="0" t="0" r="0" b="0"/>
            <wp:docPr id="113" name="Bildobjekt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3.png"/>
                    <pic:cNvPicPr/>
                  </pic:nvPicPr>
                  <pic:blipFill>
                    <a:blip r:embed="rId860">
                      <a:extLst>
                        <a:ext uri="{28A0092B-C50C-407E-A947-70E740481C1C}">
                          <a14:useLocalDpi xmlns:a14="http://schemas.microsoft.com/office/drawing/2010/main" val="0"/>
                        </a:ext>
                      </a:extLst>
                    </a:blip>
                    <a:stretch>
                      <a:fillRect/>
                    </a:stretch>
                  </pic:blipFill>
                  <pic:spPr>
                    <a:xfrm>
                      <a:off x="0" y="0"/>
                      <a:ext cx="3049200" cy="2066400"/>
                    </a:xfrm>
                    <a:prstGeom prst="rect">
                      <a:avLst/>
                    </a:prstGeom>
                  </pic:spPr>
                </pic:pic>
              </a:graphicData>
            </a:graphic>
          </wp:inline>
        </w:drawing>
      </w:r>
    </w:p>
    <w:p w14:paraId="388CD852" w14:textId="0E953FC5"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34</w:t>
      </w:r>
      <w:r w:rsidRPr="00D90E4F">
        <w:fldChar w:fldCharType="end"/>
      </w:r>
    </w:p>
    <w:p w14:paraId="0E5382FB" w14:textId="77777777" w:rsidR="00455E57" w:rsidRPr="00D90E4F" w:rsidRDefault="00455E57" w:rsidP="00455E57">
      <w:pPr>
        <w:pStyle w:val="Rubrik2"/>
      </w:pPr>
      <w:bookmarkStart w:id="895" w:name="_Toc434301414"/>
      <w:bookmarkStart w:id="896" w:name="_Toc444448656"/>
      <w:bookmarkStart w:id="897" w:name="_Toc129002870"/>
      <w:bookmarkStart w:id="898" w:name="_Toc229474899"/>
      <w:r w:rsidRPr="00D90E4F">
        <w:lastRenderedPageBreak/>
        <w:t>The list of toolpath</w:t>
      </w:r>
      <w:bookmarkEnd w:id="895"/>
      <w:bookmarkEnd w:id="896"/>
      <w:bookmarkEnd w:id="897"/>
      <w:bookmarkEnd w:id="898"/>
    </w:p>
    <w:p w14:paraId="34D48BB6" w14:textId="77777777" w:rsidR="00455E57" w:rsidRPr="00D90E4F" w:rsidRDefault="00455E57" w:rsidP="00455E57">
      <w:pPr>
        <w:keepNext/>
      </w:pPr>
      <w:r w:rsidRPr="00D90E4F">
        <w:rPr>
          <w:noProof/>
        </w:rPr>
        <w:drawing>
          <wp:inline distT="0" distB="0" distL="0" distR="0" wp14:anchorId="05E9D276" wp14:editId="763BA167">
            <wp:extent cx="1062000" cy="1364400"/>
            <wp:effectExtent l="0" t="0" r="5080" b="7620"/>
            <wp:docPr id="114" name="Bildobjekt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56.png"/>
                    <pic:cNvPicPr/>
                  </pic:nvPicPr>
                  <pic:blipFill>
                    <a:blip r:embed="rId861">
                      <a:extLst>
                        <a:ext uri="{28A0092B-C50C-407E-A947-70E740481C1C}">
                          <a14:useLocalDpi xmlns:a14="http://schemas.microsoft.com/office/drawing/2010/main" val="0"/>
                        </a:ext>
                      </a:extLst>
                    </a:blip>
                    <a:stretch>
                      <a:fillRect/>
                    </a:stretch>
                  </pic:blipFill>
                  <pic:spPr>
                    <a:xfrm>
                      <a:off x="0" y="0"/>
                      <a:ext cx="1062000" cy="1364400"/>
                    </a:xfrm>
                    <a:prstGeom prst="rect">
                      <a:avLst/>
                    </a:prstGeom>
                  </pic:spPr>
                </pic:pic>
              </a:graphicData>
            </a:graphic>
          </wp:inline>
        </w:drawing>
      </w:r>
    </w:p>
    <w:p w14:paraId="59008541" w14:textId="11EBB5AE"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35</w:t>
      </w:r>
      <w:r w:rsidRPr="00D90E4F">
        <w:fldChar w:fldCharType="end"/>
      </w:r>
    </w:p>
    <w:p w14:paraId="0404FB0A" w14:textId="6F5EECC1" w:rsidR="00455E57" w:rsidRPr="00D90E4F" w:rsidRDefault="00455E57" w:rsidP="00EA11A3">
      <w:pPr>
        <w:pStyle w:val="Liststycke"/>
        <w:numPr>
          <w:ilvl w:val="0"/>
          <w:numId w:val="11"/>
        </w:numPr>
      </w:pPr>
      <w:r w:rsidRPr="00D90E4F">
        <w:t xml:space="preserve">The toolpath </w:t>
      </w:r>
      <w:r w:rsidR="006173D8" w:rsidRPr="00D90E4F">
        <w:t>is</w:t>
      </w:r>
      <w:r w:rsidRPr="00D90E4F">
        <w:t xml:space="preserve"> named in that order it has been created.</w:t>
      </w:r>
    </w:p>
    <w:p w14:paraId="4E1F5BBD" w14:textId="77777777" w:rsidR="00455E57" w:rsidRPr="00D90E4F" w:rsidRDefault="00455E57" w:rsidP="00EA11A3">
      <w:pPr>
        <w:pStyle w:val="Liststycke"/>
        <w:numPr>
          <w:ilvl w:val="0"/>
          <w:numId w:val="11"/>
        </w:numPr>
      </w:pPr>
      <w:r w:rsidRPr="00D90E4F">
        <w:t>The letter F means a toolpath with a fixed angle (only one curve has been used). R means a ruled toolpath between two curves.</w:t>
      </w:r>
    </w:p>
    <w:p w14:paraId="240F48D7" w14:textId="0C08A2A1" w:rsidR="00455E57" w:rsidRPr="00D90E4F" w:rsidRDefault="00455E57" w:rsidP="00EA11A3">
      <w:pPr>
        <w:pStyle w:val="Liststycke"/>
        <w:numPr>
          <w:ilvl w:val="0"/>
          <w:numId w:val="11"/>
        </w:numPr>
      </w:pPr>
      <w:r w:rsidRPr="00D90E4F">
        <w:t xml:space="preserve">Under the list of </w:t>
      </w:r>
      <w:r w:rsidR="006173D8" w:rsidRPr="00D90E4F">
        <w:t>toolpaths,</w:t>
      </w:r>
      <w:r w:rsidRPr="00D90E4F">
        <w:t xml:space="preserve"> you have information about the minimum and maximum cutting angles that are used on the selected toolpath. If the maximum used angle </w:t>
      </w:r>
      <w:r w:rsidR="006173D8" w:rsidRPr="00D90E4F">
        <w:t>needs</w:t>
      </w:r>
      <w:r w:rsidRPr="00D90E4F">
        <w:t xml:space="preserve"> to be larger than the machine can cut, then the name will be displayed in red color. And the cutting vectors on the screen will be red for those vectors.</w:t>
      </w:r>
    </w:p>
    <w:p w14:paraId="796A1826" w14:textId="77777777" w:rsidR="00455E57" w:rsidRPr="00D90E4F" w:rsidRDefault="00455E57" w:rsidP="00EA11A3">
      <w:pPr>
        <w:pStyle w:val="Liststycke"/>
        <w:numPr>
          <w:ilvl w:val="0"/>
          <w:numId w:val="11"/>
        </w:numPr>
      </w:pPr>
      <w:r w:rsidRPr="00D90E4F">
        <w:t>You can delete a toolpath by using the minus button.</w:t>
      </w:r>
    </w:p>
    <w:p w14:paraId="762D64E9" w14:textId="77777777" w:rsidR="00455E57" w:rsidRPr="00D90E4F" w:rsidRDefault="00455E57" w:rsidP="00EA11A3">
      <w:pPr>
        <w:pStyle w:val="Liststycke"/>
        <w:numPr>
          <w:ilvl w:val="0"/>
          <w:numId w:val="11"/>
        </w:numPr>
      </w:pPr>
      <w:r w:rsidRPr="00D90E4F">
        <w:t>You can change the cutting order by using up and down buttons. The name of the toolpath will not be changed.</w:t>
      </w:r>
    </w:p>
    <w:p w14:paraId="46852944" w14:textId="19845334" w:rsidR="00455E57" w:rsidRPr="00D90E4F" w:rsidRDefault="00455E57" w:rsidP="00455E57">
      <w:pPr>
        <w:pStyle w:val="Rubrik3"/>
      </w:pPr>
      <w:bookmarkStart w:id="899" w:name="_Toc434301415"/>
      <w:bookmarkStart w:id="900" w:name="_Toc444448657"/>
      <w:bookmarkStart w:id="901" w:name="_Toc129002871"/>
      <w:r w:rsidRPr="00D90E4F">
        <w:t>Visual vector</w:t>
      </w:r>
      <w:bookmarkEnd w:id="899"/>
      <w:bookmarkEnd w:id="900"/>
      <w:r w:rsidR="00585906">
        <w:t>s</w:t>
      </w:r>
      <w:bookmarkEnd w:id="901"/>
    </w:p>
    <w:p w14:paraId="7D8D01D2" w14:textId="662FB42F" w:rsidR="00455E57" w:rsidRPr="00D90E4F" w:rsidRDefault="00585906" w:rsidP="00455E57">
      <w:pPr>
        <w:keepNext/>
      </w:pPr>
      <w:r w:rsidRPr="00585906">
        <w:rPr>
          <w:noProof/>
        </w:rPr>
        <w:drawing>
          <wp:inline distT="0" distB="0" distL="0" distR="0" wp14:anchorId="4F205AF9" wp14:editId="274ED6FA">
            <wp:extent cx="1381318" cy="857370"/>
            <wp:effectExtent l="0" t="0" r="9525" b="0"/>
            <wp:docPr id="48363" name="Bildobjekt 48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2"/>
                    <a:stretch>
                      <a:fillRect/>
                    </a:stretch>
                  </pic:blipFill>
                  <pic:spPr>
                    <a:xfrm>
                      <a:off x="0" y="0"/>
                      <a:ext cx="1381318" cy="857370"/>
                    </a:xfrm>
                    <a:prstGeom prst="rect">
                      <a:avLst/>
                    </a:prstGeom>
                  </pic:spPr>
                </pic:pic>
              </a:graphicData>
            </a:graphic>
          </wp:inline>
        </w:drawing>
      </w:r>
    </w:p>
    <w:p w14:paraId="258BD99D" w14:textId="3B761927"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36</w:t>
      </w:r>
      <w:r w:rsidRPr="00D90E4F">
        <w:fldChar w:fldCharType="end"/>
      </w:r>
    </w:p>
    <w:p w14:paraId="679A8D20" w14:textId="15BF5F33" w:rsidR="00585906" w:rsidRDefault="00455E57" w:rsidP="00455E57">
      <w:r w:rsidRPr="00D90E4F">
        <w:t xml:space="preserve">The </w:t>
      </w:r>
      <w:r w:rsidR="00585906">
        <w:t>space</w:t>
      </w:r>
      <w:r w:rsidRPr="00D90E4F">
        <w:t xml:space="preserve"> </w:t>
      </w:r>
      <w:r w:rsidR="00585906" w:rsidRPr="00D90E4F">
        <w:t>controls</w:t>
      </w:r>
      <w:r w:rsidRPr="00D90E4F">
        <w:t xml:space="preserve"> the distance between the </w:t>
      </w:r>
      <w:r w:rsidR="00585906">
        <w:t xml:space="preserve">visual </w:t>
      </w:r>
      <w:r w:rsidRPr="00D90E4F">
        <w:t xml:space="preserve">vectors. </w:t>
      </w:r>
      <w:r w:rsidR="00585906">
        <w:t>The Length controls the length.</w:t>
      </w:r>
    </w:p>
    <w:p w14:paraId="01282D7D" w14:textId="50987F57" w:rsidR="00455E57" w:rsidRPr="00D90E4F" w:rsidRDefault="00455E57" w:rsidP="00455E57">
      <w:r w:rsidRPr="00D90E4F">
        <w:t>The value</w:t>
      </w:r>
      <w:r w:rsidR="00585906">
        <w:t>s</w:t>
      </w:r>
      <w:r w:rsidRPr="00D90E4F">
        <w:t xml:space="preserve"> </w:t>
      </w:r>
      <w:r w:rsidR="00585906" w:rsidRPr="00D90E4F">
        <w:t>does</w:t>
      </w:r>
      <w:r w:rsidRPr="00D90E4F">
        <w:t xml:space="preserve"> not affect the final CNC-code. On the picture below the </w:t>
      </w:r>
      <w:r w:rsidR="00585906">
        <w:t>space</w:t>
      </w:r>
      <w:r w:rsidRPr="00D90E4F">
        <w:t xml:space="preserve"> is set to 10 mm</w:t>
      </w:r>
      <w:r w:rsidR="00585906">
        <w:t>.</w:t>
      </w:r>
    </w:p>
    <w:p w14:paraId="7D65B287" w14:textId="77777777" w:rsidR="00455E57" w:rsidRPr="00D90E4F" w:rsidRDefault="00455E57" w:rsidP="00455E57">
      <w:pPr>
        <w:keepNext/>
      </w:pPr>
      <w:r w:rsidRPr="00D90E4F">
        <w:rPr>
          <w:noProof/>
        </w:rPr>
        <w:drawing>
          <wp:inline distT="0" distB="0" distL="0" distR="0" wp14:anchorId="0EFE9BB8" wp14:editId="58A896AB">
            <wp:extent cx="3027600" cy="1418400"/>
            <wp:effectExtent l="0" t="0" r="1905" b="0"/>
            <wp:docPr id="116" name="Bildobjekt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83.png"/>
                    <pic:cNvPicPr/>
                  </pic:nvPicPr>
                  <pic:blipFill>
                    <a:blip r:embed="rId863">
                      <a:extLst>
                        <a:ext uri="{28A0092B-C50C-407E-A947-70E740481C1C}">
                          <a14:useLocalDpi xmlns:a14="http://schemas.microsoft.com/office/drawing/2010/main" val="0"/>
                        </a:ext>
                      </a:extLst>
                    </a:blip>
                    <a:stretch>
                      <a:fillRect/>
                    </a:stretch>
                  </pic:blipFill>
                  <pic:spPr>
                    <a:xfrm>
                      <a:off x="0" y="0"/>
                      <a:ext cx="3027600" cy="1418400"/>
                    </a:xfrm>
                    <a:prstGeom prst="rect">
                      <a:avLst/>
                    </a:prstGeom>
                  </pic:spPr>
                </pic:pic>
              </a:graphicData>
            </a:graphic>
          </wp:inline>
        </w:drawing>
      </w:r>
    </w:p>
    <w:p w14:paraId="417EE5FF" w14:textId="135EA015"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37</w:t>
      </w:r>
      <w:r w:rsidRPr="00D90E4F">
        <w:fldChar w:fldCharType="end"/>
      </w:r>
    </w:p>
    <w:p w14:paraId="3C4A3DE1" w14:textId="77777777" w:rsidR="00455E57" w:rsidRPr="00D90E4F" w:rsidRDefault="00455E57" w:rsidP="00455E57">
      <w:r w:rsidRPr="00D90E4F">
        <w:t>On the example below the visual vector distance is set to 2mm. The distance can be different on each toolpath.</w:t>
      </w:r>
    </w:p>
    <w:p w14:paraId="0734BD34" w14:textId="77777777" w:rsidR="00455E57" w:rsidRPr="00D90E4F" w:rsidRDefault="00455E57" w:rsidP="00455E57">
      <w:pPr>
        <w:keepNext/>
      </w:pPr>
      <w:r w:rsidRPr="00D90E4F">
        <w:rPr>
          <w:noProof/>
        </w:rPr>
        <w:drawing>
          <wp:inline distT="0" distB="0" distL="0" distR="0" wp14:anchorId="56A8FA22" wp14:editId="2B90C64A">
            <wp:extent cx="3045600" cy="1339200"/>
            <wp:effectExtent l="0" t="0" r="2540" b="0"/>
            <wp:docPr id="117" name="Bildobjekt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84.png"/>
                    <pic:cNvPicPr/>
                  </pic:nvPicPr>
                  <pic:blipFill>
                    <a:blip r:embed="rId864">
                      <a:extLst>
                        <a:ext uri="{28A0092B-C50C-407E-A947-70E740481C1C}">
                          <a14:useLocalDpi xmlns:a14="http://schemas.microsoft.com/office/drawing/2010/main" val="0"/>
                        </a:ext>
                      </a:extLst>
                    </a:blip>
                    <a:stretch>
                      <a:fillRect/>
                    </a:stretch>
                  </pic:blipFill>
                  <pic:spPr>
                    <a:xfrm>
                      <a:off x="0" y="0"/>
                      <a:ext cx="3045600" cy="1339200"/>
                    </a:xfrm>
                    <a:prstGeom prst="rect">
                      <a:avLst/>
                    </a:prstGeom>
                  </pic:spPr>
                </pic:pic>
              </a:graphicData>
            </a:graphic>
          </wp:inline>
        </w:drawing>
      </w:r>
    </w:p>
    <w:p w14:paraId="0D4B2CEA" w14:textId="1D0935F6"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38</w:t>
      </w:r>
      <w:r w:rsidRPr="00D90E4F">
        <w:fldChar w:fldCharType="end"/>
      </w:r>
    </w:p>
    <w:p w14:paraId="1806C941" w14:textId="77777777" w:rsidR="00455E57" w:rsidRPr="00D90E4F" w:rsidRDefault="00455E57" w:rsidP="00455E57">
      <w:pPr>
        <w:pStyle w:val="Rubrik2"/>
      </w:pPr>
      <w:bookmarkStart w:id="902" w:name="_Toc434301416"/>
      <w:bookmarkStart w:id="903" w:name="_Toc444448658"/>
      <w:bookmarkStart w:id="904" w:name="_Toc129002872"/>
      <w:bookmarkStart w:id="905" w:name="_Toc229474900"/>
      <w:r w:rsidRPr="00D90E4F">
        <w:lastRenderedPageBreak/>
        <w:t>Edit toolpath: Lead settings</w:t>
      </w:r>
      <w:bookmarkEnd w:id="902"/>
      <w:bookmarkEnd w:id="903"/>
      <w:bookmarkEnd w:id="904"/>
      <w:bookmarkEnd w:id="905"/>
    </w:p>
    <w:p w14:paraId="57637796" w14:textId="77777777" w:rsidR="00455E57" w:rsidRPr="00D90E4F" w:rsidRDefault="00455E57" w:rsidP="00455E57">
      <w:pPr>
        <w:keepNext/>
      </w:pPr>
      <w:r w:rsidRPr="00D90E4F">
        <w:rPr>
          <w:noProof/>
        </w:rPr>
        <w:drawing>
          <wp:inline distT="0" distB="0" distL="0" distR="0" wp14:anchorId="6C13D9D9" wp14:editId="50995949">
            <wp:extent cx="2343600" cy="3085200"/>
            <wp:effectExtent l="0" t="0" r="0" b="1270"/>
            <wp:docPr id="118" name="Bildobjekt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7.png"/>
                    <pic:cNvPicPr/>
                  </pic:nvPicPr>
                  <pic:blipFill>
                    <a:blip r:embed="rId865">
                      <a:extLst>
                        <a:ext uri="{28A0092B-C50C-407E-A947-70E740481C1C}">
                          <a14:useLocalDpi xmlns:a14="http://schemas.microsoft.com/office/drawing/2010/main" val="0"/>
                        </a:ext>
                      </a:extLst>
                    </a:blip>
                    <a:stretch>
                      <a:fillRect/>
                    </a:stretch>
                  </pic:blipFill>
                  <pic:spPr>
                    <a:xfrm>
                      <a:off x="0" y="0"/>
                      <a:ext cx="2343600" cy="3085200"/>
                    </a:xfrm>
                    <a:prstGeom prst="rect">
                      <a:avLst/>
                    </a:prstGeom>
                  </pic:spPr>
                </pic:pic>
              </a:graphicData>
            </a:graphic>
          </wp:inline>
        </w:drawing>
      </w:r>
    </w:p>
    <w:p w14:paraId="1DEF9F71" w14:textId="320A6E00"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39</w:t>
      </w:r>
      <w:r w:rsidRPr="00D90E4F">
        <w:fldChar w:fldCharType="end"/>
      </w:r>
    </w:p>
    <w:p w14:paraId="0CC485C0" w14:textId="77777777" w:rsidR="00455E57" w:rsidRPr="00D90E4F" w:rsidRDefault="00455E57" w:rsidP="00455E57">
      <w:r w:rsidRPr="00D90E4F">
        <w:t>By first select the toolpath you want to edit and then change the values you can modify the toolpath afterwards.</w:t>
      </w:r>
    </w:p>
    <w:p w14:paraId="6A4BC61A" w14:textId="77777777" w:rsidR="00455E57" w:rsidRPr="00D90E4F" w:rsidRDefault="00455E57" w:rsidP="00455E57">
      <w:pPr>
        <w:pStyle w:val="Rubrik2"/>
      </w:pPr>
      <w:bookmarkStart w:id="906" w:name="_Toc434301417"/>
      <w:bookmarkStart w:id="907" w:name="_Toc444448659"/>
      <w:bookmarkStart w:id="908" w:name="_Toc129002873"/>
      <w:bookmarkStart w:id="909" w:name="_Toc229474901"/>
      <w:r w:rsidRPr="00D90E4F">
        <w:t>Piercing</w:t>
      </w:r>
      <w:bookmarkEnd w:id="906"/>
      <w:bookmarkEnd w:id="907"/>
      <w:bookmarkEnd w:id="908"/>
      <w:bookmarkEnd w:id="909"/>
    </w:p>
    <w:p w14:paraId="77FBCBDA" w14:textId="77777777" w:rsidR="00455E57" w:rsidRPr="00D90E4F" w:rsidRDefault="00455E57" w:rsidP="00455E57">
      <w:pPr>
        <w:keepNext/>
      </w:pPr>
      <w:r w:rsidRPr="00D90E4F">
        <w:rPr>
          <w:noProof/>
        </w:rPr>
        <w:drawing>
          <wp:inline distT="0" distB="0" distL="0" distR="0" wp14:anchorId="26031E50" wp14:editId="60AE9FE7">
            <wp:extent cx="1486800" cy="1184400"/>
            <wp:effectExtent l="0" t="0" r="0" b="0"/>
            <wp:docPr id="119" name="Bildobjekt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1.png"/>
                    <pic:cNvPicPr/>
                  </pic:nvPicPr>
                  <pic:blipFill>
                    <a:blip r:embed="rId866">
                      <a:extLst>
                        <a:ext uri="{28A0092B-C50C-407E-A947-70E740481C1C}">
                          <a14:useLocalDpi xmlns:a14="http://schemas.microsoft.com/office/drawing/2010/main" val="0"/>
                        </a:ext>
                      </a:extLst>
                    </a:blip>
                    <a:stretch>
                      <a:fillRect/>
                    </a:stretch>
                  </pic:blipFill>
                  <pic:spPr>
                    <a:xfrm>
                      <a:off x="0" y="0"/>
                      <a:ext cx="1486800" cy="1184400"/>
                    </a:xfrm>
                    <a:prstGeom prst="rect">
                      <a:avLst/>
                    </a:prstGeom>
                  </pic:spPr>
                </pic:pic>
              </a:graphicData>
            </a:graphic>
          </wp:inline>
        </w:drawing>
      </w:r>
    </w:p>
    <w:p w14:paraId="11C8666E" w14:textId="67C1EC1B"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40</w:t>
      </w:r>
      <w:r w:rsidRPr="00D90E4F">
        <w:fldChar w:fldCharType="end"/>
      </w:r>
    </w:p>
    <w:p w14:paraId="500E43BB" w14:textId="77777777" w:rsidR="00455E57" w:rsidRPr="00D90E4F" w:rsidRDefault="00455E57" w:rsidP="00455E57">
      <w:r w:rsidRPr="00D90E4F">
        <w:t>Select the type of piercing you want to use.</w:t>
      </w:r>
    </w:p>
    <w:p w14:paraId="4E49387F" w14:textId="77777777" w:rsidR="00455E57" w:rsidRPr="00D90E4F" w:rsidRDefault="00455E57" w:rsidP="00EA11A3">
      <w:pPr>
        <w:pStyle w:val="Liststycke"/>
        <w:numPr>
          <w:ilvl w:val="0"/>
          <w:numId w:val="12"/>
        </w:numPr>
      </w:pPr>
      <w:r w:rsidRPr="00D90E4F">
        <w:t>Blind lead: Be sure to use a positive overcut long enough to release the part from the material.</w:t>
      </w:r>
    </w:p>
    <w:p w14:paraId="6A0938A0" w14:textId="2C93A323" w:rsidR="00455E57" w:rsidRPr="00D90E4F" w:rsidRDefault="00455E57" w:rsidP="00EA11A3">
      <w:pPr>
        <w:pStyle w:val="Liststycke"/>
        <w:numPr>
          <w:ilvl w:val="0"/>
          <w:numId w:val="12"/>
        </w:numPr>
      </w:pPr>
      <w:r w:rsidRPr="00D90E4F">
        <w:t xml:space="preserve">Linear: Be sure to use a lead long enough to cut true the material. Look at </w:t>
      </w:r>
      <w:r w:rsidRPr="00D90E4F">
        <w:fldChar w:fldCharType="begin"/>
      </w:r>
      <w:r w:rsidRPr="00D90E4F">
        <w:instrText xml:space="preserve"> REF _Ref433453050 \r \h </w:instrText>
      </w:r>
      <w:r w:rsidRPr="00D90E4F">
        <w:fldChar w:fldCharType="separate"/>
      </w:r>
      <w:r w:rsidR="00EB6DA4">
        <w:t>12.26.1</w:t>
      </w:r>
      <w:r w:rsidRPr="00D90E4F">
        <w:fldChar w:fldCharType="end"/>
      </w:r>
      <w:r w:rsidRPr="00D90E4F">
        <w:t xml:space="preserve"> for calculation of the correct length.</w:t>
      </w:r>
    </w:p>
    <w:p w14:paraId="7ECE3FD1" w14:textId="77777777" w:rsidR="00455E57" w:rsidRPr="00D90E4F" w:rsidRDefault="00455E57" w:rsidP="00EA11A3">
      <w:pPr>
        <w:pStyle w:val="Liststycke"/>
        <w:numPr>
          <w:ilvl w:val="0"/>
          <w:numId w:val="12"/>
        </w:numPr>
      </w:pPr>
      <w:r w:rsidRPr="00D90E4F">
        <w:t>Stationary: We don’t recommend this method, but it’s still in use on some machines.</w:t>
      </w:r>
    </w:p>
    <w:p w14:paraId="49733221" w14:textId="77777777" w:rsidR="00455E57" w:rsidRPr="00D90E4F" w:rsidRDefault="00455E57" w:rsidP="00EA11A3">
      <w:pPr>
        <w:pStyle w:val="Liststycke"/>
        <w:numPr>
          <w:ilvl w:val="0"/>
          <w:numId w:val="12"/>
        </w:numPr>
      </w:pPr>
      <w:r w:rsidRPr="00D90E4F">
        <w:t>Circular: IGEMS will make an automatic calculation of the needed piercing time. This is in most case the best choice.</w:t>
      </w:r>
    </w:p>
    <w:p w14:paraId="635709E8" w14:textId="77777777" w:rsidR="00455E57" w:rsidRPr="00D90E4F" w:rsidRDefault="00455E57" w:rsidP="00EA11A3">
      <w:pPr>
        <w:pStyle w:val="Liststycke"/>
        <w:numPr>
          <w:ilvl w:val="0"/>
          <w:numId w:val="12"/>
        </w:numPr>
      </w:pPr>
      <w:r w:rsidRPr="00D90E4F">
        <w:t>Drilling: Probably not that common, not all machines has a drilling unit, and if they have it cannot be used on tilted piercing.</w:t>
      </w:r>
    </w:p>
    <w:p w14:paraId="1D23F508" w14:textId="77777777" w:rsidR="00455E57" w:rsidRPr="00D90E4F" w:rsidRDefault="00455E57" w:rsidP="00EA11A3">
      <w:pPr>
        <w:pStyle w:val="Liststycke"/>
        <w:numPr>
          <w:ilvl w:val="0"/>
          <w:numId w:val="12"/>
        </w:numPr>
      </w:pPr>
      <w:r w:rsidRPr="00D90E4F">
        <w:t>Air start: If the start of the leadin is at a position where there are no material.</w:t>
      </w:r>
    </w:p>
    <w:p w14:paraId="077BEF07" w14:textId="77777777" w:rsidR="00455E57" w:rsidRPr="00D90E4F" w:rsidRDefault="00455E57" w:rsidP="00EA11A3">
      <w:pPr>
        <w:pStyle w:val="Liststycke"/>
        <w:numPr>
          <w:ilvl w:val="0"/>
          <w:numId w:val="12"/>
        </w:numPr>
      </w:pPr>
      <w:r w:rsidRPr="00D90E4F">
        <w:t>User: This is for special developed options that may various between different machines.</w:t>
      </w:r>
    </w:p>
    <w:p w14:paraId="388D9F15" w14:textId="77777777" w:rsidR="00455E57" w:rsidRPr="00D90E4F" w:rsidRDefault="00455E57" w:rsidP="00455E57">
      <w:pPr>
        <w:pStyle w:val="Rubrik3"/>
      </w:pPr>
      <w:bookmarkStart w:id="910" w:name="_Ref433453050"/>
      <w:bookmarkStart w:id="911" w:name="_Toc434301418"/>
      <w:bookmarkStart w:id="912" w:name="_Toc444448660"/>
      <w:bookmarkStart w:id="913" w:name="_Toc129002874"/>
      <w:r w:rsidRPr="00D90E4F">
        <w:t>Linear piercing distance</w:t>
      </w:r>
      <w:bookmarkEnd w:id="910"/>
      <w:bookmarkEnd w:id="911"/>
      <w:bookmarkEnd w:id="912"/>
      <w:bookmarkEnd w:id="913"/>
    </w:p>
    <w:p w14:paraId="2C1CC3AB" w14:textId="77777777" w:rsidR="00455E57" w:rsidRPr="00D90E4F" w:rsidRDefault="00455E57" w:rsidP="00455E57">
      <w:r w:rsidRPr="00D90E4F">
        <w:t>If you are using Linear piercing it’s important that the leadin is long enough to be able to cut true the material.</w:t>
      </w:r>
    </w:p>
    <w:p w14:paraId="668B4532" w14:textId="77777777" w:rsidR="00455E57" w:rsidRPr="00D90E4F" w:rsidRDefault="00455E57" w:rsidP="00455E57">
      <w:pPr>
        <w:keepNext/>
      </w:pPr>
      <w:r w:rsidRPr="00D90E4F">
        <w:rPr>
          <w:noProof/>
        </w:rPr>
        <w:drawing>
          <wp:inline distT="0" distB="0" distL="0" distR="0" wp14:anchorId="26394DA4" wp14:editId="7F64558E">
            <wp:extent cx="2444400" cy="1382400"/>
            <wp:effectExtent l="0" t="0" r="0" b="8255"/>
            <wp:docPr id="120" name="Bildobjekt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85.png"/>
                    <pic:cNvPicPr/>
                  </pic:nvPicPr>
                  <pic:blipFill>
                    <a:blip r:embed="rId867">
                      <a:extLst>
                        <a:ext uri="{28A0092B-C50C-407E-A947-70E740481C1C}">
                          <a14:useLocalDpi xmlns:a14="http://schemas.microsoft.com/office/drawing/2010/main" val="0"/>
                        </a:ext>
                      </a:extLst>
                    </a:blip>
                    <a:stretch>
                      <a:fillRect/>
                    </a:stretch>
                  </pic:blipFill>
                  <pic:spPr>
                    <a:xfrm>
                      <a:off x="0" y="0"/>
                      <a:ext cx="2444400" cy="1382400"/>
                    </a:xfrm>
                    <a:prstGeom prst="rect">
                      <a:avLst/>
                    </a:prstGeom>
                  </pic:spPr>
                </pic:pic>
              </a:graphicData>
            </a:graphic>
          </wp:inline>
        </w:drawing>
      </w:r>
    </w:p>
    <w:p w14:paraId="07EA7359" w14:textId="3E951CF8"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41</w:t>
      </w:r>
      <w:r w:rsidRPr="00D90E4F">
        <w:fldChar w:fldCharType="end"/>
      </w:r>
    </w:p>
    <w:p w14:paraId="4857CB30" w14:textId="77777777" w:rsidR="00455E57" w:rsidRPr="00D90E4F" w:rsidRDefault="00455E57" w:rsidP="00455E57">
      <w:r w:rsidRPr="00D90E4F">
        <w:t>By clicking on the "Automatic length" then the needed length is calculated.</w:t>
      </w:r>
    </w:p>
    <w:p w14:paraId="6B1AD091" w14:textId="77777777" w:rsidR="00455E57" w:rsidRPr="00D90E4F" w:rsidRDefault="00455E57" w:rsidP="00455E57">
      <w:pPr>
        <w:pStyle w:val="Rubrik3"/>
      </w:pPr>
      <w:bookmarkStart w:id="914" w:name="_Toc434301419"/>
      <w:bookmarkStart w:id="915" w:name="_Toc444448661"/>
      <w:bookmarkStart w:id="916" w:name="_Toc129002875"/>
      <w:r w:rsidRPr="00D90E4F">
        <w:lastRenderedPageBreak/>
        <w:t>Circular piercing in space</w:t>
      </w:r>
      <w:bookmarkEnd w:id="914"/>
      <w:bookmarkEnd w:id="915"/>
      <w:bookmarkEnd w:id="916"/>
    </w:p>
    <w:p w14:paraId="7EC04C99" w14:textId="77777777" w:rsidR="00455E57" w:rsidRPr="00D90E4F" w:rsidRDefault="00455E57" w:rsidP="00455E57">
      <w:pPr>
        <w:keepNext/>
      </w:pPr>
      <w:r w:rsidRPr="00D90E4F">
        <w:rPr>
          <w:noProof/>
        </w:rPr>
        <w:drawing>
          <wp:inline distT="0" distB="0" distL="0" distR="0" wp14:anchorId="473325A4" wp14:editId="282BB50C">
            <wp:extent cx="3355200" cy="2080800"/>
            <wp:effectExtent l="0" t="0" r="0" b="0"/>
            <wp:docPr id="121" name="Bildobjekt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2.png"/>
                    <pic:cNvPicPr/>
                  </pic:nvPicPr>
                  <pic:blipFill>
                    <a:blip r:embed="rId868" cstate="print">
                      <a:extLst>
                        <a:ext uri="{28A0092B-C50C-407E-A947-70E740481C1C}">
                          <a14:useLocalDpi xmlns:a14="http://schemas.microsoft.com/office/drawing/2010/main" val="0"/>
                        </a:ext>
                      </a:extLst>
                    </a:blip>
                    <a:stretch>
                      <a:fillRect/>
                    </a:stretch>
                  </pic:blipFill>
                  <pic:spPr>
                    <a:xfrm>
                      <a:off x="0" y="0"/>
                      <a:ext cx="3355200" cy="2080800"/>
                    </a:xfrm>
                    <a:prstGeom prst="rect">
                      <a:avLst/>
                    </a:prstGeom>
                  </pic:spPr>
                </pic:pic>
              </a:graphicData>
            </a:graphic>
          </wp:inline>
        </w:drawing>
      </w:r>
    </w:p>
    <w:p w14:paraId="32478896" w14:textId="3BFB77C4"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42</w:t>
      </w:r>
      <w:r w:rsidRPr="00D90E4F">
        <w:fldChar w:fldCharType="end"/>
      </w:r>
    </w:p>
    <w:p w14:paraId="7D4FB7D5" w14:textId="77777777" w:rsidR="00455E57" w:rsidRPr="00D90E4F" w:rsidRDefault="00455E57" w:rsidP="00455E57">
      <w:r w:rsidRPr="00D90E4F">
        <w:t>In normal 2D-cutting the circular piercing is always performed in the XY plan. Many machines built-in support for this in the CNC-controller. When cutting complicated parts the lead plan can be optional. The circular piercing will always follow the lead plan. Please look at the documentation for PIERCING in the postprocessor help file to see how this can be implemented in the postprocessor.</w:t>
      </w:r>
    </w:p>
    <w:p w14:paraId="764C624F" w14:textId="77777777" w:rsidR="00455E57" w:rsidRPr="00D90E4F" w:rsidRDefault="00455E57" w:rsidP="00455E57">
      <w:pPr>
        <w:pStyle w:val="Rubrik3"/>
      </w:pPr>
      <w:bookmarkStart w:id="917" w:name="_Toc434301420"/>
      <w:bookmarkStart w:id="918" w:name="_Toc444448662"/>
      <w:bookmarkStart w:id="919" w:name="_Toc129002876"/>
      <w:r w:rsidRPr="00D90E4F">
        <w:t>Tilted piercing</w:t>
      </w:r>
      <w:bookmarkEnd w:id="917"/>
      <w:bookmarkEnd w:id="918"/>
      <w:bookmarkEnd w:id="919"/>
    </w:p>
    <w:p w14:paraId="6B645B52" w14:textId="77777777" w:rsidR="00455E57" w:rsidRPr="00D90E4F" w:rsidRDefault="00455E57" w:rsidP="00455E57">
      <w:pPr>
        <w:keepNext/>
      </w:pPr>
      <w:r w:rsidRPr="00D90E4F">
        <w:rPr>
          <w:noProof/>
        </w:rPr>
        <w:drawing>
          <wp:inline distT="0" distB="0" distL="0" distR="0" wp14:anchorId="4B4835F0" wp14:editId="2C4A18EC">
            <wp:extent cx="1735200" cy="658800"/>
            <wp:effectExtent l="0" t="0" r="0" b="8255"/>
            <wp:docPr id="122" name="Bildobjekt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3.png"/>
                    <pic:cNvPicPr/>
                  </pic:nvPicPr>
                  <pic:blipFill>
                    <a:blip r:embed="rId869">
                      <a:extLst>
                        <a:ext uri="{28A0092B-C50C-407E-A947-70E740481C1C}">
                          <a14:useLocalDpi xmlns:a14="http://schemas.microsoft.com/office/drawing/2010/main" val="0"/>
                        </a:ext>
                      </a:extLst>
                    </a:blip>
                    <a:stretch>
                      <a:fillRect/>
                    </a:stretch>
                  </pic:blipFill>
                  <pic:spPr>
                    <a:xfrm>
                      <a:off x="0" y="0"/>
                      <a:ext cx="1735200" cy="658800"/>
                    </a:xfrm>
                    <a:prstGeom prst="rect">
                      <a:avLst/>
                    </a:prstGeom>
                  </pic:spPr>
                </pic:pic>
              </a:graphicData>
            </a:graphic>
          </wp:inline>
        </w:drawing>
      </w:r>
    </w:p>
    <w:p w14:paraId="041044EA" w14:textId="5D49EF4C"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43</w:t>
      </w:r>
      <w:r w:rsidRPr="00D90E4F">
        <w:fldChar w:fldCharType="end"/>
      </w:r>
    </w:p>
    <w:p w14:paraId="7F307CAD" w14:textId="77777777" w:rsidR="00455E57" w:rsidRPr="00D90E4F" w:rsidRDefault="00455E57" w:rsidP="00455E57">
      <w:r w:rsidRPr="00D90E4F">
        <w:t>When Tilted piercing is activated then the piercing direction is the same in the beginning and the end of the lead. It will have the same direction as the geometry have where the lead are connected to the geometry.</w:t>
      </w:r>
    </w:p>
    <w:p w14:paraId="022BF77B" w14:textId="77777777" w:rsidR="00455E57" w:rsidRPr="00D90E4F" w:rsidRDefault="00455E57" w:rsidP="00455E57">
      <w:pPr>
        <w:keepNext/>
      </w:pPr>
      <w:r w:rsidRPr="00D90E4F">
        <w:rPr>
          <w:noProof/>
        </w:rPr>
        <w:drawing>
          <wp:inline distT="0" distB="0" distL="0" distR="0" wp14:anchorId="31AADC51" wp14:editId="02D2ED51">
            <wp:extent cx="3873600" cy="2613600"/>
            <wp:effectExtent l="0" t="0" r="0" b="0"/>
            <wp:docPr id="123" name="Bildobjekt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4.png"/>
                    <pic:cNvPicPr/>
                  </pic:nvPicPr>
                  <pic:blipFill>
                    <a:blip r:embed="rId870">
                      <a:extLst>
                        <a:ext uri="{28A0092B-C50C-407E-A947-70E740481C1C}">
                          <a14:useLocalDpi xmlns:a14="http://schemas.microsoft.com/office/drawing/2010/main" val="0"/>
                        </a:ext>
                      </a:extLst>
                    </a:blip>
                    <a:stretch>
                      <a:fillRect/>
                    </a:stretch>
                  </pic:blipFill>
                  <pic:spPr>
                    <a:xfrm>
                      <a:off x="0" y="0"/>
                      <a:ext cx="3873600" cy="2613600"/>
                    </a:xfrm>
                    <a:prstGeom prst="rect">
                      <a:avLst/>
                    </a:prstGeom>
                  </pic:spPr>
                </pic:pic>
              </a:graphicData>
            </a:graphic>
          </wp:inline>
        </w:drawing>
      </w:r>
    </w:p>
    <w:p w14:paraId="6BC1DC42" w14:textId="587CB889"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44</w:t>
      </w:r>
      <w:r w:rsidRPr="00D90E4F">
        <w:fldChar w:fldCharType="end"/>
      </w:r>
    </w:p>
    <w:p w14:paraId="072BC120" w14:textId="77777777" w:rsidR="00455E57" w:rsidRPr="00D90E4F" w:rsidRDefault="00455E57" w:rsidP="00455E57">
      <w:r w:rsidRPr="00D90E4F">
        <w:t xml:space="preserve">The picture above shows Non Tilted Piercing (A) and Tilted Piercing (B). Option (A) will destroy the part. </w:t>
      </w:r>
    </w:p>
    <w:p w14:paraId="349C9775" w14:textId="77777777" w:rsidR="00455E57" w:rsidRPr="00D90E4F" w:rsidRDefault="00455E57" w:rsidP="00455E57">
      <w:pPr>
        <w:pStyle w:val="Rubrik3"/>
      </w:pPr>
      <w:bookmarkStart w:id="920" w:name="_Toc434301421"/>
      <w:bookmarkStart w:id="921" w:name="_Toc444448663"/>
      <w:bookmarkStart w:id="922" w:name="_Toc129002877"/>
      <w:r w:rsidRPr="00D90E4F">
        <w:t>Leadin and Leadout</w:t>
      </w:r>
      <w:bookmarkEnd w:id="920"/>
      <w:bookmarkEnd w:id="921"/>
      <w:bookmarkEnd w:id="922"/>
    </w:p>
    <w:p w14:paraId="766B2B22" w14:textId="77777777" w:rsidR="00455E57" w:rsidRPr="00D90E4F" w:rsidRDefault="00455E57" w:rsidP="00455E57">
      <w:pPr>
        <w:keepNext/>
      </w:pPr>
      <w:r w:rsidRPr="00D90E4F">
        <w:rPr>
          <w:noProof/>
        </w:rPr>
        <w:drawing>
          <wp:inline distT="0" distB="0" distL="0" distR="0" wp14:anchorId="70E6E064" wp14:editId="643B3D5C">
            <wp:extent cx="1479600" cy="817200"/>
            <wp:effectExtent l="0" t="0" r="6350" b="2540"/>
            <wp:docPr id="124" name="Bildobjekt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5.png"/>
                    <pic:cNvPicPr/>
                  </pic:nvPicPr>
                  <pic:blipFill>
                    <a:blip r:embed="rId871">
                      <a:extLst>
                        <a:ext uri="{28A0092B-C50C-407E-A947-70E740481C1C}">
                          <a14:useLocalDpi xmlns:a14="http://schemas.microsoft.com/office/drawing/2010/main" val="0"/>
                        </a:ext>
                      </a:extLst>
                    </a:blip>
                    <a:stretch>
                      <a:fillRect/>
                    </a:stretch>
                  </pic:blipFill>
                  <pic:spPr>
                    <a:xfrm>
                      <a:off x="0" y="0"/>
                      <a:ext cx="1479600" cy="817200"/>
                    </a:xfrm>
                    <a:prstGeom prst="rect">
                      <a:avLst/>
                    </a:prstGeom>
                  </pic:spPr>
                </pic:pic>
              </a:graphicData>
            </a:graphic>
          </wp:inline>
        </w:drawing>
      </w:r>
    </w:p>
    <w:p w14:paraId="0862AA12" w14:textId="23D9E29E"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45</w:t>
      </w:r>
      <w:r w:rsidRPr="00D90E4F">
        <w:fldChar w:fldCharType="end"/>
      </w:r>
    </w:p>
    <w:p w14:paraId="4C232B9C" w14:textId="77777777" w:rsidR="00455E57" w:rsidRPr="00D90E4F" w:rsidRDefault="00455E57" w:rsidP="00455E57">
      <w:r w:rsidRPr="00D90E4F">
        <w:t>The values shows the actual leadin and leadout distances.</w:t>
      </w:r>
    </w:p>
    <w:p w14:paraId="7C4CECEA" w14:textId="77777777" w:rsidR="00455E57" w:rsidRPr="00D90E4F" w:rsidRDefault="00455E57" w:rsidP="00455E57">
      <w:r w:rsidRPr="00D90E4F">
        <w:t>Here is some guidelines:</w:t>
      </w:r>
    </w:p>
    <w:p w14:paraId="2E29C6C5" w14:textId="77777777" w:rsidR="00455E57" w:rsidRPr="00D90E4F" w:rsidRDefault="00455E57" w:rsidP="00EA11A3">
      <w:pPr>
        <w:pStyle w:val="Liststycke"/>
        <w:numPr>
          <w:ilvl w:val="0"/>
          <w:numId w:val="13"/>
        </w:numPr>
      </w:pPr>
      <w:r w:rsidRPr="00D90E4F">
        <w:t>If you are using Linear piercing, press the Calculation button if you are not sure what the length should be.</w:t>
      </w:r>
    </w:p>
    <w:p w14:paraId="13BB2D7D" w14:textId="77777777" w:rsidR="00455E57" w:rsidRPr="00D90E4F" w:rsidRDefault="00455E57" w:rsidP="00EA11A3">
      <w:pPr>
        <w:pStyle w:val="Liststycke"/>
        <w:numPr>
          <w:ilvl w:val="0"/>
          <w:numId w:val="13"/>
        </w:numPr>
      </w:pPr>
      <w:r w:rsidRPr="00D90E4F">
        <w:t>For circular piercing make the leadin as short as possible, just to avoid damage on the part.</w:t>
      </w:r>
    </w:p>
    <w:p w14:paraId="0ECCD78D" w14:textId="77777777" w:rsidR="00455E57" w:rsidRPr="00D90E4F" w:rsidRDefault="00455E57" w:rsidP="00EA11A3">
      <w:pPr>
        <w:pStyle w:val="Liststycke"/>
        <w:numPr>
          <w:ilvl w:val="0"/>
          <w:numId w:val="13"/>
        </w:numPr>
      </w:pPr>
      <w:r w:rsidRPr="00D90E4F">
        <w:lastRenderedPageBreak/>
        <w:t>For a closed toolpath you can normally skip the leadout. It jet makes a lot of damage on the leadout.</w:t>
      </w:r>
    </w:p>
    <w:p w14:paraId="6375E61B" w14:textId="77777777" w:rsidR="00455E57" w:rsidRPr="00D90E4F" w:rsidRDefault="00455E57" w:rsidP="00455E57">
      <w:pPr>
        <w:pStyle w:val="Rubrik3"/>
      </w:pPr>
      <w:bookmarkStart w:id="923" w:name="_Toc434301422"/>
      <w:bookmarkStart w:id="924" w:name="_Toc444448664"/>
      <w:bookmarkStart w:id="925" w:name="_Toc129002878"/>
      <w:r w:rsidRPr="00D90E4F">
        <w:t>Edit lead</w:t>
      </w:r>
      <w:bookmarkEnd w:id="923"/>
      <w:bookmarkEnd w:id="924"/>
      <w:bookmarkEnd w:id="925"/>
    </w:p>
    <w:p w14:paraId="3D098841" w14:textId="007753AF" w:rsidR="00455E57" w:rsidRPr="00D90E4F" w:rsidRDefault="00455E57" w:rsidP="00455E57">
      <w:r w:rsidRPr="00D90E4F">
        <w:t xml:space="preserve">By clicking on the button behind the distances you can change the distance, angle and the lead plan by the same mechanism that was used when you entered the lead (see </w:t>
      </w:r>
      <w:r w:rsidRPr="00D90E4F">
        <w:fldChar w:fldCharType="begin"/>
      </w:r>
      <w:r w:rsidRPr="00D90E4F">
        <w:instrText xml:space="preserve"> REF _Ref431548829 \r \h </w:instrText>
      </w:r>
      <w:r w:rsidRPr="00D90E4F">
        <w:fldChar w:fldCharType="separate"/>
      </w:r>
      <w:r w:rsidR="00EB6DA4">
        <w:t>12.23.1</w:t>
      </w:r>
      <w:r w:rsidRPr="00D90E4F">
        <w:fldChar w:fldCharType="end"/>
      </w:r>
      <w:r w:rsidRPr="00D90E4F">
        <w:t>)</w:t>
      </w:r>
    </w:p>
    <w:p w14:paraId="31BCF56A" w14:textId="77777777" w:rsidR="00455E57" w:rsidRPr="00D90E4F" w:rsidRDefault="00455E57" w:rsidP="00455E57">
      <w:pPr>
        <w:pStyle w:val="Rubrik3"/>
      </w:pPr>
      <w:bookmarkStart w:id="926" w:name="_Toc434301423"/>
      <w:bookmarkStart w:id="927" w:name="_Toc444448665"/>
      <w:bookmarkStart w:id="928" w:name="_Toc129002879"/>
      <w:r w:rsidRPr="00D90E4F">
        <w:t>Overcut</w:t>
      </w:r>
      <w:bookmarkEnd w:id="926"/>
      <w:bookmarkEnd w:id="927"/>
      <w:bookmarkEnd w:id="928"/>
    </w:p>
    <w:p w14:paraId="391FA825" w14:textId="77777777" w:rsidR="00455E57" w:rsidRPr="00D90E4F" w:rsidRDefault="00455E57" w:rsidP="00455E57">
      <w:pPr>
        <w:keepNext/>
      </w:pPr>
      <w:r w:rsidRPr="00D90E4F">
        <w:rPr>
          <w:noProof/>
        </w:rPr>
        <w:drawing>
          <wp:inline distT="0" distB="0" distL="0" distR="0" wp14:anchorId="4FADEBE1" wp14:editId="5E3F016F">
            <wp:extent cx="1843200" cy="579600"/>
            <wp:effectExtent l="0" t="0" r="5080" b="0"/>
            <wp:docPr id="125" name="Bildobjekt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9.png"/>
                    <pic:cNvPicPr/>
                  </pic:nvPicPr>
                  <pic:blipFill>
                    <a:blip r:embed="rId872">
                      <a:extLst>
                        <a:ext uri="{28A0092B-C50C-407E-A947-70E740481C1C}">
                          <a14:useLocalDpi xmlns:a14="http://schemas.microsoft.com/office/drawing/2010/main" val="0"/>
                        </a:ext>
                      </a:extLst>
                    </a:blip>
                    <a:stretch>
                      <a:fillRect/>
                    </a:stretch>
                  </pic:blipFill>
                  <pic:spPr>
                    <a:xfrm>
                      <a:off x="0" y="0"/>
                      <a:ext cx="1843200" cy="579600"/>
                    </a:xfrm>
                    <a:prstGeom prst="rect">
                      <a:avLst/>
                    </a:prstGeom>
                  </pic:spPr>
                </pic:pic>
              </a:graphicData>
            </a:graphic>
          </wp:inline>
        </w:drawing>
      </w:r>
    </w:p>
    <w:p w14:paraId="0E82559B" w14:textId="581F5053"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46</w:t>
      </w:r>
      <w:r w:rsidRPr="00D90E4F">
        <w:fldChar w:fldCharType="end"/>
      </w:r>
    </w:p>
    <w:p w14:paraId="391ADDB2" w14:textId="77777777" w:rsidR="00455E57" w:rsidRPr="00D90E4F" w:rsidRDefault="00455E57" w:rsidP="00455E57">
      <w:r w:rsidRPr="00D90E4F">
        <w:t>The overcut setting can be negative or positive. A negative value means that the toolpath will leave an area that is not cut. A positive value means that some portions will be cut two times. The checkbox is used to enable or disable the overcut. If not checked there is no overcut.</w:t>
      </w:r>
    </w:p>
    <w:p w14:paraId="56B7CCF4" w14:textId="77777777" w:rsidR="00455E57" w:rsidRPr="00D90E4F" w:rsidRDefault="00455E57" w:rsidP="00455E57">
      <w:pPr>
        <w:pStyle w:val="Rubrik3"/>
      </w:pPr>
      <w:r w:rsidRPr="00D90E4F">
        <w:t xml:space="preserve"> </w:t>
      </w:r>
      <w:bookmarkStart w:id="929" w:name="_Toc434301424"/>
      <w:bookmarkStart w:id="930" w:name="_Toc444448666"/>
      <w:bookmarkStart w:id="931" w:name="_Toc129002880"/>
      <w:r w:rsidRPr="00D90E4F">
        <w:t>Quality</w:t>
      </w:r>
      <w:bookmarkEnd w:id="929"/>
      <w:bookmarkEnd w:id="930"/>
      <w:bookmarkEnd w:id="931"/>
    </w:p>
    <w:p w14:paraId="643E9DEE" w14:textId="77777777" w:rsidR="00455E57" w:rsidRPr="00D90E4F" w:rsidRDefault="00455E57" w:rsidP="00455E57">
      <w:pPr>
        <w:keepNext/>
      </w:pPr>
      <w:r w:rsidRPr="00D90E4F">
        <w:rPr>
          <w:noProof/>
        </w:rPr>
        <w:drawing>
          <wp:inline distT="0" distB="0" distL="0" distR="0" wp14:anchorId="3226F257" wp14:editId="1B2BC67B">
            <wp:extent cx="1260000" cy="1029600"/>
            <wp:effectExtent l="0" t="0" r="0" b="0"/>
            <wp:docPr id="126" name="Bildobjekt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60.png"/>
                    <pic:cNvPicPr/>
                  </pic:nvPicPr>
                  <pic:blipFill>
                    <a:blip r:embed="rId873">
                      <a:extLst>
                        <a:ext uri="{28A0092B-C50C-407E-A947-70E740481C1C}">
                          <a14:useLocalDpi xmlns:a14="http://schemas.microsoft.com/office/drawing/2010/main" val="0"/>
                        </a:ext>
                      </a:extLst>
                    </a:blip>
                    <a:stretch>
                      <a:fillRect/>
                    </a:stretch>
                  </pic:blipFill>
                  <pic:spPr>
                    <a:xfrm>
                      <a:off x="0" y="0"/>
                      <a:ext cx="1260000" cy="1029600"/>
                    </a:xfrm>
                    <a:prstGeom prst="rect">
                      <a:avLst/>
                    </a:prstGeom>
                  </pic:spPr>
                </pic:pic>
              </a:graphicData>
            </a:graphic>
          </wp:inline>
        </w:drawing>
      </w:r>
    </w:p>
    <w:p w14:paraId="513DA5E0" w14:textId="278B46B5"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47</w:t>
      </w:r>
      <w:r w:rsidRPr="00D90E4F">
        <w:fldChar w:fldCharType="end"/>
      </w:r>
    </w:p>
    <w:p w14:paraId="45116A3A" w14:textId="77777777" w:rsidR="00455E57" w:rsidRPr="00D90E4F" w:rsidRDefault="00455E57" w:rsidP="00455E57">
      <w:r w:rsidRPr="00D90E4F">
        <w:t>Set the cutting quality you want to have for this toolpath.</w:t>
      </w:r>
    </w:p>
    <w:p w14:paraId="48250378" w14:textId="77777777" w:rsidR="00455E57" w:rsidRPr="00D90E4F" w:rsidRDefault="00455E57" w:rsidP="00455E57">
      <w:pPr>
        <w:pStyle w:val="Frga"/>
      </w:pPr>
      <w:r w:rsidRPr="00D90E4F">
        <w:t>Is it possible to paint quality as you can do in 2D?</w:t>
      </w:r>
    </w:p>
    <w:p w14:paraId="4F02E89C" w14:textId="77777777" w:rsidR="00455E57" w:rsidRPr="00D90E4F" w:rsidRDefault="00455E57" w:rsidP="00455E57">
      <w:pPr>
        <w:pStyle w:val="Svar"/>
      </w:pPr>
      <w:r w:rsidRPr="00D90E4F">
        <w:t>For the moment this is not possible. The quality will be for the whole toolpath.</w:t>
      </w:r>
    </w:p>
    <w:p w14:paraId="3DA29698" w14:textId="77777777" w:rsidR="00455E57" w:rsidRPr="00D90E4F" w:rsidRDefault="00455E57" w:rsidP="00455E57">
      <w:pPr>
        <w:pStyle w:val="Rubrik3"/>
      </w:pPr>
      <w:bookmarkStart w:id="932" w:name="_Toc434301425"/>
      <w:bookmarkStart w:id="933" w:name="_Toc444448667"/>
      <w:bookmarkStart w:id="934" w:name="_Toc129002881"/>
      <w:r w:rsidRPr="00D90E4F">
        <w:t>Kerf compensation</w:t>
      </w:r>
      <w:bookmarkEnd w:id="932"/>
      <w:bookmarkEnd w:id="933"/>
      <w:bookmarkEnd w:id="934"/>
    </w:p>
    <w:p w14:paraId="21780A9B" w14:textId="77777777" w:rsidR="00455E57" w:rsidRPr="00D90E4F" w:rsidRDefault="00455E57" w:rsidP="00455E57">
      <w:pPr>
        <w:keepNext/>
      </w:pPr>
      <w:r w:rsidRPr="00D90E4F">
        <w:rPr>
          <w:noProof/>
        </w:rPr>
        <w:drawing>
          <wp:inline distT="0" distB="0" distL="0" distR="0" wp14:anchorId="796A0C1C" wp14:editId="745F8D8C">
            <wp:extent cx="1407600" cy="756000"/>
            <wp:effectExtent l="0" t="0" r="2540" b="6350"/>
            <wp:docPr id="127" name="Bildobjekt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61.png"/>
                    <pic:cNvPicPr/>
                  </pic:nvPicPr>
                  <pic:blipFill>
                    <a:blip r:embed="rId874">
                      <a:extLst>
                        <a:ext uri="{28A0092B-C50C-407E-A947-70E740481C1C}">
                          <a14:useLocalDpi xmlns:a14="http://schemas.microsoft.com/office/drawing/2010/main" val="0"/>
                        </a:ext>
                      </a:extLst>
                    </a:blip>
                    <a:stretch>
                      <a:fillRect/>
                    </a:stretch>
                  </pic:blipFill>
                  <pic:spPr>
                    <a:xfrm>
                      <a:off x="0" y="0"/>
                      <a:ext cx="1407600" cy="756000"/>
                    </a:xfrm>
                    <a:prstGeom prst="rect">
                      <a:avLst/>
                    </a:prstGeom>
                  </pic:spPr>
                </pic:pic>
              </a:graphicData>
            </a:graphic>
          </wp:inline>
        </w:drawing>
      </w:r>
    </w:p>
    <w:p w14:paraId="153B976E" w14:textId="10A1B3C9"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48</w:t>
      </w:r>
      <w:r w:rsidRPr="00D90E4F">
        <w:fldChar w:fldCharType="end"/>
      </w:r>
    </w:p>
    <w:p w14:paraId="2A2D1680" w14:textId="77777777" w:rsidR="00455E57" w:rsidRPr="00D90E4F" w:rsidRDefault="00455E57" w:rsidP="00455E57">
      <w:r w:rsidRPr="00D90E4F">
        <w:t>3D-5X always try to analyze if the kerf should be applied on Left or Right side, but it’s a good idea to make an extra check if the kerf is applied correctly.</w:t>
      </w:r>
    </w:p>
    <w:p w14:paraId="1EC5078A" w14:textId="77777777" w:rsidR="00455E57" w:rsidRPr="00D90E4F" w:rsidRDefault="00455E57" w:rsidP="00455E57">
      <w:pPr>
        <w:keepNext/>
      </w:pPr>
      <w:r w:rsidRPr="00D90E4F">
        <w:rPr>
          <w:noProof/>
        </w:rPr>
        <w:drawing>
          <wp:inline distT="0" distB="0" distL="0" distR="0" wp14:anchorId="10C62BF9" wp14:editId="1D91A987">
            <wp:extent cx="3243600" cy="1069200"/>
            <wp:effectExtent l="0" t="0" r="0" b="0"/>
            <wp:docPr id="48256" name="Bildobjekt 48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62.png"/>
                    <pic:cNvPicPr/>
                  </pic:nvPicPr>
                  <pic:blipFill>
                    <a:blip r:embed="rId875">
                      <a:extLst>
                        <a:ext uri="{28A0092B-C50C-407E-A947-70E740481C1C}">
                          <a14:useLocalDpi xmlns:a14="http://schemas.microsoft.com/office/drawing/2010/main" val="0"/>
                        </a:ext>
                      </a:extLst>
                    </a:blip>
                    <a:stretch>
                      <a:fillRect/>
                    </a:stretch>
                  </pic:blipFill>
                  <pic:spPr>
                    <a:xfrm>
                      <a:off x="0" y="0"/>
                      <a:ext cx="3243600" cy="1069200"/>
                    </a:xfrm>
                    <a:prstGeom prst="rect">
                      <a:avLst/>
                    </a:prstGeom>
                  </pic:spPr>
                </pic:pic>
              </a:graphicData>
            </a:graphic>
          </wp:inline>
        </w:drawing>
      </w:r>
    </w:p>
    <w:p w14:paraId="07BF0736" w14:textId="350209C6"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49</w:t>
      </w:r>
      <w:r w:rsidRPr="00D90E4F">
        <w:fldChar w:fldCharType="end"/>
      </w:r>
    </w:p>
    <w:p w14:paraId="4684606F" w14:textId="77777777" w:rsidR="00455E57" w:rsidRPr="00D90E4F" w:rsidRDefault="00455E57" w:rsidP="00455E57">
      <w:r w:rsidRPr="00D90E4F">
        <w:t>In this case you can see the green jet vectors they are located outside of the model. This is correct.</w:t>
      </w:r>
    </w:p>
    <w:p w14:paraId="5F74568B" w14:textId="77777777" w:rsidR="00455E57" w:rsidRPr="00D90E4F" w:rsidRDefault="00455E57" w:rsidP="00455E57">
      <w:pPr>
        <w:keepNext/>
      </w:pPr>
      <w:r w:rsidRPr="00D90E4F">
        <w:rPr>
          <w:noProof/>
        </w:rPr>
        <w:drawing>
          <wp:inline distT="0" distB="0" distL="0" distR="0" wp14:anchorId="7821711D" wp14:editId="35FD53E8">
            <wp:extent cx="3200400" cy="1195200"/>
            <wp:effectExtent l="0" t="0" r="0" b="5080"/>
            <wp:docPr id="48257" name="Bildobjekt 48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63.png"/>
                    <pic:cNvPicPr/>
                  </pic:nvPicPr>
                  <pic:blipFill>
                    <a:blip r:embed="rId876">
                      <a:extLst>
                        <a:ext uri="{28A0092B-C50C-407E-A947-70E740481C1C}">
                          <a14:useLocalDpi xmlns:a14="http://schemas.microsoft.com/office/drawing/2010/main" val="0"/>
                        </a:ext>
                      </a:extLst>
                    </a:blip>
                    <a:stretch>
                      <a:fillRect/>
                    </a:stretch>
                  </pic:blipFill>
                  <pic:spPr>
                    <a:xfrm>
                      <a:off x="0" y="0"/>
                      <a:ext cx="3200400" cy="1195200"/>
                    </a:xfrm>
                    <a:prstGeom prst="rect">
                      <a:avLst/>
                    </a:prstGeom>
                  </pic:spPr>
                </pic:pic>
              </a:graphicData>
            </a:graphic>
          </wp:inline>
        </w:drawing>
      </w:r>
    </w:p>
    <w:p w14:paraId="0D28F2A2" w14:textId="2EA7804A"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50</w:t>
      </w:r>
      <w:r w:rsidRPr="00D90E4F">
        <w:fldChar w:fldCharType="end"/>
      </w:r>
    </w:p>
    <w:p w14:paraId="76F0E60C" w14:textId="77777777" w:rsidR="00455E57" w:rsidRPr="00D90E4F" w:rsidRDefault="00455E57" w:rsidP="00455E57">
      <w:r w:rsidRPr="00D90E4F">
        <w:t>In this case you don’t see the jet vectors, in this case you should change the kerf from Left to Right or opposite.</w:t>
      </w:r>
    </w:p>
    <w:p w14:paraId="12B65937" w14:textId="77777777" w:rsidR="00455E57" w:rsidRPr="00D90E4F" w:rsidRDefault="00455E57" w:rsidP="00455E57"/>
    <w:p w14:paraId="78895A62" w14:textId="77777777" w:rsidR="00455E57" w:rsidRPr="00D90E4F" w:rsidRDefault="00455E57" w:rsidP="00455E57">
      <w:pPr>
        <w:pStyle w:val="Rubrik2"/>
      </w:pPr>
      <w:bookmarkStart w:id="935" w:name="_Toc434301426"/>
      <w:bookmarkStart w:id="936" w:name="_Toc444448668"/>
      <w:bookmarkStart w:id="937" w:name="_Toc129002882"/>
      <w:bookmarkStart w:id="938" w:name="_Toc229474902"/>
      <w:r w:rsidRPr="00D90E4F">
        <w:lastRenderedPageBreak/>
        <w:t>Edit toolpath: Type</w:t>
      </w:r>
      <w:bookmarkEnd w:id="935"/>
      <w:bookmarkEnd w:id="936"/>
      <w:bookmarkEnd w:id="937"/>
      <w:bookmarkEnd w:id="938"/>
    </w:p>
    <w:p w14:paraId="485D65C6" w14:textId="77777777" w:rsidR="00455E57" w:rsidRPr="00D90E4F" w:rsidRDefault="00455E57" w:rsidP="00455E57">
      <w:pPr>
        <w:keepNext/>
      </w:pPr>
      <w:r w:rsidRPr="00D90E4F">
        <w:t>If you used two curves then you can chose between two types of toolpaths Fixed or Ruled.</w:t>
      </w:r>
    </w:p>
    <w:p w14:paraId="421646A7" w14:textId="77777777" w:rsidR="00455E57" w:rsidRPr="00D90E4F" w:rsidRDefault="00455E57" w:rsidP="00455E57">
      <w:pPr>
        <w:pStyle w:val="Rubrik2"/>
      </w:pPr>
      <w:bookmarkStart w:id="939" w:name="_Toc434301427"/>
      <w:bookmarkStart w:id="940" w:name="_Toc444448669"/>
      <w:bookmarkStart w:id="941" w:name="_Toc129002883"/>
      <w:bookmarkStart w:id="942" w:name="_Toc229474903"/>
      <w:r w:rsidRPr="00D90E4F">
        <w:t>Fixed type</w:t>
      </w:r>
      <w:bookmarkEnd w:id="939"/>
      <w:bookmarkEnd w:id="940"/>
      <w:bookmarkEnd w:id="941"/>
      <w:bookmarkEnd w:id="942"/>
    </w:p>
    <w:p w14:paraId="6BA159D2" w14:textId="77777777" w:rsidR="00455E57" w:rsidRPr="00D90E4F" w:rsidRDefault="00455E57" w:rsidP="00455E57">
      <w:r w:rsidRPr="00D90E4F">
        <w:t>This is the only possible choice if you have used one curve.</w:t>
      </w:r>
    </w:p>
    <w:p w14:paraId="27FFAF5F" w14:textId="77777777" w:rsidR="00455E57" w:rsidRPr="00D90E4F" w:rsidRDefault="00455E57" w:rsidP="00455E57">
      <w:pPr>
        <w:keepNext/>
      </w:pPr>
      <w:r w:rsidRPr="00D90E4F">
        <w:rPr>
          <w:noProof/>
        </w:rPr>
        <w:drawing>
          <wp:inline distT="0" distB="0" distL="0" distR="0" wp14:anchorId="5288B430" wp14:editId="61756529">
            <wp:extent cx="2314800" cy="3052800"/>
            <wp:effectExtent l="0" t="0" r="0" b="0"/>
            <wp:docPr id="48258" name="Bildobjekt 48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64.png"/>
                    <pic:cNvPicPr/>
                  </pic:nvPicPr>
                  <pic:blipFill>
                    <a:blip r:embed="rId877">
                      <a:extLst>
                        <a:ext uri="{28A0092B-C50C-407E-A947-70E740481C1C}">
                          <a14:useLocalDpi xmlns:a14="http://schemas.microsoft.com/office/drawing/2010/main" val="0"/>
                        </a:ext>
                      </a:extLst>
                    </a:blip>
                    <a:stretch>
                      <a:fillRect/>
                    </a:stretch>
                  </pic:blipFill>
                  <pic:spPr>
                    <a:xfrm>
                      <a:off x="0" y="0"/>
                      <a:ext cx="2314800" cy="3052800"/>
                    </a:xfrm>
                    <a:prstGeom prst="rect">
                      <a:avLst/>
                    </a:prstGeom>
                  </pic:spPr>
                </pic:pic>
              </a:graphicData>
            </a:graphic>
          </wp:inline>
        </w:drawing>
      </w:r>
    </w:p>
    <w:p w14:paraId="16F7A083" w14:textId="4CA95B0C"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51</w:t>
      </w:r>
      <w:r w:rsidRPr="00D90E4F">
        <w:fldChar w:fldCharType="end"/>
      </w:r>
    </w:p>
    <w:p w14:paraId="34D582A1" w14:textId="77777777" w:rsidR="00455E57" w:rsidRPr="00D90E4F" w:rsidRDefault="00455E57" w:rsidP="00455E57">
      <w:r w:rsidRPr="00D90E4F">
        <w:t>As default the cut will be vertical. If you want that the cut should be in a certain angle then you can press on the Tilt button.</w:t>
      </w:r>
    </w:p>
    <w:p w14:paraId="7E012770" w14:textId="77777777" w:rsidR="00455E57" w:rsidRPr="00D90E4F" w:rsidRDefault="00455E57" w:rsidP="00455E57">
      <w:pPr>
        <w:keepNext/>
      </w:pPr>
      <w:r w:rsidRPr="00D90E4F">
        <w:rPr>
          <w:noProof/>
        </w:rPr>
        <w:drawing>
          <wp:inline distT="0" distB="0" distL="0" distR="0" wp14:anchorId="6FB6B9EC" wp14:editId="50077F61">
            <wp:extent cx="1270800" cy="651600"/>
            <wp:effectExtent l="0" t="0" r="5715" b="0"/>
            <wp:docPr id="48259" name="Bildobjekt 48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9.png"/>
                    <pic:cNvPicPr/>
                  </pic:nvPicPr>
                  <pic:blipFill>
                    <a:blip r:embed="rId878">
                      <a:extLst>
                        <a:ext uri="{28A0092B-C50C-407E-A947-70E740481C1C}">
                          <a14:useLocalDpi xmlns:a14="http://schemas.microsoft.com/office/drawing/2010/main" val="0"/>
                        </a:ext>
                      </a:extLst>
                    </a:blip>
                    <a:stretch>
                      <a:fillRect/>
                    </a:stretch>
                  </pic:blipFill>
                  <pic:spPr>
                    <a:xfrm>
                      <a:off x="0" y="0"/>
                      <a:ext cx="1270800" cy="651600"/>
                    </a:xfrm>
                    <a:prstGeom prst="rect">
                      <a:avLst/>
                    </a:prstGeom>
                  </pic:spPr>
                </pic:pic>
              </a:graphicData>
            </a:graphic>
          </wp:inline>
        </w:drawing>
      </w:r>
    </w:p>
    <w:p w14:paraId="0D52E26F" w14:textId="73777852"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52</w:t>
      </w:r>
      <w:r w:rsidRPr="00D90E4F">
        <w:fldChar w:fldCharType="end"/>
      </w:r>
    </w:p>
    <w:p w14:paraId="3FC581C8" w14:textId="77777777" w:rsidR="00455E57" w:rsidRPr="00D90E4F" w:rsidRDefault="00455E57" w:rsidP="00455E57"/>
    <w:p w14:paraId="1710BE1C" w14:textId="77777777" w:rsidR="00455E57" w:rsidRPr="00D90E4F" w:rsidRDefault="00455E57" w:rsidP="00455E57">
      <w:pPr>
        <w:keepNext/>
      </w:pPr>
      <w:r w:rsidRPr="00D90E4F">
        <w:rPr>
          <w:noProof/>
        </w:rPr>
        <w:drawing>
          <wp:inline distT="0" distB="0" distL="0" distR="0" wp14:anchorId="4AAE94C3" wp14:editId="268DE597">
            <wp:extent cx="3402000" cy="1605600"/>
            <wp:effectExtent l="0" t="0" r="8255" b="0"/>
            <wp:docPr id="48260" name="Bildobjekt 48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6.png"/>
                    <pic:cNvPicPr/>
                  </pic:nvPicPr>
                  <pic:blipFill>
                    <a:blip r:embed="rId879">
                      <a:extLst>
                        <a:ext uri="{28A0092B-C50C-407E-A947-70E740481C1C}">
                          <a14:useLocalDpi xmlns:a14="http://schemas.microsoft.com/office/drawing/2010/main" val="0"/>
                        </a:ext>
                      </a:extLst>
                    </a:blip>
                    <a:stretch>
                      <a:fillRect/>
                    </a:stretch>
                  </pic:blipFill>
                  <pic:spPr>
                    <a:xfrm>
                      <a:off x="0" y="0"/>
                      <a:ext cx="3402000" cy="1605600"/>
                    </a:xfrm>
                    <a:prstGeom prst="rect">
                      <a:avLst/>
                    </a:prstGeom>
                  </pic:spPr>
                </pic:pic>
              </a:graphicData>
            </a:graphic>
          </wp:inline>
        </w:drawing>
      </w:r>
    </w:p>
    <w:p w14:paraId="7859F396" w14:textId="1DB60C7D"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53</w:t>
      </w:r>
      <w:r w:rsidRPr="00D90E4F">
        <w:fldChar w:fldCharType="end"/>
      </w:r>
    </w:p>
    <w:p w14:paraId="2DE2C345" w14:textId="77777777" w:rsidR="00455E57" w:rsidRPr="00D90E4F" w:rsidRDefault="00455E57" w:rsidP="00455E57">
      <w:r w:rsidRPr="00D90E4F">
        <w:t>If you press the tilt button and select the ISO line above then the jet direction will be parallel to the ISO line.</w:t>
      </w:r>
    </w:p>
    <w:p w14:paraId="6F69F89E" w14:textId="77777777" w:rsidR="00455E57" w:rsidRPr="00D90E4F" w:rsidRDefault="00455E57" w:rsidP="00455E57">
      <w:pPr>
        <w:keepNext/>
      </w:pPr>
      <w:r w:rsidRPr="00D90E4F">
        <w:rPr>
          <w:noProof/>
        </w:rPr>
        <w:drawing>
          <wp:inline distT="0" distB="0" distL="0" distR="0" wp14:anchorId="2CADA926" wp14:editId="1D3EE1BC">
            <wp:extent cx="3402000" cy="1432800"/>
            <wp:effectExtent l="0" t="0" r="8255" b="0"/>
            <wp:docPr id="48261" name="Bildobjekt 48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7.png"/>
                    <pic:cNvPicPr/>
                  </pic:nvPicPr>
                  <pic:blipFill>
                    <a:blip r:embed="rId880">
                      <a:extLst>
                        <a:ext uri="{28A0092B-C50C-407E-A947-70E740481C1C}">
                          <a14:useLocalDpi xmlns:a14="http://schemas.microsoft.com/office/drawing/2010/main" val="0"/>
                        </a:ext>
                      </a:extLst>
                    </a:blip>
                    <a:stretch>
                      <a:fillRect/>
                    </a:stretch>
                  </pic:blipFill>
                  <pic:spPr>
                    <a:xfrm>
                      <a:off x="0" y="0"/>
                      <a:ext cx="3402000" cy="1432800"/>
                    </a:xfrm>
                    <a:prstGeom prst="rect">
                      <a:avLst/>
                    </a:prstGeom>
                  </pic:spPr>
                </pic:pic>
              </a:graphicData>
            </a:graphic>
          </wp:inline>
        </w:drawing>
      </w:r>
    </w:p>
    <w:p w14:paraId="4F73BB56" w14:textId="6A7F9827"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54</w:t>
      </w:r>
      <w:r w:rsidRPr="00D90E4F">
        <w:fldChar w:fldCharType="end"/>
      </w:r>
    </w:p>
    <w:p w14:paraId="25E6A87D" w14:textId="77777777" w:rsidR="00455E57" w:rsidRPr="00D90E4F" w:rsidRDefault="00455E57" w:rsidP="00455E57">
      <w:r w:rsidRPr="00D90E4F">
        <w:t>The information about tilt angle and cutting rotation angle are written in the dialog as information.</w:t>
      </w:r>
    </w:p>
    <w:p w14:paraId="1CDA7983" w14:textId="77777777" w:rsidR="00455E57" w:rsidRPr="00D90E4F" w:rsidRDefault="00455E57" w:rsidP="00455E57">
      <w:pPr>
        <w:keepNext/>
      </w:pPr>
      <w:r w:rsidRPr="00D90E4F">
        <w:rPr>
          <w:noProof/>
        </w:rPr>
        <w:lastRenderedPageBreak/>
        <w:drawing>
          <wp:inline distT="0" distB="0" distL="0" distR="0" wp14:anchorId="1066B55A" wp14:editId="4F47FF2F">
            <wp:extent cx="1785600" cy="979200"/>
            <wp:effectExtent l="0" t="0" r="5715" b="0"/>
            <wp:docPr id="48262" name="Bildobjekt 48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70.png"/>
                    <pic:cNvPicPr/>
                  </pic:nvPicPr>
                  <pic:blipFill>
                    <a:blip r:embed="rId881">
                      <a:extLst>
                        <a:ext uri="{28A0092B-C50C-407E-A947-70E740481C1C}">
                          <a14:useLocalDpi xmlns:a14="http://schemas.microsoft.com/office/drawing/2010/main" val="0"/>
                        </a:ext>
                      </a:extLst>
                    </a:blip>
                    <a:stretch>
                      <a:fillRect/>
                    </a:stretch>
                  </pic:blipFill>
                  <pic:spPr>
                    <a:xfrm>
                      <a:off x="0" y="0"/>
                      <a:ext cx="1785600" cy="979200"/>
                    </a:xfrm>
                    <a:prstGeom prst="rect">
                      <a:avLst/>
                    </a:prstGeom>
                  </pic:spPr>
                </pic:pic>
              </a:graphicData>
            </a:graphic>
          </wp:inline>
        </w:drawing>
      </w:r>
    </w:p>
    <w:p w14:paraId="04744F9D" w14:textId="550C8166"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55</w:t>
      </w:r>
      <w:r w:rsidRPr="00D90E4F">
        <w:fldChar w:fldCharType="end"/>
      </w:r>
    </w:p>
    <w:p w14:paraId="7D1EF646" w14:textId="77777777" w:rsidR="00455E57" w:rsidRPr="00D90E4F" w:rsidRDefault="00455E57" w:rsidP="00455E57">
      <w:r w:rsidRPr="00D90E4F">
        <w:t>If you press the Straight button, then the jet vectors are changed to vertical.</w:t>
      </w:r>
    </w:p>
    <w:p w14:paraId="27DADD22" w14:textId="77777777" w:rsidR="00455E57" w:rsidRPr="00D90E4F" w:rsidRDefault="00455E57" w:rsidP="00455E57">
      <w:pPr>
        <w:pStyle w:val="Rubrik2"/>
      </w:pPr>
      <w:bookmarkStart w:id="943" w:name="_Toc434301428"/>
      <w:bookmarkStart w:id="944" w:name="_Toc444448670"/>
      <w:bookmarkStart w:id="945" w:name="_Toc129002884"/>
      <w:bookmarkStart w:id="946" w:name="_Toc229474904"/>
      <w:r w:rsidRPr="00D90E4F">
        <w:t>Ruled type</w:t>
      </w:r>
      <w:bookmarkEnd w:id="943"/>
      <w:bookmarkEnd w:id="944"/>
      <w:bookmarkEnd w:id="945"/>
      <w:bookmarkEnd w:id="946"/>
    </w:p>
    <w:p w14:paraId="12622504" w14:textId="77777777" w:rsidR="00455E57" w:rsidRPr="00D90E4F" w:rsidRDefault="00455E57" w:rsidP="00455E57">
      <w:r w:rsidRPr="00D90E4F">
        <w:t>If you have used two curves to generate the toolpath then you can use fixed or Ruled type of toolpath.</w:t>
      </w:r>
    </w:p>
    <w:p w14:paraId="5A32BEC0" w14:textId="77777777" w:rsidR="00455E57" w:rsidRPr="00D90E4F" w:rsidRDefault="00455E57" w:rsidP="00455E57">
      <w:pPr>
        <w:keepNext/>
      </w:pPr>
      <w:r w:rsidRPr="00D90E4F">
        <w:rPr>
          <w:noProof/>
        </w:rPr>
        <w:drawing>
          <wp:inline distT="0" distB="0" distL="0" distR="0" wp14:anchorId="18157E7A" wp14:editId="0BA1BDFA">
            <wp:extent cx="2325600" cy="2084400"/>
            <wp:effectExtent l="0" t="0" r="0" b="0"/>
            <wp:docPr id="48263" name="Bildobjekt 48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71.png"/>
                    <pic:cNvPicPr/>
                  </pic:nvPicPr>
                  <pic:blipFill>
                    <a:blip r:embed="rId882">
                      <a:extLst>
                        <a:ext uri="{28A0092B-C50C-407E-A947-70E740481C1C}">
                          <a14:useLocalDpi xmlns:a14="http://schemas.microsoft.com/office/drawing/2010/main" val="0"/>
                        </a:ext>
                      </a:extLst>
                    </a:blip>
                    <a:stretch>
                      <a:fillRect/>
                    </a:stretch>
                  </pic:blipFill>
                  <pic:spPr>
                    <a:xfrm>
                      <a:off x="0" y="0"/>
                      <a:ext cx="2325600" cy="2084400"/>
                    </a:xfrm>
                    <a:prstGeom prst="rect">
                      <a:avLst/>
                    </a:prstGeom>
                  </pic:spPr>
                </pic:pic>
              </a:graphicData>
            </a:graphic>
          </wp:inline>
        </w:drawing>
      </w:r>
    </w:p>
    <w:p w14:paraId="67CCC3B5" w14:textId="464DB768"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56</w:t>
      </w:r>
      <w:r w:rsidRPr="00D90E4F">
        <w:fldChar w:fldCharType="end"/>
      </w:r>
    </w:p>
    <w:p w14:paraId="357CEF8A" w14:textId="77777777" w:rsidR="00455E57" w:rsidRPr="00D90E4F" w:rsidRDefault="00455E57" w:rsidP="00455E57">
      <w:r w:rsidRPr="00D90E4F">
        <w:t>You can click on the picture or select type from the pulldown menu.</w:t>
      </w:r>
    </w:p>
    <w:p w14:paraId="14FE537B" w14:textId="77777777" w:rsidR="00455E57" w:rsidRPr="00D90E4F" w:rsidRDefault="00455E57" w:rsidP="00455E57">
      <w:pPr>
        <w:pStyle w:val="Rubrik3"/>
      </w:pPr>
      <w:bookmarkStart w:id="947" w:name="_Toc434301429"/>
      <w:bookmarkStart w:id="948" w:name="_Toc444448671"/>
      <w:bookmarkStart w:id="949" w:name="_Toc129002885"/>
      <w:r w:rsidRPr="00D90E4F">
        <w:t>Connect</w:t>
      </w:r>
      <w:bookmarkEnd w:id="947"/>
      <w:bookmarkEnd w:id="948"/>
      <w:bookmarkEnd w:id="949"/>
    </w:p>
    <w:p w14:paraId="7BD5610F" w14:textId="77777777" w:rsidR="00455E57" w:rsidRPr="00D90E4F" w:rsidRDefault="00455E57" w:rsidP="00455E57">
      <w:r w:rsidRPr="00D90E4F">
        <w:t xml:space="preserve">3D-5X will automatically generate connection lines between the Upper and the Lower curves. The jet will have exactly this orientation at those lines. All other vectors are calculated from the upper can lower curves. You normally never need to modify the connection lines, but sometimes when you add curves that not comes from the model you may then have to do that. </w:t>
      </w:r>
    </w:p>
    <w:p w14:paraId="43F97250" w14:textId="77777777" w:rsidR="00455E57" w:rsidRPr="00D90E4F" w:rsidRDefault="00455E57" w:rsidP="00455E57">
      <w:pPr>
        <w:keepNext/>
      </w:pPr>
      <w:r w:rsidRPr="00D90E4F">
        <w:rPr>
          <w:noProof/>
        </w:rPr>
        <w:drawing>
          <wp:inline distT="0" distB="0" distL="0" distR="0" wp14:anchorId="5701E760" wp14:editId="7F16399E">
            <wp:extent cx="2728800" cy="1411200"/>
            <wp:effectExtent l="0" t="0" r="0" b="0"/>
            <wp:docPr id="48264" name="Bildobjekt 48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72.png"/>
                    <pic:cNvPicPr/>
                  </pic:nvPicPr>
                  <pic:blipFill>
                    <a:blip r:embed="rId883">
                      <a:extLst>
                        <a:ext uri="{28A0092B-C50C-407E-A947-70E740481C1C}">
                          <a14:useLocalDpi xmlns:a14="http://schemas.microsoft.com/office/drawing/2010/main" val="0"/>
                        </a:ext>
                      </a:extLst>
                    </a:blip>
                    <a:stretch>
                      <a:fillRect/>
                    </a:stretch>
                  </pic:blipFill>
                  <pic:spPr>
                    <a:xfrm>
                      <a:off x="0" y="0"/>
                      <a:ext cx="2728800" cy="1411200"/>
                    </a:xfrm>
                    <a:prstGeom prst="rect">
                      <a:avLst/>
                    </a:prstGeom>
                  </pic:spPr>
                </pic:pic>
              </a:graphicData>
            </a:graphic>
          </wp:inline>
        </w:drawing>
      </w:r>
    </w:p>
    <w:p w14:paraId="53A33643" w14:textId="13DB7948"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57</w:t>
      </w:r>
      <w:r w:rsidRPr="00D90E4F">
        <w:fldChar w:fldCharType="end"/>
      </w:r>
    </w:p>
    <w:p w14:paraId="376581F4" w14:textId="77777777" w:rsidR="00455E57" w:rsidRPr="00D90E4F" w:rsidRDefault="00455E57" w:rsidP="00455E57">
      <w:r w:rsidRPr="00D90E4F">
        <w:t>The picture above shows connection lines that ate generated from two circles. The yellow lines are in wrong position, they have to be deleted and replaced by connection lines in better positions.</w:t>
      </w:r>
    </w:p>
    <w:p w14:paraId="4C3750C5" w14:textId="77777777" w:rsidR="00455E57" w:rsidRPr="00D90E4F" w:rsidRDefault="00455E57" w:rsidP="00455E57">
      <w:pPr>
        <w:pStyle w:val="Rubrik4"/>
      </w:pPr>
      <w:r w:rsidRPr="00D90E4F">
        <w:t>Delete</w:t>
      </w:r>
    </w:p>
    <w:p w14:paraId="01227B53" w14:textId="77777777" w:rsidR="00455E57" w:rsidRPr="00D90E4F" w:rsidRDefault="00455E57" w:rsidP="00455E57">
      <w:r w:rsidRPr="00D90E4F">
        <w:t>If you want to delete all connection then you can press DEL</w:t>
      </w:r>
    </w:p>
    <w:p w14:paraId="22E1C5E4" w14:textId="77777777" w:rsidR="00455E57" w:rsidRPr="00D90E4F" w:rsidRDefault="00455E57" w:rsidP="00455E57">
      <w:r w:rsidRPr="00D90E4F">
        <w:t>If you point on the cross that are on the midpoint of the connection then it will be deleted.</w:t>
      </w:r>
    </w:p>
    <w:p w14:paraId="4A719225" w14:textId="77777777" w:rsidR="00455E57" w:rsidRPr="00D90E4F" w:rsidRDefault="00455E57" w:rsidP="00455E57">
      <w:pPr>
        <w:pStyle w:val="Rubrik4"/>
      </w:pPr>
      <w:r w:rsidRPr="00D90E4F">
        <w:t>Add connections</w:t>
      </w:r>
    </w:p>
    <w:p w14:paraId="02008460" w14:textId="77777777" w:rsidR="00455E57" w:rsidRPr="00D90E4F" w:rsidRDefault="00455E57" w:rsidP="00455E57">
      <w:r w:rsidRPr="00D90E4F">
        <w:t>If you want 3D-5X to replace the connections automatically, then you can press "T". The most flexible way is to click on the upper and lower curves and place the connection lines manually.</w:t>
      </w:r>
    </w:p>
    <w:p w14:paraId="68E31A75" w14:textId="77777777" w:rsidR="00455E57" w:rsidRPr="00D90E4F" w:rsidRDefault="00455E57" w:rsidP="00455E57">
      <w:pPr>
        <w:keepNext/>
      </w:pPr>
      <w:r w:rsidRPr="00D90E4F">
        <w:rPr>
          <w:noProof/>
        </w:rPr>
        <w:lastRenderedPageBreak/>
        <w:drawing>
          <wp:inline distT="0" distB="0" distL="0" distR="0" wp14:anchorId="12AD6A3F" wp14:editId="21D1B281">
            <wp:extent cx="2779200" cy="1551600"/>
            <wp:effectExtent l="0" t="0" r="2540" b="0"/>
            <wp:docPr id="48265" name="Bildobjekt 48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73.png"/>
                    <pic:cNvPicPr/>
                  </pic:nvPicPr>
                  <pic:blipFill>
                    <a:blip r:embed="rId884">
                      <a:extLst>
                        <a:ext uri="{28A0092B-C50C-407E-A947-70E740481C1C}">
                          <a14:useLocalDpi xmlns:a14="http://schemas.microsoft.com/office/drawing/2010/main" val="0"/>
                        </a:ext>
                      </a:extLst>
                    </a:blip>
                    <a:stretch>
                      <a:fillRect/>
                    </a:stretch>
                  </pic:blipFill>
                  <pic:spPr>
                    <a:xfrm>
                      <a:off x="0" y="0"/>
                      <a:ext cx="2779200" cy="1551600"/>
                    </a:xfrm>
                    <a:prstGeom prst="rect">
                      <a:avLst/>
                    </a:prstGeom>
                  </pic:spPr>
                </pic:pic>
              </a:graphicData>
            </a:graphic>
          </wp:inline>
        </w:drawing>
      </w:r>
    </w:p>
    <w:p w14:paraId="6B7AF490" w14:textId="1601CA5F"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58</w:t>
      </w:r>
      <w:r w:rsidRPr="00D90E4F">
        <w:fldChar w:fldCharType="end"/>
      </w:r>
    </w:p>
    <w:p w14:paraId="67052508" w14:textId="77777777" w:rsidR="00455E57" w:rsidRPr="00D90E4F" w:rsidRDefault="00455E57" w:rsidP="00455E57">
      <w:r w:rsidRPr="00D90E4F">
        <w:t>You can click a point on one curve and then on the other curve (A) then (B) in optional order.</w:t>
      </w:r>
    </w:p>
    <w:p w14:paraId="4B6A9353" w14:textId="77777777" w:rsidR="00455E57" w:rsidRPr="00D90E4F" w:rsidRDefault="00455E57" w:rsidP="00455E57">
      <w:pPr>
        <w:pStyle w:val="Command"/>
      </w:pPr>
      <w:r w:rsidRPr="00D90E4F">
        <w:t>&lt;Closest point&gt;</w:t>
      </w:r>
    </w:p>
    <w:p w14:paraId="52A2B4D0" w14:textId="77777777" w:rsidR="00455E57" w:rsidRPr="00D90E4F" w:rsidRDefault="00455E57" w:rsidP="00455E57">
      <w:r w:rsidRPr="00D90E4F">
        <w:t>The default option &lt;closest point&gt; will make a calculation and put the second point to the closest position on the curve.</w:t>
      </w:r>
    </w:p>
    <w:p w14:paraId="46FF6B59" w14:textId="77777777" w:rsidR="00455E57" w:rsidRPr="00D90E4F" w:rsidRDefault="00455E57" w:rsidP="00455E57">
      <w:pPr>
        <w:pStyle w:val="Rubrik3"/>
      </w:pPr>
      <w:bookmarkStart w:id="950" w:name="_Toc434301430"/>
      <w:bookmarkStart w:id="951" w:name="_Toc444448672"/>
      <w:bookmarkStart w:id="952" w:name="_Toc129002886"/>
      <w:r w:rsidRPr="00D90E4F">
        <w:t>Reverse lower curve</w:t>
      </w:r>
      <w:bookmarkEnd w:id="950"/>
      <w:bookmarkEnd w:id="951"/>
      <w:bookmarkEnd w:id="952"/>
    </w:p>
    <w:p w14:paraId="4FC622BA" w14:textId="77777777" w:rsidR="00455E57" w:rsidRPr="00D90E4F" w:rsidRDefault="00455E57" w:rsidP="00455E57">
      <w:pPr>
        <w:keepNext/>
      </w:pPr>
      <w:r w:rsidRPr="00D90E4F">
        <w:rPr>
          <w:noProof/>
        </w:rPr>
        <w:drawing>
          <wp:inline distT="0" distB="0" distL="0" distR="0" wp14:anchorId="04B9BA83" wp14:editId="6434D72E">
            <wp:extent cx="2314800" cy="504000"/>
            <wp:effectExtent l="0" t="0" r="0" b="0"/>
            <wp:docPr id="48267" name="Bildobjekt 48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74.png"/>
                    <pic:cNvPicPr/>
                  </pic:nvPicPr>
                  <pic:blipFill>
                    <a:blip r:embed="rId885">
                      <a:extLst>
                        <a:ext uri="{28A0092B-C50C-407E-A947-70E740481C1C}">
                          <a14:useLocalDpi xmlns:a14="http://schemas.microsoft.com/office/drawing/2010/main" val="0"/>
                        </a:ext>
                      </a:extLst>
                    </a:blip>
                    <a:stretch>
                      <a:fillRect/>
                    </a:stretch>
                  </pic:blipFill>
                  <pic:spPr>
                    <a:xfrm>
                      <a:off x="0" y="0"/>
                      <a:ext cx="2314800" cy="504000"/>
                    </a:xfrm>
                    <a:prstGeom prst="rect">
                      <a:avLst/>
                    </a:prstGeom>
                  </pic:spPr>
                </pic:pic>
              </a:graphicData>
            </a:graphic>
          </wp:inline>
        </w:drawing>
      </w:r>
    </w:p>
    <w:p w14:paraId="7F2F1AE6" w14:textId="00689D29"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59</w:t>
      </w:r>
      <w:r w:rsidRPr="00D90E4F">
        <w:fldChar w:fldCharType="end"/>
      </w:r>
    </w:p>
    <w:p w14:paraId="4D27E7E2" w14:textId="77777777" w:rsidR="00455E57" w:rsidRPr="00D90E4F" w:rsidRDefault="00455E57" w:rsidP="00455E57">
      <w:r w:rsidRPr="00D90E4F">
        <w:t>The calculations try to connect upper and lower curves in a correct way. Sometimes (cannot find an example on this), the lower curve can be reversed with at very strange result. When this happen you can try to press this button.</w:t>
      </w:r>
    </w:p>
    <w:p w14:paraId="0EF7AC89" w14:textId="77777777" w:rsidR="00455E57" w:rsidRPr="00D90E4F" w:rsidRDefault="00455E57" w:rsidP="00455E57">
      <w:pPr>
        <w:pStyle w:val="Rubrik2"/>
      </w:pPr>
      <w:bookmarkStart w:id="953" w:name="_Toc434301431"/>
      <w:bookmarkStart w:id="954" w:name="_Toc444448673"/>
      <w:bookmarkStart w:id="955" w:name="_Toc129002887"/>
      <w:bookmarkStart w:id="956" w:name="_Toc229474905"/>
      <w:r w:rsidRPr="00D90E4F">
        <w:t>Edit toolpath: Tool position</w:t>
      </w:r>
      <w:bookmarkEnd w:id="953"/>
      <w:bookmarkEnd w:id="954"/>
      <w:bookmarkEnd w:id="955"/>
      <w:bookmarkEnd w:id="956"/>
    </w:p>
    <w:p w14:paraId="4EA2B8AB" w14:textId="77777777" w:rsidR="00455E57" w:rsidRPr="00D90E4F" w:rsidRDefault="00455E57" w:rsidP="00455E57">
      <w:pPr>
        <w:keepNext/>
      </w:pPr>
      <w:r w:rsidRPr="00D90E4F">
        <w:rPr>
          <w:noProof/>
        </w:rPr>
        <w:drawing>
          <wp:inline distT="0" distB="0" distL="0" distR="0" wp14:anchorId="5A2FE443" wp14:editId="7A54D566">
            <wp:extent cx="2314800" cy="270000"/>
            <wp:effectExtent l="0" t="0" r="0" b="0"/>
            <wp:docPr id="48268" name="Bildobjekt 48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101.png"/>
                    <pic:cNvPicPr/>
                  </pic:nvPicPr>
                  <pic:blipFill>
                    <a:blip r:embed="rId886">
                      <a:extLst>
                        <a:ext uri="{28A0092B-C50C-407E-A947-70E740481C1C}">
                          <a14:useLocalDpi xmlns:a14="http://schemas.microsoft.com/office/drawing/2010/main" val="0"/>
                        </a:ext>
                      </a:extLst>
                    </a:blip>
                    <a:stretch>
                      <a:fillRect/>
                    </a:stretch>
                  </pic:blipFill>
                  <pic:spPr>
                    <a:xfrm>
                      <a:off x="0" y="0"/>
                      <a:ext cx="2314800" cy="270000"/>
                    </a:xfrm>
                    <a:prstGeom prst="rect">
                      <a:avLst/>
                    </a:prstGeom>
                  </pic:spPr>
                </pic:pic>
              </a:graphicData>
            </a:graphic>
          </wp:inline>
        </w:drawing>
      </w:r>
    </w:p>
    <w:p w14:paraId="53935B1A" w14:textId="137034B0"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60</w:t>
      </w:r>
      <w:r w:rsidRPr="00D90E4F">
        <w:fldChar w:fldCharType="end"/>
      </w:r>
    </w:p>
    <w:p w14:paraId="571ACC43" w14:textId="77777777" w:rsidR="00455E57" w:rsidRPr="00D90E4F" w:rsidRDefault="00455E57" w:rsidP="00455E57">
      <w:r w:rsidRPr="00D90E4F">
        <w:t>The tool position should be the point where the jet meets the material. The two major settings for the tool position is Fixed Z or Variable Z.</w:t>
      </w:r>
    </w:p>
    <w:p w14:paraId="3A1AFBAF" w14:textId="77777777" w:rsidR="00455E57" w:rsidRPr="00D90E4F" w:rsidRDefault="00455E57" w:rsidP="00455E57">
      <w:pPr>
        <w:keepNext/>
      </w:pPr>
      <w:r w:rsidRPr="00D90E4F">
        <w:rPr>
          <w:noProof/>
        </w:rPr>
        <w:drawing>
          <wp:inline distT="0" distB="0" distL="0" distR="0" wp14:anchorId="238B9BF3" wp14:editId="3DEA705A">
            <wp:extent cx="3243600" cy="1544400"/>
            <wp:effectExtent l="0" t="0" r="0" b="0"/>
            <wp:docPr id="48269" name="Bildobjekt 48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78.png"/>
                    <pic:cNvPicPr/>
                  </pic:nvPicPr>
                  <pic:blipFill>
                    <a:blip r:embed="rId887">
                      <a:extLst>
                        <a:ext uri="{28A0092B-C50C-407E-A947-70E740481C1C}">
                          <a14:useLocalDpi xmlns:a14="http://schemas.microsoft.com/office/drawing/2010/main" val="0"/>
                        </a:ext>
                      </a:extLst>
                    </a:blip>
                    <a:stretch>
                      <a:fillRect/>
                    </a:stretch>
                  </pic:blipFill>
                  <pic:spPr>
                    <a:xfrm>
                      <a:off x="0" y="0"/>
                      <a:ext cx="3243600" cy="1544400"/>
                    </a:xfrm>
                    <a:prstGeom prst="rect">
                      <a:avLst/>
                    </a:prstGeom>
                  </pic:spPr>
                </pic:pic>
              </a:graphicData>
            </a:graphic>
          </wp:inline>
        </w:drawing>
      </w:r>
    </w:p>
    <w:p w14:paraId="38363E25" w14:textId="20BF0BAD"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61</w:t>
      </w:r>
      <w:r w:rsidRPr="00D90E4F">
        <w:fldChar w:fldCharType="end"/>
      </w:r>
    </w:p>
    <w:p w14:paraId="13FAD58E" w14:textId="77777777" w:rsidR="00455E57" w:rsidRPr="00D90E4F" w:rsidRDefault="00455E57" w:rsidP="00455E57">
      <w:pPr>
        <w:pStyle w:val="Rubrik2"/>
      </w:pPr>
      <w:bookmarkStart w:id="957" w:name="_Toc434301432"/>
      <w:bookmarkStart w:id="958" w:name="_Toc444448674"/>
      <w:bookmarkStart w:id="959" w:name="_Toc129002888"/>
      <w:bookmarkStart w:id="960" w:name="_Toc229474906"/>
      <w:r w:rsidRPr="00D90E4F">
        <w:t>Variable Z</w:t>
      </w:r>
      <w:bookmarkEnd w:id="957"/>
      <w:bookmarkEnd w:id="958"/>
      <w:bookmarkEnd w:id="959"/>
      <w:bookmarkEnd w:id="960"/>
    </w:p>
    <w:p w14:paraId="18DF6056" w14:textId="77777777" w:rsidR="00455E57" w:rsidRPr="00D90E4F" w:rsidRDefault="00455E57" w:rsidP="00455E57">
      <w:r w:rsidRPr="00D90E4F">
        <w:t>This option should be use if you want that the tool should be following the upper curve. Two different values can be used to modify the position of the jet. It’s the Offset and the Standoff values. Both of this values are moving the jet in the opposite direction of the jet.</w:t>
      </w:r>
    </w:p>
    <w:p w14:paraId="4C7F7C1D" w14:textId="77777777" w:rsidR="00455E57" w:rsidRPr="00D90E4F" w:rsidRDefault="00455E57" w:rsidP="00455E57">
      <w:pPr>
        <w:keepNext/>
      </w:pPr>
      <w:r w:rsidRPr="00D90E4F">
        <w:rPr>
          <w:noProof/>
        </w:rPr>
        <w:drawing>
          <wp:inline distT="0" distB="0" distL="0" distR="0" wp14:anchorId="65E4F393" wp14:editId="1B61482A">
            <wp:extent cx="4078800" cy="1681200"/>
            <wp:effectExtent l="0" t="0" r="0" b="0"/>
            <wp:docPr id="48270" name="Bildobjekt 48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100.png"/>
                    <pic:cNvPicPr/>
                  </pic:nvPicPr>
                  <pic:blipFill>
                    <a:blip r:embed="rId888">
                      <a:extLst>
                        <a:ext uri="{28A0092B-C50C-407E-A947-70E740481C1C}">
                          <a14:useLocalDpi xmlns:a14="http://schemas.microsoft.com/office/drawing/2010/main" val="0"/>
                        </a:ext>
                      </a:extLst>
                    </a:blip>
                    <a:stretch>
                      <a:fillRect/>
                    </a:stretch>
                  </pic:blipFill>
                  <pic:spPr>
                    <a:xfrm>
                      <a:off x="0" y="0"/>
                      <a:ext cx="4078800" cy="1681200"/>
                    </a:xfrm>
                    <a:prstGeom prst="rect">
                      <a:avLst/>
                    </a:prstGeom>
                  </pic:spPr>
                </pic:pic>
              </a:graphicData>
            </a:graphic>
          </wp:inline>
        </w:drawing>
      </w:r>
    </w:p>
    <w:p w14:paraId="51C93934" w14:textId="1E64BFBA"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62</w:t>
      </w:r>
      <w:r w:rsidRPr="00D90E4F">
        <w:fldChar w:fldCharType="end"/>
      </w:r>
    </w:p>
    <w:p w14:paraId="2FA46379" w14:textId="77777777" w:rsidR="00455E57" w:rsidRPr="00D90E4F" w:rsidRDefault="00455E57" w:rsidP="00455E57">
      <w:pPr>
        <w:pStyle w:val="Rubrik3"/>
      </w:pPr>
      <w:bookmarkStart w:id="961" w:name="_Toc434301433"/>
      <w:bookmarkStart w:id="962" w:name="_Toc444448675"/>
      <w:bookmarkStart w:id="963" w:name="_Toc129002889"/>
      <w:r w:rsidRPr="00D90E4F">
        <w:lastRenderedPageBreak/>
        <w:t>The Offset value</w:t>
      </w:r>
      <w:bookmarkEnd w:id="961"/>
      <w:bookmarkEnd w:id="962"/>
      <w:bookmarkEnd w:id="963"/>
    </w:p>
    <w:p w14:paraId="5088DBCB" w14:textId="77777777" w:rsidR="00455E57" w:rsidRPr="00D90E4F" w:rsidRDefault="00455E57" w:rsidP="00455E57">
      <w:r w:rsidRPr="00D90E4F">
        <w:rPr>
          <w:noProof/>
        </w:rPr>
        <w:drawing>
          <wp:inline distT="0" distB="0" distL="0" distR="0" wp14:anchorId="7E1A2D19" wp14:editId="4D4120FA">
            <wp:extent cx="1620000" cy="1062000"/>
            <wp:effectExtent l="0" t="0" r="0" b="5080"/>
            <wp:docPr id="48271" name="Bildobjekt 48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91.png"/>
                    <pic:cNvPicPr/>
                  </pic:nvPicPr>
                  <pic:blipFill>
                    <a:blip r:embed="rId889">
                      <a:extLst>
                        <a:ext uri="{28A0092B-C50C-407E-A947-70E740481C1C}">
                          <a14:useLocalDpi xmlns:a14="http://schemas.microsoft.com/office/drawing/2010/main" val="0"/>
                        </a:ext>
                      </a:extLst>
                    </a:blip>
                    <a:stretch>
                      <a:fillRect/>
                    </a:stretch>
                  </pic:blipFill>
                  <pic:spPr>
                    <a:xfrm>
                      <a:off x="0" y="0"/>
                      <a:ext cx="1620000" cy="1062000"/>
                    </a:xfrm>
                    <a:prstGeom prst="rect">
                      <a:avLst/>
                    </a:prstGeom>
                  </pic:spPr>
                </pic:pic>
              </a:graphicData>
            </a:graphic>
          </wp:inline>
        </w:drawing>
      </w:r>
    </w:p>
    <w:p w14:paraId="2D64D57C" w14:textId="77777777" w:rsidR="00455E57" w:rsidRPr="00D90E4F" w:rsidRDefault="00455E57" w:rsidP="00455E57">
      <w:r w:rsidRPr="00D90E4F">
        <w:t>When you change the offset value then the tool position is moved in the opposite direction of the jet. In the example below the offset has been changed to 4 mm.</w:t>
      </w:r>
    </w:p>
    <w:p w14:paraId="105ECE9E" w14:textId="77777777" w:rsidR="00455E57" w:rsidRPr="00D90E4F" w:rsidRDefault="00455E57" w:rsidP="00455E57">
      <w:pPr>
        <w:keepNext/>
      </w:pPr>
      <w:r w:rsidRPr="00D90E4F">
        <w:rPr>
          <w:noProof/>
        </w:rPr>
        <w:drawing>
          <wp:inline distT="0" distB="0" distL="0" distR="0" wp14:anchorId="569AEB43" wp14:editId="10405E62">
            <wp:extent cx="2854800" cy="1638000"/>
            <wp:effectExtent l="0" t="0" r="3175" b="635"/>
            <wp:docPr id="48272" name="Bildobjekt 48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90.png"/>
                    <pic:cNvPicPr/>
                  </pic:nvPicPr>
                  <pic:blipFill>
                    <a:blip r:embed="rId890">
                      <a:extLst>
                        <a:ext uri="{28A0092B-C50C-407E-A947-70E740481C1C}">
                          <a14:useLocalDpi xmlns:a14="http://schemas.microsoft.com/office/drawing/2010/main" val="0"/>
                        </a:ext>
                      </a:extLst>
                    </a:blip>
                    <a:stretch>
                      <a:fillRect/>
                    </a:stretch>
                  </pic:blipFill>
                  <pic:spPr>
                    <a:xfrm>
                      <a:off x="0" y="0"/>
                      <a:ext cx="2854800" cy="1638000"/>
                    </a:xfrm>
                    <a:prstGeom prst="rect">
                      <a:avLst/>
                    </a:prstGeom>
                  </pic:spPr>
                </pic:pic>
              </a:graphicData>
            </a:graphic>
          </wp:inline>
        </w:drawing>
      </w:r>
    </w:p>
    <w:p w14:paraId="20292B56" w14:textId="2A5A02FF"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63</w:t>
      </w:r>
      <w:r w:rsidRPr="00D90E4F">
        <w:fldChar w:fldCharType="end"/>
      </w:r>
    </w:p>
    <w:p w14:paraId="667054F6" w14:textId="77777777" w:rsidR="00455E57" w:rsidRPr="00D90E4F" w:rsidRDefault="00455E57" w:rsidP="00455E57">
      <w:r w:rsidRPr="00D90E4F">
        <w:t>The speed will be calculated from the cutting depth of the model plus the offset value, the green vertical lines.</w:t>
      </w:r>
    </w:p>
    <w:p w14:paraId="7E784F95" w14:textId="77777777" w:rsidR="00455E57" w:rsidRPr="00D90E4F" w:rsidRDefault="00455E57" w:rsidP="00455E57">
      <w:pPr>
        <w:pStyle w:val="Rubrik3"/>
      </w:pPr>
      <w:bookmarkStart w:id="964" w:name="_Toc434301434"/>
      <w:bookmarkStart w:id="965" w:name="_Toc444448676"/>
      <w:bookmarkStart w:id="966" w:name="_Toc129002890"/>
      <w:r w:rsidRPr="00D90E4F">
        <w:t>The Standoff value</w:t>
      </w:r>
      <w:bookmarkEnd w:id="964"/>
      <w:bookmarkEnd w:id="965"/>
      <w:bookmarkEnd w:id="966"/>
    </w:p>
    <w:p w14:paraId="68920EBF" w14:textId="77777777" w:rsidR="00455E57" w:rsidRPr="00D90E4F" w:rsidRDefault="00455E57" w:rsidP="00455E57">
      <w:pPr>
        <w:keepNext/>
      </w:pPr>
      <w:r w:rsidRPr="00D90E4F">
        <w:rPr>
          <w:noProof/>
        </w:rPr>
        <w:drawing>
          <wp:inline distT="0" distB="0" distL="0" distR="0" wp14:anchorId="10717E71" wp14:editId="6D0C684D">
            <wp:extent cx="1702800" cy="1098000"/>
            <wp:effectExtent l="0" t="0" r="0" b="6985"/>
            <wp:docPr id="48273" name="Bildobjekt 48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88.png"/>
                    <pic:cNvPicPr/>
                  </pic:nvPicPr>
                  <pic:blipFill>
                    <a:blip r:embed="rId891">
                      <a:extLst>
                        <a:ext uri="{28A0092B-C50C-407E-A947-70E740481C1C}">
                          <a14:useLocalDpi xmlns:a14="http://schemas.microsoft.com/office/drawing/2010/main" val="0"/>
                        </a:ext>
                      </a:extLst>
                    </a:blip>
                    <a:stretch>
                      <a:fillRect/>
                    </a:stretch>
                  </pic:blipFill>
                  <pic:spPr>
                    <a:xfrm>
                      <a:off x="0" y="0"/>
                      <a:ext cx="1702800" cy="1098000"/>
                    </a:xfrm>
                    <a:prstGeom prst="rect">
                      <a:avLst/>
                    </a:prstGeom>
                  </pic:spPr>
                </pic:pic>
              </a:graphicData>
            </a:graphic>
          </wp:inline>
        </w:drawing>
      </w:r>
    </w:p>
    <w:p w14:paraId="464CACE6" w14:textId="16972FC8"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64</w:t>
      </w:r>
      <w:r w:rsidRPr="00D90E4F">
        <w:fldChar w:fldCharType="end"/>
      </w:r>
    </w:p>
    <w:p w14:paraId="0691C288" w14:textId="77777777" w:rsidR="00455E57" w:rsidRPr="00D90E4F" w:rsidRDefault="00455E57" w:rsidP="00455E57">
      <w:r w:rsidRPr="00D90E4F">
        <w:t>When you change the Standoff value then the jet will also be moved in the opposite direction of the jet. The difference between Offset and Standoff is that the Standoff will not affect the cutting speed. In the picture below the Standoff value is set to 4 mm. The yellow lines that represent the nozzle position.</w:t>
      </w:r>
    </w:p>
    <w:p w14:paraId="20E0A01E" w14:textId="77777777" w:rsidR="00455E57" w:rsidRPr="00D90E4F" w:rsidRDefault="00455E57" w:rsidP="00455E57">
      <w:pPr>
        <w:keepNext/>
      </w:pPr>
      <w:r w:rsidRPr="00D90E4F">
        <w:rPr>
          <w:noProof/>
        </w:rPr>
        <w:drawing>
          <wp:inline distT="0" distB="0" distL="0" distR="0" wp14:anchorId="100A351B" wp14:editId="72A40C45">
            <wp:extent cx="3236400" cy="1944000"/>
            <wp:effectExtent l="0" t="0" r="2540" b="0"/>
            <wp:docPr id="48274" name="Bildobjekt 48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89.png"/>
                    <pic:cNvPicPr/>
                  </pic:nvPicPr>
                  <pic:blipFill>
                    <a:blip r:embed="rId892">
                      <a:extLst>
                        <a:ext uri="{28A0092B-C50C-407E-A947-70E740481C1C}">
                          <a14:useLocalDpi xmlns:a14="http://schemas.microsoft.com/office/drawing/2010/main" val="0"/>
                        </a:ext>
                      </a:extLst>
                    </a:blip>
                    <a:stretch>
                      <a:fillRect/>
                    </a:stretch>
                  </pic:blipFill>
                  <pic:spPr>
                    <a:xfrm>
                      <a:off x="0" y="0"/>
                      <a:ext cx="3236400" cy="1944000"/>
                    </a:xfrm>
                    <a:prstGeom prst="rect">
                      <a:avLst/>
                    </a:prstGeom>
                  </pic:spPr>
                </pic:pic>
              </a:graphicData>
            </a:graphic>
          </wp:inline>
        </w:drawing>
      </w:r>
    </w:p>
    <w:p w14:paraId="646B6807" w14:textId="1CBE12B2"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65</w:t>
      </w:r>
      <w:r w:rsidRPr="00D90E4F">
        <w:fldChar w:fldCharType="end"/>
      </w:r>
    </w:p>
    <w:p w14:paraId="0782B92D" w14:textId="77777777" w:rsidR="00455E57" w:rsidRPr="00D90E4F" w:rsidRDefault="00455E57" w:rsidP="00455E57">
      <w:r w:rsidRPr="00D90E4F">
        <w:t>You can use Offset and Standoff at the same time. Offset is the only value that affect the cutting speed.</w:t>
      </w:r>
    </w:p>
    <w:p w14:paraId="3D06A4A7" w14:textId="77777777" w:rsidR="00455E57" w:rsidRPr="00D90E4F" w:rsidRDefault="00455E57" w:rsidP="00455E57">
      <w:pPr>
        <w:pStyle w:val="Rubrik2"/>
      </w:pPr>
      <w:bookmarkStart w:id="967" w:name="_Toc434301435"/>
      <w:bookmarkStart w:id="968" w:name="_Toc444448677"/>
      <w:bookmarkStart w:id="969" w:name="_Toc129002891"/>
      <w:bookmarkStart w:id="970" w:name="_Toc229474907"/>
      <w:r w:rsidRPr="00D90E4F">
        <w:lastRenderedPageBreak/>
        <w:t>Fixed Z</w:t>
      </w:r>
      <w:bookmarkEnd w:id="967"/>
      <w:bookmarkEnd w:id="968"/>
      <w:bookmarkEnd w:id="969"/>
      <w:bookmarkEnd w:id="970"/>
    </w:p>
    <w:p w14:paraId="42E76213" w14:textId="77777777" w:rsidR="00455E57" w:rsidRPr="00D90E4F" w:rsidRDefault="00455E57" w:rsidP="00455E57">
      <w:r w:rsidRPr="00D90E4F">
        <w:rPr>
          <w:noProof/>
        </w:rPr>
        <w:drawing>
          <wp:inline distT="0" distB="0" distL="0" distR="0" wp14:anchorId="1A77AD80" wp14:editId="7C47D9D8">
            <wp:extent cx="1681200" cy="1612800"/>
            <wp:effectExtent l="0" t="0" r="0" b="6985"/>
            <wp:docPr id="48275" name="Bildobjekt 48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92.png"/>
                    <pic:cNvPicPr/>
                  </pic:nvPicPr>
                  <pic:blipFill>
                    <a:blip r:embed="rId893">
                      <a:extLst>
                        <a:ext uri="{28A0092B-C50C-407E-A947-70E740481C1C}">
                          <a14:useLocalDpi xmlns:a14="http://schemas.microsoft.com/office/drawing/2010/main" val="0"/>
                        </a:ext>
                      </a:extLst>
                    </a:blip>
                    <a:stretch>
                      <a:fillRect/>
                    </a:stretch>
                  </pic:blipFill>
                  <pic:spPr>
                    <a:xfrm>
                      <a:off x="0" y="0"/>
                      <a:ext cx="1681200" cy="1612800"/>
                    </a:xfrm>
                    <a:prstGeom prst="rect">
                      <a:avLst/>
                    </a:prstGeom>
                  </pic:spPr>
                </pic:pic>
              </a:graphicData>
            </a:graphic>
          </wp:inline>
        </w:drawing>
      </w:r>
    </w:p>
    <w:p w14:paraId="41AA50B6" w14:textId="77777777" w:rsidR="00455E57" w:rsidRPr="00D90E4F" w:rsidRDefault="00455E57" w:rsidP="00455E57">
      <w:r w:rsidRPr="00D90E4F">
        <w:t>This option should be use if you want that the tool should remain on the same Z during the whole cut. Two values can be used to control the Z it’s the Height and the Offset.</w:t>
      </w:r>
    </w:p>
    <w:p w14:paraId="3DE73FD7" w14:textId="77777777" w:rsidR="00455E57" w:rsidRPr="00D90E4F" w:rsidRDefault="00455E57" w:rsidP="00455E57">
      <w:pPr>
        <w:pStyle w:val="Rubrik3"/>
      </w:pPr>
      <w:bookmarkStart w:id="971" w:name="_Toc434301436"/>
      <w:bookmarkStart w:id="972" w:name="_Toc444448678"/>
      <w:bookmarkStart w:id="973" w:name="_Toc129002892"/>
      <w:r w:rsidRPr="00D90E4F">
        <w:t>Height</w:t>
      </w:r>
      <w:bookmarkEnd w:id="971"/>
      <w:bookmarkEnd w:id="972"/>
      <w:bookmarkEnd w:id="973"/>
    </w:p>
    <w:p w14:paraId="6B890042" w14:textId="77777777" w:rsidR="00455E57" w:rsidRPr="00D90E4F" w:rsidRDefault="00455E57" w:rsidP="00455E57">
      <w:r w:rsidRPr="00D90E4F">
        <w:t>The height value control the jet position and it will affect the cutting speed.</w:t>
      </w:r>
    </w:p>
    <w:p w14:paraId="01DBC610" w14:textId="77777777" w:rsidR="00455E57" w:rsidRPr="00D90E4F" w:rsidRDefault="00455E57" w:rsidP="00455E57">
      <w:pPr>
        <w:keepNext/>
      </w:pPr>
      <w:r w:rsidRPr="00D90E4F">
        <w:rPr>
          <w:noProof/>
        </w:rPr>
        <w:drawing>
          <wp:inline distT="0" distB="0" distL="0" distR="0" wp14:anchorId="6B7D2535" wp14:editId="3B095844">
            <wp:extent cx="3301200" cy="1897200"/>
            <wp:effectExtent l="0" t="0" r="0" b="8255"/>
            <wp:docPr id="48276" name="Bildobjekt 48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93.png"/>
                    <pic:cNvPicPr/>
                  </pic:nvPicPr>
                  <pic:blipFill>
                    <a:blip r:embed="rId894">
                      <a:extLst>
                        <a:ext uri="{28A0092B-C50C-407E-A947-70E740481C1C}">
                          <a14:useLocalDpi xmlns:a14="http://schemas.microsoft.com/office/drawing/2010/main" val="0"/>
                        </a:ext>
                      </a:extLst>
                    </a:blip>
                    <a:stretch>
                      <a:fillRect/>
                    </a:stretch>
                  </pic:blipFill>
                  <pic:spPr>
                    <a:xfrm>
                      <a:off x="0" y="0"/>
                      <a:ext cx="3301200" cy="1897200"/>
                    </a:xfrm>
                    <a:prstGeom prst="rect">
                      <a:avLst/>
                    </a:prstGeom>
                  </pic:spPr>
                </pic:pic>
              </a:graphicData>
            </a:graphic>
          </wp:inline>
        </w:drawing>
      </w:r>
    </w:p>
    <w:p w14:paraId="6749FE72" w14:textId="7112A096"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66</w:t>
      </w:r>
      <w:r w:rsidRPr="00D90E4F">
        <w:fldChar w:fldCharType="end"/>
      </w:r>
    </w:p>
    <w:p w14:paraId="1CB342D2" w14:textId="77777777" w:rsidR="00455E57" w:rsidRPr="00D90E4F" w:rsidRDefault="00455E57" w:rsidP="00455E57">
      <w:r w:rsidRPr="00D90E4F">
        <w:t>You can set the height by three different input options.</w:t>
      </w:r>
    </w:p>
    <w:p w14:paraId="24172FE2" w14:textId="77777777" w:rsidR="00455E57" w:rsidRPr="00D90E4F" w:rsidRDefault="00455E57" w:rsidP="00455E57">
      <w:pPr>
        <w:keepNext/>
      </w:pPr>
      <w:r w:rsidRPr="00D90E4F">
        <w:rPr>
          <w:noProof/>
        </w:rPr>
        <w:drawing>
          <wp:inline distT="0" distB="0" distL="0" distR="0" wp14:anchorId="708C05D6" wp14:editId="46C8DA7A">
            <wp:extent cx="2174400" cy="1029600"/>
            <wp:effectExtent l="0" t="0" r="0" b="0"/>
            <wp:docPr id="48277" name="Bildobjekt 48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94.png"/>
                    <pic:cNvPicPr/>
                  </pic:nvPicPr>
                  <pic:blipFill>
                    <a:blip r:embed="rId895">
                      <a:extLst>
                        <a:ext uri="{28A0092B-C50C-407E-A947-70E740481C1C}">
                          <a14:useLocalDpi xmlns:a14="http://schemas.microsoft.com/office/drawing/2010/main" val="0"/>
                        </a:ext>
                      </a:extLst>
                    </a:blip>
                    <a:stretch>
                      <a:fillRect/>
                    </a:stretch>
                  </pic:blipFill>
                  <pic:spPr>
                    <a:xfrm>
                      <a:off x="0" y="0"/>
                      <a:ext cx="2174400" cy="1029600"/>
                    </a:xfrm>
                    <a:prstGeom prst="rect">
                      <a:avLst/>
                    </a:prstGeom>
                  </pic:spPr>
                </pic:pic>
              </a:graphicData>
            </a:graphic>
          </wp:inline>
        </w:drawing>
      </w:r>
    </w:p>
    <w:p w14:paraId="2894B06B" w14:textId="6B084D0C"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67</w:t>
      </w:r>
      <w:r w:rsidRPr="00D90E4F">
        <w:fldChar w:fldCharType="end"/>
      </w:r>
    </w:p>
    <w:p w14:paraId="6B40BF00" w14:textId="77777777" w:rsidR="00455E57" w:rsidRPr="00D90E4F" w:rsidRDefault="00455E57" w:rsidP="00455E57">
      <w:r w:rsidRPr="00D90E4F">
        <w:t>You can write the height manually, and you have two different buttons to select top of the model or a plane on the model.</w:t>
      </w:r>
    </w:p>
    <w:p w14:paraId="2DEC63CE" w14:textId="77777777" w:rsidR="00455E57" w:rsidRPr="00D90E4F" w:rsidRDefault="00455E57" w:rsidP="00455E57">
      <w:pPr>
        <w:keepNext/>
      </w:pPr>
      <w:r w:rsidRPr="00D90E4F">
        <w:rPr>
          <w:noProof/>
        </w:rPr>
        <w:drawing>
          <wp:inline distT="0" distB="0" distL="0" distR="0" wp14:anchorId="22725E5A" wp14:editId="189A68FB">
            <wp:extent cx="2149200" cy="1011600"/>
            <wp:effectExtent l="0" t="0" r="3810" b="0"/>
            <wp:docPr id="48278" name="Bildobjekt 48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95.png"/>
                    <pic:cNvPicPr/>
                  </pic:nvPicPr>
                  <pic:blipFill>
                    <a:blip r:embed="rId896">
                      <a:extLst>
                        <a:ext uri="{28A0092B-C50C-407E-A947-70E740481C1C}">
                          <a14:useLocalDpi xmlns:a14="http://schemas.microsoft.com/office/drawing/2010/main" val="0"/>
                        </a:ext>
                      </a:extLst>
                    </a:blip>
                    <a:stretch>
                      <a:fillRect/>
                    </a:stretch>
                  </pic:blipFill>
                  <pic:spPr>
                    <a:xfrm>
                      <a:off x="0" y="0"/>
                      <a:ext cx="2149200" cy="1011600"/>
                    </a:xfrm>
                    <a:prstGeom prst="rect">
                      <a:avLst/>
                    </a:prstGeom>
                  </pic:spPr>
                </pic:pic>
              </a:graphicData>
            </a:graphic>
          </wp:inline>
        </w:drawing>
      </w:r>
    </w:p>
    <w:p w14:paraId="60BD929A" w14:textId="17044A31"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68</w:t>
      </w:r>
      <w:r w:rsidRPr="00D90E4F">
        <w:fldChar w:fldCharType="end"/>
      </w:r>
    </w:p>
    <w:p w14:paraId="63AE03B2" w14:textId="77777777" w:rsidR="00455E57" w:rsidRPr="00D90E4F" w:rsidRDefault="00455E57" w:rsidP="00455E57">
      <w:pPr>
        <w:pStyle w:val="Rubrik3"/>
      </w:pPr>
      <w:bookmarkStart w:id="974" w:name="_Toc434301437"/>
      <w:bookmarkStart w:id="975" w:name="_Toc444448679"/>
      <w:bookmarkStart w:id="976" w:name="_Toc129002893"/>
      <w:r w:rsidRPr="00D90E4F">
        <w:t>Standoff</w:t>
      </w:r>
      <w:bookmarkEnd w:id="974"/>
      <w:bookmarkEnd w:id="975"/>
      <w:bookmarkEnd w:id="976"/>
    </w:p>
    <w:p w14:paraId="25D0B721" w14:textId="77777777" w:rsidR="00455E57" w:rsidRPr="00D90E4F" w:rsidRDefault="00455E57" w:rsidP="00455E57">
      <w:r w:rsidRPr="00D90E4F">
        <w:t>The standoff value make an additional correction to the cutting height and will not affect the cutting speed.</w:t>
      </w:r>
    </w:p>
    <w:p w14:paraId="530E434E" w14:textId="77777777" w:rsidR="00455E57" w:rsidRPr="00D90E4F" w:rsidRDefault="00455E57" w:rsidP="00455E57">
      <w:pPr>
        <w:keepNext/>
      </w:pPr>
      <w:r w:rsidRPr="00D90E4F">
        <w:rPr>
          <w:noProof/>
        </w:rPr>
        <w:lastRenderedPageBreak/>
        <w:drawing>
          <wp:inline distT="0" distB="0" distL="0" distR="0" wp14:anchorId="76BA2731" wp14:editId="5E7E83FA">
            <wp:extent cx="3304800" cy="2080800"/>
            <wp:effectExtent l="0" t="0" r="0" b="0"/>
            <wp:docPr id="48279" name="Bildobjekt 48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96.png"/>
                    <pic:cNvPicPr/>
                  </pic:nvPicPr>
                  <pic:blipFill>
                    <a:blip r:embed="rId897">
                      <a:extLst>
                        <a:ext uri="{28A0092B-C50C-407E-A947-70E740481C1C}">
                          <a14:useLocalDpi xmlns:a14="http://schemas.microsoft.com/office/drawing/2010/main" val="0"/>
                        </a:ext>
                      </a:extLst>
                    </a:blip>
                    <a:stretch>
                      <a:fillRect/>
                    </a:stretch>
                  </pic:blipFill>
                  <pic:spPr>
                    <a:xfrm>
                      <a:off x="0" y="0"/>
                      <a:ext cx="3304800" cy="2080800"/>
                    </a:xfrm>
                    <a:prstGeom prst="rect">
                      <a:avLst/>
                    </a:prstGeom>
                  </pic:spPr>
                </pic:pic>
              </a:graphicData>
            </a:graphic>
          </wp:inline>
        </w:drawing>
      </w:r>
    </w:p>
    <w:p w14:paraId="6538EAC4" w14:textId="1F919124"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69</w:t>
      </w:r>
      <w:r w:rsidRPr="00D90E4F">
        <w:fldChar w:fldCharType="end"/>
      </w:r>
    </w:p>
    <w:p w14:paraId="53933C77" w14:textId="77777777" w:rsidR="00455E57" w:rsidRPr="00D90E4F" w:rsidRDefault="00455E57" w:rsidP="00455E57">
      <w:r w:rsidRPr="00D90E4F">
        <w:t>The yellow lines that represent the nozzle position. The green vertical lines represent the cutting depth.</w:t>
      </w:r>
    </w:p>
    <w:p w14:paraId="52838436" w14:textId="3710B400"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70</w:t>
      </w:r>
      <w:r w:rsidRPr="00D90E4F">
        <w:fldChar w:fldCharType="end"/>
      </w:r>
    </w:p>
    <w:p w14:paraId="1A73E370" w14:textId="77777777" w:rsidR="00455E57" w:rsidRPr="00D90E4F" w:rsidRDefault="00455E57" w:rsidP="00455E57">
      <w:pPr>
        <w:pStyle w:val="Rubrik2"/>
      </w:pPr>
      <w:r w:rsidRPr="00D90E4F">
        <w:t xml:space="preserve"> </w:t>
      </w:r>
      <w:bookmarkStart w:id="977" w:name="_Toc434301438"/>
      <w:bookmarkStart w:id="978" w:name="_Toc444448680"/>
      <w:bookmarkStart w:id="979" w:name="_Toc129002894"/>
      <w:bookmarkStart w:id="980" w:name="_Toc229474908"/>
      <w:r w:rsidRPr="00D90E4F">
        <w:t>Engagement</w:t>
      </w:r>
      <w:bookmarkEnd w:id="977"/>
      <w:bookmarkEnd w:id="978"/>
      <w:bookmarkEnd w:id="979"/>
      <w:bookmarkEnd w:id="980"/>
    </w:p>
    <w:p w14:paraId="6AE8EEAA" w14:textId="77777777" w:rsidR="00455E57" w:rsidRPr="00D90E4F" w:rsidRDefault="00455E57" w:rsidP="00455E57">
      <w:pPr>
        <w:keepNext/>
      </w:pPr>
      <w:r w:rsidRPr="00D90E4F">
        <w:rPr>
          <w:noProof/>
        </w:rPr>
        <w:drawing>
          <wp:inline distT="0" distB="0" distL="0" distR="0" wp14:anchorId="3699ED5B" wp14:editId="4A33863D">
            <wp:extent cx="2343600" cy="2584800"/>
            <wp:effectExtent l="0" t="0" r="0" b="6350"/>
            <wp:docPr id="48280" name="Bildobjekt 48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102.png"/>
                    <pic:cNvPicPr/>
                  </pic:nvPicPr>
                  <pic:blipFill>
                    <a:blip r:embed="rId898">
                      <a:extLst>
                        <a:ext uri="{28A0092B-C50C-407E-A947-70E740481C1C}">
                          <a14:useLocalDpi xmlns:a14="http://schemas.microsoft.com/office/drawing/2010/main" val="0"/>
                        </a:ext>
                      </a:extLst>
                    </a:blip>
                    <a:stretch>
                      <a:fillRect/>
                    </a:stretch>
                  </pic:blipFill>
                  <pic:spPr>
                    <a:xfrm>
                      <a:off x="0" y="0"/>
                      <a:ext cx="2343600" cy="2584800"/>
                    </a:xfrm>
                    <a:prstGeom prst="rect">
                      <a:avLst/>
                    </a:prstGeom>
                  </pic:spPr>
                </pic:pic>
              </a:graphicData>
            </a:graphic>
          </wp:inline>
        </w:drawing>
      </w:r>
    </w:p>
    <w:p w14:paraId="0518EBB1" w14:textId="6E332C0F"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71</w:t>
      </w:r>
      <w:r w:rsidRPr="00D90E4F">
        <w:fldChar w:fldCharType="end"/>
      </w:r>
    </w:p>
    <w:p w14:paraId="2816A990" w14:textId="77777777" w:rsidR="00455E57" w:rsidRPr="00D90E4F" w:rsidRDefault="00455E57" w:rsidP="00455E57">
      <w:r w:rsidRPr="00D90E4F">
        <w:t>The jet stream will cut everything in its way from the nozzle to the cutting table. Depending of the design of the model you need to base the cutting speed on different cutting depths. Several of this settings can give the same results. It depends of the position of the Tool, Upper and lower curve positions.</w:t>
      </w:r>
    </w:p>
    <w:p w14:paraId="0873BF00" w14:textId="77777777" w:rsidR="00455E57" w:rsidRPr="00D90E4F" w:rsidRDefault="00455E57" w:rsidP="00455E57">
      <w:pPr>
        <w:pStyle w:val="Rubrik3"/>
      </w:pPr>
      <w:bookmarkStart w:id="981" w:name="_Toc434301439"/>
      <w:bookmarkStart w:id="982" w:name="_Toc444448681"/>
      <w:bookmarkStart w:id="983" w:name="_Toc129002895"/>
      <w:r w:rsidRPr="00D90E4F">
        <w:t>Constant</w:t>
      </w:r>
      <w:bookmarkEnd w:id="981"/>
      <w:bookmarkEnd w:id="982"/>
      <w:bookmarkEnd w:id="983"/>
    </w:p>
    <w:p w14:paraId="5B7313A1" w14:textId="77777777" w:rsidR="00455E57" w:rsidRPr="00D90E4F" w:rsidRDefault="00455E57" w:rsidP="00455E57">
      <w:pPr>
        <w:keepNext/>
      </w:pPr>
      <w:r w:rsidRPr="00D90E4F">
        <w:rPr>
          <w:noProof/>
        </w:rPr>
        <w:drawing>
          <wp:inline distT="0" distB="0" distL="0" distR="0" wp14:anchorId="35B1A542" wp14:editId="7B1D994F">
            <wp:extent cx="1864800" cy="2167200"/>
            <wp:effectExtent l="0" t="0" r="2540" b="5080"/>
            <wp:docPr id="48281" name="Bildobjekt 48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03.png"/>
                    <pic:cNvPicPr/>
                  </pic:nvPicPr>
                  <pic:blipFill>
                    <a:blip r:embed="rId899">
                      <a:extLst>
                        <a:ext uri="{28A0092B-C50C-407E-A947-70E740481C1C}">
                          <a14:useLocalDpi xmlns:a14="http://schemas.microsoft.com/office/drawing/2010/main" val="0"/>
                        </a:ext>
                      </a:extLst>
                    </a:blip>
                    <a:stretch>
                      <a:fillRect/>
                    </a:stretch>
                  </pic:blipFill>
                  <pic:spPr>
                    <a:xfrm>
                      <a:off x="0" y="0"/>
                      <a:ext cx="1864800" cy="2167200"/>
                    </a:xfrm>
                    <a:prstGeom prst="rect">
                      <a:avLst/>
                    </a:prstGeom>
                  </pic:spPr>
                </pic:pic>
              </a:graphicData>
            </a:graphic>
          </wp:inline>
        </w:drawing>
      </w:r>
    </w:p>
    <w:p w14:paraId="68C4DCE8" w14:textId="68769884"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72</w:t>
      </w:r>
      <w:r w:rsidRPr="00D90E4F">
        <w:fldChar w:fldCharType="end"/>
      </w:r>
    </w:p>
    <w:p w14:paraId="635B8CD1" w14:textId="77777777" w:rsidR="00455E57" w:rsidRPr="00D90E4F" w:rsidRDefault="00455E57" w:rsidP="00455E57">
      <w:r w:rsidRPr="00D90E4F">
        <w:t>This option can be used if you add a toolpath on a surface with zero thickness or in other case when you exactly want to enter a constant thickness (cutting depth) for the toolpath.</w:t>
      </w:r>
    </w:p>
    <w:p w14:paraId="4A361447" w14:textId="77777777" w:rsidR="00455E57" w:rsidRPr="00D90E4F" w:rsidRDefault="00455E57" w:rsidP="00455E57">
      <w:pPr>
        <w:keepNext/>
      </w:pPr>
      <w:r w:rsidRPr="00D90E4F">
        <w:rPr>
          <w:noProof/>
        </w:rPr>
        <w:lastRenderedPageBreak/>
        <w:drawing>
          <wp:inline distT="0" distB="0" distL="0" distR="0" wp14:anchorId="398F5EB7" wp14:editId="4C31656D">
            <wp:extent cx="3733200" cy="1375200"/>
            <wp:effectExtent l="0" t="0" r="635" b="0"/>
            <wp:docPr id="48282" name="Bildobjekt 48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04.png"/>
                    <pic:cNvPicPr/>
                  </pic:nvPicPr>
                  <pic:blipFill>
                    <a:blip r:embed="rId900">
                      <a:extLst>
                        <a:ext uri="{28A0092B-C50C-407E-A947-70E740481C1C}">
                          <a14:useLocalDpi xmlns:a14="http://schemas.microsoft.com/office/drawing/2010/main" val="0"/>
                        </a:ext>
                      </a:extLst>
                    </a:blip>
                    <a:stretch>
                      <a:fillRect/>
                    </a:stretch>
                  </pic:blipFill>
                  <pic:spPr>
                    <a:xfrm>
                      <a:off x="0" y="0"/>
                      <a:ext cx="3733200" cy="1375200"/>
                    </a:xfrm>
                    <a:prstGeom prst="rect">
                      <a:avLst/>
                    </a:prstGeom>
                  </pic:spPr>
                </pic:pic>
              </a:graphicData>
            </a:graphic>
          </wp:inline>
        </w:drawing>
      </w:r>
    </w:p>
    <w:p w14:paraId="17B4C648" w14:textId="650BB5DF"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73</w:t>
      </w:r>
      <w:r w:rsidRPr="00D90E4F">
        <w:fldChar w:fldCharType="end"/>
      </w:r>
    </w:p>
    <w:p w14:paraId="0D276D82" w14:textId="77777777" w:rsidR="00455E57" w:rsidRPr="00D90E4F" w:rsidRDefault="00455E57" w:rsidP="00455E57">
      <w:pPr>
        <w:pStyle w:val="Rubrik3"/>
      </w:pPr>
      <w:bookmarkStart w:id="984" w:name="_Toc434301440"/>
      <w:bookmarkStart w:id="985" w:name="_Toc444448682"/>
      <w:bookmarkStart w:id="986" w:name="_Toc129002896"/>
      <w:r w:rsidRPr="00D90E4F">
        <w:t>Tool to Lower</w:t>
      </w:r>
      <w:bookmarkEnd w:id="984"/>
      <w:bookmarkEnd w:id="985"/>
      <w:bookmarkEnd w:id="986"/>
    </w:p>
    <w:p w14:paraId="3CA0D44A" w14:textId="77777777" w:rsidR="00455E57" w:rsidRPr="00D90E4F" w:rsidRDefault="00455E57" w:rsidP="00455E57">
      <w:pPr>
        <w:keepNext/>
      </w:pPr>
      <w:r w:rsidRPr="00D90E4F">
        <w:rPr>
          <w:noProof/>
        </w:rPr>
        <w:drawing>
          <wp:inline distT="0" distB="0" distL="0" distR="0" wp14:anchorId="1E0CE35C" wp14:editId="6F7B1550">
            <wp:extent cx="1839600" cy="1904400"/>
            <wp:effectExtent l="0" t="0" r="8255" b="635"/>
            <wp:docPr id="48283" name="Bildobjekt 48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105.png"/>
                    <pic:cNvPicPr/>
                  </pic:nvPicPr>
                  <pic:blipFill>
                    <a:blip r:embed="rId901">
                      <a:extLst>
                        <a:ext uri="{28A0092B-C50C-407E-A947-70E740481C1C}">
                          <a14:useLocalDpi xmlns:a14="http://schemas.microsoft.com/office/drawing/2010/main" val="0"/>
                        </a:ext>
                      </a:extLst>
                    </a:blip>
                    <a:stretch>
                      <a:fillRect/>
                    </a:stretch>
                  </pic:blipFill>
                  <pic:spPr>
                    <a:xfrm>
                      <a:off x="0" y="0"/>
                      <a:ext cx="1839600" cy="1904400"/>
                    </a:xfrm>
                    <a:prstGeom prst="rect">
                      <a:avLst/>
                    </a:prstGeom>
                  </pic:spPr>
                </pic:pic>
              </a:graphicData>
            </a:graphic>
          </wp:inline>
        </w:drawing>
      </w:r>
    </w:p>
    <w:p w14:paraId="00FD0057" w14:textId="3C6E8E39"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74</w:t>
      </w:r>
      <w:r w:rsidRPr="00D90E4F">
        <w:fldChar w:fldCharType="end"/>
      </w:r>
    </w:p>
    <w:p w14:paraId="0502BAD6" w14:textId="77777777" w:rsidR="00455E57" w:rsidRPr="00D90E4F" w:rsidRDefault="00455E57" w:rsidP="00455E57">
      <w:r w:rsidRPr="00D90E4F">
        <w:t xml:space="preserve">Use this option if the speed should be calculated from the (T) tool position to the (L) lower curve. </w:t>
      </w:r>
    </w:p>
    <w:p w14:paraId="54C6642E" w14:textId="77777777" w:rsidR="00455E57" w:rsidRPr="00D90E4F" w:rsidRDefault="00455E57" w:rsidP="00455E57">
      <w:pPr>
        <w:keepNext/>
      </w:pPr>
      <w:r w:rsidRPr="00D90E4F">
        <w:rPr>
          <w:noProof/>
        </w:rPr>
        <w:drawing>
          <wp:inline distT="0" distB="0" distL="0" distR="0" wp14:anchorId="5FED968C" wp14:editId="568E3247">
            <wp:extent cx="2631600" cy="1904400"/>
            <wp:effectExtent l="0" t="0" r="0" b="635"/>
            <wp:docPr id="48284" name="Bildobjekt 4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106.png"/>
                    <pic:cNvPicPr/>
                  </pic:nvPicPr>
                  <pic:blipFill>
                    <a:blip r:embed="rId902" cstate="print">
                      <a:extLst>
                        <a:ext uri="{28A0092B-C50C-407E-A947-70E740481C1C}">
                          <a14:useLocalDpi xmlns:a14="http://schemas.microsoft.com/office/drawing/2010/main" val="0"/>
                        </a:ext>
                      </a:extLst>
                    </a:blip>
                    <a:stretch>
                      <a:fillRect/>
                    </a:stretch>
                  </pic:blipFill>
                  <pic:spPr>
                    <a:xfrm>
                      <a:off x="0" y="0"/>
                      <a:ext cx="2631600" cy="1904400"/>
                    </a:xfrm>
                    <a:prstGeom prst="rect">
                      <a:avLst/>
                    </a:prstGeom>
                  </pic:spPr>
                </pic:pic>
              </a:graphicData>
            </a:graphic>
          </wp:inline>
        </w:drawing>
      </w:r>
    </w:p>
    <w:p w14:paraId="59FE2623" w14:textId="7DDA2EC8"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75</w:t>
      </w:r>
      <w:r w:rsidRPr="00D90E4F">
        <w:fldChar w:fldCharType="end"/>
      </w:r>
    </w:p>
    <w:p w14:paraId="0609FD1C" w14:textId="77777777" w:rsidR="00455E57" w:rsidRPr="00D90E4F" w:rsidRDefault="00455E57" w:rsidP="00455E57">
      <w:r w:rsidRPr="00D90E4F">
        <w:t>This can for example be used on the model above when the stock profile already are correct and you just want to cut the chamfered part of the model. In this situation it’s the same as (U) Upper to (L) Lower if the Offset is set to zero.</w:t>
      </w:r>
    </w:p>
    <w:p w14:paraId="483FE055" w14:textId="77777777" w:rsidR="00455E57" w:rsidRPr="00D90E4F" w:rsidRDefault="00455E57" w:rsidP="00455E57">
      <w:pPr>
        <w:pStyle w:val="Rubrik3"/>
      </w:pPr>
      <w:bookmarkStart w:id="987" w:name="_Toc434301441"/>
      <w:bookmarkStart w:id="988" w:name="_Toc444448683"/>
      <w:bookmarkStart w:id="989" w:name="_Toc129002897"/>
      <w:r w:rsidRPr="00D90E4F">
        <w:t>Tool to Table</w:t>
      </w:r>
      <w:bookmarkEnd w:id="987"/>
      <w:bookmarkEnd w:id="988"/>
      <w:bookmarkEnd w:id="989"/>
    </w:p>
    <w:p w14:paraId="558DE974" w14:textId="77777777" w:rsidR="00455E57" w:rsidRPr="00D90E4F" w:rsidRDefault="00455E57" w:rsidP="00455E57">
      <w:pPr>
        <w:keepNext/>
      </w:pPr>
      <w:r w:rsidRPr="00D90E4F">
        <w:rPr>
          <w:noProof/>
        </w:rPr>
        <w:drawing>
          <wp:inline distT="0" distB="0" distL="0" distR="0" wp14:anchorId="1FA56987" wp14:editId="27CE2E0C">
            <wp:extent cx="1843200" cy="1904400"/>
            <wp:effectExtent l="0" t="0" r="5080" b="635"/>
            <wp:docPr id="48285" name="Bildobjekt 48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108.png"/>
                    <pic:cNvPicPr/>
                  </pic:nvPicPr>
                  <pic:blipFill>
                    <a:blip r:embed="rId903">
                      <a:extLst>
                        <a:ext uri="{28A0092B-C50C-407E-A947-70E740481C1C}">
                          <a14:useLocalDpi xmlns:a14="http://schemas.microsoft.com/office/drawing/2010/main" val="0"/>
                        </a:ext>
                      </a:extLst>
                    </a:blip>
                    <a:stretch>
                      <a:fillRect/>
                    </a:stretch>
                  </pic:blipFill>
                  <pic:spPr>
                    <a:xfrm>
                      <a:off x="0" y="0"/>
                      <a:ext cx="1843200" cy="1904400"/>
                    </a:xfrm>
                    <a:prstGeom prst="rect">
                      <a:avLst/>
                    </a:prstGeom>
                  </pic:spPr>
                </pic:pic>
              </a:graphicData>
            </a:graphic>
          </wp:inline>
        </w:drawing>
      </w:r>
    </w:p>
    <w:p w14:paraId="4041F968" w14:textId="2F4EE13A"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76</w:t>
      </w:r>
      <w:r w:rsidRPr="00D90E4F">
        <w:fldChar w:fldCharType="end"/>
      </w:r>
    </w:p>
    <w:p w14:paraId="3E09E4B2" w14:textId="77777777" w:rsidR="00455E57" w:rsidRPr="00D90E4F" w:rsidRDefault="00455E57" w:rsidP="00455E57">
      <w:r w:rsidRPr="00D90E4F">
        <w:t>This is probably the most common option. Use this when the speed should be calculated on the whole distance from the (T) Tool position to the (TA) Table.</w:t>
      </w:r>
    </w:p>
    <w:p w14:paraId="1C97594F" w14:textId="77777777" w:rsidR="00455E57" w:rsidRPr="00D90E4F" w:rsidRDefault="00455E57" w:rsidP="00455E57">
      <w:pPr>
        <w:keepNext/>
      </w:pPr>
      <w:r w:rsidRPr="00D90E4F">
        <w:rPr>
          <w:noProof/>
        </w:rPr>
        <w:lastRenderedPageBreak/>
        <w:drawing>
          <wp:inline distT="0" distB="0" distL="0" distR="0" wp14:anchorId="2BC93935" wp14:editId="35C1600A">
            <wp:extent cx="3222000" cy="1947600"/>
            <wp:effectExtent l="0" t="0" r="0" b="0"/>
            <wp:docPr id="48286" name="Bildobjekt 48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107.png"/>
                    <pic:cNvPicPr/>
                  </pic:nvPicPr>
                  <pic:blipFill>
                    <a:blip r:embed="rId904" cstate="print">
                      <a:extLst>
                        <a:ext uri="{28A0092B-C50C-407E-A947-70E740481C1C}">
                          <a14:useLocalDpi xmlns:a14="http://schemas.microsoft.com/office/drawing/2010/main" val="0"/>
                        </a:ext>
                      </a:extLst>
                    </a:blip>
                    <a:stretch>
                      <a:fillRect/>
                    </a:stretch>
                  </pic:blipFill>
                  <pic:spPr>
                    <a:xfrm>
                      <a:off x="0" y="0"/>
                      <a:ext cx="3222000" cy="1947600"/>
                    </a:xfrm>
                    <a:prstGeom prst="rect">
                      <a:avLst/>
                    </a:prstGeom>
                  </pic:spPr>
                </pic:pic>
              </a:graphicData>
            </a:graphic>
          </wp:inline>
        </w:drawing>
      </w:r>
    </w:p>
    <w:p w14:paraId="7549DA9A" w14:textId="6EA24F61"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77</w:t>
      </w:r>
      <w:r w:rsidRPr="00D90E4F">
        <w:fldChar w:fldCharType="end"/>
      </w:r>
    </w:p>
    <w:p w14:paraId="2D543AE9" w14:textId="77777777" w:rsidR="00455E57" w:rsidRPr="00D90E4F" w:rsidRDefault="00455E57" w:rsidP="00455E57">
      <w:r w:rsidRPr="00D90E4F">
        <w:t>If the offset value is set to zero then should (U) Upper curve to (TA) Table make the same result.</w:t>
      </w:r>
    </w:p>
    <w:p w14:paraId="1364C4F4" w14:textId="77777777" w:rsidR="00455E57" w:rsidRPr="00D90E4F" w:rsidRDefault="00455E57" w:rsidP="00455E57">
      <w:pPr>
        <w:pStyle w:val="Rubrik3"/>
      </w:pPr>
      <w:bookmarkStart w:id="990" w:name="_Toc434301442"/>
      <w:bookmarkStart w:id="991" w:name="_Toc444448684"/>
      <w:bookmarkStart w:id="992" w:name="_Toc129002898"/>
      <w:r w:rsidRPr="00D90E4F">
        <w:t>Upper to Lower</w:t>
      </w:r>
      <w:bookmarkEnd w:id="990"/>
      <w:bookmarkEnd w:id="991"/>
      <w:bookmarkEnd w:id="992"/>
    </w:p>
    <w:p w14:paraId="1BE482FC" w14:textId="77777777" w:rsidR="00455E57" w:rsidRPr="00D90E4F" w:rsidRDefault="00455E57" w:rsidP="00455E57">
      <w:pPr>
        <w:keepNext/>
      </w:pPr>
      <w:r w:rsidRPr="00D90E4F">
        <w:rPr>
          <w:noProof/>
        </w:rPr>
        <w:drawing>
          <wp:inline distT="0" distB="0" distL="0" distR="0" wp14:anchorId="7E996CF9" wp14:editId="5EF691E7">
            <wp:extent cx="1843200" cy="1904400"/>
            <wp:effectExtent l="0" t="0" r="5080" b="635"/>
            <wp:docPr id="48287" name="Bildobjekt 48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109.png"/>
                    <pic:cNvPicPr/>
                  </pic:nvPicPr>
                  <pic:blipFill>
                    <a:blip r:embed="rId905">
                      <a:extLst>
                        <a:ext uri="{28A0092B-C50C-407E-A947-70E740481C1C}">
                          <a14:useLocalDpi xmlns:a14="http://schemas.microsoft.com/office/drawing/2010/main" val="0"/>
                        </a:ext>
                      </a:extLst>
                    </a:blip>
                    <a:stretch>
                      <a:fillRect/>
                    </a:stretch>
                  </pic:blipFill>
                  <pic:spPr>
                    <a:xfrm>
                      <a:off x="0" y="0"/>
                      <a:ext cx="1843200" cy="1904400"/>
                    </a:xfrm>
                    <a:prstGeom prst="rect">
                      <a:avLst/>
                    </a:prstGeom>
                  </pic:spPr>
                </pic:pic>
              </a:graphicData>
            </a:graphic>
          </wp:inline>
        </w:drawing>
      </w:r>
    </w:p>
    <w:p w14:paraId="2881B5D2" w14:textId="07CE3212"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78</w:t>
      </w:r>
      <w:r w:rsidRPr="00D90E4F">
        <w:fldChar w:fldCharType="end"/>
      </w:r>
    </w:p>
    <w:p w14:paraId="1328FC94" w14:textId="77777777" w:rsidR="00455E57" w:rsidRPr="00D90E4F" w:rsidRDefault="00455E57" w:rsidP="00455E57">
      <w:r w:rsidRPr="00D90E4F">
        <w:t>Use this option when the speed should be calculated from the distance between the (U) Upper and (L) Lower curve.</w:t>
      </w:r>
    </w:p>
    <w:p w14:paraId="266E7197" w14:textId="77777777" w:rsidR="00455E57" w:rsidRPr="00D90E4F" w:rsidRDefault="00455E57" w:rsidP="00455E57">
      <w:pPr>
        <w:keepNext/>
      </w:pPr>
      <w:r w:rsidRPr="00D90E4F">
        <w:rPr>
          <w:noProof/>
        </w:rPr>
        <w:drawing>
          <wp:inline distT="0" distB="0" distL="0" distR="0" wp14:anchorId="34483817" wp14:editId="2B92B1F2">
            <wp:extent cx="2574000" cy="1742400"/>
            <wp:effectExtent l="0" t="0" r="0" b="0"/>
            <wp:docPr id="19416" name="Bildobjekt 19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110.png"/>
                    <pic:cNvPicPr/>
                  </pic:nvPicPr>
                  <pic:blipFill>
                    <a:blip r:embed="rId906" cstate="print">
                      <a:extLst>
                        <a:ext uri="{28A0092B-C50C-407E-A947-70E740481C1C}">
                          <a14:useLocalDpi xmlns:a14="http://schemas.microsoft.com/office/drawing/2010/main" val="0"/>
                        </a:ext>
                      </a:extLst>
                    </a:blip>
                    <a:stretch>
                      <a:fillRect/>
                    </a:stretch>
                  </pic:blipFill>
                  <pic:spPr>
                    <a:xfrm>
                      <a:off x="0" y="0"/>
                      <a:ext cx="2574000" cy="1742400"/>
                    </a:xfrm>
                    <a:prstGeom prst="rect">
                      <a:avLst/>
                    </a:prstGeom>
                  </pic:spPr>
                </pic:pic>
              </a:graphicData>
            </a:graphic>
          </wp:inline>
        </w:drawing>
      </w:r>
    </w:p>
    <w:p w14:paraId="76086DB1" w14:textId="349D9298"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79</w:t>
      </w:r>
      <w:r w:rsidRPr="00D90E4F">
        <w:fldChar w:fldCharType="end"/>
      </w:r>
      <w:r w:rsidRPr="00D90E4F">
        <w:t xml:space="preserve"> </w:t>
      </w:r>
    </w:p>
    <w:p w14:paraId="3C651636" w14:textId="77777777" w:rsidR="00455E57" w:rsidRPr="00D90E4F" w:rsidRDefault="00455E57" w:rsidP="00455E57">
      <w:r w:rsidRPr="00D90E4F">
        <w:t>In many situation this option is the same as (U) Upper curve to (TA) Table.</w:t>
      </w:r>
    </w:p>
    <w:p w14:paraId="0D11F9A6" w14:textId="77777777" w:rsidR="00455E57" w:rsidRPr="00D90E4F" w:rsidRDefault="00455E57" w:rsidP="00455E57">
      <w:pPr>
        <w:pStyle w:val="Rubrik3"/>
      </w:pPr>
      <w:bookmarkStart w:id="993" w:name="_Toc434301443"/>
      <w:bookmarkStart w:id="994" w:name="_Toc444448685"/>
      <w:bookmarkStart w:id="995" w:name="_Toc129002899"/>
      <w:r w:rsidRPr="00D90E4F">
        <w:t>Upper to Table</w:t>
      </w:r>
      <w:bookmarkEnd w:id="993"/>
      <w:bookmarkEnd w:id="994"/>
      <w:bookmarkEnd w:id="995"/>
    </w:p>
    <w:p w14:paraId="05A31B97" w14:textId="77777777" w:rsidR="00455E57" w:rsidRPr="00D90E4F" w:rsidRDefault="00455E57" w:rsidP="00455E57">
      <w:pPr>
        <w:keepNext/>
      </w:pPr>
      <w:r w:rsidRPr="00D90E4F">
        <w:rPr>
          <w:noProof/>
        </w:rPr>
        <w:drawing>
          <wp:inline distT="0" distB="0" distL="0" distR="0" wp14:anchorId="7F515AFB" wp14:editId="6F1C57B3">
            <wp:extent cx="1843200" cy="1904400"/>
            <wp:effectExtent l="0" t="0" r="5080" b="635"/>
            <wp:docPr id="19417" name="Bildobjekt 19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111.png"/>
                    <pic:cNvPicPr/>
                  </pic:nvPicPr>
                  <pic:blipFill>
                    <a:blip r:embed="rId907">
                      <a:extLst>
                        <a:ext uri="{28A0092B-C50C-407E-A947-70E740481C1C}">
                          <a14:useLocalDpi xmlns:a14="http://schemas.microsoft.com/office/drawing/2010/main" val="0"/>
                        </a:ext>
                      </a:extLst>
                    </a:blip>
                    <a:stretch>
                      <a:fillRect/>
                    </a:stretch>
                  </pic:blipFill>
                  <pic:spPr>
                    <a:xfrm>
                      <a:off x="0" y="0"/>
                      <a:ext cx="1843200" cy="1904400"/>
                    </a:xfrm>
                    <a:prstGeom prst="rect">
                      <a:avLst/>
                    </a:prstGeom>
                  </pic:spPr>
                </pic:pic>
              </a:graphicData>
            </a:graphic>
          </wp:inline>
        </w:drawing>
      </w:r>
    </w:p>
    <w:p w14:paraId="5D6631DE" w14:textId="5F778E0B"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80</w:t>
      </w:r>
      <w:r w:rsidRPr="00D90E4F">
        <w:fldChar w:fldCharType="end"/>
      </w:r>
    </w:p>
    <w:p w14:paraId="3493EC76" w14:textId="77777777" w:rsidR="00455E57" w:rsidRPr="00D90E4F" w:rsidRDefault="00455E57" w:rsidP="00455E57">
      <w:r w:rsidRPr="00D90E4F">
        <w:t>Use this option when the speed should be calculated from the (U) Upper curve to the (TA) Table.</w:t>
      </w:r>
    </w:p>
    <w:p w14:paraId="29E34A67" w14:textId="77777777" w:rsidR="00455E57" w:rsidRPr="00D90E4F" w:rsidRDefault="00455E57" w:rsidP="00455E57">
      <w:pPr>
        <w:pStyle w:val="Rubrik2"/>
      </w:pPr>
      <w:bookmarkStart w:id="996" w:name="_Toc444448686"/>
      <w:bookmarkStart w:id="997" w:name="_Toc129002900"/>
      <w:bookmarkStart w:id="998" w:name="_Toc229474909"/>
      <w:r w:rsidRPr="00D90E4F">
        <w:lastRenderedPageBreak/>
        <w:t>Various</w:t>
      </w:r>
      <w:bookmarkEnd w:id="996"/>
      <w:bookmarkEnd w:id="997"/>
      <w:bookmarkEnd w:id="998"/>
      <w:r w:rsidRPr="00D90E4F">
        <w:t xml:space="preserve"> </w:t>
      </w:r>
    </w:p>
    <w:p w14:paraId="0FAA1B9A" w14:textId="77777777" w:rsidR="00455E57" w:rsidRPr="00D90E4F" w:rsidRDefault="00455E57" w:rsidP="00455E57">
      <w:pPr>
        <w:keepNext/>
      </w:pPr>
      <w:r w:rsidRPr="00D90E4F">
        <w:rPr>
          <w:noProof/>
        </w:rPr>
        <w:drawing>
          <wp:inline distT="0" distB="0" distL="0" distR="0" wp14:anchorId="2D5D6C6F" wp14:editId="7415A248">
            <wp:extent cx="2307600" cy="1119600"/>
            <wp:effectExtent l="0" t="0" r="0" b="4445"/>
            <wp:docPr id="19420" name="Bildobjekt 1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139.png"/>
                    <pic:cNvPicPr/>
                  </pic:nvPicPr>
                  <pic:blipFill>
                    <a:blip r:embed="rId908">
                      <a:extLst>
                        <a:ext uri="{28A0092B-C50C-407E-A947-70E740481C1C}">
                          <a14:useLocalDpi xmlns:a14="http://schemas.microsoft.com/office/drawing/2010/main" val="0"/>
                        </a:ext>
                      </a:extLst>
                    </a:blip>
                    <a:stretch>
                      <a:fillRect/>
                    </a:stretch>
                  </pic:blipFill>
                  <pic:spPr>
                    <a:xfrm>
                      <a:off x="0" y="0"/>
                      <a:ext cx="2307600" cy="1119600"/>
                    </a:xfrm>
                    <a:prstGeom prst="rect">
                      <a:avLst/>
                    </a:prstGeom>
                  </pic:spPr>
                </pic:pic>
              </a:graphicData>
            </a:graphic>
          </wp:inline>
        </w:drawing>
      </w:r>
    </w:p>
    <w:p w14:paraId="0BF18FAE" w14:textId="2D23D4C8"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81</w:t>
      </w:r>
      <w:r w:rsidRPr="00D90E4F">
        <w:fldChar w:fldCharType="end"/>
      </w:r>
    </w:p>
    <w:p w14:paraId="4D21CA8C" w14:textId="77777777" w:rsidR="00455E57" w:rsidRPr="00D90E4F" w:rsidRDefault="00455E57" w:rsidP="00455E57">
      <w:r w:rsidRPr="00D90E4F">
        <w:t>This tab has two new values Approach and Retract. The settings is done to add special rapid transports to avoid crash when moving to or from cuts.</w:t>
      </w:r>
    </w:p>
    <w:p w14:paraId="24642983" w14:textId="77777777" w:rsidR="00455E57" w:rsidRPr="00D90E4F" w:rsidRDefault="00455E57" w:rsidP="00455E57">
      <w:pPr>
        <w:keepNext/>
      </w:pPr>
      <w:r w:rsidRPr="00D90E4F">
        <w:rPr>
          <w:noProof/>
        </w:rPr>
        <w:drawing>
          <wp:inline distT="0" distB="0" distL="0" distR="0" wp14:anchorId="7CFF9AB0" wp14:editId="74DE5FEC">
            <wp:extent cx="2962800" cy="2592000"/>
            <wp:effectExtent l="0" t="0" r="0" b="0"/>
            <wp:docPr id="19520" name="Bildobjekt 19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40.png"/>
                    <pic:cNvPicPr/>
                  </pic:nvPicPr>
                  <pic:blipFill>
                    <a:blip r:embed="rId909">
                      <a:extLst>
                        <a:ext uri="{28A0092B-C50C-407E-A947-70E740481C1C}">
                          <a14:useLocalDpi xmlns:a14="http://schemas.microsoft.com/office/drawing/2010/main" val="0"/>
                        </a:ext>
                      </a:extLst>
                    </a:blip>
                    <a:stretch>
                      <a:fillRect/>
                    </a:stretch>
                  </pic:blipFill>
                  <pic:spPr>
                    <a:xfrm>
                      <a:off x="0" y="0"/>
                      <a:ext cx="2962800" cy="2592000"/>
                    </a:xfrm>
                    <a:prstGeom prst="rect">
                      <a:avLst/>
                    </a:prstGeom>
                  </pic:spPr>
                </pic:pic>
              </a:graphicData>
            </a:graphic>
          </wp:inline>
        </w:drawing>
      </w:r>
    </w:p>
    <w:p w14:paraId="31995976" w14:textId="24DD9647"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82</w:t>
      </w:r>
      <w:r w:rsidRPr="00D90E4F">
        <w:fldChar w:fldCharType="end"/>
      </w:r>
    </w:p>
    <w:p w14:paraId="6309D9A9" w14:textId="77777777" w:rsidR="00455E57" w:rsidRPr="00D90E4F" w:rsidRDefault="00455E57" w:rsidP="00455E57">
      <w:r w:rsidRPr="00D90E4F">
        <w:t xml:space="preserve">On the picture above the (A) Approach distance is set to 50mm and the (B) Retract distance is set to 80 mm. </w:t>
      </w:r>
    </w:p>
    <w:p w14:paraId="0BF0016A" w14:textId="77777777" w:rsidR="00455E57" w:rsidRPr="00D90E4F" w:rsidRDefault="00455E57" w:rsidP="00455E57">
      <w:r w:rsidRPr="00D90E4F">
        <w:t>In some circumstances the direction of the approach and retract be in wrong direction.</w:t>
      </w:r>
    </w:p>
    <w:p w14:paraId="1172EAE5" w14:textId="77777777" w:rsidR="00455E57" w:rsidRPr="00D90E4F" w:rsidRDefault="00455E57" w:rsidP="00455E57">
      <w:pPr>
        <w:keepNext/>
      </w:pPr>
      <w:r w:rsidRPr="00D90E4F">
        <w:rPr>
          <w:noProof/>
        </w:rPr>
        <w:drawing>
          <wp:inline distT="0" distB="0" distL="0" distR="0" wp14:anchorId="1212E908" wp14:editId="7A829AF7">
            <wp:extent cx="3009600" cy="2725200"/>
            <wp:effectExtent l="0" t="0" r="635" b="0"/>
            <wp:docPr id="19539" name="Bildobjekt 19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141.png"/>
                    <pic:cNvPicPr/>
                  </pic:nvPicPr>
                  <pic:blipFill>
                    <a:blip r:embed="rId910">
                      <a:extLst>
                        <a:ext uri="{28A0092B-C50C-407E-A947-70E740481C1C}">
                          <a14:useLocalDpi xmlns:a14="http://schemas.microsoft.com/office/drawing/2010/main" val="0"/>
                        </a:ext>
                      </a:extLst>
                    </a:blip>
                    <a:stretch>
                      <a:fillRect/>
                    </a:stretch>
                  </pic:blipFill>
                  <pic:spPr>
                    <a:xfrm>
                      <a:off x="0" y="0"/>
                      <a:ext cx="3009600" cy="2725200"/>
                    </a:xfrm>
                    <a:prstGeom prst="rect">
                      <a:avLst/>
                    </a:prstGeom>
                  </pic:spPr>
                </pic:pic>
              </a:graphicData>
            </a:graphic>
          </wp:inline>
        </w:drawing>
      </w:r>
    </w:p>
    <w:p w14:paraId="00AA0D31" w14:textId="1A50AB21"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83</w:t>
      </w:r>
      <w:r w:rsidRPr="00D90E4F">
        <w:fldChar w:fldCharType="end"/>
      </w:r>
    </w:p>
    <w:p w14:paraId="16C8B48B" w14:textId="77777777" w:rsidR="00455E57" w:rsidRPr="00D90E4F" w:rsidRDefault="00455E57" w:rsidP="00455E57">
      <w:r w:rsidRPr="00D90E4F">
        <w:t>By clicking on one of the reverse buttons you can flip the direction of the movement.</w:t>
      </w:r>
    </w:p>
    <w:p w14:paraId="2CC304A0" w14:textId="77777777" w:rsidR="00455E57" w:rsidRPr="00D90E4F" w:rsidRDefault="00455E57" w:rsidP="00455E57">
      <w:pPr>
        <w:keepNext/>
      </w:pPr>
      <w:r w:rsidRPr="00D90E4F">
        <w:rPr>
          <w:noProof/>
        </w:rPr>
        <w:drawing>
          <wp:inline distT="0" distB="0" distL="0" distR="0" wp14:anchorId="7F7FE55F" wp14:editId="688F603A">
            <wp:extent cx="2307600" cy="1119600"/>
            <wp:effectExtent l="0" t="0" r="0" b="4445"/>
            <wp:docPr id="19556" name="Bildobjekt 19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42.png"/>
                    <pic:cNvPicPr/>
                  </pic:nvPicPr>
                  <pic:blipFill>
                    <a:blip r:embed="rId911">
                      <a:extLst>
                        <a:ext uri="{28A0092B-C50C-407E-A947-70E740481C1C}">
                          <a14:useLocalDpi xmlns:a14="http://schemas.microsoft.com/office/drawing/2010/main" val="0"/>
                        </a:ext>
                      </a:extLst>
                    </a:blip>
                    <a:stretch>
                      <a:fillRect/>
                    </a:stretch>
                  </pic:blipFill>
                  <pic:spPr>
                    <a:xfrm>
                      <a:off x="0" y="0"/>
                      <a:ext cx="2307600" cy="1119600"/>
                    </a:xfrm>
                    <a:prstGeom prst="rect">
                      <a:avLst/>
                    </a:prstGeom>
                  </pic:spPr>
                </pic:pic>
              </a:graphicData>
            </a:graphic>
          </wp:inline>
        </w:drawing>
      </w:r>
    </w:p>
    <w:p w14:paraId="50954215" w14:textId="512EDF11"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84</w:t>
      </w:r>
      <w:r w:rsidRPr="00D90E4F">
        <w:fldChar w:fldCharType="end"/>
      </w:r>
    </w:p>
    <w:p w14:paraId="0914FA8F" w14:textId="77777777" w:rsidR="00455E57" w:rsidRPr="00D90E4F" w:rsidRDefault="00455E57" w:rsidP="00455E57">
      <w:pPr>
        <w:pStyle w:val="Rubrik2"/>
      </w:pPr>
      <w:r w:rsidRPr="00D90E4F">
        <w:lastRenderedPageBreak/>
        <w:t xml:space="preserve"> </w:t>
      </w:r>
      <w:bookmarkStart w:id="999" w:name="_Ref444257297"/>
      <w:bookmarkStart w:id="1000" w:name="_Toc444448687"/>
      <w:bookmarkStart w:id="1001" w:name="_Toc129002901"/>
      <w:bookmarkStart w:id="1002" w:name="_Toc229474910"/>
      <w:r w:rsidRPr="00D90E4F">
        <w:t>Zero point</w:t>
      </w:r>
      <w:bookmarkEnd w:id="999"/>
      <w:bookmarkEnd w:id="1000"/>
      <w:bookmarkEnd w:id="1001"/>
      <w:bookmarkEnd w:id="1002"/>
    </w:p>
    <w:p w14:paraId="04DCF05B" w14:textId="77777777" w:rsidR="00455E57" w:rsidRPr="00D90E4F" w:rsidRDefault="00455E57" w:rsidP="00455E57">
      <w:pPr>
        <w:keepNext/>
      </w:pPr>
      <w:r w:rsidRPr="00D90E4F">
        <w:rPr>
          <w:noProof/>
        </w:rPr>
        <w:drawing>
          <wp:inline distT="0" distB="0" distL="0" distR="0" wp14:anchorId="5F6B6E81" wp14:editId="377B381C">
            <wp:extent cx="2548800" cy="1256400"/>
            <wp:effectExtent l="0" t="0" r="4445" b="1270"/>
            <wp:docPr id="19557" name="Bildobjekt 19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145.png"/>
                    <pic:cNvPicPr/>
                  </pic:nvPicPr>
                  <pic:blipFill>
                    <a:blip r:embed="rId912">
                      <a:extLst>
                        <a:ext uri="{28A0092B-C50C-407E-A947-70E740481C1C}">
                          <a14:useLocalDpi xmlns:a14="http://schemas.microsoft.com/office/drawing/2010/main" val="0"/>
                        </a:ext>
                      </a:extLst>
                    </a:blip>
                    <a:stretch>
                      <a:fillRect/>
                    </a:stretch>
                  </pic:blipFill>
                  <pic:spPr>
                    <a:xfrm>
                      <a:off x="0" y="0"/>
                      <a:ext cx="2548800" cy="1256400"/>
                    </a:xfrm>
                    <a:prstGeom prst="rect">
                      <a:avLst/>
                    </a:prstGeom>
                  </pic:spPr>
                </pic:pic>
              </a:graphicData>
            </a:graphic>
          </wp:inline>
        </w:drawing>
      </w:r>
    </w:p>
    <w:p w14:paraId="2AFD9393" w14:textId="5AD75B18"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85</w:t>
      </w:r>
      <w:r w:rsidRPr="00D90E4F">
        <w:fldChar w:fldCharType="end"/>
      </w:r>
    </w:p>
    <w:p w14:paraId="5D1330F0" w14:textId="77777777" w:rsidR="00455E57" w:rsidRPr="00D90E4F" w:rsidRDefault="00455E57" w:rsidP="00455E57">
      <w:r w:rsidRPr="00D90E4F">
        <w:t>All parts in IGEMS ha a local zero point. It’s normally located at the bottom side at the lower left corner of the part.</w:t>
      </w:r>
    </w:p>
    <w:p w14:paraId="44494C6A" w14:textId="77777777" w:rsidR="00455E57" w:rsidRPr="00D90E4F" w:rsidRDefault="00455E57" w:rsidP="00455E57">
      <w:pPr>
        <w:keepNext/>
      </w:pPr>
      <w:r w:rsidRPr="00D90E4F">
        <w:rPr>
          <w:noProof/>
        </w:rPr>
        <w:drawing>
          <wp:inline distT="0" distB="0" distL="0" distR="0" wp14:anchorId="0D245D92" wp14:editId="472663E2">
            <wp:extent cx="2782800" cy="2782800"/>
            <wp:effectExtent l="0" t="0" r="0" b="0"/>
            <wp:docPr id="19558" name="Bildobjekt 19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44.png"/>
                    <pic:cNvPicPr/>
                  </pic:nvPicPr>
                  <pic:blipFill>
                    <a:blip r:embed="rId913">
                      <a:extLst>
                        <a:ext uri="{28A0092B-C50C-407E-A947-70E740481C1C}">
                          <a14:useLocalDpi xmlns:a14="http://schemas.microsoft.com/office/drawing/2010/main" val="0"/>
                        </a:ext>
                      </a:extLst>
                    </a:blip>
                    <a:stretch>
                      <a:fillRect/>
                    </a:stretch>
                  </pic:blipFill>
                  <pic:spPr>
                    <a:xfrm>
                      <a:off x="0" y="0"/>
                      <a:ext cx="2782800" cy="2782800"/>
                    </a:xfrm>
                    <a:prstGeom prst="rect">
                      <a:avLst/>
                    </a:prstGeom>
                  </pic:spPr>
                </pic:pic>
              </a:graphicData>
            </a:graphic>
          </wp:inline>
        </w:drawing>
      </w:r>
    </w:p>
    <w:p w14:paraId="4B05678F" w14:textId="38382DAE"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86</w:t>
      </w:r>
      <w:r w:rsidRPr="00D90E4F">
        <w:fldChar w:fldCharType="end"/>
      </w:r>
    </w:p>
    <w:p w14:paraId="2962A5C1" w14:textId="77777777" w:rsidR="00455E57" w:rsidRPr="00D90E4F" w:rsidRDefault="00455E57" w:rsidP="00455E57">
      <w:r w:rsidRPr="00D90E4F">
        <w:t>By clicking on the Zero point button you can set the local zero point to an optional position.</w:t>
      </w:r>
    </w:p>
    <w:p w14:paraId="487D978F" w14:textId="77777777" w:rsidR="00455E57" w:rsidRPr="00D90E4F" w:rsidRDefault="00455E57" w:rsidP="00455E57">
      <w:pPr>
        <w:keepNext/>
      </w:pPr>
      <w:r w:rsidRPr="00D90E4F">
        <w:rPr>
          <w:noProof/>
        </w:rPr>
        <w:drawing>
          <wp:inline distT="0" distB="0" distL="0" distR="0" wp14:anchorId="26D2B7A2" wp14:editId="7CDB9638">
            <wp:extent cx="2235600" cy="1051200"/>
            <wp:effectExtent l="0" t="0" r="0" b="0"/>
            <wp:docPr id="19559" name="Bildobjekt 19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46.png"/>
                    <pic:cNvPicPr/>
                  </pic:nvPicPr>
                  <pic:blipFill>
                    <a:blip r:embed="rId914">
                      <a:extLst>
                        <a:ext uri="{28A0092B-C50C-407E-A947-70E740481C1C}">
                          <a14:useLocalDpi xmlns:a14="http://schemas.microsoft.com/office/drawing/2010/main" val="0"/>
                        </a:ext>
                      </a:extLst>
                    </a:blip>
                    <a:stretch>
                      <a:fillRect/>
                    </a:stretch>
                  </pic:blipFill>
                  <pic:spPr>
                    <a:xfrm>
                      <a:off x="0" y="0"/>
                      <a:ext cx="2235600" cy="1051200"/>
                    </a:xfrm>
                    <a:prstGeom prst="rect">
                      <a:avLst/>
                    </a:prstGeom>
                  </pic:spPr>
                </pic:pic>
              </a:graphicData>
            </a:graphic>
          </wp:inline>
        </w:drawing>
      </w:r>
    </w:p>
    <w:p w14:paraId="152C1681" w14:textId="048B7425"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87</w:t>
      </w:r>
      <w:r w:rsidRPr="00D90E4F">
        <w:fldChar w:fldCharType="end"/>
      </w:r>
    </w:p>
    <w:p w14:paraId="57680643" w14:textId="77777777" w:rsidR="00455E57" w:rsidRPr="00D90E4F" w:rsidRDefault="00455E57" w:rsidP="00455E57">
      <w:r w:rsidRPr="00D90E4F">
        <w:t>You can click on a point on the model or you can type the values in the dialog box.</w:t>
      </w:r>
    </w:p>
    <w:p w14:paraId="4CC52968" w14:textId="77777777" w:rsidR="00455E57" w:rsidRPr="00D90E4F" w:rsidRDefault="00455E57" w:rsidP="00455E57">
      <w:r w:rsidRPr="00D90E4F">
        <w:t>This point will now be the local zero point of the part.</w:t>
      </w:r>
    </w:p>
    <w:p w14:paraId="42D2584B" w14:textId="77777777" w:rsidR="00455E57" w:rsidRPr="00D90E4F" w:rsidRDefault="00455E57" w:rsidP="00455E57">
      <w:pPr>
        <w:keepNext/>
      </w:pPr>
      <w:r w:rsidRPr="00D90E4F">
        <w:rPr>
          <w:noProof/>
        </w:rPr>
        <w:drawing>
          <wp:inline distT="0" distB="0" distL="0" distR="0" wp14:anchorId="0F1ED06B" wp14:editId="2C2E45E8">
            <wp:extent cx="2581200" cy="2800800"/>
            <wp:effectExtent l="0" t="0" r="0" b="0"/>
            <wp:docPr id="19560" name="Bildobjekt 19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147.png"/>
                    <pic:cNvPicPr/>
                  </pic:nvPicPr>
                  <pic:blipFill>
                    <a:blip r:embed="rId915">
                      <a:extLst>
                        <a:ext uri="{28A0092B-C50C-407E-A947-70E740481C1C}">
                          <a14:useLocalDpi xmlns:a14="http://schemas.microsoft.com/office/drawing/2010/main" val="0"/>
                        </a:ext>
                      </a:extLst>
                    </a:blip>
                    <a:stretch>
                      <a:fillRect/>
                    </a:stretch>
                  </pic:blipFill>
                  <pic:spPr>
                    <a:xfrm>
                      <a:off x="0" y="0"/>
                      <a:ext cx="2581200" cy="2800800"/>
                    </a:xfrm>
                    <a:prstGeom prst="rect">
                      <a:avLst/>
                    </a:prstGeom>
                  </pic:spPr>
                </pic:pic>
              </a:graphicData>
            </a:graphic>
          </wp:inline>
        </w:drawing>
      </w:r>
    </w:p>
    <w:p w14:paraId="1A920319" w14:textId="2F8EB7F1"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88</w:t>
      </w:r>
      <w:r w:rsidRPr="00D90E4F">
        <w:fldChar w:fldCharType="end"/>
      </w:r>
    </w:p>
    <w:p w14:paraId="6E8DA55B" w14:textId="77777777" w:rsidR="00455E57" w:rsidRPr="00D90E4F" w:rsidRDefault="00455E57" w:rsidP="00455E57">
      <w:pPr>
        <w:pStyle w:val="Rubrik2"/>
      </w:pPr>
      <w:bookmarkStart w:id="1003" w:name="_Toc444448688"/>
      <w:bookmarkStart w:id="1004" w:name="_Toc129002902"/>
      <w:bookmarkStart w:id="1005" w:name="_Toc229474911"/>
      <w:r w:rsidRPr="00D90E4F">
        <w:lastRenderedPageBreak/>
        <w:t>Global zero point</w:t>
      </w:r>
      <w:bookmarkEnd w:id="1003"/>
      <w:bookmarkEnd w:id="1004"/>
      <w:bookmarkEnd w:id="1005"/>
    </w:p>
    <w:p w14:paraId="4B0D74A4" w14:textId="77777777" w:rsidR="00455E57" w:rsidRPr="00D90E4F" w:rsidRDefault="00455E57" w:rsidP="00455E57">
      <w:pPr>
        <w:keepNext/>
      </w:pPr>
      <w:r w:rsidRPr="00D90E4F">
        <w:t>Your drawing may contain several parts. The global zero point is valid for all parts included in the job.</w:t>
      </w:r>
    </w:p>
    <w:p w14:paraId="5E4096A9" w14:textId="77777777" w:rsidR="00455E57" w:rsidRPr="00D90E4F" w:rsidRDefault="00455E57" w:rsidP="00455E57">
      <w:pPr>
        <w:keepNext/>
      </w:pPr>
      <w:r w:rsidRPr="00D90E4F">
        <w:rPr>
          <w:noProof/>
        </w:rPr>
        <w:drawing>
          <wp:inline distT="0" distB="0" distL="0" distR="0" wp14:anchorId="063C8F21" wp14:editId="5C4BA128">
            <wp:extent cx="5187600" cy="2163600"/>
            <wp:effectExtent l="0" t="0" r="0" b="8255"/>
            <wp:docPr id="19561" name="Bildobjekt 19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43.png"/>
                    <pic:cNvPicPr/>
                  </pic:nvPicPr>
                  <pic:blipFill>
                    <a:blip r:embed="rId916">
                      <a:extLst>
                        <a:ext uri="{28A0092B-C50C-407E-A947-70E740481C1C}">
                          <a14:useLocalDpi xmlns:a14="http://schemas.microsoft.com/office/drawing/2010/main" val="0"/>
                        </a:ext>
                      </a:extLst>
                    </a:blip>
                    <a:stretch>
                      <a:fillRect/>
                    </a:stretch>
                  </pic:blipFill>
                  <pic:spPr>
                    <a:xfrm>
                      <a:off x="0" y="0"/>
                      <a:ext cx="5187600" cy="2163600"/>
                    </a:xfrm>
                    <a:prstGeom prst="rect">
                      <a:avLst/>
                    </a:prstGeom>
                  </pic:spPr>
                </pic:pic>
              </a:graphicData>
            </a:graphic>
          </wp:inline>
        </w:drawing>
      </w:r>
    </w:p>
    <w:p w14:paraId="6EE0BE7D" w14:textId="6F1AA96F"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89</w:t>
      </w:r>
      <w:r w:rsidRPr="00D90E4F">
        <w:fldChar w:fldCharType="end"/>
      </w:r>
    </w:p>
    <w:p w14:paraId="3EF8AD3B" w14:textId="77777777" w:rsidR="00455E57" w:rsidRPr="00D90E4F" w:rsidRDefault="00455E57" w:rsidP="00455E57">
      <w:r w:rsidRPr="00D90E4F">
        <w:t>The actual zero point sets in IGEMS cut order command. If there is a 3D-5X part on the job the Z-axis zero is by default set to the table (bottom side of the part).</w:t>
      </w:r>
    </w:p>
    <w:p w14:paraId="651A98F5" w14:textId="77777777" w:rsidR="00455E57" w:rsidRPr="00D90E4F" w:rsidRDefault="00455E57" w:rsidP="00455E57">
      <w:pPr>
        <w:keepNext/>
      </w:pPr>
      <w:r w:rsidRPr="00D90E4F">
        <w:rPr>
          <w:noProof/>
        </w:rPr>
        <w:drawing>
          <wp:inline distT="0" distB="0" distL="0" distR="0" wp14:anchorId="5C724FE6" wp14:editId="287018A0">
            <wp:extent cx="2631600" cy="1098000"/>
            <wp:effectExtent l="0" t="0" r="0" b="6985"/>
            <wp:docPr id="19562" name="Bildobjekt 1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48.png"/>
                    <pic:cNvPicPr/>
                  </pic:nvPicPr>
                  <pic:blipFill>
                    <a:blip r:embed="rId917">
                      <a:extLst>
                        <a:ext uri="{28A0092B-C50C-407E-A947-70E740481C1C}">
                          <a14:useLocalDpi xmlns:a14="http://schemas.microsoft.com/office/drawing/2010/main" val="0"/>
                        </a:ext>
                      </a:extLst>
                    </a:blip>
                    <a:stretch>
                      <a:fillRect/>
                    </a:stretch>
                  </pic:blipFill>
                  <pic:spPr>
                    <a:xfrm>
                      <a:off x="0" y="0"/>
                      <a:ext cx="2631600" cy="1098000"/>
                    </a:xfrm>
                    <a:prstGeom prst="rect">
                      <a:avLst/>
                    </a:prstGeom>
                  </pic:spPr>
                </pic:pic>
              </a:graphicData>
            </a:graphic>
          </wp:inline>
        </w:drawing>
      </w:r>
    </w:p>
    <w:p w14:paraId="486AD7C1" w14:textId="4B629453"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90</w:t>
      </w:r>
      <w:r w:rsidRPr="00D90E4F">
        <w:fldChar w:fldCharType="end"/>
      </w:r>
    </w:p>
    <w:p w14:paraId="45E3DE68" w14:textId="6F3EEA8B" w:rsidR="00455E57" w:rsidRPr="00D90E4F" w:rsidRDefault="00455E57" w:rsidP="00455E57">
      <w:r w:rsidRPr="00D90E4F">
        <w:t xml:space="preserve">In the cut order </w:t>
      </w:r>
      <w:r w:rsidR="00F95499" w:rsidRPr="00D90E4F">
        <w:t>command,</w:t>
      </w:r>
      <w:r w:rsidRPr="00D90E4F">
        <w:t xml:space="preserve"> you can set the zero point in XY to an optional position.</w:t>
      </w:r>
    </w:p>
    <w:p w14:paraId="51D806B5" w14:textId="77777777" w:rsidR="00455E57" w:rsidRPr="00D90E4F" w:rsidRDefault="00455E57" w:rsidP="00455E57">
      <w:pPr>
        <w:keepNext/>
      </w:pPr>
      <w:r w:rsidRPr="00D90E4F">
        <w:rPr>
          <w:noProof/>
        </w:rPr>
        <w:drawing>
          <wp:inline distT="0" distB="0" distL="0" distR="0" wp14:anchorId="6F6D8571" wp14:editId="57A53FA7">
            <wp:extent cx="4035600" cy="3600000"/>
            <wp:effectExtent l="0" t="0" r="3175" b="635"/>
            <wp:docPr id="19563" name="Bildobjekt 19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149.png"/>
                    <pic:cNvPicPr/>
                  </pic:nvPicPr>
                  <pic:blipFill>
                    <a:blip r:embed="rId918">
                      <a:extLst>
                        <a:ext uri="{28A0092B-C50C-407E-A947-70E740481C1C}">
                          <a14:useLocalDpi xmlns:a14="http://schemas.microsoft.com/office/drawing/2010/main" val="0"/>
                        </a:ext>
                      </a:extLst>
                    </a:blip>
                    <a:stretch>
                      <a:fillRect/>
                    </a:stretch>
                  </pic:blipFill>
                  <pic:spPr>
                    <a:xfrm>
                      <a:off x="0" y="0"/>
                      <a:ext cx="4035600" cy="3600000"/>
                    </a:xfrm>
                    <a:prstGeom prst="rect">
                      <a:avLst/>
                    </a:prstGeom>
                  </pic:spPr>
                </pic:pic>
              </a:graphicData>
            </a:graphic>
          </wp:inline>
        </w:drawing>
      </w:r>
    </w:p>
    <w:p w14:paraId="6786402B" w14:textId="3A1B6161"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91</w:t>
      </w:r>
      <w:r w:rsidRPr="00D90E4F">
        <w:fldChar w:fldCharType="end"/>
      </w:r>
    </w:p>
    <w:p w14:paraId="24589979" w14:textId="77777777" w:rsidR="00455E57" w:rsidRPr="00D90E4F" w:rsidRDefault="00455E57" w:rsidP="00455E57">
      <w:r w:rsidRPr="00D90E4F">
        <w:t>If you want to use the local zero point from a part as the global zero point then select the part and push the Part putton.</w:t>
      </w:r>
    </w:p>
    <w:p w14:paraId="7604875A" w14:textId="77777777" w:rsidR="00455E57" w:rsidRPr="00D90E4F" w:rsidRDefault="00455E57" w:rsidP="00455E57">
      <w:pPr>
        <w:pStyle w:val="Rubrik2"/>
      </w:pPr>
      <w:r w:rsidRPr="00D90E4F">
        <w:lastRenderedPageBreak/>
        <w:t xml:space="preserve"> </w:t>
      </w:r>
      <w:bookmarkStart w:id="1006" w:name="_Ref434233838"/>
      <w:bookmarkStart w:id="1007" w:name="_Toc434301444"/>
      <w:bookmarkStart w:id="1008" w:name="_Toc444448689"/>
      <w:bookmarkStart w:id="1009" w:name="_Toc129002903"/>
      <w:bookmarkStart w:id="1010" w:name="_Toc229474912"/>
      <w:r w:rsidRPr="00D90E4F">
        <w:t>Stock</w:t>
      </w:r>
      <w:bookmarkEnd w:id="1006"/>
      <w:bookmarkEnd w:id="1007"/>
      <w:bookmarkEnd w:id="1008"/>
      <w:bookmarkEnd w:id="1009"/>
      <w:bookmarkEnd w:id="1010"/>
    </w:p>
    <w:p w14:paraId="26C98414" w14:textId="77777777" w:rsidR="00455E57" w:rsidRPr="00D90E4F" w:rsidRDefault="00455E57" w:rsidP="00455E57">
      <w:pPr>
        <w:keepNext/>
      </w:pPr>
      <w:r w:rsidRPr="00D90E4F">
        <w:rPr>
          <w:noProof/>
        </w:rPr>
        <w:drawing>
          <wp:inline distT="0" distB="0" distL="0" distR="0" wp14:anchorId="7987D064" wp14:editId="6A528DA7">
            <wp:extent cx="2444400" cy="1119600"/>
            <wp:effectExtent l="0" t="0" r="0" b="4445"/>
            <wp:docPr id="19564" name="Bildobjekt 19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24.png"/>
                    <pic:cNvPicPr/>
                  </pic:nvPicPr>
                  <pic:blipFill>
                    <a:blip r:embed="rId919">
                      <a:extLst>
                        <a:ext uri="{28A0092B-C50C-407E-A947-70E740481C1C}">
                          <a14:useLocalDpi xmlns:a14="http://schemas.microsoft.com/office/drawing/2010/main" val="0"/>
                        </a:ext>
                      </a:extLst>
                    </a:blip>
                    <a:stretch>
                      <a:fillRect/>
                    </a:stretch>
                  </pic:blipFill>
                  <pic:spPr>
                    <a:xfrm>
                      <a:off x="0" y="0"/>
                      <a:ext cx="2444400" cy="1119600"/>
                    </a:xfrm>
                    <a:prstGeom prst="rect">
                      <a:avLst/>
                    </a:prstGeom>
                  </pic:spPr>
                </pic:pic>
              </a:graphicData>
            </a:graphic>
          </wp:inline>
        </w:drawing>
      </w:r>
    </w:p>
    <w:p w14:paraId="1BDCBAD3" w14:textId="767E653E"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92</w:t>
      </w:r>
      <w:r w:rsidRPr="00D90E4F">
        <w:fldChar w:fldCharType="end"/>
      </w:r>
    </w:p>
    <w:p w14:paraId="7DF7F608" w14:textId="77777777" w:rsidR="00455E57" w:rsidRPr="00D90E4F" w:rsidRDefault="00455E57" w:rsidP="00455E57">
      <w:r w:rsidRPr="00D90E4F">
        <w:t>IGEMS will use the height of the model as a base plan for all rapid moves. In some cases this can result in a collision between the part and the nozzle.</w:t>
      </w:r>
    </w:p>
    <w:p w14:paraId="2CA698C1" w14:textId="77777777" w:rsidR="00455E57" w:rsidRPr="00D90E4F" w:rsidRDefault="00455E57" w:rsidP="00455E57">
      <w:pPr>
        <w:keepNext/>
      </w:pPr>
      <w:r w:rsidRPr="00D90E4F">
        <w:rPr>
          <w:noProof/>
        </w:rPr>
        <w:drawing>
          <wp:inline distT="0" distB="0" distL="0" distR="0" wp14:anchorId="7C112D49" wp14:editId="3A033FC2">
            <wp:extent cx="3189600" cy="1177200"/>
            <wp:effectExtent l="0" t="0" r="0" b="4445"/>
            <wp:docPr id="19565" name="Bildobjekt 19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116.png"/>
                    <pic:cNvPicPr/>
                  </pic:nvPicPr>
                  <pic:blipFill>
                    <a:blip r:embed="rId920">
                      <a:extLst>
                        <a:ext uri="{28A0092B-C50C-407E-A947-70E740481C1C}">
                          <a14:useLocalDpi xmlns:a14="http://schemas.microsoft.com/office/drawing/2010/main" val="0"/>
                        </a:ext>
                      </a:extLst>
                    </a:blip>
                    <a:stretch>
                      <a:fillRect/>
                    </a:stretch>
                  </pic:blipFill>
                  <pic:spPr>
                    <a:xfrm>
                      <a:off x="0" y="0"/>
                      <a:ext cx="3189600" cy="1177200"/>
                    </a:xfrm>
                    <a:prstGeom prst="rect">
                      <a:avLst/>
                    </a:prstGeom>
                  </pic:spPr>
                </pic:pic>
              </a:graphicData>
            </a:graphic>
          </wp:inline>
        </w:drawing>
      </w:r>
    </w:p>
    <w:p w14:paraId="0E3EE3BB" w14:textId="669083B2"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93</w:t>
      </w:r>
      <w:r w:rsidRPr="00D90E4F">
        <w:fldChar w:fldCharType="end"/>
      </w:r>
    </w:p>
    <w:p w14:paraId="1DB33894" w14:textId="77777777" w:rsidR="00455E57" w:rsidRPr="00D90E4F" w:rsidRDefault="00455E57" w:rsidP="00455E57">
      <w:r w:rsidRPr="00D90E4F">
        <w:t>On the example above the model is 70 mm, the original part before cutting is 100 mm. In this case you need to increase the stock size in Z to avoid collisions.</w:t>
      </w:r>
    </w:p>
    <w:p w14:paraId="7F8E4FB7" w14:textId="77777777" w:rsidR="00455E57" w:rsidRPr="00D90E4F" w:rsidRDefault="00455E57" w:rsidP="00455E57">
      <w:r w:rsidRPr="00D90E4F">
        <w:rPr>
          <w:noProof/>
        </w:rPr>
        <w:drawing>
          <wp:inline distT="0" distB="0" distL="0" distR="0" wp14:anchorId="29B1C13B" wp14:editId="234EC06A">
            <wp:extent cx="5097600" cy="1821600"/>
            <wp:effectExtent l="0" t="0" r="8255" b="7620"/>
            <wp:docPr id="19566" name="Bildobjekt 19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25.png"/>
                    <pic:cNvPicPr/>
                  </pic:nvPicPr>
                  <pic:blipFill>
                    <a:blip r:embed="rId921">
                      <a:extLst>
                        <a:ext uri="{28A0092B-C50C-407E-A947-70E740481C1C}">
                          <a14:useLocalDpi xmlns:a14="http://schemas.microsoft.com/office/drawing/2010/main" val="0"/>
                        </a:ext>
                      </a:extLst>
                    </a:blip>
                    <a:stretch>
                      <a:fillRect/>
                    </a:stretch>
                  </pic:blipFill>
                  <pic:spPr>
                    <a:xfrm>
                      <a:off x="0" y="0"/>
                      <a:ext cx="5097600" cy="1821600"/>
                    </a:xfrm>
                    <a:prstGeom prst="rect">
                      <a:avLst/>
                    </a:prstGeom>
                  </pic:spPr>
                </pic:pic>
              </a:graphicData>
            </a:graphic>
          </wp:inline>
        </w:drawing>
      </w:r>
    </w:p>
    <w:p w14:paraId="11952A67" w14:textId="77777777" w:rsidR="00455E57" w:rsidRPr="00D90E4F" w:rsidRDefault="00455E57" w:rsidP="00455E57">
      <w:pPr>
        <w:pStyle w:val="Rubrik4"/>
      </w:pPr>
      <w:r w:rsidRPr="00D90E4F">
        <w:t>Note!</w:t>
      </w:r>
    </w:p>
    <w:p w14:paraId="22885BE8" w14:textId="77777777" w:rsidR="00455E57" w:rsidRPr="00D90E4F" w:rsidRDefault="00455E57" w:rsidP="00455E57">
      <w:r w:rsidRPr="00D90E4F">
        <w:t>The postprocessor can be designed in a way to always move the Z-axis to the maximum height between each cut. In this case you do not need to modify the stock values at all.</w:t>
      </w:r>
    </w:p>
    <w:p w14:paraId="643A8661" w14:textId="77777777" w:rsidR="00455E57" w:rsidRPr="00D90E4F" w:rsidRDefault="00455E57" w:rsidP="00455E57">
      <w:pPr>
        <w:pStyle w:val="Rubrik2"/>
      </w:pPr>
      <w:r w:rsidRPr="00D90E4F">
        <w:t xml:space="preserve"> </w:t>
      </w:r>
      <w:bookmarkStart w:id="1011" w:name="_Toc434301445"/>
      <w:bookmarkStart w:id="1012" w:name="_Toc444448690"/>
      <w:bookmarkStart w:id="1013" w:name="_Toc129002904"/>
      <w:bookmarkStart w:id="1014" w:name="_Toc229474913"/>
      <w:r w:rsidRPr="00D90E4F">
        <w:t>Create part</w:t>
      </w:r>
      <w:bookmarkEnd w:id="1011"/>
      <w:bookmarkEnd w:id="1012"/>
      <w:bookmarkEnd w:id="1013"/>
      <w:bookmarkEnd w:id="1014"/>
    </w:p>
    <w:p w14:paraId="344232CC" w14:textId="77777777" w:rsidR="00455E57" w:rsidRPr="00D90E4F" w:rsidRDefault="00455E57" w:rsidP="00455E57">
      <w:r w:rsidRPr="00D90E4F">
        <w:rPr>
          <w:noProof/>
        </w:rPr>
        <w:drawing>
          <wp:inline distT="0" distB="0" distL="0" distR="0" wp14:anchorId="1F385D07" wp14:editId="5055AA10">
            <wp:extent cx="2232000" cy="1098000"/>
            <wp:effectExtent l="0" t="0" r="0" b="6985"/>
            <wp:docPr id="19567" name="Bildobjekt 19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26.png"/>
                    <pic:cNvPicPr/>
                  </pic:nvPicPr>
                  <pic:blipFill>
                    <a:blip r:embed="rId922">
                      <a:extLst>
                        <a:ext uri="{28A0092B-C50C-407E-A947-70E740481C1C}">
                          <a14:useLocalDpi xmlns:a14="http://schemas.microsoft.com/office/drawing/2010/main" val="0"/>
                        </a:ext>
                      </a:extLst>
                    </a:blip>
                    <a:stretch>
                      <a:fillRect/>
                    </a:stretch>
                  </pic:blipFill>
                  <pic:spPr>
                    <a:xfrm>
                      <a:off x="0" y="0"/>
                      <a:ext cx="2232000" cy="1098000"/>
                    </a:xfrm>
                    <a:prstGeom prst="rect">
                      <a:avLst/>
                    </a:prstGeom>
                  </pic:spPr>
                </pic:pic>
              </a:graphicData>
            </a:graphic>
          </wp:inline>
        </w:drawing>
      </w:r>
    </w:p>
    <w:p w14:paraId="6AA383BD" w14:textId="7D5EAEBB"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94</w:t>
      </w:r>
      <w:r w:rsidRPr="00D90E4F">
        <w:fldChar w:fldCharType="end"/>
      </w:r>
    </w:p>
    <w:p w14:paraId="1E01DC61" w14:textId="77777777" w:rsidR="00455E57" w:rsidRPr="00D90E4F" w:rsidRDefault="00455E57" w:rsidP="00455E57">
      <w:r w:rsidRPr="00D90E4F">
        <w:t>When you have added the toolpath then it’s time to do the postprocessing.</w:t>
      </w:r>
    </w:p>
    <w:p w14:paraId="48702C3C" w14:textId="77777777" w:rsidR="00455E57" w:rsidRPr="00D90E4F" w:rsidRDefault="00455E57" w:rsidP="00455E57">
      <w:r w:rsidRPr="00D90E4F">
        <w:t>Press the Create part button.</w:t>
      </w:r>
    </w:p>
    <w:p w14:paraId="125DE014" w14:textId="77777777" w:rsidR="00455E57" w:rsidRPr="00D90E4F" w:rsidRDefault="00455E57" w:rsidP="00455E57">
      <w:pPr>
        <w:keepNext/>
      </w:pPr>
      <w:r w:rsidRPr="00D90E4F">
        <w:rPr>
          <w:noProof/>
        </w:rPr>
        <w:drawing>
          <wp:inline distT="0" distB="0" distL="0" distR="0" wp14:anchorId="0169FD76" wp14:editId="5A2D3C95">
            <wp:extent cx="3560400" cy="1537200"/>
            <wp:effectExtent l="0" t="0" r="2540" b="6350"/>
            <wp:docPr id="19568" name="Bildobjekt 19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114.png"/>
                    <pic:cNvPicPr/>
                  </pic:nvPicPr>
                  <pic:blipFill>
                    <a:blip r:embed="rId923">
                      <a:extLst>
                        <a:ext uri="{28A0092B-C50C-407E-A947-70E740481C1C}">
                          <a14:useLocalDpi xmlns:a14="http://schemas.microsoft.com/office/drawing/2010/main" val="0"/>
                        </a:ext>
                      </a:extLst>
                    </a:blip>
                    <a:stretch>
                      <a:fillRect/>
                    </a:stretch>
                  </pic:blipFill>
                  <pic:spPr>
                    <a:xfrm>
                      <a:off x="0" y="0"/>
                      <a:ext cx="3560400" cy="1537200"/>
                    </a:xfrm>
                    <a:prstGeom prst="rect">
                      <a:avLst/>
                    </a:prstGeom>
                  </pic:spPr>
                </pic:pic>
              </a:graphicData>
            </a:graphic>
          </wp:inline>
        </w:drawing>
      </w:r>
    </w:p>
    <w:p w14:paraId="366A106B" w14:textId="5B716779"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95</w:t>
      </w:r>
      <w:r w:rsidRPr="00D90E4F">
        <w:fldChar w:fldCharType="end"/>
      </w:r>
    </w:p>
    <w:p w14:paraId="1E04B8B5" w14:textId="77777777" w:rsidR="00455E57" w:rsidRPr="00D90E4F" w:rsidRDefault="00455E57" w:rsidP="00455E57">
      <w:r w:rsidRPr="00D90E4F">
        <w:t>Then enter the normal create part information.</w:t>
      </w:r>
    </w:p>
    <w:p w14:paraId="362EB772" w14:textId="77777777" w:rsidR="00455E57" w:rsidRPr="00D90E4F" w:rsidRDefault="00455E57" w:rsidP="00455E57">
      <w:pPr>
        <w:keepNext/>
      </w:pPr>
      <w:r w:rsidRPr="00D90E4F">
        <w:rPr>
          <w:noProof/>
        </w:rPr>
        <w:lastRenderedPageBreak/>
        <w:drawing>
          <wp:inline distT="0" distB="0" distL="0" distR="0" wp14:anchorId="1479FA1F" wp14:editId="267D3BF9">
            <wp:extent cx="2149200" cy="1702800"/>
            <wp:effectExtent l="0" t="0" r="3810" b="0"/>
            <wp:docPr id="19569" name="Bildobjekt 19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113.png"/>
                    <pic:cNvPicPr/>
                  </pic:nvPicPr>
                  <pic:blipFill>
                    <a:blip r:embed="rId924">
                      <a:extLst>
                        <a:ext uri="{28A0092B-C50C-407E-A947-70E740481C1C}">
                          <a14:useLocalDpi xmlns:a14="http://schemas.microsoft.com/office/drawing/2010/main" val="0"/>
                        </a:ext>
                      </a:extLst>
                    </a:blip>
                    <a:stretch>
                      <a:fillRect/>
                    </a:stretch>
                  </pic:blipFill>
                  <pic:spPr>
                    <a:xfrm>
                      <a:off x="0" y="0"/>
                      <a:ext cx="2149200" cy="1702800"/>
                    </a:xfrm>
                    <a:prstGeom prst="rect">
                      <a:avLst/>
                    </a:prstGeom>
                  </pic:spPr>
                </pic:pic>
              </a:graphicData>
            </a:graphic>
          </wp:inline>
        </w:drawing>
      </w:r>
    </w:p>
    <w:p w14:paraId="39405307" w14:textId="41952B94"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96</w:t>
      </w:r>
      <w:r w:rsidRPr="00D90E4F">
        <w:fldChar w:fldCharType="end"/>
      </w:r>
    </w:p>
    <w:p w14:paraId="73BDF960" w14:textId="77777777" w:rsidR="00455E57" w:rsidRPr="00D90E4F" w:rsidRDefault="00455E57" w:rsidP="00455E57">
      <w:r w:rsidRPr="00D90E4F">
        <w:t>When you press OK the model will be saved as a part in the normal IGEMS screen.</w:t>
      </w:r>
    </w:p>
    <w:p w14:paraId="5A14BCCD" w14:textId="77777777" w:rsidR="00455E57" w:rsidRPr="00D90E4F" w:rsidRDefault="00455E57" w:rsidP="00455E57">
      <w:pPr>
        <w:keepNext/>
      </w:pPr>
      <w:r w:rsidRPr="00D90E4F">
        <w:rPr>
          <w:noProof/>
        </w:rPr>
        <w:drawing>
          <wp:inline distT="0" distB="0" distL="0" distR="0" wp14:anchorId="2D728897" wp14:editId="1DEEC720">
            <wp:extent cx="3063600" cy="1731600"/>
            <wp:effectExtent l="0" t="0" r="3810" b="2540"/>
            <wp:docPr id="19570" name="Bildobjekt 19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115.png"/>
                    <pic:cNvPicPr/>
                  </pic:nvPicPr>
                  <pic:blipFill>
                    <a:blip r:embed="rId925">
                      <a:extLst>
                        <a:ext uri="{28A0092B-C50C-407E-A947-70E740481C1C}">
                          <a14:useLocalDpi xmlns:a14="http://schemas.microsoft.com/office/drawing/2010/main" val="0"/>
                        </a:ext>
                      </a:extLst>
                    </a:blip>
                    <a:stretch>
                      <a:fillRect/>
                    </a:stretch>
                  </pic:blipFill>
                  <pic:spPr>
                    <a:xfrm>
                      <a:off x="0" y="0"/>
                      <a:ext cx="3063600" cy="1731600"/>
                    </a:xfrm>
                    <a:prstGeom prst="rect">
                      <a:avLst/>
                    </a:prstGeom>
                  </pic:spPr>
                </pic:pic>
              </a:graphicData>
            </a:graphic>
          </wp:inline>
        </w:drawing>
      </w:r>
    </w:p>
    <w:p w14:paraId="689BF816" w14:textId="6EC840DB"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97</w:t>
      </w:r>
      <w:r w:rsidRPr="00D90E4F">
        <w:fldChar w:fldCharType="end"/>
      </w:r>
    </w:p>
    <w:p w14:paraId="4289483F" w14:textId="77777777" w:rsidR="00455E57" w:rsidRPr="00D90E4F" w:rsidRDefault="00455E57" w:rsidP="00455E57">
      <w:r w:rsidRPr="00D90E4F">
        <w:t>The part can be nested and postprocessed as a normal part.</w:t>
      </w:r>
    </w:p>
    <w:p w14:paraId="27A57414" w14:textId="77777777" w:rsidR="00455E57" w:rsidRPr="00D90E4F" w:rsidRDefault="00455E57" w:rsidP="00455E57"/>
    <w:p w14:paraId="1162D8EB" w14:textId="77777777" w:rsidR="00455E57" w:rsidRPr="00D90E4F" w:rsidRDefault="00455E57" w:rsidP="00455E57">
      <w:pPr>
        <w:pStyle w:val="Rubrik2"/>
      </w:pPr>
      <w:r w:rsidRPr="00D90E4F">
        <w:t xml:space="preserve"> </w:t>
      </w:r>
      <w:bookmarkStart w:id="1015" w:name="_Toc434301446"/>
      <w:bookmarkStart w:id="1016" w:name="_Toc444448691"/>
      <w:bookmarkStart w:id="1017" w:name="_Toc129002905"/>
      <w:bookmarkStart w:id="1018" w:name="_Toc229474914"/>
      <w:r w:rsidRPr="00D90E4F">
        <w:t>Z-axis control</w:t>
      </w:r>
      <w:bookmarkEnd w:id="1015"/>
      <w:bookmarkEnd w:id="1016"/>
      <w:bookmarkEnd w:id="1017"/>
      <w:bookmarkEnd w:id="1018"/>
    </w:p>
    <w:p w14:paraId="182864F3" w14:textId="77777777" w:rsidR="00455E57" w:rsidRPr="00D90E4F" w:rsidRDefault="00455E57" w:rsidP="00455E57">
      <w:r w:rsidRPr="00D90E4F">
        <w:t>IGEMS support several methods for controlling the Z-axis on the machine.</w:t>
      </w:r>
    </w:p>
    <w:p w14:paraId="60B56CE2" w14:textId="77777777" w:rsidR="00455E57" w:rsidRPr="00D90E4F" w:rsidRDefault="00455E57" w:rsidP="00455E57">
      <w:pPr>
        <w:pStyle w:val="Rubrik3"/>
      </w:pPr>
      <w:bookmarkStart w:id="1019" w:name="_Toc434301447"/>
      <w:bookmarkStart w:id="1020" w:name="_Toc444448692"/>
      <w:bookmarkStart w:id="1021" w:name="_Toc129002906"/>
      <w:r w:rsidRPr="00D90E4F">
        <w:t>Z-coordinates</w:t>
      </w:r>
      <w:bookmarkEnd w:id="1019"/>
      <w:bookmarkEnd w:id="1020"/>
      <w:bookmarkEnd w:id="1021"/>
    </w:p>
    <w:p w14:paraId="2B1EF331" w14:textId="58B709F3" w:rsidR="00455E57" w:rsidRPr="00D90E4F" w:rsidRDefault="00455E57" w:rsidP="00455E57">
      <w:r w:rsidRPr="00D90E4F">
        <w:t xml:space="preserve">To make a real 5-axis toolpath for an advance model needs normally movements in X, Y, Z and two other axis that control the angle of the jet. We recommend that you control the Z-axis with Z-coordinates. The zero for the Z-axis is by default set to the table (backside of the material). Se chapter </w:t>
      </w:r>
      <w:r w:rsidRPr="00D90E4F">
        <w:fldChar w:fldCharType="begin"/>
      </w:r>
      <w:r w:rsidRPr="00D90E4F">
        <w:instrText xml:space="preserve"> REF _Ref444257297 \r \h </w:instrText>
      </w:r>
      <w:r w:rsidRPr="00D90E4F">
        <w:fldChar w:fldCharType="separate"/>
      </w:r>
      <w:r w:rsidR="00EB6DA4">
        <w:t>12.35</w:t>
      </w:r>
      <w:r w:rsidRPr="00D90E4F">
        <w:fldChar w:fldCharType="end"/>
      </w:r>
      <w:r w:rsidRPr="00D90E4F">
        <w:t xml:space="preserve"> for more information.</w:t>
      </w:r>
    </w:p>
    <w:p w14:paraId="5D647784" w14:textId="77777777" w:rsidR="00455E57" w:rsidRPr="00D90E4F" w:rsidRDefault="00455E57" w:rsidP="00455E57"/>
    <w:p w14:paraId="7249DF30" w14:textId="77777777" w:rsidR="00455E57" w:rsidRPr="00D90E4F" w:rsidRDefault="00455E57" w:rsidP="00455E57">
      <w:pPr>
        <w:pStyle w:val="Rubrik3"/>
      </w:pPr>
      <w:bookmarkStart w:id="1022" w:name="_Toc434301448"/>
      <w:bookmarkStart w:id="1023" w:name="_Toc444448693"/>
      <w:bookmarkStart w:id="1024" w:name="_Toc129002907"/>
      <w:r w:rsidRPr="00D90E4F">
        <w:t>High sensor or fixed Z-axis</w:t>
      </w:r>
      <w:bookmarkEnd w:id="1022"/>
      <w:bookmarkEnd w:id="1023"/>
      <w:bookmarkEnd w:id="1024"/>
    </w:p>
    <w:p w14:paraId="17042548" w14:textId="77777777" w:rsidR="00455E57" w:rsidRPr="00D90E4F" w:rsidRDefault="00455E57" w:rsidP="00455E57">
      <w:r w:rsidRPr="00D90E4F">
        <w:t>If you using a configuration where Z-axis are handled by another method, then you may have a problem.</w:t>
      </w:r>
    </w:p>
    <w:p w14:paraId="151703EA" w14:textId="77777777" w:rsidR="00455E57" w:rsidRPr="00D90E4F" w:rsidRDefault="00455E57" w:rsidP="00455E57"/>
    <w:p w14:paraId="2EFDE9CC" w14:textId="77777777" w:rsidR="00455E57" w:rsidRPr="00D90E4F" w:rsidRDefault="00455E57" w:rsidP="00455E57">
      <w:r w:rsidRPr="00D90E4F">
        <w:t>There is one exception and that is if all following points are true.</w:t>
      </w:r>
    </w:p>
    <w:p w14:paraId="5DFEFD04" w14:textId="77777777" w:rsidR="00455E57" w:rsidRPr="00D90E4F" w:rsidRDefault="00455E57" w:rsidP="00EA11A3">
      <w:pPr>
        <w:pStyle w:val="Liststycke"/>
        <w:numPr>
          <w:ilvl w:val="0"/>
          <w:numId w:val="14"/>
        </w:numPr>
      </w:pPr>
      <w:r w:rsidRPr="00D90E4F">
        <w:t>You are cutting on a flat material.</w:t>
      </w:r>
    </w:p>
    <w:p w14:paraId="1A3D6E5A" w14:textId="77777777" w:rsidR="00455E57" w:rsidRPr="00D90E4F" w:rsidRDefault="00455E57" w:rsidP="00EA11A3">
      <w:pPr>
        <w:pStyle w:val="Liststycke"/>
        <w:numPr>
          <w:ilvl w:val="0"/>
          <w:numId w:val="14"/>
        </w:numPr>
      </w:pPr>
      <w:r w:rsidRPr="00D90E4F">
        <w:t>You are using Fixed Z tool position on all toolpaths.</w:t>
      </w:r>
    </w:p>
    <w:p w14:paraId="41BF3BC0" w14:textId="77777777" w:rsidR="00455E57" w:rsidRPr="00D90E4F" w:rsidRDefault="00455E57" w:rsidP="00EA11A3">
      <w:pPr>
        <w:pStyle w:val="Liststycke"/>
        <w:numPr>
          <w:ilvl w:val="0"/>
          <w:numId w:val="14"/>
        </w:numPr>
      </w:pPr>
      <w:r w:rsidRPr="00D90E4F">
        <w:t>The Height is set to the Top of the model on all toolpaths.</w:t>
      </w:r>
    </w:p>
    <w:p w14:paraId="60641269" w14:textId="77777777" w:rsidR="00455E57" w:rsidRPr="00D90E4F" w:rsidRDefault="00455E57" w:rsidP="00EA11A3">
      <w:pPr>
        <w:pStyle w:val="Liststycke"/>
        <w:numPr>
          <w:ilvl w:val="0"/>
          <w:numId w:val="14"/>
        </w:numPr>
      </w:pPr>
      <w:r w:rsidRPr="00D90E4F">
        <w:t>The Standoff is set to zero on all toolpaths.</w:t>
      </w:r>
    </w:p>
    <w:p w14:paraId="7A2321EE" w14:textId="4ED9D982" w:rsidR="00455E57" w:rsidRPr="00D90E4F" w:rsidRDefault="00455E57" w:rsidP="00EA11A3">
      <w:pPr>
        <w:pStyle w:val="Liststycke"/>
        <w:numPr>
          <w:ilvl w:val="0"/>
          <w:numId w:val="14"/>
        </w:numPr>
      </w:pPr>
      <w:r w:rsidRPr="00D90E4F">
        <w:t xml:space="preserve">The Stock (see chapter </w:t>
      </w:r>
      <w:r w:rsidRPr="00D90E4F">
        <w:fldChar w:fldCharType="begin"/>
      </w:r>
      <w:r w:rsidRPr="00D90E4F">
        <w:instrText xml:space="preserve"> REF _Ref434233838 \r \h </w:instrText>
      </w:r>
      <w:r w:rsidRPr="00D90E4F">
        <w:fldChar w:fldCharType="separate"/>
      </w:r>
      <w:r w:rsidR="00EB6DA4">
        <w:t>12.37</w:t>
      </w:r>
      <w:r w:rsidRPr="00D90E4F">
        <w:fldChar w:fldCharType="end"/>
      </w:r>
      <w:r w:rsidRPr="00D90E4F">
        <w:t>) is the same as the thickness of the model.</w:t>
      </w:r>
    </w:p>
    <w:p w14:paraId="30D994DC" w14:textId="77777777" w:rsidR="00455E57" w:rsidRPr="00D90E4F" w:rsidRDefault="00455E57" w:rsidP="00455E57"/>
    <w:p w14:paraId="263076E4" w14:textId="77777777" w:rsidR="00455E57" w:rsidRPr="00D90E4F" w:rsidRDefault="00455E57" w:rsidP="00455E57">
      <w:r w:rsidRPr="00D90E4F">
        <w:t xml:space="preserve">If the Z-coordinate need to be changed during the cutting then the result may not be as wanted. You will in that case have following message and you can chose to continue or stop. </w:t>
      </w:r>
    </w:p>
    <w:p w14:paraId="2C4DE0CC" w14:textId="77777777" w:rsidR="00455E57" w:rsidRPr="00D90E4F" w:rsidRDefault="00455E57" w:rsidP="00455E57">
      <w:pPr>
        <w:keepNext/>
      </w:pPr>
      <w:r w:rsidRPr="00D90E4F">
        <w:rPr>
          <w:noProof/>
        </w:rPr>
        <w:drawing>
          <wp:inline distT="0" distB="0" distL="0" distR="0" wp14:anchorId="6C59C7ED" wp14:editId="4B57BCDE">
            <wp:extent cx="2548800" cy="1422000"/>
            <wp:effectExtent l="19050" t="19050" r="23495" b="26035"/>
            <wp:docPr id="19571" name="Bildobjekt 19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7.png"/>
                    <pic:cNvPicPr/>
                  </pic:nvPicPr>
                  <pic:blipFill>
                    <a:blip r:embed="rId926">
                      <a:extLst>
                        <a:ext uri="{28A0092B-C50C-407E-A947-70E740481C1C}">
                          <a14:useLocalDpi xmlns:a14="http://schemas.microsoft.com/office/drawing/2010/main" val="0"/>
                        </a:ext>
                      </a:extLst>
                    </a:blip>
                    <a:stretch>
                      <a:fillRect/>
                    </a:stretch>
                  </pic:blipFill>
                  <pic:spPr>
                    <a:xfrm>
                      <a:off x="0" y="0"/>
                      <a:ext cx="2548800" cy="1422000"/>
                    </a:xfrm>
                    <a:prstGeom prst="rect">
                      <a:avLst/>
                    </a:prstGeom>
                    <a:ln>
                      <a:solidFill>
                        <a:schemeClr val="accent1"/>
                      </a:solidFill>
                    </a:ln>
                  </pic:spPr>
                </pic:pic>
              </a:graphicData>
            </a:graphic>
          </wp:inline>
        </w:drawing>
      </w:r>
    </w:p>
    <w:p w14:paraId="42B5AF07" w14:textId="7755EDBE"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98</w:t>
      </w:r>
      <w:r w:rsidRPr="00D90E4F">
        <w:fldChar w:fldCharType="end"/>
      </w:r>
    </w:p>
    <w:p w14:paraId="4F086CDE" w14:textId="77777777" w:rsidR="00455E57" w:rsidRPr="00D90E4F" w:rsidRDefault="00455E57" w:rsidP="00455E57">
      <w:r w:rsidRPr="00D90E4F">
        <w:lastRenderedPageBreak/>
        <w:t xml:space="preserve">If you answer yes then the CNC-file will be created. </w:t>
      </w:r>
      <w:r w:rsidRPr="00D90E4F">
        <w:br/>
        <w:t>Note! It can have some problem with some dimensions.</w:t>
      </w:r>
    </w:p>
    <w:p w14:paraId="11456BE0" w14:textId="77777777" w:rsidR="00455E57" w:rsidRPr="00D90E4F" w:rsidRDefault="00455E57" w:rsidP="00455E57"/>
    <w:p w14:paraId="2F482114" w14:textId="77777777" w:rsidR="00455E57" w:rsidRPr="00D90E4F" w:rsidRDefault="00455E57" w:rsidP="00455E57">
      <w:pPr>
        <w:pStyle w:val="Rubrik2"/>
      </w:pPr>
      <w:r w:rsidRPr="00D90E4F">
        <w:t xml:space="preserve"> </w:t>
      </w:r>
      <w:bookmarkStart w:id="1025" w:name="_Toc129002908"/>
      <w:bookmarkStart w:id="1026" w:name="_Toc229474915"/>
      <w:r w:rsidRPr="00D90E4F">
        <w:t>CAD</w:t>
      </w:r>
      <w:bookmarkEnd w:id="1025"/>
      <w:bookmarkEnd w:id="1026"/>
    </w:p>
    <w:p w14:paraId="7D29D8A6" w14:textId="77777777" w:rsidR="00455E57" w:rsidRPr="00D90E4F" w:rsidRDefault="00455E57" w:rsidP="00455E57">
      <w:pPr>
        <w:keepNext/>
      </w:pPr>
      <w:r w:rsidRPr="00D90E4F">
        <w:rPr>
          <w:noProof/>
        </w:rPr>
        <w:drawing>
          <wp:inline distT="0" distB="0" distL="0" distR="0" wp14:anchorId="7FF56E88" wp14:editId="059E481A">
            <wp:extent cx="4899600" cy="1159200"/>
            <wp:effectExtent l="0" t="0" r="0" b="3175"/>
            <wp:docPr id="19572" name="Bildobjekt 19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117.png"/>
                    <pic:cNvPicPr/>
                  </pic:nvPicPr>
                  <pic:blipFill>
                    <a:blip r:embed="rId927">
                      <a:extLst>
                        <a:ext uri="{28A0092B-C50C-407E-A947-70E740481C1C}">
                          <a14:useLocalDpi xmlns:a14="http://schemas.microsoft.com/office/drawing/2010/main" val="0"/>
                        </a:ext>
                      </a:extLst>
                    </a:blip>
                    <a:stretch>
                      <a:fillRect/>
                    </a:stretch>
                  </pic:blipFill>
                  <pic:spPr>
                    <a:xfrm>
                      <a:off x="0" y="0"/>
                      <a:ext cx="4899600" cy="1159200"/>
                    </a:xfrm>
                    <a:prstGeom prst="rect">
                      <a:avLst/>
                    </a:prstGeom>
                  </pic:spPr>
                </pic:pic>
              </a:graphicData>
            </a:graphic>
          </wp:inline>
        </w:drawing>
      </w:r>
    </w:p>
    <w:p w14:paraId="49695715" w14:textId="4303AD03"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99</w:t>
      </w:r>
      <w:r w:rsidRPr="00D90E4F">
        <w:fldChar w:fldCharType="end"/>
      </w:r>
    </w:p>
    <w:p w14:paraId="693EA75A" w14:textId="77777777" w:rsidR="00455E57" w:rsidRPr="00D90E4F" w:rsidRDefault="00455E57" w:rsidP="00455E57">
      <w:r w:rsidRPr="00D90E4F">
        <w:t>Sometimes it’s necessary to draw vector objects on the model to be able to generate curves that can generate toolpath.</w:t>
      </w:r>
    </w:p>
    <w:p w14:paraId="23A72906" w14:textId="77777777" w:rsidR="00455E57" w:rsidRPr="00D90E4F" w:rsidRDefault="00455E57" w:rsidP="00455E57">
      <w:pPr>
        <w:pStyle w:val="Rubrik3"/>
      </w:pPr>
      <w:bookmarkStart w:id="1027" w:name="_Toc434301450"/>
      <w:bookmarkStart w:id="1028" w:name="_Toc444448695"/>
      <w:bookmarkStart w:id="1029" w:name="_Toc129002909"/>
      <w:r w:rsidRPr="00D90E4F">
        <w:t>Line</w:t>
      </w:r>
      <w:bookmarkEnd w:id="1027"/>
      <w:bookmarkEnd w:id="1028"/>
      <w:bookmarkEnd w:id="1029"/>
    </w:p>
    <w:p w14:paraId="5EDD9249" w14:textId="77777777" w:rsidR="00455E57" w:rsidRPr="00D90E4F" w:rsidRDefault="00455E57" w:rsidP="00455E57">
      <w:r w:rsidRPr="00D90E4F">
        <w:t>In this case it’s necessary to make a line to be able to make a curve that describe the bottom geometry</w:t>
      </w:r>
    </w:p>
    <w:p w14:paraId="7541E2D1" w14:textId="77777777" w:rsidR="00455E57" w:rsidRPr="00D90E4F" w:rsidRDefault="00455E57" w:rsidP="00455E57">
      <w:pPr>
        <w:keepNext/>
      </w:pPr>
      <w:r w:rsidRPr="00D90E4F">
        <w:rPr>
          <w:noProof/>
        </w:rPr>
        <w:drawing>
          <wp:inline distT="0" distB="0" distL="0" distR="0" wp14:anchorId="2440C81E" wp14:editId="6449E2FD">
            <wp:extent cx="3294000" cy="1216800"/>
            <wp:effectExtent l="0" t="0" r="1905" b="2540"/>
            <wp:docPr id="19573" name="Bildobjekt 19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18.png"/>
                    <pic:cNvPicPr/>
                  </pic:nvPicPr>
                  <pic:blipFill>
                    <a:blip r:embed="rId928">
                      <a:extLst>
                        <a:ext uri="{28A0092B-C50C-407E-A947-70E740481C1C}">
                          <a14:useLocalDpi xmlns:a14="http://schemas.microsoft.com/office/drawing/2010/main" val="0"/>
                        </a:ext>
                      </a:extLst>
                    </a:blip>
                    <a:stretch>
                      <a:fillRect/>
                    </a:stretch>
                  </pic:blipFill>
                  <pic:spPr>
                    <a:xfrm>
                      <a:off x="0" y="0"/>
                      <a:ext cx="3294000" cy="1216800"/>
                    </a:xfrm>
                    <a:prstGeom prst="rect">
                      <a:avLst/>
                    </a:prstGeom>
                  </pic:spPr>
                </pic:pic>
              </a:graphicData>
            </a:graphic>
          </wp:inline>
        </w:drawing>
      </w:r>
    </w:p>
    <w:p w14:paraId="7BA76621" w14:textId="44B5B3C1"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100</w:t>
      </w:r>
      <w:r w:rsidRPr="00D90E4F">
        <w:fldChar w:fldCharType="end"/>
      </w:r>
    </w:p>
    <w:p w14:paraId="60060A14" w14:textId="77777777" w:rsidR="00455E57" w:rsidRPr="00D90E4F" w:rsidRDefault="00455E57" w:rsidP="00455E57">
      <w:pPr>
        <w:pStyle w:val="Rubrik3"/>
      </w:pPr>
      <w:bookmarkStart w:id="1030" w:name="_Toc434301451"/>
      <w:bookmarkStart w:id="1031" w:name="_Toc444448696"/>
      <w:bookmarkStart w:id="1032" w:name="_Toc129002910"/>
      <w:r w:rsidRPr="00D90E4F">
        <w:t>Arc</w:t>
      </w:r>
      <w:bookmarkEnd w:id="1030"/>
      <w:bookmarkEnd w:id="1031"/>
      <w:bookmarkEnd w:id="1032"/>
    </w:p>
    <w:p w14:paraId="62BD987A" w14:textId="77777777" w:rsidR="00455E57" w:rsidRPr="00D90E4F" w:rsidRDefault="00455E57" w:rsidP="00455E57">
      <w:r w:rsidRPr="00D90E4F">
        <w:t>In this case it’s necessary to add an arc to be able to generate a correct curve.</w:t>
      </w:r>
    </w:p>
    <w:p w14:paraId="1E8F59C9" w14:textId="77777777" w:rsidR="00455E57" w:rsidRPr="00D90E4F" w:rsidRDefault="00455E57" w:rsidP="00455E57">
      <w:pPr>
        <w:keepNext/>
      </w:pPr>
      <w:r w:rsidRPr="00D90E4F">
        <w:rPr>
          <w:noProof/>
        </w:rPr>
        <w:drawing>
          <wp:inline distT="0" distB="0" distL="0" distR="0" wp14:anchorId="0195F7AE" wp14:editId="714B73AC">
            <wp:extent cx="3060000" cy="1767600"/>
            <wp:effectExtent l="0" t="0" r="7620" b="4445"/>
            <wp:docPr id="19574" name="Bildobjekt 19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19.png"/>
                    <pic:cNvPicPr/>
                  </pic:nvPicPr>
                  <pic:blipFill>
                    <a:blip r:embed="rId929">
                      <a:extLst>
                        <a:ext uri="{28A0092B-C50C-407E-A947-70E740481C1C}">
                          <a14:useLocalDpi xmlns:a14="http://schemas.microsoft.com/office/drawing/2010/main" val="0"/>
                        </a:ext>
                      </a:extLst>
                    </a:blip>
                    <a:stretch>
                      <a:fillRect/>
                    </a:stretch>
                  </pic:blipFill>
                  <pic:spPr>
                    <a:xfrm>
                      <a:off x="0" y="0"/>
                      <a:ext cx="3060000" cy="1767600"/>
                    </a:xfrm>
                    <a:prstGeom prst="rect">
                      <a:avLst/>
                    </a:prstGeom>
                  </pic:spPr>
                </pic:pic>
              </a:graphicData>
            </a:graphic>
          </wp:inline>
        </w:drawing>
      </w:r>
    </w:p>
    <w:p w14:paraId="7C744936" w14:textId="118F2215"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101</w:t>
      </w:r>
      <w:r w:rsidRPr="00D90E4F">
        <w:fldChar w:fldCharType="end"/>
      </w:r>
    </w:p>
    <w:p w14:paraId="14298A9D" w14:textId="77777777" w:rsidR="00455E57" w:rsidRPr="00D90E4F" w:rsidRDefault="00455E57" w:rsidP="00455E57">
      <w:pPr>
        <w:pStyle w:val="Rubrik3"/>
      </w:pPr>
      <w:bookmarkStart w:id="1033" w:name="_Toc434301452"/>
      <w:bookmarkStart w:id="1034" w:name="_Toc444448697"/>
      <w:bookmarkStart w:id="1035" w:name="_Toc129002911"/>
      <w:r w:rsidRPr="00D90E4F">
        <w:t>Circle</w:t>
      </w:r>
      <w:bookmarkEnd w:id="1033"/>
      <w:bookmarkEnd w:id="1034"/>
      <w:bookmarkEnd w:id="1035"/>
    </w:p>
    <w:p w14:paraId="18B77564" w14:textId="77777777" w:rsidR="00455E57" w:rsidRPr="00D90E4F" w:rsidRDefault="00455E57" w:rsidP="00455E57">
      <w:r w:rsidRPr="00D90E4F">
        <w:t>In this case you can add two circles that describe the round chamfered hole.</w:t>
      </w:r>
    </w:p>
    <w:p w14:paraId="511F3453" w14:textId="77777777" w:rsidR="00455E57" w:rsidRPr="00D90E4F" w:rsidRDefault="00455E57" w:rsidP="00455E57">
      <w:pPr>
        <w:keepNext/>
      </w:pPr>
      <w:r w:rsidRPr="00D90E4F">
        <w:rPr>
          <w:noProof/>
        </w:rPr>
        <w:drawing>
          <wp:inline distT="0" distB="0" distL="0" distR="0" wp14:anchorId="76A186CB" wp14:editId="2DBD021F">
            <wp:extent cx="3121200" cy="1555200"/>
            <wp:effectExtent l="0" t="0" r="3175" b="6985"/>
            <wp:docPr id="19575" name="Bildobjekt 19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20.png"/>
                    <pic:cNvPicPr/>
                  </pic:nvPicPr>
                  <pic:blipFill>
                    <a:blip r:embed="rId930">
                      <a:extLst>
                        <a:ext uri="{28A0092B-C50C-407E-A947-70E740481C1C}">
                          <a14:useLocalDpi xmlns:a14="http://schemas.microsoft.com/office/drawing/2010/main" val="0"/>
                        </a:ext>
                      </a:extLst>
                    </a:blip>
                    <a:stretch>
                      <a:fillRect/>
                    </a:stretch>
                  </pic:blipFill>
                  <pic:spPr>
                    <a:xfrm>
                      <a:off x="0" y="0"/>
                      <a:ext cx="3121200" cy="1555200"/>
                    </a:xfrm>
                    <a:prstGeom prst="rect">
                      <a:avLst/>
                    </a:prstGeom>
                  </pic:spPr>
                </pic:pic>
              </a:graphicData>
            </a:graphic>
          </wp:inline>
        </w:drawing>
      </w:r>
    </w:p>
    <w:p w14:paraId="35273A6E" w14:textId="5024ED1E"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102</w:t>
      </w:r>
      <w:r w:rsidRPr="00D90E4F">
        <w:fldChar w:fldCharType="end"/>
      </w:r>
    </w:p>
    <w:p w14:paraId="3CF9657A" w14:textId="77777777" w:rsidR="00455E57" w:rsidRPr="00D90E4F" w:rsidRDefault="00455E57" w:rsidP="00455E57">
      <w:pPr>
        <w:pStyle w:val="Rubrik3"/>
      </w:pPr>
      <w:bookmarkStart w:id="1036" w:name="_Toc434301453"/>
      <w:bookmarkStart w:id="1037" w:name="_Toc444448698"/>
      <w:bookmarkStart w:id="1038" w:name="_Toc129002912"/>
      <w:r w:rsidRPr="00D90E4F">
        <w:lastRenderedPageBreak/>
        <w:t>Extend</w:t>
      </w:r>
      <w:bookmarkEnd w:id="1036"/>
      <w:bookmarkEnd w:id="1037"/>
      <w:bookmarkEnd w:id="1038"/>
    </w:p>
    <w:p w14:paraId="46B6D927" w14:textId="77777777" w:rsidR="00455E57" w:rsidRPr="00D90E4F" w:rsidRDefault="00455E57" w:rsidP="00455E57">
      <w:r w:rsidRPr="00D90E4F">
        <w:t>With this command you can extend an edge. If you start the command and click on an edge you get following message:</w:t>
      </w:r>
    </w:p>
    <w:p w14:paraId="6FB59338" w14:textId="77777777" w:rsidR="00455E57" w:rsidRPr="00D90E4F" w:rsidRDefault="00455E57" w:rsidP="00455E57">
      <w:pPr>
        <w:rPr>
          <w:b/>
        </w:rPr>
      </w:pPr>
      <w:r w:rsidRPr="00D90E4F">
        <w:rPr>
          <w:b/>
        </w:rPr>
        <w:t>Select surface &lt;Specify distance&gt;</w:t>
      </w:r>
    </w:p>
    <w:p w14:paraId="23DDB452" w14:textId="77777777" w:rsidR="00455E57" w:rsidRPr="00D90E4F" w:rsidRDefault="00455E57" w:rsidP="00455E57">
      <w:r w:rsidRPr="00D90E4F">
        <w:t>If you press space or enter you can enter the length to extend</w:t>
      </w:r>
    </w:p>
    <w:p w14:paraId="0B5B73B3" w14:textId="77777777" w:rsidR="00455E57" w:rsidRPr="00D90E4F" w:rsidRDefault="00455E57" w:rsidP="00455E57">
      <w:pPr>
        <w:keepNext/>
      </w:pPr>
      <w:r w:rsidRPr="00D90E4F">
        <w:rPr>
          <w:noProof/>
        </w:rPr>
        <w:drawing>
          <wp:inline distT="0" distB="0" distL="0" distR="0" wp14:anchorId="47073A26" wp14:editId="7B4EAA4E">
            <wp:extent cx="2048400" cy="903600"/>
            <wp:effectExtent l="19050" t="19050" r="9525" b="11430"/>
            <wp:docPr id="19576" name="Bildobjekt 19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29.png"/>
                    <pic:cNvPicPr/>
                  </pic:nvPicPr>
                  <pic:blipFill>
                    <a:blip r:embed="rId931">
                      <a:extLst>
                        <a:ext uri="{28A0092B-C50C-407E-A947-70E740481C1C}">
                          <a14:useLocalDpi xmlns:a14="http://schemas.microsoft.com/office/drawing/2010/main" val="0"/>
                        </a:ext>
                      </a:extLst>
                    </a:blip>
                    <a:stretch>
                      <a:fillRect/>
                    </a:stretch>
                  </pic:blipFill>
                  <pic:spPr>
                    <a:xfrm>
                      <a:off x="0" y="0"/>
                      <a:ext cx="2048400" cy="903600"/>
                    </a:xfrm>
                    <a:prstGeom prst="rect">
                      <a:avLst/>
                    </a:prstGeom>
                    <a:ln>
                      <a:solidFill>
                        <a:schemeClr val="accent1"/>
                      </a:solidFill>
                    </a:ln>
                  </pic:spPr>
                </pic:pic>
              </a:graphicData>
            </a:graphic>
          </wp:inline>
        </w:drawing>
      </w:r>
    </w:p>
    <w:p w14:paraId="4E725F8F" w14:textId="53F3E3A1"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103</w:t>
      </w:r>
      <w:r w:rsidRPr="00D90E4F">
        <w:fldChar w:fldCharType="end"/>
      </w:r>
    </w:p>
    <w:p w14:paraId="14C8E05F" w14:textId="77777777" w:rsidR="00455E57" w:rsidRPr="00D90E4F" w:rsidRDefault="00455E57" w:rsidP="00455E57">
      <w:r w:rsidRPr="00D90E4F">
        <w:t>You can also click on a surface and the edge will be extended to that surface.</w:t>
      </w:r>
    </w:p>
    <w:p w14:paraId="795453CE" w14:textId="77777777" w:rsidR="00455E57" w:rsidRPr="00D90E4F" w:rsidRDefault="00455E57" w:rsidP="00455E57">
      <w:pPr>
        <w:keepNext/>
      </w:pPr>
      <w:r w:rsidRPr="00D90E4F">
        <w:rPr>
          <w:noProof/>
        </w:rPr>
        <w:drawing>
          <wp:inline distT="0" distB="0" distL="0" distR="0" wp14:anchorId="13E85EC3" wp14:editId="54880C05">
            <wp:extent cx="4140000" cy="1695600"/>
            <wp:effectExtent l="0" t="0" r="0" b="0"/>
            <wp:docPr id="19577" name="Bildobjekt 1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128.png"/>
                    <pic:cNvPicPr/>
                  </pic:nvPicPr>
                  <pic:blipFill>
                    <a:blip r:embed="rId932">
                      <a:extLst>
                        <a:ext uri="{28A0092B-C50C-407E-A947-70E740481C1C}">
                          <a14:useLocalDpi xmlns:a14="http://schemas.microsoft.com/office/drawing/2010/main" val="0"/>
                        </a:ext>
                      </a:extLst>
                    </a:blip>
                    <a:stretch>
                      <a:fillRect/>
                    </a:stretch>
                  </pic:blipFill>
                  <pic:spPr>
                    <a:xfrm>
                      <a:off x="0" y="0"/>
                      <a:ext cx="4140000" cy="1695600"/>
                    </a:xfrm>
                    <a:prstGeom prst="rect">
                      <a:avLst/>
                    </a:prstGeom>
                  </pic:spPr>
                </pic:pic>
              </a:graphicData>
            </a:graphic>
          </wp:inline>
        </w:drawing>
      </w:r>
    </w:p>
    <w:p w14:paraId="332007FD" w14:textId="6650DFFD"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104</w:t>
      </w:r>
      <w:r w:rsidRPr="00D90E4F">
        <w:fldChar w:fldCharType="end"/>
      </w:r>
    </w:p>
    <w:p w14:paraId="6EDF3C04" w14:textId="77777777" w:rsidR="00455E57" w:rsidRPr="00D90E4F" w:rsidRDefault="00455E57" w:rsidP="00455E57">
      <w:r w:rsidRPr="00D90E4F">
        <w:t>If you selected the edge (A), then you pick on the surface (B) and the line will be extended to (C)</w:t>
      </w:r>
    </w:p>
    <w:p w14:paraId="050E4DC2" w14:textId="77777777" w:rsidR="00455E57" w:rsidRPr="00D90E4F" w:rsidRDefault="00455E57" w:rsidP="00455E57">
      <w:pPr>
        <w:pStyle w:val="Rubrik3"/>
      </w:pPr>
      <w:bookmarkStart w:id="1039" w:name="_Toc434301454"/>
      <w:bookmarkStart w:id="1040" w:name="_Toc444448699"/>
      <w:bookmarkStart w:id="1041" w:name="_Toc129002913"/>
      <w:r w:rsidRPr="00D90E4F">
        <w:t>Project</w:t>
      </w:r>
      <w:bookmarkEnd w:id="1039"/>
      <w:bookmarkEnd w:id="1040"/>
      <w:bookmarkEnd w:id="1041"/>
    </w:p>
    <w:p w14:paraId="10C9B8F6" w14:textId="77777777" w:rsidR="00455E57" w:rsidRPr="00D90E4F" w:rsidRDefault="00455E57" w:rsidP="00455E57">
      <w:r w:rsidRPr="00D90E4F">
        <w:t>With the project command you can project an edge to a flat surface.</w:t>
      </w:r>
    </w:p>
    <w:p w14:paraId="25C972A9" w14:textId="77777777" w:rsidR="00455E57" w:rsidRPr="00D90E4F" w:rsidRDefault="00455E57" w:rsidP="00455E57">
      <w:pPr>
        <w:keepNext/>
      </w:pPr>
      <w:r w:rsidRPr="00D90E4F">
        <w:rPr>
          <w:noProof/>
        </w:rPr>
        <w:drawing>
          <wp:inline distT="0" distB="0" distL="0" distR="0" wp14:anchorId="024209F7" wp14:editId="3A84FCA8">
            <wp:extent cx="4636800" cy="1317600"/>
            <wp:effectExtent l="0" t="0" r="0" b="0"/>
            <wp:docPr id="19578" name="Bildobjekt 19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130.png"/>
                    <pic:cNvPicPr/>
                  </pic:nvPicPr>
                  <pic:blipFill>
                    <a:blip r:embed="rId933">
                      <a:extLst>
                        <a:ext uri="{28A0092B-C50C-407E-A947-70E740481C1C}">
                          <a14:useLocalDpi xmlns:a14="http://schemas.microsoft.com/office/drawing/2010/main" val="0"/>
                        </a:ext>
                      </a:extLst>
                    </a:blip>
                    <a:stretch>
                      <a:fillRect/>
                    </a:stretch>
                  </pic:blipFill>
                  <pic:spPr>
                    <a:xfrm>
                      <a:off x="0" y="0"/>
                      <a:ext cx="4636800" cy="1317600"/>
                    </a:xfrm>
                    <a:prstGeom prst="rect">
                      <a:avLst/>
                    </a:prstGeom>
                  </pic:spPr>
                </pic:pic>
              </a:graphicData>
            </a:graphic>
          </wp:inline>
        </w:drawing>
      </w:r>
    </w:p>
    <w:p w14:paraId="3C408733" w14:textId="369F9A4B"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105</w:t>
      </w:r>
      <w:r w:rsidRPr="00D90E4F">
        <w:fldChar w:fldCharType="end"/>
      </w:r>
    </w:p>
    <w:p w14:paraId="128F8626" w14:textId="77777777" w:rsidR="00455E57" w:rsidRPr="00D90E4F" w:rsidRDefault="00455E57" w:rsidP="00455E57">
      <w:r w:rsidRPr="00D90E4F">
        <w:t>If you select (A) then click on surface (B) then the extra edges (C) will be created.</w:t>
      </w:r>
    </w:p>
    <w:p w14:paraId="271A1262" w14:textId="77777777" w:rsidR="00455E57" w:rsidRPr="00D90E4F" w:rsidRDefault="00455E57" w:rsidP="00455E57">
      <w:pPr>
        <w:pStyle w:val="Rubrik3"/>
      </w:pPr>
      <w:bookmarkStart w:id="1042" w:name="_Toc434301455"/>
      <w:bookmarkStart w:id="1043" w:name="_Toc444448700"/>
      <w:bookmarkStart w:id="1044" w:name="_Toc129002914"/>
      <w:r w:rsidRPr="00D90E4F">
        <w:t>Fillet zero</w:t>
      </w:r>
      <w:bookmarkEnd w:id="1042"/>
      <w:bookmarkEnd w:id="1043"/>
      <w:bookmarkEnd w:id="1044"/>
    </w:p>
    <w:p w14:paraId="2E400462" w14:textId="77777777" w:rsidR="00455E57" w:rsidRPr="00D90E4F" w:rsidRDefault="00455E57" w:rsidP="00455E57">
      <w:r w:rsidRPr="00D90E4F">
        <w:t>With this command you can extend two edges to its closest position.</w:t>
      </w:r>
    </w:p>
    <w:p w14:paraId="68F4E1B7" w14:textId="77777777" w:rsidR="00455E57" w:rsidRPr="00D90E4F" w:rsidRDefault="00455E57" w:rsidP="00455E57">
      <w:pPr>
        <w:keepNext/>
      </w:pPr>
      <w:r w:rsidRPr="00D90E4F">
        <w:rPr>
          <w:noProof/>
        </w:rPr>
        <w:drawing>
          <wp:inline distT="0" distB="0" distL="0" distR="0" wp14:anchorId="1ADD8E28" wp14:editId="60D02119">
            <wp:extent cx="4370400" cy="1728000"/>
            <wp:effectExtent l="0" t="0" r="0" b="5715"/>
            <wp:docPr id="19579" name="Bildobjekt 1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31.png"/>
                    <pic:cNvPicPr/>
                  </pic:nvPicPr>
                  <pic:blipFill>
                    <a:blip r:embed="rId934" cstate="print">
                      <a:extLst>
                        <a:ext uri="{28A0092B-C50C-407E-A947-70E740481C1C}">
                          <a14:useLocalDpi xmlns:a14="http://schemas.microsoft.com/office/drawing/2010/main" val="0"/>
                        </a:ext>
                      </a:extLst>
                    </a:blip>
                    <a:stretch>
                      <a:fillRect/>
                    </a:stretch>
                  </pic:blipFill>
                  <pic:spPr>
                    <a:xfrm>
                      <a:off x="0" y="0"/>
                      <a:ext cx="4370400" cy="1728000"/>
                    </a:xfrm>
                    <a:prstGeom prst="rect">
                      <a:avLst/>
                    </a:prstGeom>
                  </pic:spPr>
                </pic:pic>
              </a:graphicData>
            </a:graphic>
          </wp:inline>
        </w:drawing>
      </w:r>
    </w:p>
    <w:p w14:paraId="15841993" w14:textId="4C32F14E"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106</w:t>
      </w:r>
      <w:r w:rsidRPr="00D90E4F">
        <w:fldChar w:fldCharType="end"/>
      </w:r>
    </w:p>
    <w:p w14:paraId="07D5EC0E" w14:textId="77777777" w:rsidR="00455E57" w:rsidRPr="00D90E4F" w:rsidRDefault="00455E57" w:rsidP="00455E57">
      <w:r w:rsidRPr="00D90E4F">
        <w:t>If you select edges (A) and (B) then they will be extended to point (C).</w:t>
      </w:r>
    </w:p>
    <w:p w14:paraId="34CD8BC9" w14:textId="77777777" w:rsidR="00455E57" w:rsidRPr="00D90E4F" w:rsidRDefault="00455E57" w:rsidP="00455E57">
      <w:pPr>
        <w:pStyle w:val="Rubrik3"/>
      </w:pPr>
      <w:bookmarkStart w:id="1045" w:name="_Toc434301456"/>
      <w:bookmarkStart w:id="1046" w:name="_Toc444448701"/>
      <w:bookmarkStart w:id="1047" w:name="_Toc129002915"/>
      <w:r w:rsidRPr="00D90E4F">
        <w:t>Move</w:t>
      </w:r>
      <w:bookmarkEnd w:id="1045"/>
      <w:bookmarkEnd w:id="1046"/>
      <w:bookmarkEnd w:id="1047"/>
    </w:p>
    <w:p w14:paraId="4C78686C" w14:textId="77777777" w:rsidR="00455E57" w:rsidRPr="00D90E4F" w:rsidRDefault="00455E57" w:rsidP="00455E57">
      <w:r w:rsidRPr="00D90E4F">
        <w:t>With this command you can move other object that you have created by other Draw command.</w:t>
      </w:r>
    </w:p>
    <w:p w14:paraId="424ADF3C" w14:textId="77777777" w:rsidR="00455E57" w:rsidRPr="00D90E4F" w:rsidRDefault="00455E57" w:rsidP="00455E57">
      <w:pPr>
        <w:keepNext/>
      </w:pPr>
      <w:r w:rsidRPr="00D90E4F">
        <w:rPr>
          <w:noProof/>
        </w:rPr>
        <w:lastRenderedPageBreak/>
        <w:drawing>
          <wp:inline distT="0" distB="0" distL="0" distR="0" wp14:anchorId="52BAEA26" wp14:editId="67B5919D">
            <wp:extent cx="2484000" cy="1821600"/>
            <wp:effectExtent l="19050" t="19050" r="12065" b="26670"/>
            <wp:docPr id="19580" name="Bildobjekt 19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32.png"/>
                    <pic:cNvPicPr/>
                  </pic:nvPicPr>
                  <pic:blipFill>
                    <a:blip r:embed="rId935">
                      <a:extLst>
                        <a:ext uri="{28A0092B-C50C-407E-A947-70E740481C1C}">
                          <a14:useLocalDpi xmlns:a14="http://schemas.microsoft.com/office/drawing/2010/main" val="0"/>
                        </a:ext>
                      </a:extLst>
                    </a:blip>
                    <a:stretch>
                      <a:fillRect/>
                    </a:stretch>
                  </pic:blipFill>
                  <pic:spPr>
                    <a:xfrm>
                      <a:off x="0" y="0"/>
                      <a:ext cx="2484000" cy="1821600"/>
                    </a:xfrm>
                    <a:prstGeom prst="rect">
                      <a:avLst/>
                    </a:prstGeom>
                    <a:ln>
                      <a:solidFill>
                        <a:schemeClr val="accent1"/>
                      </a:solidFill>
                    </a:ln>
                  </pic:spPr>
                </pic:pic>
              </a:graphicData>
            </a:graphic>
          </wp:inline>
        </w:drawing>
      </w:r>
    </w:p>
    <w:p w14:paraId="4D62DF22" w14:textId="532FAE35"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107</w:t>
      </w:r>
      <w:r w:rsidRPr="00D90E4F">
        <w:fldChar w:fldCharType="end"/>
      </w:r>
    </w:p>
    <w:p w14:paraId="6516E920" w14:textId="77777777" w:rsidR="00455E57" w:rsidRPr="00D90E4F" w:rsidRDefault="00455E57" w:rsidP="00455E57">
      <w:r w:rsidRPr="00D90E4F">
        <w:t>Select the edges and enter the distance to move and then press Apply. By using the arrows up and down you can move the edge to the zero plane or the highest point of the model</w:t>
      </w:r>
    </w:p>
    <w:p w14:paraId="3AFA5F4B" w14:textId="77777777" w:rsidR="00455E57" w:rsidRPr="00D90E4F" w:rsidRDefault="00455E57" w:rsidP="00455E57">
      <w:pPr>
        <w:pStyle w:val="Rubrik3"/>
      </w:pPr>
      <w:bookmarkStart w:id="1048" w:name="_Toc434301457"/>
      <w:bookmarkStart w:id="1049" w:name="_Toc444448702"/>
      <w:bookmarkStart w:id="1050" w:name="_Toc129002916"/>
      <w:r w:rsidRPr="00D90E4F">
        <w:t>Delete</w:t>
      </w:r>
      <w:bookmarkEnd w:id="1048"/>
      <w:bookmarkEnd w:id="1049"/>
      <w:bookmarkEnd w:id="1050"/>
    </w:p>
    <w:p w14:paraId="3226A4F3" w14:textId="77777777" w:rsidR="00455E57" w:rsidRPr="00D90E4F" w:rsidRDefault="00455E57" w:rsidP="00455E57">
      <w:r w:rsidRPr="00D90E4F">
        <w:t>By this command you can delete edges that you have created by other draw command.</w:t>
      </w:r>
    </w:p>
    <w:p w14:paraId="0F92DCEA" w14:textId="77777777" w:rsidR="00455E57" w:rsidRPr="00D90E4F" w:rsidRDefault="00455E57" w:rsidP="00455E57">
      <w:pPr>
        <w:keepNext/>
      </w:pPr>
      <w:r w:rsidRPr="00D90E4F">
        <w:rPr>
          <w:noProof/>
        </w:rPr>
        <w:drawing>
          <wp:inline distT="0" distB="0" distL="0" distR="0" wp14:anchorId="3BA01DC2" wp14:editId="08A280A2">
            <wp:extent cx="1688400" cy="921600"/>
            <wp:effectExtent l="19050" t="19050" r="26670" b="12065"/>
            <wp:docPr id="19581" name="Bildobjekt 19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33.png"/>
                    <pic:cNvPicPr/>
                  </pic:nvPicPr>
                  <pic:blipFill>
                    <a:blip r:embed="rId936">
                      <a:extLst>
                        <a:ext uri="{28A0092B-C50C-407E-A947-70E740481C1C}">
                          <a14:useLocalDpi xmlns:a14="http://schemas.microsoft.com/office/drawing/2010/main" val="0"/>
                        </a:ext>
                      </a:extLst>
                    </a:blip>
                    <a:stretch>
                      <a:fillRect/>
                    </a:stretch>
                  </pic:blipFill>
                  <pic:spPr>
                    <a:xfrm>
                      <a:off x="0" y="0"/>
                      <a:ext cx="1688400" cy="921600"/>
                    </a:xfrm>
                    <a:prstGeom prst="rect">
                      <a:avLst/>
                    </a:prstGeom>
                    <a:ln>
                      <a:solidFill>
                        <a:schemeClr val="accent1"/>
                      </a:solidFill>
                    </a:ln>
                  </pic:spPr>
                </pic:pic>
              </a:graphicData>
            </a:graphic>
          </wp:inline>
        </w:drawing>
      </w:r>
    </w:p>
    <w:p w14:paraId="1031C04C" w14:textId="222AFB6A" w:rsidR="00455E57" w:rsidRPr="00D90E4F" w:rsidRDefault="00455E57" w:rsidP="00455E5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108</w:t>
      </w:r>
      <w:r w:rsidRPr="00D90E4F">
        <w:fldChar w:fldCharType="end"/>
      </w:r>
    </w:p>
    <w:p w14:paraId="5FAADB6E" w14:textId="77777777" w:rsidR="00455E57" w:rsidRPr="00D90E4F" w:rsidRDefault="00455E57" w:rsidP="00AD7FDA">
      <w:r w:rsidRPr="00D90E4F">
        <w:t>Select the edge and then press the Delete button.</w:t>
      </w:r>
    </w:p>
    <w:p w14:paraId="38B0F12A" w14:textId="77777777" w:rsidR="00385CA2" w:rsidRPr="00D90E4F" w:rsidRDefault="00455E57" w:rsidP="00385CA2">
      <w:pPr>
        <w:pStyle w:val="Rubrik1"/>
      </w:pPr>
      <w:bookmarkStart w:id="1051" w:name="_2D-5X_CAM"/>
      <w:bookmarkStart w:id="1052" w:name="_Toc335636990"/>
      <w:bookmarkStart w:id="1053" w:name="_Toc115697749"/>
      <w:bookmarkStart w:id="1054" w:name="_Toc129002917"/>
      <w:bookmarkStart w:id="1055" w:name="_Toc229474916"/>
      <w:bookmarkEnd w:id="1051"/>
      <w:r w:rsidRPr="00D90E4F">
        <w:lastRenderedPageBreak/>
        <w:t>2D-</w:t>
      </w:r>
      <w:r w:rsidR="00385CA2" w:rsidRPr="00D90E4F">
        <w:t>5X</w:t>
      </w:r>
      <w:bookmarkEnd w:id="1052"/>
      <w:bookmarkEnd w:id="1053"/>
      <w:bookmarkEnd w:id="1054"/>
      <w:bookmarkEnd w:id="1055"/>
    </w:p>
    <w:p w14:paraId="7720A8CD" w14:textId="77777777" w:rsidR="00385CA2" w:rsidRPr="00D90E4F" w:rsidRDefault="00DC33CB" w:rsidP="00DC33CB">
      <w:r w:rsidRPr="00D90E4F">
        <w:t xml:space="preserve">IGEMS </w:t>
      </w:r>
      <w:r w:rsidR="00C47395" w:rsidRPr="00D90E4F">
        <w:t>"</w:t>
      </w:r>
      <w:r w:rsidRPr="00D90E4F">
        <w:t>5X-CAM</w:t>
      </w:r>
      <w:r w:rsidR="00C47395" w:rsidRPr="00D90E4F">
        <w:t>"</w:t>
      </w:r>
      <w:r w:rsidR="00385CA2" w:rsidRPr="00D90E4F">
        <w:t xml:space="preserve"> module provides tools to prepare cutting in a 5</w:t>
      </w:r>
      <w:r w:rsidR="00733861" w:rsidRPr="00D90E4F">
        <w:t>-</w:t>
      </w:r>
      <w:r w:rsidR="00385CA2" w:rsidRPr="00D90E4F">
        <w:t>axis cutting machine. Strategies supported are cutting with fixed or v</w:t>
      </w:r>
      <w:r w:rsidR="00455E57" w:rsidRPr="00D90E4F">
        <w:t>arious angles in flat material using 2D-5X command. This commands can use standard 2D geometry’s as input.</w:t>
      </w:r>
    </w:p>
    <w:p w14:paraId="1AE63FAF" w14:textId="77777777" w:rsidR="004F54F9" w:rsidRPr="00D90E4F" w:rsidRDefault="00043E1A" w:rsidP="00043E1A">
      <w:pPr>
        <w:pStyle w:val="Rubrik3"/>
      </w:pPr>
      <w:bookmarkStart w:id="1056" w:name="_Toc129002920"/>
      <w:r w:rsidRPr="00D90E4F">
        <w:t>Ruled bevel</w:t>
      </w:r>
      <w:bookmarkEnd w:id="1056"/>
    </w:p>
    <w:p w14:paraId="0E25DA18" w14:textId="77777777" w:rsidR="004F54F9" w:rsidRPr="00D90E4F" w:rsidRDefault="004F54F9" w:rsidP="004F54F9">
      <w:r w:rsidRPr="00D90E4F">
        <w:t xml:space="preserve">In </w:t>
      </w:r>
      <w:r w:rsidR="00733861" w:rsidRPr="00D90E4F">
        <w:t>"R</w:t>
      </w:r>
      <w:r w:rsidRPr="00D90E4F">
        <w:t>uled bevel</w:t>
      </w:r>
      <w:r w:rsidR="00733861" w:rsidRPr="00D90E4F">
        <w:t>"</w:t>
      </w:r>
      <w:r w:rsidRPr="00D90E4F">
        <w:t xml:space="preserve"> the bevel par</w:t>
      </w:r>
      <w:r w:rsidR="00733861" w:rsidRPr="00D90E4F">
        <w:t xml:space="preserve">t is </w:t>
      </w:r>
      <w:r w:rsidRPr="00D90E4F">
        <w:t>describe</w:t>
      </w:r>
      <w:r w:rsidR="00733861" w:rsidRPr="00D90E4F">
        <w:t>d</w:t>
      </w:r>
      <w:r w:rsidRPr="00D90E4F">
        <w:t xml:space="preserve"> by a top and bottom geometry. The part contours is always the top. The bottom geometry can be defined by "Other objects" in the "Create" command or by the "Uniform" option in this command</w:t>
      </w:r>
      <w:r w:rsidR="00F807EB" w:rsidRPr="00D90E4F">
        <w:t>.</w:t>
      </w:r>
    </w:p>
    <w:p w14:paraId="5D2C8310" w14:textId="77777777" w:rsidR="004F54F9" w:rsidRPr="00D90E4F" w:rsidRDefault="004F54F9" w:rsidP="004F54F9">
      <w:pPr>
        <w:pStyle w:val="DoNow"/>
      </w:pPr>
      <w:r w:rsidRPr="00D90E4F">
        <w:t xml:space="preserve">Open the file </w:t>
      </w:r>
      <w:r w:rsidR="00114ABB" w:rsidRPr="00D90E4F">
        <w:t xml:space="preserve">sample file </w:t>
      </w:r>
      <w:r w:rsidRPr="00D90E4F">
        <w:t>"FANWHEEL.DIG</w:t>
      </w:r>
      <w:r w:rsidR="00F807EB" w:rsidRPr="00D90E4F">
        <w:t>.</w:t>
      </w:r>
    </w:p>
    <w:p w14:paraId="0FACED6F" w14:textId="77777777" w:rsidR="004F54F9" w:rsidRPr="00D90E4F" w:rsidRDefault="009378B9" w:rsidP="004F54F9">
      <w:pPr>
        <w:keepNext/>
      </w:pPr>
      <w:r w:rsidRPr="00D90E4F">
        <w:rPr>
          <w:noProof/>
        </w:rPr>
        <w:drawing>
          <wp:inline distT="0" distB="0" distL="0" distR="0" wp14:anchorId="0B781158" wp14:editId="183E1DB6">
            <wp:extent cx="1697355" cy="1529080"/>
            <wp:effectExtent l="19050" t="0" r="0" b="0"/>
            <wp:docPr id="19225" name="Bild 19225" descr="Image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25" descr="Image537"/>
                    <pic:cNvPicPr>
                      <a:picLocks noChangeAspect="1" noChangeArrowheads="1"/>
                    </pic:cNvPicPr>
                  </pic:nvPicPr>
                  <pic:blipFill>
                    <a:blip r:embed="rId937" cstate="print"/>
                    <a:srcRect/>
                    <a:stretch>
                      <a:fillRect/>
                    </a:stretch>
                  </pic:blipFill>
                  <pic:spPr bwMode="auto">
                    <a:xfrm>
                      <a:off x="0" y="0"/>
                      <a:ext cx="1697355" cy="1529080"/>
                    </a:xfrm>
                    <a:prstGeom prst="rect">
                      <a:avLst/>
                    </a:prstGeom>
                    <a:noFill/>
                    <a:ln w="9525">
                      <a:noFill/>
                      <a:miter lim="800000"/>
                      <a:headEnd/>
                      <a:tailEnd/>
                    </a:ln>
                  </pic:spPr>
                </pic:pic>
              </a:graphicData>
            </a:graphic>
          </wp:inline>
        </w:drawing>
      </w:r>
    </w:p>
    <w:p w14:paraId="781D6F06" w14:textId="5F3D1F74" w:rsidR="004F54F9" w:rsidRPr="00D90E4F" w:rsidRDefault="004F54F9" w:rsidP="004F54F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109</w:t>
      </w:r>
      <w:r w:rsidR="00BE0559" w:rsidRPr="00D90E4F">
        <w:rPr>
          <w:noProof/>
        </w:rPr>
        <w:fldChar w:fldCharType="end"/>
      </w:r>
    </w:p>
    <w:p w14:paraId="1C391FC2" w14:textId="7965D9A3" w:rsidR="004F54F9" w:rsidRPr="00D90E4F" w:rsidRDefault="00114ABB" w:rsidP="004F54F9">
      <w:r w:rsidRPr="00D90E4F">
        <w:t>Use a material that is about 10 mm thick and c</w:t>
      </w:r>
      <w:r w:rsidR="004F54F9" w:rsidRPr="00D90E4F">
        <w:t>reate a part</w:t>
      </w:r>
      <w:r w:rsidR="00F807EB" w:rsidRPr="00D90E4F">
        <w:t>. S</w:t>
      </w:r>
      <w:r w:rsidR="004F54F9" w:rsidRPr="00D90E4F">
        <w:t xml:space="preserve">elect one of the outside geometries as "Other objects"(see page </w:t>
      </w:r>
      <w:r w:rsidR="00BF11A7" w:rsidRPr="00D90E4F">
        <w:fldChar w:fldCharType="begin"/>
      </w:r>
      <w:r w:rsidR="004F54F9" w:rsidRPr="00D90E4F">
        <w:instrText xml:space="preserve"> PAGEREF _Ref333230227 \h </w:instrText>
      </w:r>
      <w:r w:rsidR="00BF11A7" w:rsidRPr="00D90E4F">
        <w:fldChar w:fldCharType="separate"/>
      </w:r>
      <w:r w:rsidR="00EB6DA4">
        <w:rPr>
          <w:noProof/>
        </w:rPr>
        <w:t>111</w:t>
      </w:r>
      <w:r w:rsidR="00BF11A7" w:rsidRPr="00D90E4F">
        <w:fldChar w:fldCharType="end"/>
      </w:r>
      <w:r w:rsidR="004F54F9" w:rsidRPr="00D90E4F">
        <w:t xml:space="preserve"> for more information).</w:t>
      </w:r>
      <w:r w:rsidRPr="00D90E4F">
        <w:t xml:space="preserve"> </w:t>
      </w:r>
    </w:p>
    <w:p w14:paraId="56842294" w14:textId="77777777" w:rsidR="00043E1A" w:rsidRPr="00D90E4F" w:rsidRDefault="004F54F9" w:rsidP="00043E1A">
      <w:pPr>
        <w:pStyle w:val="DoNow"/>
      </w:pPr>
      <w:r w:rsidRPr="00D90E4F">
        <w:t>Start the command and select the part</w:t>
      </w:r>
      <w:r w:rsidR="00043E1A" w:rsidRPr="00D90E4F">
        <w:t>.</w:t>
      </w:r>
    </w:p>
    <w:p w14:paraId="262F5E16" w14:textId="77777777" w:rsidR="002F1840" w:rsidRPr="00D90E4F" w:rsidRDefault="009378B9" w:rsidP="002F1840">
      <w:pPr>
        <w:keepNext/>
      </w:pPr>
      <w:r w:rsidRPr="00D90E4F">
        <w:rPr>
          <w:noProof/>
        </w:rPr>
        <w:drawing>
          <wp:inline distT="0" distB="0" distL="0" distR="0" wp14:anchorId="22068033" wp14:editId="6E70D707">
            <wp:extent cx="3665220" cy="2699385"/>
            <wp:effectExtent l="19050" t="0" r="0" b="0"/>
            <wp:docPr id="19226" name="Bild 19226" descr="Image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26" descr="Image535"/>
                    <pic:cNvPicPr>
                      <a:picLocks noChangeAspect="1" noChangeArrowheads="1"/>
                    </pic:cNvPicPr>
                  </pic:nvPicPr>
                  <pic:blipFill>
                    <a:blip r:embed="rId938" cstate="print"/>
                    <a:srcRect/>
                    <a:stretch>
                      <a:fillRect/>
                    </a:stretch>
                  </pic:blipFill>
                  <pic:spPr bwMode="auto">
                    <a:xfrm>
                      <a:off x="0" y="0"/>
                      <a:ext cx="3665220" cy="2699385"/>
                    </a:xfrm>
                    <a:prstGeom prst="rect">
                      <a:avLst/>
                    </a:prstGeom>
                    <a:noFill/>
                    <a:ln w="9525">
                      <a:noFill/>
                      <a:miter lim="800000"/>
                      <a:headEnd/>
                      <a:tailEnd/>
                    </a:ln>
                  </pic:spPr>
                </pic:pic>
              </a:graphicData>
            </a:graphic>
          </wp:inline>
        </w:drawing>
      </w:r>
    </w:p>
    <w:p w14:paraId="02392F10" w14:textId="46602BFD" w:rsidR="00043E1A" w:rsidRPr="00D90E4F" w:rsidRDefault="002F1840" w:rsidP="002F1840">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110</w:t>
      </w:r>
      <w:r w:rsidR="00BE0559" w:rsidRPr="00D90E4F">
        <w:rPr>
          <w:noProof/>
        </w:rPr>
        <w:fldChar w:fldCharType="end"/>
      </w:r>
    </w:p>
    <w:p w14:paraId="66CF2DB6" w14:textId="77777777" w:rsidR="003F3196" w:rsidRPr="00D90E4F" w:rsidRDefault="00206EF1" w:rsidP="00C5529E">
      <w:pPr>
        <w:pStyle w:val="Rubrik4"/>
      </w:pPr>
      <w:r w:rsidRPr="00D90E4F">
        <w:t>Add from other object</w:t>
      </w:r>
    </w:p>
    <w:p w14:paraId="3519821A" w14:textId="77777777" w:rsidR="00206EF1" w:rsidRPr="00D90E4F" w:rsidRDefault="009378B9" w:rsidP="00206EF1">
      <w:pPr>
        <w:keepNext/>
      </w:pPr>
      <w:r w:rsidRPr="00D90E4F">
        <w:rPr>
          <w:noProof/>
        </w:rPr>
        <w:drawing>
          <wp:inline distT="0" distB="0" distL="0" distR="0" wp14:anchorId="79F611B7" wp14:editId="70128227">
            <wp:extent cx="1060450" cy="1250950"/>
            <wp:effectExtent l="38100" t="19050" r="25400" b="25400"/>
            <wp:docPr id="19227" name="Bild 19227" descr="Image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27" descr="Image538"/>
                    <pic:cNvPicPr>
                      <a:picLocks noChangeAspect="1" noChangeArrowheads="1"/>
                    </pic:cNvPicPr>
                  </pic:nvPicPr>
                  <pic:blipFill>
                    <a:blip r:embed="rId939" cstate="print"/>
                    <a:srcRect/>
                    <a:stretch>
                      <a:fillRect/>
                    </a:stretch>
                  </pic:blipFill>
                  <pic:spPr bwMode="auto">
                    <a:xfrm>
                      <a:off x="0" y="0"/>
                      <a:ext cx="1060450" cy="1250950"/>
                    </a:xfrm>
                    <a:prstGeom prst="rect">
                      <a:avLst/>
                    </a:prstGeom>
                    <a:noFill/>
                    <a:ln w="6350">
                      <a:solidFill>
                        <a:srgbClr val="000000"/>
                      </a:solidFill>
                      <a:miter lim="800000"/>
                      <a:headEnd/>
                      <a:tailEnd/>
                    </a:ln>
                    <a:effectLst/>
                  </pic:spPr>
                </pic:pic>
              </a:graphicData>
            </a:graphic>
          </wp:inline>
        </w:drawing>
      </w:r>
    </w:p>
    <w:p w14:paraId="2EA0E7E7" w14:textId="2D865E41" w:rsidR="00206EF1" w:rsidRPr="00D90E4F" w:rsidRDefault="00206EF1" w:rsidP="00206EF1">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111</w:t>
      </w:r>
      <w:r w:rsidR="00BE0559" w:rsidRPr="00D90E4F">
        <w:rPr>
          <w:noProof/>
        </w:rPr>
        <w:fldChar w:fldCharType="end"/>
      </w:r>
    </w:p>
    <w:p w14:paraId="6DED5531" w14:textId="77777777" w:rsidR="00206EF1" w:rsidRPr="00D90E4F" w:rsidRDefault="00206EF1" w:rsidP="00206EF1">
      <w:r w:rsidRPr="00D90E4F">
        <w:t>Select the "Add" button and select a point on the top geometry then a point on the bottom geometry.</w:t>
      </w:r>
    </w:p>
    <w:p w14:paraId="44EA358E" w14:textId="77777777" w:rsidR="00A03917" w:rsidRPr="00D90E4F" w:rsidRDefault="009378B9" w:rsidP="00A03917">
      <w:pPr>
        <w:keepNext/>
      </w:pPr>
      <w:r w:rsidRPr="00D90E4F">
        <w:rPr>
          <w:noProof/>
        </w:rPr>
        <w:lastRenderedPageBreak/>
        <w:drawing>
          <wp:inline distT="0" distB="0" distL="0" distR="0" wp14:anchorId="111808EF" wp14:editId="621B688D">
            <wp:extent cx="2092325" cy="1104900"/>
            <wp:effectExtent l="19050" t="0" r="3175" b="0"/>
            <wp:docPr id="19228" name="Bild 19228" descr="Image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28" descr="Image539"/>
                    <pic:cNvPicPr>
                      <a:picLocks noChangeAspect="1" noChangeArrowheads="1"/>
                    </pic:cNvPicPr>
                  </pic:nvPicPr>
                  <pic:blipFill>
                    <a:blip r:embed="rId940" cstate="print"/>
                    <a:srcRect/>
                    <a:stretch>
                      <a:fillRect/>
                    </a:stretch>
                  </pic:blipFill>
                  <pic:spPr bwMode="auto">
                    <a:xfrm>
                      <a:off x="0" y="0"/>
                      <a:ext cx="2092325" cy="1104900"/>
                    </a:xfrm>
                    <a:prstGeom prst="rect">
                      <a:avLst/>
                    </a:prstGeom>
                    <a:noFill/>
                    <a:ln w="9525">
                      <a:noFill/>
                      <a:miter lim="800000"/>
                      <a:headEnd/>
                      <a:tailEnd/>
                    </a:ln>
                  </pic:spPr>
                </pic:pic>
              </a:graphicData>
            </a:graphic>
          </wp:inline>
        </w:drawing>
      </w:r>
    </w:p>
    <w:p w14:paraId="6815730F" w14:textId="0286F34B" w:rsidR="00206EF1" w:rsidRPr="00D90E4F" w:rsidRDefault="00A03917" w:rsidP="00A03917">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112</w:t>
      </w:r>
      <w:r w:rsidR="00BE0559" w:rsidRPr="00D90E4F">
        <w:rPr>
          <w:noProof/>
        </w:rPr>
        <w:fldChar w:fldCharType="end"/>
      </w:r>
    </w:p>
    <w:p w14:paraId="19EBE490" w14:textId="77777777" w:rsidR="00181C8B" w:rsidRPr="00D90E4F" w:rsidRDefault="00A03917" w:rsidP="00206EF1">
      <w:r w:rsidRPr="00D90E4F">
        <w:t>The selected points will create a connection line between the two geometries</w:t>
      </w:r>
      <w:r w:rsidR="00F807EB" w:rsidRPr="00D90E4F">
        <w:t xml:space="preserve"> which is</w:t>
      </w:r>
      <w:r w:rsidRPr="00D90E4F">
        <w:t xml:space="preserve"> the start position for the cutting.</w:t>
      </w:r>
    </w:p>
    <w:p w14:paraId="09AC2130" w14:textId="77777777" w:rsidR="00A03917" w:rsidRPr="00D90E4F" w:rsidRDefault="009378B9" w:rsidP="00A03917">
      <w:pPr>
        <w:keepNext/>
      </w:pPr>
      <w:r w:rsidRPr="00D90E4F">
        <w:rPr>
          <w:noProof/>
        </w:rPr>
        <w:drawing>
          <wp:inline distT="0" distB="0" distL="0" distR="0" wp14:anchorId="5086DE1C" wp14:editId="6103BFCC">
            <wp:extent cx="2070100" cy="438785"/>
            <wp:effectExtent l="19050" t="19050" r="25400" b="18415"/>
            <wp:docPr id="19229" name="Bild 19229" descr="Image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29" descr="Image540"/>
                    <pic:cNvPicPr>
                      <a:picLocks noChangeAspect="1" noChangeArrowheads="1"/>
                    </pic:cNvPicPr>
                  </pic:nvPicPr>
                  <pic:blipFill>
                    <a:blip r:embed="rId941" cstate="print"/>
                    <a:srcRect/>
                    <a:stretch>
                      <a:fillRect/>
                    </a:stretch>
                  </pic:blipFill>
                  <pic:spPr bwMode="auto">
                    <a:xfrm>
                      <a:off x="0" y="0"/>
                      <a:ext cx="2070100" cy="438785"/>
                    </a:xfrm>
                    <a:prstGeom prst="rect">
                      <a:avLst/>
                    </a:prstGeom>
                    <a:noFill/>
                    <a:ln w="6350">
                      <a:solidFill>
                        <a:srgbClr val="000000"/>
                      </a:solidFill>
                      <a:miter lim="800000"/>
                      <a:headEnd/>
                      <a:tailEnd/>
                    </a:ln>
                    <a:effectLst/>
                  </pic:spPr>
                </pic:pic>
              </a:graphicData>
            </a:graphic>
          </wp:inline>
        </w:drawing>
      </w:r>
    </w:p>
    <w:p w14:paraId="2B81DCBF" w14:textId="2B771EAE" w:rsidR="00A03917" w:rsidRPr="00D90E4F" w:rsidRDefault="00A03917" w:rsidP="00A03917">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113</w:t>
      </w:r>
      <w:r w:rsidR="00BE0559" w:rsidRPr="00D90E4F">
        <w:rPr>
          <w:noProof/>
        </w:rPr>
        <w:fldChar w:fldCharType="end"/>
      </w:r>
    </w:p>
    <w:p w14:paraId="2FFE489B" w14:textId="77777777" w:rsidR="00491D37" w:rsidRPr="00D90E4F" w:rsidRDefault="00F807EB" w:rsidP="00206EF1">
      <w:r w:rsidRPr="00D90E4F">
        <w:t>Define a second connection i</w:t>
      </w:r>
      <w:r w:rsidR="00E50C08" w:rsidRPr="00D90E4F">
        <w:t xml:space="preserve">f the </w:t>
      </w:r>
      <w:r w:rsidRPr="00D90E4F">
        <w:t>"</w:t>
      </w:r>
      <w:r w:rsidR="00E50C08" w:rsidRPr="00D90E4F">
        <w:t>ruled bevel</w:t>
      </w:r>
      <w:r w:rsidRPr="00D90E4F">
        <w:t>"</w:t>
      </w:r>
      <w:r w:rsidR="00E50C08" w:rsidRPr="00D90E4F">
        <w:t xml:space="preserve"> should not be all </w:t>
      </w:r>
      <w:r w:rsidRPr="00D90E4F">
        <w:t xml:space="preserve">the </w:t>
      </w:r>
      <w:r w:rsidR="00E50C08" w:rsidRPr="00D90E4F">
        <w:t>way around</w:t>
      </w:r>
      <w:r w:rsidRPr="00D90E4F">
        <w:t xml:space="preserve">. </w:t>
      </w:r>
      <w:r w:rsidR="00E50C08" w:rsidRPr="00D90E4F">
        <w:t>This will be the end of the cut</w:t>
      </w:r>
      <w:r w:rsidRPr="00D90E4F">
        <w:t xml:space="preserve"> and t</w:t>
      </w:r>
      <w:r w:rsidR="00E50C08" w:rsidRPr="00D90E4F">
        <w:t xml:space="preserve">his bevel </w:t>
      </w:r>
      <w:r w:rsidRPr="00D90E4F">
        <w:t xml:space="preserve">will be </w:t>
      </w:r>
      <w:r w:rsidR="00E50C08" w:rsidRPr="00D90E4F">
        <w:t xml:space="preserve">all around </w:t>
      </w:r>
      <w:r w:rsidR="00F96E5A" w:rsidRPr="00D90E4F">
        <w:t>the parts</w:t>
      </w:r>
      <w:r w:rsidRPr="00D90E4F">
        <w:t xml:space="preserve">. Press the spacebar </w:t>
      </w:r>
      <w:r w:rsidR="00E50C08" w:rsidRPr="00D90E4F">
        <w:t>or Enter to accept the "Close" option.</w:t>
      </w:r>
    </w:p>
    <w:p w14:paraId="49342525" w14:textId="77777777" w:rsidR="007C0510" w:rsidRPr="00D90E4F" w:rsidRDefault="009378B9" w:rsidP="007C0510">
      <w:pPr>
        <w:keepNext/>
      </w:pPr>
      <w:r w:rsidRPr="00D90E4F">
        <w:rPr>
          <w:noProof/>
        </w:rPr>
        <w:drawing>
          <wp:inline distT="0" distB="0" distL="0" distR="0" wp14:anchorId="67E1D6F7" wp14:editId="5E00A41C">
            <wp:extent cx="2421255" cy="1016635"/>
            <wp:effectExtent l="19050" t="0" r="0" b="0"/>
            <wp:docPr id="19230" name="Bild 19230" descr="Image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30" descr="Image541"/>
                    <pic:cNvPicPr>
                      <a:picLocks noChangeAspect="1" noChangeArrowheads="1"/>
                    </pic:cNvPicPr>
                  </pic:nvPicPr>
                  <pic:blipFill>
                    <a:blip r:embed="rId942" cstate="print"/>
                    <a:srcRect/>
                    <a:stretch>
                      <a:fillRect/>
                    </a:stretch>
                  </pic:blipFill>
                  <pic:spPr bwMode="auto">
                    <a:xfrm>
                      <a:off x="0" y="0"/>
                      <a:ext cx="2421255" cy="1016635"/>
                    </a:xfrm>
                    <a:prstGeom prst="rect">
                      <a:avLst/>
                    </a:prstGeom>
                    <a:noFill/>
                    <a:ln w="9525">
                      <a:noFill/>
                      <a:miter lim="800000"/>
                      <a:headEnd/>
                      <a:tailEnd/>
                    </a:ln>
                  </pic:spPr>
                </pic:pic>
              </a:graphicData>
            </a:graphic>
          </wp:inline>
        </w:drawing>
      </w:r>
    </w:p>
    <w:p w14:paraId="7081D72D" w14:textId="4CE59A3F" w:rsidR="00E50C08" w:rsidRPr="00D90E4F" w:rsidRDefault="007C0510" w:rsidP="007C0510">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114</w:t>
      </w:r>
      <w:r w:rsidR="00BE0559" w:rsidRPr="00D90E4F">
        <w:rPr>
          <w:noProof/>
        </w:rPr>
        <w:fldChar w:fldCharType="end"/>
      </w:r>
    </w:p>
    <w:p w14:paraId="4028D847" w14:textId="77777777" w:rsidR="00491D37" w:rsidRPr="00D90E4F" w:rsidRDefault="007C0510" w:rsidP="007C0510">
      <w:r w:rsidRPr="00D90E4F">
        <w:t xml:space="preserve">The final information is to select the direction of the cut. </w:t>
      </w:r>
      <w:r w:rsidR="00F807EB" w:rsidRPr="00D90E4F">
        <w:t>C</w:t>
      </w:r>
      <w:r w:rsidRPr="00D90E4F">
        <w:t xml:space="preserve">lick near (A) </w:t>
      </w:r>
      <w:r w:rsidR="00F807EB" w:rsidRPr="00D90E4F">
        <w:t>to have</w:t>
      </w:r>
      <w:r w:rsidRPr="00D90E4F">
        <w:t xml:space="preserve"> a CCW direction</w:t>
      </w:r>
      <w:r w:rsidR="00F807EB" w:rsidRPr="00D90E4F">
        <w:t>. C</w:t>
      </w:r>
      <w:r w:rsidRPr="00D90E4F">
        <w:t xml:space="preserve">lick near (B) </w:t>
      </w:r>
      <w:r w:rsidR="00F807EB" w:rsidRPr="00D90E4F">
        <w:t>to</w:t>
      </w:r>
      <w:r w:rsidRPr="00D90E4F">
        <w:t xml:space="preserve"> have a CW direction.</w:t>
      </w:r>
    </w:p>
    <w:p w14:paraId="79FDEA3D" w14:textId="77777777" w:rsidR="004F54F9" w:rsidRPr="00D90E4F" w:rsidRDefault="009378B9" w:rsidP="004F54F9">
      <w:pPr>
        <w:keepNext/>
      </w:pPr>
      <w:r w:rsidRPr="00D90E4F">
        <w:rPr>
          <w:noProof/>
        </w:rPr>
        <w:drawing>
          <wp:inline distT="0" distB="0" distL="0" distR="0" wp14:anchorId="59A4B2F7" wp14:editId="1E72A40B">
            <wp:extent cx="3503930" cy="1909445"/>
            <wp:effectExtent l="19050" t="19050" r="20320" b="14605"/>
            <wp:docPr id="19231" name="Bild 19231" descr="Image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31" descr="Image542"/>
                    <pic:cNvPicPr>
                      <a:picLocks noChangeAspect="1" noChangeArrowheads="1"/>
                    </pic:cNvPicPr>
                  </pic:nvPicPr>
                  <pic:blipFill>
                    <a:blip r:embed="rId943" cstate="print"/>
                    <a:srcRect/>
                    <a:stretch>
                      <a:fillRect/>
                    </a:stretch>
                  </pic:blipFill>
                  <pic:spPr bwMode="auto">
                    <a:xfrm>
                      <a:off x="0" y="0"/>
                      <a:ext cx="3503930" cy="1909445"/>
                    </a:xfrm>
                    <a:prstGeom prst="rect">
                      <a:avLst/>
                    </a:prstGeom>
                    <a:noFill/>
                    <a:ln w="6350">
                      <a:solidFill>
                        <a:srgbClr val="000000"/>
                      </a:solidFill>
                      <a:miter lim="800000"/>
                      <a:headEnd/>
                      <a:tailEnd/>
                    </a:ln>
                    <a:effectLst/>
                  </pic:spPr>
                </pic:pic>
              </a:graphicData>
            </a:graphic>
          </wp:inline>
        </w:drawing>
      </w:r>
    </w:p>
    <w:p w14:paraId="1D102D2F" w14:textId="56405113" w:rsidR="007C0510" w:rsidRPr="00D90E4F" w:rsidRDefault="004F54F9" w:rsidP="004F54F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115</w:t>
      </w:r>
      <w:r w:rsidR="00BE0559" w:rsidRPr="00D90E4F">
        <w:rPr>
          <w:noProof/>
        </w:rPr>
        <w:fldChar w:fldCharType="end"/>
      </w:r>
    </w:p>
    <w:p w14:paraId="10A223D7" w14:textId="77777777" w:rsidR="00491D37" w:rsidRPr="00D90E4F" w:rsidRDefault="004F54F9" w:rsidP="007C0510">
      <w:r w:rsidRPr="00D90E4F">
        <w:t xml:space="preserve">The bevel </w:t>
      </w:r>
      <w:r w:rsidR="005162E8" w:rsidRPr="00D90E4F">
        <w:t>will</w:t>
      </w:r>
      <w:r w:rsidRPr="00D90E4F">
        <w:t xml:space="preserve"> now be defined as </w:t>
      </w:r>
      <w:r w:rsidR="005162E8" w:rsidRPr="00D90E4F">
        <w:t>in Picture 491 abov</w:t>
      </w:r>
      <w:r w:rsidRPr="00D90E4F">
        <w:t>e.</w:t>
      </w:r>
      <w:r w:rsidR="00ED54F4" w:rsidRPr="00D90E4F">
        <w:t xml:space="preserve"> </w:t>
      </w:r>
    </w:p>
    <w:p w14:paraId="3745B8B0" w14:textId="77777777" w:rsidR="004F54F9" w:rsidRPr="00D90E4F" w:rsidRDefault="004F54F9" w:rsidP="00C5529E">
      <w:pPr>
        <w:pStyle w:val="Rubrik4"/>
      </w:pPr>
      <w:r w:rsidRPr="00D90E4F">
        <w:t>Add by uniform offset</w:t>
      </w:r>
    </w:p>
    <w:p w14:paraId="08CAF9A7" w14:textId="77777777" w:rsidR="004F54F9" w:rsidRPr="00D90E4F" w:rsidRDefault="004F54F9" w:rsidP="004F54F9">
      <w:r w:rsidRPr="00D90E4F">
        <w:t>This option will create the "Other objects" from the part geometry.</w:t>
      </w:r>
    </w:p>
    <w:p w14:paraId="6DD83A9B" w14:textId="77777777" w:rsidR="004F54F9" w:rsidRPr="00D90E4F" w:rsidRDefault="004F54F9" w:rsidP="004F54F9">
      <w:pPr>
        <w:pStyle w:val="DoNow"/>
      </w:pPr>
      <w:r w:rsidRPr="00D90E4F">
        <w:t>Open the sample file "UNIFORM.DIG"</w:t>
      </w:r>
    </w:p>
    <w:p w14:paraId="1B4D3C54" w14:textId="77777777" w:rsidR="006F44FF" w:rsidRPr="00D90E4F" w:rsidRDefault="009378B9" w:rsidP="006F44FF">
      <w:pPr>
        <w:keepNext/>
      </w:pPr>
      <w:r w:rsidRPr="00D90E4F">
        <w:rPr>
          <w:noProof/>
        </w:rPr>
        <w:drawing>
          <wp:inline distT="0" distB="0" distL="0" distR="0" wp14:anchorId="2F0C0C92" wp14:editId="7C4AF6F5">
            <wp:extent cx="2940685" cy="914400"/>
            <wp:effectExtent l="19050" t="0" r="0" b="0"/>
            <wp:docPr id="19232" name="Bild 19232" descr="Image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32" descr="Image543"/>
                    <pic:cNvPicPr>
                      <a:picLocks noChangeAspect="1" noChangeArrowheads="1"/>
                    </pic:cNvPicPr>
                  </pic:nvPicPr>
                  <pic:blipFill>
                    <a:blip r:embed="rId944" cstate="print"/>
                    <a:srcRect/>
                    <a:stretch>
                      <a:fillRect/>
                    </a:stretch>
                  </pic:blipFill>
                  <pic:spPr bwMode="auto">
                    <a:xfrm>
                      <a:off x="0" y="0"/>
                      <a:ext cx="2940685" cy="914400"/>
                    </a:xfrm>
                    <a:prstGeom prst="rect">
                      <a:avLst/>
                    </a:prstGeom>
                    <a:noFill/>
                    <a:ln w="9525">
                      <a:noFill/>
                      <a:miter lim="800000"/>
                      <a:headEnd/>
                      <a:tailEnd/>
                    </a:ln>
                  </pic:spPr>
                </pic:pic>
              </a:graphicData>
            </a:graphic>
          </wp:inline>
        </w:drawing>
      </w:r>
    </w:p>
    <w:p w14:paraId="7D102B45" w14:textId="68464B74" w:rsidR="004F54F9" w:rsidRPr="00D90E4F" w:rsidRDefault="006F44FF" w:rsidP="006F44FF">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116</w:t>
      </w:r>
      <w:r w:rsidR="00BE0559" w:rsidRPr="00D90E4F">
        <w:rPr>
          <w:noProof/>
        </w:rPr>
        <w:fldChar w:fldCharType="end"/>
      </w:r>
    </w:p>
    <w:p w14:paraId="7058DE37" w14:textId="77777777" w:rsidR="006F44FF" w:rsidRPr="00D90E4F" w:rsidRDefault="006F44FF" w:rsidP="006F44FF">
      <w:r w:rsidRPr="00D90E4F">
        <w:t>Use a material thickness around 10 mm and create a part. Start the "Define" command and select the part.</w:t>
      </w:r>
    </w:p>
    <w:p w14:paraId="1C51D067" w14:textId="77777777" w:rsidR="00867297" w:rsidRPr="00D90E4F" w:rsidRDefault="009378B9" w:rsidP="00867297">
      <w:pPr>
        <w:keepNext/>
      </w:pPr>
      <w:r w:rsidRPr="00D90E4F">
        <w:rPr>
          <w:noProof/>
        </w:rPr>
        <w:drawing>
          <wp:inline distT="0" distB="0" distL="0" distR="0" wp14:anchorId="62F0FE80" wp14:editId="52606B1C">
            <wp:extent cx="4323080" cy="1302385"/>
            <wp:effectExtent l="19050" t="19050" r="20320" b="12065"/>
            <wp:docPr id="19233" name="Bild 19233" descr="Image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33" descr="Image544"/>
                    <pic:cNvPicPr>
                      <a:picLocks noChangeAspect="1" noChangeArrowheads="1"/>
                    </pic:cNvPicPr>
                  </pic:nvPicPr>
                  <pic:blipFill>
                    <a:blip r:embed="rId945" cstate="print"/>
                    <a:srcRect/>
                    <a:stretch>
                      <a:fillRect/>
                    </a:stretch>
                  </pic:blipFill>
                  <pic:spPr bwMode="auto">
                    <a:xfrm>
                      <a:off x="0" y="0"/>
                      <a:ext cx="4323080" cy="1302385"/>
                    </a:xfrm>
                    <a:prstGeom prst="rect">
                      <a:avLst/>
                    </a:prstGeom>
                    <a:noFill/>
                    <a:ln w="6350">
                      <a:solidFill>
                        <a:srgbClr val="000000"/>
                      </a:solidFill>
                      <a:miter lim="800000"/>
                      <a:headEnd/>
                      <a:tailEnd/>
                    </a:ln>
                    <a:effectLst/>
                  </pic:spPr>
                </pic:pic>
              </a:graphicData>
            </a:graphic>
          </wp:inline>
        </w:drawing>
      </w:r>
    </w:p>
    <w:p w14:paraId="09B4D2F7" w14:textId="6B7A90F4" w:rsidR="006F44FF" w:rsidRPr="00D90E4F" w:rsidRDefault="00867297" w:rsidP="00867297">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117</w:t>
      </w:r>
      <w:r w:rsidR="00BE0559" w:rsidRPr="00D90E4F">
        <w:rPr>
          <w:noProof/>
        </w:rPr>
        <w:fldChar w:fldCharType="end"/>
      </w:r>
    </w:p>
    <w:p w14:paraId="790E1582" w14:textId="77777777" w:rsidR="006F44FF" w:rsidRPr="00D90E4F" w:rsidRDefault="007B66B5" w:rsidP="002D3E07">
      <w:pPr>
        <w:pStyle w:val="Rubrik5"/>
      </w:pPr>
      <w:r w:rsidRPr="00D90E4F">
        <w:lastRenderedPageBreak/>
        <w:t>Angle</w:t>
      </w:r>
    </w:p>
    <w:p w14:paraId="2C5C1CE1" w14:textId="77777777" w:rsidR="007B66B5" w:rsidRPr="00D90E4F" w:rsidRDefault="007B66B5" w:rsidP="007B66B5">
      <w:r w:rsidRPr="00D90E4F">
        <w:t>The offset will be calculated depending o</w:t>
      </w:r>
      <w:r w:rsidR="005162E8" w:rsidRPr="00D90E4F">
        <w:t>n</w:t>
      </w:r>
      <w:r w:rsidRPr="00D90E4F">
        <w:t xml:space="preserve"> the angle and thickness of the material. </w:t>
      </w:r>
      <w:r w:rsidR="005162E8" w:rsidRPr="00D90E4F">
        <w:t xml:space="preserve">Only positive angles are supported so </w:t>
      </w:r>
      <w:r w:rsidRPr="00D90E4F">
        <w:t>the outside bottom measurements will be wider.</w:t>
      </w:r>
    </w:p>
    <w:p w14:paraId="64CCB8EE" w14:textId="77777777" w:rsidR="007B66B5" w:rsidRPr="00D90E4F" w:rsidRDefault="007B66B5" w:rsidP="002D3E07">
      <w:pPr>
        <w:pStyle w:val="Rubrik5"/>
      </w:pPr>
      <w:r w:rsidRPr="00D90E4F">
        <w:t>Max angle</w:t>
      </w:r>
    </w:p>
    <w:p w14:paraId="1CDF7075" w14:textId="77777777" w:rsidR="007B66B5" w:rsidRPr="00D90E4F" w:rsidRDefault="009378B9" w:rsidP="007B66B5">
      <w:pPr>
        <w:keepNext/>
      </w:pPr>
      <w:r w:rsidRPr="00D90E4F">
        <w:rPr>
          <w:noProof/>
        </w:rPr>
        <w:drawing>
          <wp:inline distT="0" distB="0" distL="0" distR="0" wp14:anchorId="57F9FF9D" wp14:editId="2CD02033">
            <wp:extent cx="3877310" cy="1346200"/>
            <wp:effectExtent l="19050" t="0" r="8890" b="0"/>
            <wp:docPr id="19214" name="Bild 19214" descr="Image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4" descr="Image545"/>
                    <pic:cNvPicPr>
                      <a:picLocks noChangeAspect="1" noChangeArrowheads="1"/>
                    </pic:cNvPicPr>
                  </pic:nvPicPr>
                  <pic:blipFill>
                    <a:blip r:embed="rId946" cstate="print"/>
                    <a:srcRect/>
                    <a:stretch>
                      <a:fillRect/>
                    </a:stretch>
                  </pic:blipFill>
                  <pic:spPr bwMode="auto">
                    <a:xfrm>
                      <a:off x="0" y="0"/>
                      <a:ext cx="3877310" cy="1346200"/>
                    </a:xfrm>
                    <a:prstGeom prst="rect">
                      <a:avLst/>
                    </a:prstGeom>
                    <a:noFill/>
                    <a:ln w="9525">
                      <a:noFill/>
                      <a:miter lim="800000"/>
                      <a:headEnd/>
                      <a:tailEnd/>
                    </a:ln>
                  </pic:spPr>
                </pic:pic>
              </a:graphicData>
            </a:graphic>
          </wp:inline>
        </w:drawing>
      </w:r>
    </w:p>
    <w:p w14:paraId="42EA04DB" w14:textId="64D95016" w:rsidR="007B66B5" w:rsidRPr="00D90E4F" w:rsidRDefault="007B66B5" w:rsidP="007B66B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118</w:t>
      </w:r>
      <w:r w:rsidR="00BE0559" w:rsidRPr="00D90E4F">
        <w:rPr>
          <w:noProof/>
        </w:rPr>
        <w:fldChar w:fldCharType="end"/>
      </w:r>
    </w:p>
    <w:p w14:paraId="26C922EC" w14:textId="77777777" w:rsidR="005162E8" w:rsidRPr="00D90E4F" w:rsidRDefault="00B45601" w:rsidP="007B66B5">
      <w:r w:rsidRPr="00D90E4F">
        <w:t xml:space="preserve">Part </w:t>
      </w:r>
      <w:r w:rsidR="007B66B5" w:rsidRPr="00D90E4F">
        <w:t xml:space="preserve">(A) </w:t>
      </w:r>
      <w:r w:rsidRPr="00D90E4F">
        <w:t>is</w:t>
      </w:r>
      <w:r w:rsidR="007B66B5" w:rsidRPr="00D90E4F">
        <w:t xml:space="preserve"> the part before any bevel is added. </w:t>
      </w:r>
      <w:r w:rsidR="00B378F0" w:rsidRPr="00D90E4F">
        <w:br/>
      </w:r>
      <w:r w:rsidRPr="00D90E4F">
        <w:t xml:space="preserve">Part </w:t>
      </w:r>
      <w:r w:rsidR="007B66B5" w:rsidRPr="00D90E4F">
        <w:t xml:space="preserve">(B) </w:t>
      </w:r>
      <w:r w:rsidRPr="00D90E4F">
        <w:t>is</w:t>
      </w:r>
      <w:r w:rsidR="007B66B5" w:rsidRPr="00D90E4F">
        <w:t xml:space="preserve"> the result when the "Angle" and "Max angle" are equal.</w:t>
      </w:r>
      <w:r w:rsidRPr="00D90E4F">
        <w:t xml:space="preserve"> The cutting angle will be the same on all edges on the part. </w:t>
      </w:r>
    </w:p>
    <w:p w14:paraId="0D4D77A7" w14:textId="77777777" w:rsidR="00491D37" w:rsidRPr="00D90E4F" w:rsidRDefault="00F8094F" w:rsidP="007B66B5">
      <w:r w:rsidRPr="00D90E4F">
        <w:rPr>
          <w:b/>
        </w:rPr>
        <w:t>Note</w:t>
      </w:r>
      <w:r w:rsidR="004954D2" w:rsidRPr="00D90E4F">
        <w:rPr>
          <w:b/>
        </w:rPr>
        <w:t>!</w:t>
      </w:r>
      <w:r w:rsidR="00B45601" w:rsidRPr="00D90E4F">
        <w:t xml:space="preserve"> </w:t>
      </w:r>
      <w:r w:rsidR="005162E8" w:rsidRPr="00D90E4F">
        <w:t>I</w:t>
      </w:r>
      <w:r w:rsidR="00B45601" w:rsidRPr="00D90E4F">
        <w:t xml:space="preserve">nside corners may be modified (D). </w:t>
      </w:r>
      <w:r w:rsidR="00B378F0" w:rsidRPr="00D90E4F">
        <w:br/>
      </w:r>
      <w:r w:rsidR="00B45601" w:rsidRPr="00D90E4F">
        <w:t xml:space="preserve">Part (C) has an </w:t>
      </w:r>
      <w:r w:rsidR="00B378F0" w:rsidRPr="00D90E4F">
        <w:t>"</w:t>
      </w:r>
      <w:r w:rsidR="00B45601" w:rsidRPr="00D90E4F">
        <w:t>Angle</w:t>
      </w:r>
      <w:r w:rsidR="00B378F0" w:rsidRPr="00D90E4F">
        <w:t>"</w:t>
      </w:r>
      <w:r w:rsidR="00B45601" w:rsidRPr="00D90E4F">
        <w:t xml:space="preserve"> of 10 degree</w:t>
      </w:r>
      <w:r w:rsidR="005162E8" w:rsidRPr="00D90E4F">
        <w:t>s</w:t>
      </w:r>
      <w:r w:rsidR="00B45601" w:rsidRPr="00D90E4F">
        <w:t xml:space="preserve"> and "Max</w:t>
      </w:r>
      <w:r w:rsidR="00B378F0" w:rsidRPr="00D90E4F">
        <w:t xml:space="preserve"> angle" of 45 degree</w:t>
      </w:r>
      <w:r w:rsidR="005162E8" w:rsidRPr="00D90E4F">
        <w:t>s so the</w:t>
      </w:r>
      <w:r w:rsidR="00B378F0" w:rsidRPr="00D90E4F">
        <w:t xml:space="preserve"> outside corners are extended. If the edge at (E) </w:t>
      </w:r>
      <w:r w:rsidR="005162E8" w:rsidRPr="00D90E4F">
        <w:t>uses</w:t>
      </w:r>
      <w:r w:rsidR="00B378F0" w:rsidRPr="00D90E4F">
        <w:t xml:space="preserve"> a "Max angle" more than allowed the offset will be rounded.</w:t>
      </w:r>
    </w:p>
    <w:p w14:paraId="6FF3F2D1" w14:textId="77777777" w:rsidR="00385CA2" w:rsidRPr="00D90E4F" w:rsidRDefault="00B378F0" w:rsidP="00C5529E">
      <w:pPr>
        <w:pStyle w:val="Rubrik4"/>
      </w:pPr>
      <w:r w:rsidRPr="00D90E4F">
        <w:t>Delete</w:t>
      </w:r>
    </w:p>
    <w:p w14:paraId="7CB7421E" w14:textId="77777777" w:rsidR="00181A3D" w:rsidRPr="00D90E4F" w:rsidRDefault="009378B9" w:rsidP="00181A3D">
      <w:pPr>
        <w:keepNext/>
      </w:pPr>
      <w:r w:rsidRPr="00D90E4F">
        <w:rPr>
          <w:noProof/>
        </w:rPr>
        <w:drawing>
          <wp:inline distT="0" distB="0" distL="0" distR="0" wp14:anchorId="47700929" wp14:editId="301C526C">
            <wp:extent cx="3189605" cy="1492250"/>
            <wp:effectExtent l="19050" t="19050" r="10795" b="12700"/>
            <wp:docPr id="19215" name="Bild 19215" descr="Image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5" descr="Image546"/>
                    <pic:cNvPicPr>
                      <a:picLocks noChangeAspect="1" noChangeArrowheads="1"/>
                    </pic:cNvPicPr>
                  </pic:nvPicPr>
                  <pic:blipFill>
                    <a:blip r:embed="rId947" cstate="print"/>
                    <a:srcRect/>
                    <a:stretch>
                      <a:fillRect/>
                    </a:stretch>
                  </pic:blipFill>
                  <pic:spPr bwMode="auto">
                    <a:xfrm>
                      <a:off x="0" y="0"/>
                      <a:ext cx="3189605" cy="1492250"/>
                    </a:xfrm>
                    <a:prstGeom prst="rect">
                      <a:avLst/>
                    </a:prstGeom>
                    <a:noFill/>
                    <a:ln w="6350">
                      <a:solidFill>
                        <a:srgbClr val="000000"/>
                      </a:solidFill>
                      <a:miter lim="800000"/>
                      <a:headEnd/>
                      <a:tailEnd/>
                    </a:ln>
                    <a:effectLst/>
                  </pic:spPr>
                </pic:pic>
              </a:graphicData>
            </a:graphic>
          </wp:inline>
        </w:drawing>
      </w:r>
    </w:p>
    <w:p w14:paraId="1D708564" w14:textId="584F5723" w:rsidR="00B378F0" w:rsidRPr="00D90E4F" w:rsidRDefault="00181A3D" w:rsidP="00181A3D">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119</w:t>
      </w:r>
      <w:r w:rsidR="00BE0559" w:rsidRPr="00D90E4F">
        <w:rPr>
          <w:noProof/>
        </w:rPr>
        <w:fldChar w:fldCharType="end"/>
      </w:r>
    </w:p>
    <w:p w14:paraId="00BA16FD" w14:textId="77777777" w:rsidR="00057762" w:rsidRPr="00D90E4F" w:rsidRDefault="00D72C12" w:rsidP="00385CA2">
      <w:r w:rsidRPr="00D90E4F">
        <w:t>All ruled definitions are shown in the list, and the actual bevel is highlighted in the graphic screen.</w:t>
      </w:r>
      <w:r w:rsidR="005162E8" w:rsidRPr="00D90E4F">
        <w:t xml:space="preserve"> </w:t>
      </w:r>
    </w:p>
    <w:p w14:paraId="7E108A39" w14:textId="77777777" w:rsidR="00491D37" w:rsidRPr="00D90E4F" w:rsidRDefault="005162E8" w:rsidP="00385CA2">
      <w:r w:rsidRPr="00D90E4F">
        <w:t>Press</w:t>
      </w:r>
      <w:r w:rsidR="00D72C12" w:rsidRPr="00D90E4F">
        <w:t xml:space="preserve"> the "Delete" button </w:t>
      </w:r>
      <w:r w:rsidRPr="00D90E4F">
        <w:t>to</w:t>
      </w:r>
      <w:r w:rsidR="00ED54F4" w:rsidRPr="00D90E4F">
        <w:t xml:space="preserve"> delete a definition.</w:t>
      </w:r>
      <w:r w:rsidR="00D72C12" w:rsidRPr="00D90E4F">
        <w:br/>
      </w:r>
      <w:r w:rsidR="00D72C12" w:rsidRPr="00D90E4F">
        <w:rPr>
          <w:b/>
        </w:rPr>
        <w:t>Note!</w:t>
      </w:r>
      <w:r w:rsidR="00D72C12" w:rsidRPr="00D90E4F">
        <w:t xml:space="preserve"> Deleting a uniform bevel that has changed the part geometry will not restore the original contour. </w:t>
      </w:r>
      <w:r w:rsidRPr="00D90E4F">
        <w:t>C</w:t>
      </w:r>
      <w:r w:rsidR="001F5F12" w:rsidRPr="00D90E4F">
        <w:t xml:space="preserve">lose </w:t>
      </w:r>
      <w:r w:rsidR="00D72C12" w:rsidRPr="00D90E4F">
        <w:t xml:space="preserve">the </w:t>
      </w:r>
      <w:r w:rsidR="00C47395" w:rsidRPr="00D90E4F">
        <w:t>"</w:t>
      </w:r>
      <w:r w:rsidR="00D72C12" w:rsidRPr="00D90E4F">
        <w:t>Define</w:t>
      </w:r>
      <w:r w:rsidR="00C47395" w:rsidRPr="00D90E4F">
        <w:t>"</w:t>
      </w:r>
      <w:r w:rsidR="00D72C12" w:rsidRPr="00D90E4F">
        <w:t xml:space="preserve"> command and use </w:t>
      </w:r>
      <w:r w:rsidR="00C47395" w:rsidRPr="00D90E4F">
        <w:t>"</w:t>
      </w:r>
      <w:r w:rsidR="00D72C12" w:rsidRPr="00D90E4F">
        <w:t>Undo</w:t>
      </w:r>
      <w:r w:rsidR="00C47395" w:rsidRPr="00D90E4F">
        <w:t>"</w:t>
      </w:r>
      <w:r w:rsidR="00D72C12" w:rsidRPr="00D90E4F">
        <w:t xml:space="preserve"> to do that.</w:t>
      </w:r>
    </w:p>
    <w:p w14:paraId="5B93B441" w14:textId="77777777" w:rsidR="00D72C12" w:rsidRPr="00D90E4F" w:rsidRDefault="001F5F12" w:rsidP="00C5529E">
      <w:pPr>
        <w:pStyle w:val="Rubrik4"/>
      </w:pPr>
      <w:r w:rsidRPr="00D90E4F">
        <w:t>Connect</w:t>
      </w:r>
    </w:p>
    <w:p w14:paraId="4C76F742" w14:textId="77777777" w:rsidR="00A00137" w:rsidRPr="00D90E4F" w:rsidRDefault="009378B9" w:rsidP="00A00137">
      <w:pPr>
        <w:keepNext/>
      </w:pPr>
      <w:r w:rsidRPr="00D90E4F">
        <w:rPr>
          <w:noProof/>
        </w:rPr>
        <w:drawing>
          <wp:inline distT="0" distB="0" distL="0" distR="0" wp14:anchorId="4992BB9F" wp14:editId="1D349A0E">
            <wp:extent cx="1448435" cy="943610"/>
            <wp:effectExtent l="19050" t="19050" r="18415" b="27940"/>
            <wp:docPr id="19216" name="Bild 19216" descr="Image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6" descr="Image549"/>
                    <pic:cNvPicPr>
                      <a:picLocks noChangeAspect="1" noChangeArrowheads="1"/>
                    </pic:cNvPicPr>
                  </pic:nvPicPr>
                  <pic:blipFill>
                    <a:blip r:embed="rId948" cstate="print"/>
                    <a:srcRect/>
                    <a:stretch>
                      <a:fillRect/>
                    </a:stretch>
                  </pic:blipFill>
                  <pic:spPr bwMode="auto">
                    <a:xfrm>
                      <a:off x="0" y="0"/>
                      <a:ext cx="1448435" cy="943610"/>
                    </a:xfrm>
                    <a:prstGeom prst="rect">
                      <a:avLst/>
                    </a:prstGeom>
                    <a:noFill/>
                    <a:ln w="6350">
                      <a:solidFill>
                        <a:srgbClr val="000000"/>
                      </a:solidFill>
                      <a:miter lim="800000"/>
                      <a:headEnd/>
                      <a:tailEnd/>
                    </a:ln>
                    <a:effectLst/>
                  </pic:spPr>
                </pic:pic>
              </a:graphicData>
            </a:graphic>
          </wp:inline>
        </w:drawing>
      </w:r>
    </w:p>
    <w:p w14:paraId="0AF86A0F" w14:textId="01D35012" w:rsidR="001F5F12" w:rsidRPr="00D90E4F" w:rsidRDefault="00A00137" w:rsidP="00A00137">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120</w:t>
      </w:r>
      <w:r w:rsidR="00BE0559" w:rsidRPr="00D90E4F">
        <w:rPr>
          <w:noProof/>
        </w:rPr>
        <w:fldChar w:fldCharType="end"/>
      </w:r>
    </w:p>
    <w:p w14:paraId="77097512" w14:textId="77777777" w:rsidR="00CA0C93" w:rsidRPr="00D90E4F" w:rsidRDefault="00385CA2" w:rsidP="00385CA2">
      <w:r w:rsidRPr="00D90E4F">
        <w:t>Us</w:t>
      </w:r>
      <w:r w:rsidR="00E37C69" w:rsidRPr="00D90E4F">
        <w:t xml:space="preserve">e the </w:t>
      </w:r>
      <w:r w:rsidR="00C47395" w:rsidRPr="00D90E4F">
        <w:t>"</w:t>
      </w:r>
      <w:r w:rsidR="00E37C69" w:rsidRPr="00D90E4F">
        <w:t>Connect</w:t>
      </w:r>
      <w:r w:rsidR="00C47395" w:rsidRPr="00D90E4F">
        <w:t>"</w:t>
      </w:r>
      <w:r w:rsidR="00E37C69" w:rsidRPr="00D90E4F">
        <w:t xml:space="preserve"> command to</w:t>
      </w:r>
      <w:r w:rsidR="00CA0C93" w:rsidRPr="00D90E4F">
        <w:t xml:space="preserve"> manually add connection lines. This feature is usable when </w:t>
      </w:r>
      <w:r w:rsidR="005162E8" w:rsidRPr="00D90E4F">
        <w:t>there is</w:t>
      </w:r>
      <w:r w:rsidR="00CA0C93" w:rsidRPr="00D90E4F">
        <w:t xml:space="preserve"> an advance part where the geometry on top and bottom side is very different.</w:t>
      </w:r>
    </w:p>
    <w:p w14:paraId="40DD3983" w14:textId="77777777" w:rsidR="00A411E7" w:rsidRPr="00D90E4F" w:rsidRDefault="00A411E7" w:rsidP="00385CA2">
      <w:r w:rsidRPr="00D90E4F">
        <w:t xml:space="preserve">If the top and bottom geometries are symmetric then </w:t>
      </w:r>
      <w:r w:rsidR="005162E8" w:rsidRPr="00D90E4F">
        <w:t>no</w:t>
      </w:r>
      <w:r w:rsidRPr="00D90E4F">
        <w:t xml:space="preserve"> more connection lines</w:t>
      </w:r>
      <w:r w:rsidR="005162E8" w:rsidRPr="00D90E4F">
        <w:t xml:space="preserve"> are needed</w:t>
      </w:r>
      <w:r w:rsidRPr="00D90E4F">
        <w:t>.</w:t>
      </w:r>
    </w:p>
    <w:p w14:paraId="01F427BE" w14:textId="77777777" w:rsidR="00CA0C93" w:rsidRPr="00D90E4F" w:rsidRDefault="009378B9" w:rsidP="00CA0C93">
      <w:pPr>
        <w:keepNext/>
      </w:pPr>
      <w:r w:rsidRPr="00D90E4F">
        <w:rPr>
          <w:noProof/>
        </w:rPr>
        <w:drawing>
          <wp:inline distT="0" distB="0" distL="0" distR="0" wp14:anchorId="0606D605" wp14:editId="4F4D2381">
            <wp:extent cx="3072130" cy="1733550"/>
            <wp:effectExtent l="19050" t="0" r="0" b="0"/>
            <wp:docPr id="19217" name="Bild 19217" descr="Image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7" descr="Image547"/>
                    <pic:cNvPicPr>
                      <a:picLocks noChangeAspect="1" noChangeArrowheads="1"/>
                    </pic:cNvPicPr>
                  </pic:nvPicPr>
                  <pic:blipFill>
                    <a:blip r:embed="rId949" cstate="print"/>
                    <a:srcRect/>
                    <a:stretch>
                      <a:fillRect/>
                    </a:stretch>
                  </pic:blipFill>
                  <pic:spPr bwMode="auto">
                    <a:xfrm>
                      <a:off x="0" y="0"/>
                      <a:ext cx="3072130" cy="1733550"/>
                    </a:xfrm>
                    <a:prstGeom prst="rect">
                      <a:avLst/>
                    </a:prstGeom>
                    <a:noFill/>
                    <a:ln w="9525">
                      <a:noFill/>
                      <a:miter lim="800000"/>
                      <a:headEnd/>
                      <a:tailEnd/>
                    </a:ln>
                  </pic:spPr>
                </pic:pic>
              </a:graphicData>
            </a:graphic>
          </wp:inline>
        </w:drawing>
      </w:r>
    </w:p>
    <w:p w14:paraId="0EA54CA3" w14:textId="70B5BE4E" w:rsidR="00CA0C93" w:rsidRPr="00D90E4F" w:rsidRDefault="00CA0C93" w:rsidP="00CA0C93">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121</w:t>
      </w:r>
      <w:r w:rsidR="00BE0559" w:rsidRPr="00D90E4F">
        <w:rPr>
          <w:noProof/>
        </w:rPr>
        <w:fldChar w:fldCharType="end"/>
      </w:r>
    </w:p>
    <w:p w14:paraId="7679CDEC" w14:textId="77777777" w:rsidR="00CA0C93" w:rsidRPr="00D90E4F" w:rsidRDefault="005D154E" w:rsidP="00385CA2">
      <w:r w:rsidRPr="00D90E4F">
        <w:t>Picture 497 shows the</w:t>
      </w:r>
      <w:r w:rsidR="00CA0C93" w:rsidRPr="00D90E4F">
        <w:t xml:space="preserve"> window </w:t>
      </w:r>
      <w:r w:rsidRPr="00D90E4F">
        <w:t>where</w:t>
      </w:r>
      <w:r w:rsidR="00CA0C93" w:rsidRPr="00D90E4F">
        <w:t xml:space="preserve"> the top and bottom geometry by lines</w:t>
      </w:r>
      <w:r w:rsidRPr="00D90E4F">
        <w:t xml:space="preserve"> can be connected</w:t>
      </w:r>
      <w:r w:rsidR="00CA0C93" w:rsidRPr="00D90E4F">
        <w:t xml:space="preserve">. </w:t>
      </w:r>
      <w:r w:rsidRPr="00D90E4F">
        <w:t>H</w:t>
      </w:r>
      <w:r w:rsidR="00CA0C93" w:rsidRPr="00D90E4F">
        <w:t xml:space="preserve">old down the right mouse button </w:t>
      </w:r>
      <w:r w:rsidRPr="00D90E4F">
        <w:t>for</w:t>
      </w:r>
      <w:r w:rsidR="00CA0C93" w:rsidRPr="00D90E4F">
        <w:t xml:space="preserve"> extra functions.</w:t>
      </w:r>
    </w:p>
    <w:p w14:paraId="39DDDD3B" w14:textId="77777777" w:rsidR="00CA0C93" w:rsidRPr="00D90E4F" w:rsidRDefault="009378B9" w:rsidP="00CA0C93">
      <w:pPr>
        <w:keepNext/>
      </w:pPr>
      <w:r w:rsidRPr="00D90E4F">
        <w:rPr>
          <w:noProof/>
        </w:rPr>
        <w:lastRenderedPageBreak/>
        <w:drawing>
          <wp:inline distT="0" distB="0" distL="0" distR="0" wp14:anchorId="5D57F3B6" wp14:editId="122D83E2">
            <wp:extent cx="1265555" cy="797560"/>
            <wp:effectExtent l="19050" t="0" r="0" b="0"/>
            <wp:docPr id="19218" name="Bild 19218" descr="Image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8" descr="Image548"/>
                    <pic:cNvPicPr>
                      <a:picLocks noChangeAspect="1" noChangeArrowheads="1"/>
                    </pic:cNvPicPr>
                  </pic:nvPicPr>
                  <pic:blipFill>
                    <a:blip r:embed="rId950" cstate="print"/>
                    <a:srcRect/>
                    <a:stretch>
                      <a:fillRect/>
                    </a:stretch>
                  </pic:blipFill>
                  <pic:spPr bwMode="auto">
                    <a:xfrm>
                      <a:off x="0" y="0"/>
                      <a:ext cx="1265555" cy="797560"/>
                    </a:xfrm>
                    <a:prstGeom prst="rect">
                      <a:avLst/>
                    </a:prstGeom>
                    <a:noFill/>
                    <a:ln w="9525">
                      <a:noFill/>
                      <a:miter lim="800000"/>
                      <a:headEnd/>
                      <a:tailEnd/>
                    </a:ln>
                  </pic:spPr>
                </pic:pic>
              </a:graphicData>
            </a:graphic>
          </wp:inline>
        </w:drawing>
      </w:r>
    </w:p>
    <w:p w14:paraId="0F7CFC13" w14:textId="10A4D8C5" w:rsidR="00CA0C93" w:rsidRPr="00D90E4F" w:rsidRDefault="00CA0C93" w:rsidP="00CA0C93">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122</w:t>
      </w:r>
      <w:r w:rsidR="00BE0559" w:rsidRPr="00D90E4F">
        <w:rPr>
          <w:noProof/>
        </w:rPr>
        <w:fldChar w:fldCharType="end"/>
      </w:r>
    </w:p>
    <w:p w14:paraId="48DF1DFF" w14:textId="77777777" w:rsidR="00CA0C93" w:rsidRPr="00D90E4F" w:rsidRDefault="00CA0C93" w:rsidP="00C5529E">
      <w:pPr>
        <w:pStyle w:val="Rubrik4"/>
      </w:pPr>
      <w:r w:rsidRPr="00D90E4F">
        <w:t>Auto</w:t>
      </w:r>
    </w:p>
    <w:p w14:paraId="328EA936" w14:textId="77777777" w:rsidR="00CA0C93" w:rsidRPr="00D90E4F" w:rsidRDefault="009378B9" w:rsidP="00CA0C93">
      <w:pPr>
        <w:keepNext/>
      </w:pPr>
      <w:r w:rsidRPr="00D90E4F">
        <w:rPr>
          <w:noProof/>
        </w:rPr>
        <w:drawing>
          <wp:inline distT="0" distB="0" distL="0" distR="0" wp14:anchorId="772924C1" wp14:editId="0073EE0A">
            <wp:extent cx="1477645" cy="680085"/>
            <wp:effectExtent l="19050" t="19050" r="27305" b="24765"/>
            <wp:docPr id="19219" name="Bild 19219" descr="Image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9" descr="Image550"/>
                    <pic:cNvPicPr>
                      <a:picLocks noChangeAspect="1" noChangeArrowheads="1"/>
                    </pic:cNvPicPr>
                  </pic:nvPicPr>
                  <pic:blipFill>
                    <a:blip r:embed="rId951" cstate="print"/>
                    <a:srcRect/>
                    <a:stretch>
                      <a:fillRect/>
                    </a:stretch>
                  </pic:blipFill>
                  <pic:spPr bwMode="auto">
                    <a:xfrm>
                      <a:off x="0" y="0"/>
                      <a:ext cx="1477645" cy="680085"/>
                    </a:xfrm>
                    <a:prstGeom prst="rect">
                      <a:avLst/>
                    </a:prstGeom>
                    <a:noFill/>
                    <a:ln w="6350">
                      <a:solidFill>
                        <a:srgbClr val="000000"/>
                      </a:solidFill>
                      <a:miter lim="800000"/>
                      <a:headEnd/>
                      <a:tailEnd/>
                    </a:ln>
                    <a:effectLst/>
                  </pic:spPr>
                </pic:pic>
              </a:graphicData>
            </a:graphic>
          </wp:inline>
        </w:drawing>
      </w:r>
    </w:p>
    <w:p w14:paraId="25FE53D6" w14:textId="266B2E1B" w:rsidR="00CA0C93" w:rsidRPr="00D90E4F" w:rsidRDefault="00CA0C93" w:rsidP="00CA0C93">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123</w:t>
      </w:r>
      <w:r w:rsidR="00BE0559" w:rsidRPr="00D90E4F">
        <w:rPr>
          <w:noProof/>
        </w:rPr>
        <w:fldChar w:fldCharType="end"/>
      </w:r>
    </w:p>
    <w:p w14:paraId="28E2FCB4" w14:textId="77777777" w:rsidR="00CA0C93" w:rsidRPr="00D90E4F" w:rsidRDefault="00CA0C93" w:rsidP="00385CA2">
      <w:r w:rsidRPr="00D90E4F">
        <w:t xml:space="preserve">The </w:t>
      </w:r>
      <w:r w:rsidR="00C47395" w:rsidRPr="00D90E4F">
        <w:t>"</w:t>
      </w:r>
      <w:r w:rsidRPr="00D90E4F">
        <w:t>Auto</w:t>
      </w:r>
      <w:r w:rsidR="00C47395" w:rsidRPr="00D90E4F">
        <w:t>"</w:t>
      </w:r>
      <w:r w:rsidR="005D154E" w:rsidRPr="00D90E4F">
        <w:t xml:space="preserve"> button </w:t>
      </w:r>
      <w:r w:rsidRPr="00D90E4F">
        <w:t>automatically make</w:t>
      </w:r>
      <w:r w:rsidR="005D154E" w:rsidRPr="00D90E4F">
        <w:t>s</w:t>
      </w:r>
      <w:r w:rsidRPr="00D90E4F">
        <w:t xml:space="preserve"> connection lines on the parts. </w:t>
      </w:r>
      <w:r w:rsidR="00491D37" w:rsidRPr="00D90E4F">
        <w:t>It may be helpful</w:t>
      </w:r>
      <w:r w:rsidR="00A411E7" w:rsidRPr="00D90E4F">
        <w:t xml:space="preserve"> to use this command and then change the connection lines by using the </w:t>
      </w:r>
      <w:r w:rsidR="00C47395" w:rsidRPr="00D90E4F">
        <w:t>"</w:t>
      </w:r>
      <w:r w:rsidR="00A411E7" w:rsidRPr="00D90E4F">
        <w:t>Connect</w:t>
      </w:r>
      <w:r w:rsidR="00C47395" w:rsidRPr="00D90E4F">
        <w:t>"</w:t>
      </w:r>
      <w:r w:rsidR="00A411E7" w:rsidRPr="00D90E4F">
        <w:t xml:space="preserve"> command.</w:t>
      </w:r>
    </w:p>
    <w:p w14:paraId="27055591" w14:textId="77777777" w:rsidR="00A411E7" w:rsidRPr="00D90E4F" w:rsidRDefault="00A411E7" w:rsidP="002D3E07">
      <w:pPr>
        <w:pStyle w:val="Rubrik5"/>
      </w:pPr>
      <w:r w:rsidRPr="00D90E4F">
        <w:t>Reverse</w:t>
      </w:r>
    </w:p>
    <w:p w14:paraId="12B05CCB" w14:textId="77777777" w:rsidR="00A411E7" w:rsidRPr="00D90E4F" w:rsidRDefault="00A411E7" w:rsidP="00A411E7">
      <w:r w:rsidRPr="00D90E4F">
        <w:t>This command will probably be removed.</w:t>
      </w:r>
    </w:p>
    <w:p w14:paraId="12E4854E" w14:textId="77777777" w:rsidR="00385CA2" w:rsidRPr="00D90E4F" w:rsidRDefault="00385CA2" w:rsidP="00385CA2">
      <w:pPr>
        <w:pStyle w:val="Rubrik2"/>
      </w:pPr>
      <w:bookmarkStart w:id="1057" w:name="_Toc335636992"/>
      <w:bookmarkStart w:id="1058" w:name="_Toc129002921"/>
      <w:bookmarkStart w:id="1059" w:name="_Toc229474917"/>
      <w:r w:rsidRPr="00D90E4F">
        <w:t>Cut</w:t>
      </w:r>
      <w:r w:rsidR="00B41038" w:rsidRPr="00D90E4F">
        <w:t xml:space="preserve"> bev</w:t>
      </w:r>
      <w:bookmarkStart w:id="1060" w:name="cutbevel"/>
      <w:bookmarkEnd w:id="1060"/>
      <w:r w:rsidR="00B41038" w:rsidRPr="00D90E4F">
        <w:t>el</w:t>
      </w:r>
      <w:bookmarkEnd w:id="1057"/>
      <w:bookmarkEnd w:id="1058"/>
      <w:bookmarkEnd w:id="1059"/>
    </w:p>
    <w:p w14:paraId="63DAC598" w14:textId="77777777" w:rsidR="00385CA2" w:rsidRPr="00D90E4F" w:rsidRDefault="009378B9" w:rsidP="00385CA2">
      <w:pPr>
        <w:keepNext/>
      </w:pPr>
      <w:r w:rsidRPr="00D90E4F">
        <w:rPr>
          <w:noProof/>
        </w:rPr>
        <w:drawing>
          <wp:inline distT="0" distB="0" distL="0" distR="0" wp14:anchorId="7A7F94BA" wp14:editId="0B798C06">
            <wp:extent cx="1470660" cy="694690"/>
            <wp:effectExtent l="19050" t="19050" r="15240" b="10160"/>
            <wp:docPr id="19212" name="Bild 19212" descr="Image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2" descr="Image551"/>
                    <pic:cNvPicPr>
                      <a:picLocks noChangeAspect="1" noChangeArrowheads="1"/>
                    </pic:cNvPicPr>
                  </pic:nvPicPr>
                  <pic:blipFill>
                    <a:blip r:embed="rId952" cstate="print"/>
                    <a:srcRect/>
                    <a:stretch>
                      <a:fillRect/>
                    </a:stretch>
                  </pic:blipFill>
                  <pic:spPr bwMode="auto">
                    <a:xfrm>
                      <a:off x="0" y="0"/>
                      <a:ext cx="1470660" cy="694690"/>
                    </a:xfrm>
                    <a:prstGeom prst="rect">
                      <a:avLst/>
                    </a:prstGeom>
                    <a:noFill/>
                    <a:ln w="6350">
                      <a:solidFill>
                        <a:srgbClr val="000000"/>
                      </a:solidFill>
                      <a:miter lim="800000"/>
                      <a:headEnd/>
                      <a:tailEnd/>
                    </a:ln>
                    <a:effectLst/>
                  </pic:spPr>
                </pic:pic>
              </a:graphicData>
            </a:graphic>
          </wp:inline>
        </w:drawing>
      </w:r>
    </w:p>
    <w:p w14:paraId="5ADB4444" w14:textId="57275570" w:rsidR="00385CA2" w:rsidRPr="00D90E4F" w:rsidRDefault="00385CA2" w:rsidP="00385CA2">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124</w:t>
      </w:r>
      <w:r w:rsidR="00BE0559" w:rsidRPr="00D90E4F">
        <w:rPr>
          <w:noProof/>
        </w:rPr>
        <w:fldChar w:fldCharType="end"/>
      </w:r>
    </w:p>
    <w:p w14:paraId="28D6BBB2" w14:textId="77777777" w:rsidR="005D154E" w:rsidRPr="00D90E4F" w:rsidRDefault="00385CA2" w:rsidP="00385CA2">
      <w:r w:rsidRPr="00D90E4F">
        <w:t xml:space="preserve">The </w:t>
      </w:r>
      <w:r w:rsidR="00C47395" w:rsidRPr="00D90E4F">
        <w:t>"</w:t>
      </w:r>
      <w:r w:rsidRPr="00D90E4F">
        <w:t xml:space="preserve">Cut </w:t>
      </w:r>
      <w:r w:rsidR="00E37C69" w:rsidRPr="00D90E4F">
        <w:t>bevel</w:t>
      </w:r>
      <w:r w:rsidR="00C47395" w:rsidRPr="00D90E4F">
        <w:t>"</w:t>
      </w:r>
      <w:r w:rsidR="00E37C69" w:rsidRPr="00D90E4F">
        <w:t xml:space="preserve"> c</w:t>
      </w:r>
      <w:r w:rsidRPr="00D90E4F">
        <w:t>ommand</w:t>
      </w:r>
      <w:r w:rsidR="00E720D1" w:rsidRPr="00D90E4F">
        <w:t xml:space="preserve"> is </w:t>
      </w:r>
      <w:r w:rsidRPr="00D90E4F">
        <w:t>used to add toolpaths to bevel parts.</w:t>
      </w:r>
    </w:p>
    <w:p w14:paraId="50EB7115" w14:textId="77777777" w:rsidR="00E720D1" w:rsidRPr="00D90E4F" w:rsidRDefault="00385CA2" w:rsidP="00385CA2">
      <w:r w:rsidRPr="00D90E4F">
        <w:t xml:space="preserve"> </w:t>
      </w:r>
    </w:p>
    <w:p w14:paraId="735E0F2A" w14:textId="77777777" w:rsidR="008546E2" w:rsidRPr="00D90E4F" w:rsidRDefault="009378B9" w:rsidP="008546E2">
      <w:pPr>
        <w:keepNext/>
      </w:pPr>
      <w:r w:rsidRPr="00D90E4F">
        <w:rPr>
          <w:noProof/>
        </w:rPr>
        <w:drawing>
          <wp:inline distT="0" distB="0" distL="0" distR="0" wp14:anchorId="50FD8923" wp14:editId="2982DE14">
            <wp:extent cx="1572895" cy="2406650"/>
            <wp:effectExtent l="19050" t="0" r="8255" b="0"/>
            <wp:docPr id="19213" name="Bild 19213" descr="Image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3" descr="Image553"/>
                    <pic:cNvPicPr>
                      <a:picLocks noChangeAspect="1" noChangeArrowheads="1"/>
                    </pic:cNvPicPr>
                  </pic:nvPicPr>
                  <pic:blipFill>
                    <a:blip r:embed="rId953" cstate="print"/>
                    <a:srcRect/>
                    <a:stretch>
                      <a:fillRect/>
                    </a:stretch>
                  </pic:blipFill>
                  <pic:spPr bwMode="auto">
                    <a:xfrm>
                      <a:off x="0" y="0"/>
                      <a:ext cx="1572895" cy="2406650"/>
                    </a:xfrm>
                    <a:prstGeom prst="rect">
                      <a:avLst/>
                    </a:prstGeom>
                    <a:noFill/>
                    <a:ln w="9525">
                      <a:noFill/>
                      <a:miter lim="800000"/>
                      <a:headEnd/>
                      <a:tailEnd/>
                    </a:ln>
                  </pic:spPr>
                </pic:pic>
              </a:graphicData>
            </a:graphic>
          </wp:inline>
        </w:drawing>
      </w:r>
    </w:p>
    <w:p w14:paraId="7A78A49B" w14:textId="3249D22E" w:rsidR="008546E2" w:rsidRPr="00D90E4F" w:rsidRDefault="008546E2" w:rsidP="008546E2">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125</w:t>
      </w:r>
      <w:r w:rsidR="00BE0559" w:rsidRPr="00D90E4F">
        <w:rPr>
          <w:noProof/>
        </w:rPr>
        <w:fldChar w:fldCharType="end"/>
      </w:r>
    </w:p>
    <w:p w14:paraId="014FD34F" w14:textId="77777777" w:rsidR="005370F7" w:rsidRPr="00D90E4F" w:rsidRDefault="008546E2" w:rsidP="005370F7">
      <w:r w:rsidRPr="00D90E4F">
        <w:t xml:space="preserve">Before adding the toolpath set </w:t>
      </w:r>
      <w:r w:rsidR="00491D37" w:rsidRPr="00D90E4F">
        <w:t xml:space="preserve">the </w:t>
      </w:r>
      <w:r w:rsidRPr="00D90E4F">
        <w:t>following parameters</w:t>
      </w:r>
      <w:r w:rsidR="00491D37" w:rsidRPr="00D90E4F">
        <w:t>:</w:t>
      </w:r>
    </w:p>
    <w:p w14:paraId="6E6A410F" w14:textId="77777777" w:rsidR="008546E2" w:rsidRPr="00D90E4F" w:rsidRDefault="008546E2" w:rsidP="002D3E07">
      <w:pPr>
        <w:pStyle w:val="Rubrik5"/>
      </w:pPr>
      <w:r w:rsidRPr="00D90E4F">
        <w:t>Piercing</w:t>
      </w:r>
    </w:p>
    <w:p w14:paraId="7D4EC19A" w14:textId="77777777" w:rsidR="00130D29" w:rsidRPr="00D90E4F" w:rsidRDefault="009378B9" w:rsidP="00130D29">
      <w:pPr>
        <w:keepNext/>
      </w:pPr>
      <w:r w:rsidRPr="00D90E4F">
        <w:rPr>
          <w:noProof/>
        </w:rPr>
        <w:drawing>
          <wp:inline distT="0" distB="0" distL="0" distR="0" wp14:anchorId="1C8E815B" wp14:editId="22053C9A">
            <wp:extent cx="1426210" cy="446405"/>
            <wp:effectExtent l="19050" t="19050" r="21590" b="10795"/>
            <wp:docPr id="19210" name="Bild 19210" descr="Image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0" descr="Image554"/>
                    <pic:cNvPicPr>
                      <a:picLocks noChangeAspect="1" noChangeArrowheads="1"/>
                    </pic:cNvPicPr>
                  </pic:nvPicPr>
                  <pic:blipFill>
                    <a:blip r:embed="rId954" cstate="print"/>
                    <a:srcRect/>
                    <a:stretch>
                      <a:fillRect/>
                    </a:stretch>
                  </pic:blipFill>
                  <pic:spPr bwMode="auto">
                    <a:xfrm>
                      <a:off x="0" y="0"/>
                      <a:ext cx="1426210" cy="446405"/>
                    </a:xfrm>
                    <a:prstGeom prst="rect">
                      <a:avLst/>
                    </a:prstGeom>
                    <a:noFill/>
                    <a:ln w="6350">
                      <a:solidFill>
                        <a:srgbClr val="000000"/>
                      </a:solidFill>
                      <a:miter lim="800000"/>
                      <a:headEnd/>
                      <a:tailEnd/>
                    </a:ln>
                    <a:effectLst/>
                  </pic:spPr>
                </pic:pic>
              </a:graphicData>
            </a:graphic>
          </wp:inline>
        </w:drawing>
      </w:r>
    </w:p>
    <w:p w14:paraId="51661E91" w14:textId="17B921B6" w:rsidR="00130D29" w:rsidRPr="00D90E4F" w:rsidRDefault="00130D29" w:rsidP="00130D2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126</w:t>
      </w:r>
      <w:r w:rsidR="00BE0559" w:rsidRPr="00D90E4F">
        <w:rPr>
          <w:noProof/>
        </w:rPr>
        <w:fldChar w:fldCharType="end"/>
      </w:r>
    </w:p>
    <w:p w14:paraId="55AF70A0" w14:textId="563FB7E8" w:rsidR="00491D37" w:rsidRPr="00D90E4F" w:rsidRDefault="008546E2" w:rsidP="008546E2">
      <w:r w:rsidRPr="00D90E4F">
        <w:t xml:space="preserve">Set the type of piercing to use. </w:t>
      </w:r>
      <w:r w:rsidR="005D154E" w:rsidRPr="00D90E4F">
        <w:t>R</w:t>
      </w:r>
      <w:r w:rsidRPr="00D90E4F">
        <w:t xml:space="preserve">ead more about different piercings </w:t>
      </w:r>
      <w:r w:rsidR="00491D37" w:rsidRPr="00D90E4F">
        <w:t xml:space="preserve">on </w:t>
      </w:r>
      <w:r w:rsidRPr="00D90E4F">
        <w:t xml:space="preserve">page </w:t>
      </w:r>
      <w:r w:rsidR="00BF11A7" w:rsidRPr="00D90E4F">
        <w:fldChar w:fldCharType="begin"/>
      </w:r>
      <w:r w:rsidRPr="00D90E4F">
        <w:instrText xml:space="preserve"> PAGEREF _Ref332809329 \h </w:instrText>
      </w:r>
      <w:r w:rsidR="00BF11A7" w:rsidRPr="00D90E4F">
        <w:fldChar w:fldCharType="separate"/>
      </w:r>
      <w:r w:rsidR="00EB6DA4">
        <w:rPr>
          <w:noProof/>
        </w:rPr>
        <w:t>136</w:t>
      </w:r>
      <w:r w:rsidR="00BF11A7" w:rsidRPr="00D90E4F">
        <w:fldChar w:fldCharType="end"/>
      </w:r>
      <w:r w:rsidRPr="00D90E4F">
        <w:t>.</w:t>
      </w:r>
      <w:r w:rsidR="00ED54F4" w:rsidRPr="00D90E4F">
        <w:t xml:space="preserve"> </w:t>
      </w:r>
    </w:p>
    <w:p w14:paraId="46807CB2" w14:textId="77777777" w:rsidR="00130D29" w:rsidRPr="00D90E4F" w:rsidRDefault="009378B9" w:rsidP="00130D29">
      <w:pPr>
        <w:keepNext/>
      </w:pPr>
      <w:r w:rsidRPr="00D90E4F">
        <w:rPr>
          <w:noProof/>
        </w:rPr>
        <w:drawing>
          <wp:inline distT="0" distB="0" distL="0" distR="0" wp14:anchorId="3DF2B0CB" wp14:editId="22753536">
            <wp:extent cx="1836420" cy="922020"/>
            <wp:effectExtent l="19050" t="0" r="0" b="0"/>
            <wp:docPr id="19211" name="Bild 19211" descr="Image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1" descr="Image555"/>
                    <pic:cNvPicPr>
                      <a:picLocks noChangeAspect="1" noChangeArrowheads="1"/>
                    </pic:cNvPicPr>
                  </pic:nvPicPr>
                  <pic:blipFill>
                    <a:blip r:embed="rId955" cstate="print"/>
                    <a:srcRect/>
                    <a:stretch>
                      <a:fillRect/>
                    </a:stretch>
                  </pic:blipFill>
                  <pic:spPr bwMode="auto">
                    <a:xfrm>
                      <a:off x="0" y="0"/>
                      <a:ext cx="1836420" cy="922020"/>
                    </a:xfrm>
                    <a:prstGeom prst="rect">
                      <a:avLst/>
                    </a:prstGeom>
                    <a:noFill/>
                    <a:ln w="9525">
                      <a:noFill/>
                      <a:miter lim="800000"/>
                      <a:headEnd/>
                      <a:tailEnd/>
                    </a:ln>
                  </pic:spPr>
                </pic:pic>
              </a:graphicData>
            </a:graphic>
          </wp:inline>
        </w:drawing>
      </w:r>
    </w:p>
    <w:p w14:paraId="4A3C98F2" w14:textId="01A8941B" w:rsidR="008546E2" w:rsidRPr="00D90E4F" w:rsidRDefault="00130D29" w:rsidP="00130D2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127</w:t>
      </w:r>
      <w:r w:rsidR="00BE0559" w:rsidRPr="00D90E4F">
        <w:rPr>
          <w:noProof/>
        </w:rPr>
        <w:fldChar w:fldCharType="end"/>
      </w:r>
    </w:p>
    <w:p w14:paraId="11C4656B" w14:textId="77777777" w:rsidR="00491D37" w:rsidRPr="00D90E4F" w:rsidRDefault="005D154E" w:rsidP="008546E2">
      <w:r w:rsidRPr="00D90E4F">
        <w:t>When it is</w:t>
      </w:r>
      <w:r w:rsidR="00696C09" w:rsidRPr="00D90E4F">
        <w:t xml:space="preserve"> necessary to make a tilted pierc</w:t>
      </w:r>
      <w:r w:rsidR="00ED249E" w:rsidRPr="00D90E4F">
        <w:t>e</w:t>
      </w:r>
      <w:r w:rsidRPr="00D90E4F">
        <w:t xml:space="preserve">, the </w:t>
      </w:r>
      <w:r w:rsidR="00B93D81" w:rsidRPr="00D90E4F">
        <w:t>tilting</w:t>
      </w:r>
      <w:r w:rsidR="00696C09" w:rsidRPr="00D90E4F">
        <w:t xml:space="preserve"> direction will be the same as the first point on the contour. </w:t>
      </w:r>
      <w:r w:rsidR="00ED249E" w:rsidRPr="00D90E4F">
        <w:t>Typically it is better to use a vertical pie</w:t>
      </w:r>
      <w:r w:rsidR="00ED54F4" w:rsidRPr="00D90E4F">
        <w:t>rce instead of a tilted pierce.</w:t>
      </w:r>
    </w:p>
    <w:p w14:paraId="367363C2" w14:textId="77777777" w:rsidR="00696C09" w:rsidRPr="00D90E4F" w:rsidRDefault="00696C09" w:rsidP="002D3E07">
      <w:pPr>
        <w:pStyle w:val="Rubrik5"/>
      </w:pPr>
      <w:r w:rsidRPr="00D90E4F">
        <w:lastRenderedPageBreak/>
        <w:t>Quality</w:t>
      </w:r>
      <w:r w:rsidR="00975D72" w:rsidRPr="00D90E4F">
        <w:t xml:space="preserve"> and speed</w:t>
      </w:r>
    </w:p>
    <w:p w14:paraId="03C6D190" w14:textId="77777777" w:rsidR="006F762F" w:rsidRPr="00D90E4F" w:rsidRDefault="009378B9" w:rsidP="006F762F">
      <w:pPr>
        <w:keepNext/>
      </w:pPr>
      <w:r w:rsidRPr="00D90E4F">
        <w:rPr>
          <w:noProof/>
        </w:rPr>
        <w:drawing>
          <wp:inline distT="0" distB="0" distL="0" distR="0" wp14:anchorId="05872DD1" wp14:editId="2DF54C32">
            <wp:extent cx="1433830" cy="658495"/>
            <wp:effectExtent l="19050" t="19050" r="13970" b="27305"/>
            <wp:docPr id="19207" name="Bild 19207" descr="Image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7" descr="Image556"/>
                    <pic:cNvPicPr>
                      <a:picLocks noChangeAspect="1" noChangeArrowheads="1"/>
                    </pic:cNvPicPr>
                  </pic:nvPicPr>
                  <pic:blipFill>
                    <a:blip r:embed="rId956" cstate="print"/>
                    <a:srcRect/>
                    <a:stretch>
                      <a:fillRect/>
                    </a:stretch>
                  </pic:blipFill>
                  <pic:spPr bwMode="auto">
                    <a:xfrm>
                      <a:off x="0" y="0"/>
                      <a:ext cx="1433830" cy="658495"/>
                    </a:xfrm>
                    <a:prstGeom prst="rect">
                      <a:avLst/>
                    </a:prstGeom>
                    <a:noFill/>
                    <a:ln w="6350">
                      <a:solidFill>
                        <a:srgbClr val="000000"/>
                      </a:solidFill>
                      <a:miter lim="800000"/>
                      <a:headEnd/>
                      <a:tailEnd/>
                    </a:ln>
                    <a:effectLst/>
                  </pic:spPr>
                </pic:pic>
              </a:graphicData>
            </a:graphic>
          </wp:inline>
        </w:drawing>
      </w:r>
    </w:p>
    <w:p w14:paraId="7D622ABF" w14:textId="06B425DD" w:rsidR="00696C09" w:rsidRPr="00D90E4F" w:rsidRDefault="006F762F" w:rsidP="006F762F">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128</w:t>
      </w:r>
      <w:r w:rsidR="00BE0559" w:rsidRPr="00D90E4F">
        <w:rPr>
          <w:noProof/>
        </w:rPr>
        <w:fldChar w:fldCharType="end"/>
      </w:r>
    </w:p>
    <w:p w14:paraId="3A0ECC63" w14:textId="77777777" w:rsidR="00491D37" w:rsidRPr="00D90E4F" w:rsidRDefault="006F762F" w:rsidP="008546E2">
      <w:r w:rsidRPr="00D90E4F">
        <w:t xml:space="preserve">Normally the cutting quality is inherited from the part. </w:t>
      </w:r>
      <w:r w:rsidR="005D154E" w:rsidRPr="00D90E4F">
        <w:t>Ch</w:t>
      </w:r>
      <w:r w:rsidRPr="00D90E4F">
        <w:t xml:space="preserve">eck the "Quality override" </w:t>
      </w:r>
      <w:r w:rsidR="005D154E" w:rsidRPr="00D90E4F">
        <w:t xml:space="preserve">for </w:t>
      </w:r>
      <w:r w:rsidRPr="00D90E4F">
        <w:t>different qualit</w:t>
      </w:r>
      <w:r w:rsidR="005D154E" w:rsidRPr="00D90E4F">
        <w:t>ies</w:t>
      </w:r>
      <w:r w:rsidRPr="00D90E4F">
        <w:t xml:space="preserve"> on different cuts. This is usable </w:t>
      </w:r>
      <w:r w:rsidR="00C33A92" w:rsidRPr="00D90E4F">
        <w:t>for</w:t>
      </w:r>
      <w:r w:rsidRPr="00D90E4F">
        <w:t xml:space="preserve"> a two or three time </w:t>
      </w:r>
      <w:r w:rsidR="00C33A92" w:rsidRPr="00D90E4F">
        <w:t xml:space="preserve">bevel </w:t>
      </w:r>
      <w:r w:rsidRPr="00D90E4F">
        <w:t>cut.</w:t>
      </w:r>
    </w:p>
    <w:p w14:paraId="64C3B420" w14:textId="77777777" w:rsidR="00DD4895" w:rsidRPr="00D90E4F" w:rsidRDefault="009378B9" w:rsidP="00DD4895">
      <w:pPr>
        <w:keepNext/>
      </w:pPr>
      <w:r w:rsidRPr="00D90E4F">
        <w:rPr>
          <w:noProof/>
        </w:rPr>
        <w:drawing>
          <wp:inline distT="0" distB="0" distL="0" distR="0" wp14:anchorId="3678E684" wp14:editId="57303350">
            <wp:extent cx="1872615" cy="804545"/>
            <wp:effectExtent l="19050" t="0" r="0" b="0"/>
            <wp:docPr id="19208" name="Bild 19208" descr="Image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8" descr="Image557"/>
                    <pic:cNvPicPr>
                      <a:picLocks noChangeAspect="1" noChangeArrowheads="1"/>
                    </pic:cNvPicPr>
                  </pic:nvPicPr>
                  <pic:blipFill>
                    <a:blip r:embed="rId957" cstate="print"/>
                    <a:srcRect/>
                    <a:stretch>
                      <a:fillRect/>
                    </a:stretch>
                  </pic:blipFill>
                  <pic:spPr bwMode="auto">
                    <a:xfrm>
                      <a:off x="0" y="0"/>
                      <a:ext cx="1872615" cy="804545"/>
                    </a:xfrm>
                    <a:prstGeom prst="rect">
                      <a:avLst/>
                    </a:prstGeom>
                    <a:noFill/>
                    <a:ln w="9525">
                      <a:noFill/>
                      <a:miter lim="800000"/>
                      <a:headEnd/>
                      <a:tailEnd/>
                    </a:ln>
                  </pic:spPr>
                </pic:pic>
              </a:graphicData>
            </a:graphic>
          </wp:inline>
        </w:drawing>
      </w:r>
    </w:p>
    <w:p w14:paraId="42E21860" w14:textId="4C0E4927" w:rsidR="006F762F" w:rsidRPr="00D90E4F" w:rsidRDefault="00DD4895" w:rsidP="00DD489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129</w:t>
      </w:r>
      <w:r w:rsidR="00BE0559" w:rsidRPr="00D90E4F">
        <w:rPr>
          <w:noProof/>
        </w:rPr>
        <w:fldChar w:fldCharType="end"/>
      </w:r>
    </w:p>
    <w:p w14:paraId="76CDF22A" w14:textId="77777777" w:rsidR="00491D37" w:rsidRPr="00D90E4F" w:rsidRDefault="00DD4895" w:rsidP="008546E2">
      <w:r w:rsidRPr="00D90E4F">
        <w:t>Side (A) shows a two time bevel and (B) a three time bevel.</w:t>
      </w:r>
    </w:p>
    <w:p w14:paraId="55D0268C" w14:textId="77777777" w:rsidR="00975D72" w:rsidRPr="00D90E4F" w:rsidRDefault="009378B9" w:rsidP="00975D72">
      <w:pPr>
        <w:keepNext/>
      </w:pPr>
      <w:r w:rsidRPr="00D90E4F">
        <w:rPr>
          <w:noProof/>
        </w:rPr>
        <w:drawing>
          <wp:inline distT="0" distB="0" distL="0" distR="0" wp14:anchorId="6F2D6A56" wp14:editId="3C55631F">
            <wp:extent cx="1718945" cy="1097280"/>
            <wp:effectExtent l="19050" t="0" r="0" b="0"/>
            <wp:docPr id="19209" name="Bild 19209" descr="Image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9" descr="Image558"/>
                    <pic:cNvPicPr>
                      <a:picLocks noChangeAspect="1" noChangeArrowheads="1"/>
                    </pic:cNvPicPr>
                  </pic:nvPicPr>
                  <pic:blipFill>
                    <a:blip r:embed="rId958" cstate="print"/>
                    <a:srcRect/>
                    <a:stretch>
                      <a:fillRect/>
                    </a:stretch>
                  </pic:blipFill>
                  <pic:spPr bwMode="auto">
                    <a:xfrm>
                      <a:off x="0" y="0"/>
                      <a:ext cx="1718945" cy="1097280"/>
                    </a:xfrm>
                    <a:prstGeom prst="rect">
                      <a:avLst/>
                    </a:prstGeom>
                    <a:noFill/>
                    <a:ln w="9525">
                      <a:noFill/>
                      <a:miter lim="800000"/>
                      <a:headEnd/>
                      <a:tailEnd/>
                    </a:ln>
                  </pic:spPr>
                </pic:pic>
              </a:graphicData>
            </a:graphic>
          </wp:inline>
        </w:drawing>
      </w:r>
    </w:p>
    <w:p w14:paraId="2D63BB47" w14:textId="60713967" w:rsidR="00975D72" w:rsidRPr="00D90E4F" w:rsidRDefault="00975D72" w:rsidP="00975D72">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130</w:t>
      </w:r>
      <w:r w:rsidR="00BE0559" w:rsidRPr="00D90E4F">
        <w:rPr>
          <w:noProof/>
        </w:rPr>
        <w:fldChar w:fldCharType="end"/>
      </w:r>
    </w:p>
    <w:p w14:paraId="66145447" w14:textId="77777777" w:rsidR="00EE7EF6" w:rsidRPr="00D90E4F" w:rsidRDefault="00EE7EF6" w:rsidP="005370F7">
      <w:r w:rsidRPr="00D90E4F">
        <w:t>E</w:t>
      </w:r>
      <w:r w:rsidR="00975D72" w:rsidRPr="00D90E4F">
        <w:t xml:space="preserve">xample (A) </w:t>
      </w:r>
      <w:r w:rsidRPr="00D90E4F">
        <w:t>shows the thickness of the material in the actual tilted angle. E</w:t>
      </w:r>
      <w:r w:rsidR="00975D72" w:rsidRPr="00D90E4F">
        <w:t>xample (B)</w:t>
      </w:r>
      <w:r w:rsidRPr="00D90E4F">
        <w:t xml:space="preserve"> shows the edge length. In one time bevel cutting the result will be the same. In two or three time bevel the cutting speed can be very different.</w:t>
      </w:r>
    </w:p>
    <w:p w14:paraId="34F21E8E" w14:textId="77777777" w:rsidR="00EE7EF6" w:rsidRPr="00D90E4F" w:rsidRDefault="006521AE" w:rsidP="002D3E07">
      <w:pPr>
        <w:pStyle w:val="Rubrik5"/>
      </w:pPr>
      <w:r w:rsidRPr="00D90E4F">
        <w:t>Overcut or</w:t>
      </w:r>
      <w:r w:rsidR="00C10C8E" w:rsidRPr="00D90E4F">
        <w:t xml:space="preserve"> micro joints</w:t>
      </w:r>
    </w:p>
    <w:p w14:paraId="478B039A" w14:textId="77777777" w:rsidR="00C10C8E" w:rsidRPr="00D90E4F" w:rsidRDefault="009378B9" w:rsidP="00C10C8E">
      <w:pPr>
        <w:keepNext/>
      </w:pPr>
      <w:r w:rsidRPr="00D90E4F">
        <w:rPr>
          <w:noProof/>
        </w:rPr>
        <w:drawing>
          <wp:inline distT="0" distB="0" distL="0" distR="0" wp14:anchorId="32C87C19" wp14:editId="504D8AC5">
            <wp:extent cx="1419225" cy="343535"/>
            <wp:effectExtent l="19050" t="19050" r="28575" b="18415"/>
            <wp:docPr id="19191" name="Bild 19191" descr="Image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1" descr="Image559"/>
                    <pic:cNvPicPr>
                      <a:picLocks noChangeAspect="1" noChangeArrowheads="1"/>
                    </pic:cNvPicPr>
                  </pic:nvPicPr>
                  <pic:blipFill>
                    <a:blip r:embed="rId959" cstate="print"/>
                    <a:srcRect/>
                    <a:stretch>
                      <a:fillRect/>
                    </a:stretch>
                  </pic:blipFill>
                  <pic:spPr bwMode="auto">
                    <a:xfrm>
                      <a:off x="0" y="0"/>
                      <a:ext cx="1419225" cy="343535"/>
                    </a:xfrm>
                    <a:prstGeom prst="rect">
                      <a:avLst/>
                    </a:prstGeom>
                    <a:noFill/>
                    <a:ln w="6350">
                      <a:solidFill>
                        <a:srgbClr val="000000"/>
                      </a:solidFill>
                      <a:miter lim="800000"/>
                      <a:headEnd/>
                      <a:tailEnd/>
                    </a:ln>
                    <a:effectLst/>
                  </pic:spPr>
                </pic:pic>
              </a:graphicData>
            </a:graphic>
          </wp:inline>
        </w:drawing>
      </w:r>
    </w:p>
    <w:p w14:paraId="3B1618DE" w14:textId="015ABBF7" w:rsidR="00EE7EF6" w:rsidRPr="00D90E4F" w:rsidRDefault="00C10C8E" w:rsidP="00C10C8E">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131</w:t>
      </w:r>
      <w:r w:rsidR="00BE0559" w:rsidRPr="00D90E4F">
        <w:rPr>
          <w:noProof/>
        </w:rPr>
        <w:fldChar w:fldCharType="end"/>
      </w:r>
    </w:p>
    <w:p w14:paraId="59C4C208" w14:textId="77777777" w:rsidR="00491D37" w:rsidRPr="00D90E4F" w:rsidRDefault="00C10C8E" w:rsidP="00385CA2">
      <w:r w:rsidRPr="00D90E4F">
        <w:t>Overcut (positive values) cannot be used when leads are placed in sharp corners. If the value is negative then micro joints</w:t>
      </w:r>
      <w:r w:rsidR="00C33A92" w:rsidRPr="00D90E4F">
        <w:t xml:space="preserve"> can be made</w:t>
      </w:r>
      <w:r w:rsidRPr="00D90E4F">
        <w:t>. This is very useful when making two or three time bevels.</w:t>
      </w:r>
      <w:r w:rsidR="00ED54F4" w:rsidRPr="00D90E4F">
        <w:t xml:space="preserve"> </w:t>
      </w:r>
    </w:p>
    <w:p w14:paraId="6C548E63" w14:textId="77777777" w:rsidR="00D628CC" w:rsidRPr="00D90E4F" w:rsidRDefault="009378B9" w:rsidP="00D628CC">
      <w:pPr>
        <w:keepNext/>
      </w:pPr>
      <w:r w:rsidRPr="00D90E4F">
        <w:rPr>
          <w:noProof/>
        </w:rPr>
        <w:drawing>
          <wp:inline distT="0" distB="0" distL="0" distR="0" wp14:anchorId="49D1908A" wp14:editId="07A2EA55">
            <wp:extent cx="2296795" cy="1360805"/>
            <wp:effectExtent l="19050" t="0" r="8255" b="0"/>
            <wp:docPr id="19192" name="Bild 19192" descr="Image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2" descr="Image560"/>
                    <pic:cNvPicPr>
                      <a:picLocks noChangeAspect="1" noChangeArrowheads="1"/>
                    </pic:cNvPicPr>
                  </pic:nvPicPr>
                  <pic:blipFill>
                    <a:blip r:embed="rId960" cstate="print"/>
                    <a:srcRect/>
                    <a:stretch>
                      <a:fillRect/>
                    </a:stretch>
                  </pic:blipFill>
                  <pic:spPr bwMode="auto">
                    <a:xfrm>
                      <a:off x="0" y="0"/>
                      <a:ext cx="2296795" cy="1360805"/>
                    </a:xfrm>
                    <a:prstGeom prst="rect">
                      <a:avLst/>
                    </a:prstGeom>
                    <a:noFill/>
                    <a:ln w="9525">
                      <a:noFill/>
                      <a:miter lim="800000"/>
                      <a:headEnd/>
                      <a:tailEnd/>
                    </a:ln>
                  </pic:spPr>
                </pic:pic>
              </a:graphicData>
            </a:graphic>
          </wp:inline>
        </w:drawing>
      </w:r>
    </w:p>
    <w:p w14:paraId="02E751DF" w14:textId="18E8ED68" w:rsidR="00385CA2" w:rsidRPr="00D90E4F" w:rsidRDefault="00D628CC" w:rsidP="00D628C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132</w:t>
      </w:r>
      <w:r w:rsidR="00BE0559" w:rsidRPr="00D90E4F">
        <w:rPr>
          <w:noProof/>
        </w:rPr>
        <w:fldChar w:fldCharType="end"/>
      </w:r>
    </w:p>
    <w:p w14:paraId="7F3C8CAF" w14:textId="77777777" w:rsidR="00491D37" w:rsidRPr="00D90E4F" w:rsidRDefault="00D628CC" w:rsidP="00DB28C5">
      <w:r w:rsidRPr="00D90E4F">
        <w:t>The negative overcut value will make a micro joint</w:t>
      </w:r>
      <w:r w:rsidR="00DB28C5" w:rsidRPr="00D90E4F">
        <w:t xml:space="preserve"> (A). The leadout (B) can be in </w:t>
      </w:r>
      <w:r w:rsidR="007B739A" w:rsidRPr="00D90E4F">
        <w:t>a</w:t>
      </w:r>
      <w:r w:rsidR="00DB28C5" w:rsidRPr="00D90E4F">
        <w:t xml:space="preserve"> direction that will create a micro joint.</w:t>
      </w:r>
    </w:p>
    <w:p w14:paraId="50EE0A04" w14:textId="77777777" w:rsidR="00C10C8E" w:rsidRPr="00D90E4F" w:rsidRDefault="00DB28C5" w:rsidP="00C5529E">
      <w:pPr>
        <w:pStyle w:val="Rubrik4"/>
      </w:pPr>
      <w:r w:rsidRPr="00D90E4F">
        <w:t>Applying toolpath</w:t>
      </w:r>
      <w:r w:rsidR="008E5D1C" w:rsidRPr="00D90E4F">
        <w:t>s</w:t>
      </w:r>
      <w:r w:rsidR="003D4554" w:rsidRPr="00D90E4F">
        <w:t xml:space="preserve"> on Standard bevel</w:t>
      </w:r>
      <w:r w:rsidR="008E5D1C" w:rsidRPr="00D90E4F">
        <w:t>s</w:t>
      </w:r>
    </w:p>
    <w:p w14:paraId="57031059" w14:textId="77777777" w:rsidR="007B739A" w:rsidRPr="00D90E4F" w:rsidRDefault="009378B9" w:rsidP="007B739A">
      <w:pPr>
        <w:keepNext/>
      </w:pPr>
      <w:r w:rsidRPr="00D90E4F">
        <w:rPr>
          <w:noProof/>
        </w:rPr>
        <w:drawing>
          <wp:inline distT="0" distB="0" distL="0" distR="0" wp14:anchorId="10047D73" wp14:editId="174D4B98">
            <wp:extent cx="1433830" cy="387985"/>
            <wp:effectExtent l="19050" t="19050" r="13970" b="12065"/>
            <wp:docPr id="19193" name="Bild 19193" descr="Image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3" descr="Image561"/>
                    <pic:cNvPicPr>
                      <a:picLocks noChangeAspect="1" noChangeArrowheads="1"/>
                    </pic:cNvPicPr>
                  </pic:nvPicPr>
                  <pic:blipFill>
                    <a:blip r:embed="rId961" cstate="print"/>
                    <a:srcRect/>
                    <a:stretch>
                      <a:fillRect/>
                    </a:stretch>
                  </pic:blipFill>
                  <pic:spPr bwMode="auto">
                    <a:xfrm>
                      <a:off x="0" y="0"/>
                      <a:ext cx="1433830" cy="387985"/>
                    </a:xfrm>
                    <a:prstGeom prst="rect">
                      <a:avLst/>
                    </a:prstGeom>
                    <a:noFill/>
                    <a:ln w="6350">
                      <a:solidFill>
                        <a:srgbClr val="000000"/>
                      </a:solidFill>
                      <a:miter lim="800000"/>
                      <a:headEnd/>
                      <a:tailEnd/>
                    </a:ln>
                    <a:effectLst/>
                  </pic:spPr>
                </pic:pic>
              </a:graphicData>
            </a:graphic>
          </wp:inline>
        </w:drawing>
      </w:r>
    </w:p>
    <w:p w14:paraId="2B96F874" w14:textId="4E18FA44" w:rsidR="00DB28C5" w:rsidRPr="00D90E4F" w:rsidRDefault="007B739A" w:rsidP="007B739A">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133</w:t>
      </w:r>
      <w:r w:rsidR="00BE0559" w:rsidRPr="00D90E4F">
        <w:rPr>
          <w:noProof/>
        </w:rPr>
        <w:fldChar w:fldCharType="end"/>
      </w:r>
    </w:p>
    <w:p w14:paraId="59C656FA" w14:textId="77777777" w:rsidR="00491D37" w:rsidRPr="00D90E4F" w:rsidRDefault="003D4554" w:rsidP="007B739A">
      <w:r w:rsidRPr="00D90E4F">
        <w:t xml:space="preserve">These </w:t>
      </w:r>
      <w:r w:rsidR="007B739A" w:rsidRPr="00D90E4F">
        <w:t>f</w:t>
      </w:r>
      <w:r w:rsidRPr="00D90E4F">
        <w:t>our buttons show the major standard bevel</w:t>
      </w:r>
      <w:r w:rsidR="007B739A" w:rsidRPr="00D90E4F">
        <w:t xml:space="preserve"> cutting method (YDS, YAS, X and K is </w:t>
      </w:r>
      <w:r w:rsidR="00491D37" w:rsidRPr="00D90E4F">
        <w:t xml:space="preserve">a </w:t>
      </w:r>
      <w:r w:rsidR="007B739A" w:rsidRPr="00D90E4F">
        <w:t>combination of this</w:t>
      </w:r>
      <w:r w:rsidRPr="00D90E4F">
        <w:t xml:space="preserve"> methods). Methods that are not present on the part are disabled.</w:t>
      </w:r>
    </w:p>
    <w:p w14:paraId="290390AF" w14:textId="77777777" w:rsidR="003D4554" w:rsidRPr="00D90E4F" w:rsidRDefault="009378B9" w:rsidP="003D4554">
      <w:pPr>
        <w:keepNext/>
      </w:pPr>
      <w:r w:rsidRPr="00D90E4F">
        <w:rPr>
          <w:noProof/>
        </w:rPr>
        <w:drawing>
          <wp:inline distT="0" distB="0" distL="0" distR="0" wp14:anchorId="0B59BD25" wp14:editId="0CB9ED64">
            <wp:extent cx="2823845" cy="789940"/>
            <wp:effectExtent l="19050" t="0" r="0" b="0"/>
            <wp:docPr id="19194" name="Bild 19194" descr="Image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4" descr="Image562"/>
                    <pic:cNvPicPr>
                      <a:picLocks noChangeAspect="1" noChangeArrowheads="1"/>
                    </pic:cNvPicPr>
                  </pic:nvPicPr>
                  <pic:blipFill>
                    <a:blip r:embed="rId962" cstate="print"/>
                    <a:srcRect/>
                    <a:stretch>
                      <a:fillRect/>
                    </a:stretch>
                  </pic:blipFill>
                  <pic:spPr bwMode="auto">
                    <a:xfrm>
                      <a:off x="0" y="0"/>
                      <a:ext cx="2823845" cy="789940"/>
                    </a:xfrm>
                    <a:prstGeom prst="rect">
                      <a:avLst/>
                    </a:prstGeom>
                    <a:noFill/>
                    <a:ln w="9525">
                      <a:noFill/>
                      <a:miter lim="800000"/>
                      <a:headEnd/>
                      <a:tailEnd/>
                    </a:ln>
                  </pic:spPr>
                </pic:pic>
              </a:graphicData>
            </a:graphic>
          </wp:inline>
        </w:drawing>
      </w:r>
    </w:p>
    <w:p w14:paraId="08D25794" w14:textId="2CB8BB67" w:rsidR="003D4554" w:rsidRPr="00D90E4F" w:rsidRDefault="003D4554" w:rsidP="003D4554">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134</w:t>
      </w:r>
      <w:r w:rsidR="00BE0559" w:rsidRPr="00D90E4F">
        <w:rPr>
          <w:noProof/>
        </w:rPr>
        <w:fldChar w:fldCharType="end"/>
      </w:r>
    </w:p>
    <w:p w14:paraId="08767F9E" w14:textId="77777777" w:rsidR="00491D37" w:rsidRPr="00D90E4F" w:rsidRDefault="003D4554" w:rsidP="007B739A">
      <w:r w:rsidRPr="00D90E4F">
        <w:t>Select the start point (A) and the end point (B). The command then a</w:t>
      </w:r>
      <w:r w:rsidR="00057762" w:rsidRPr="00D90E4F">
        <w:t>sks</w:t>
      </w:r>
      <w:r w:rsidRPr="00D90E4F">
        <w:t xml:space="preserve"> for (C) the piercing point (leadin) and the end of the leadout (D).</w:t>
      </w:r>
    </w:p>
    <w:p w14:paraId="450A8260" w14:textId="77777777" w:rsidR="0060273D" w:rsidRPr="00D90E4F" w:rsidRDefault="009378B9" w:rsidP="0060273D">
      <w:pPr>
        <w:keepNext/>
      </w:pPr>
      <w:r w:rsidRPr="00D90E4F">
        <w:rPr>
          <w:noProof/>
        </w:rPr>
        <w:drawing>
          <wp:inline distT="0" distB="0" distL="0" distR="0" wp14:anchorId="53D4CA9A" wp14:editId="256D5568">
            <wp:extent cx="1989455" cy="438785"/>
            <wp:effectExtent l="19050" t="0" r="0" b="0"/>
            <wp:docPr id="19195" name="Bild 19195" descr="Image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5" descr="Image564"/>
                    <pic:cNvPicPr>
                      <a:picLocks noChangeAspect="1" noChangeArrowheads="1"/>
                    </pic:cNvPicPr>
                  </pic:nvPicPr>
                  <pic:blipFill>
                    <a:blip r:embed="rId963" cstate="print"/>
                    <a:srcRect/>
                    <a:stretch>
                      <a:fillRect/>
                    </a:stretch>
                  </pic:blipFill>
                  <pic:spPr bwMode="auto">
                    <a:xfrm>
                      <a:off x="0" y="0"/>
                      <a:ext cx="1989455" cy="438785"/>
                    </a:xfrm>
                    <a:prstGeom prst="rect">
                      <a:avLst/>
                    </a:prstGeom>
                    <a:noFill/>
                    <a:ln w="9525">
                      <a:noFill/>
                      <a:miter lim="800000"/>
                      <a:headEnd/>
                      <a:tailEnd/>
                    </a:ln>
                  </pic:spPr>
                </pic:pic>
              </a:graphicData>
            </a:graphic>
          </wp:inline>
        </w:drawing>
      </w:r>
    </w:p>
    <w:p w14:paraId="3F387CA2" w14:textId="304ED580" w:rsidR="0060273D" w:rsidRPr="00D90E4F" w:rsidRDefault="0060273D" w:rsidP="0060273D">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135</w:t>
      </w:r>
      <w:r w:rsidR="00BE0559" w:rsidRPr="00D90E4F">
        <w:rPr>
          <w:noProof/>
        </w:rPr>
        <w:fldChar w:fldCharType="end"/>
      </w:r>
    </w:p>
    <w:p w14:paraId="751231EF" w14:textId="77777777" w:rsidR="00491D37" w:rsidRPr="00D90E4F" w:rsidRDefault="0060273D" w:rsidP="007B739A">
      <w:r w:rsidRPr="00D90E4F">
        <w:lastRenderedPageBreak/>
        <w:t xml:space="preserve">If </w:t>
      </w:r>
      <w:r w:rsidR="00C33A92" w:rsidRPr="00D90E4F">
        <w:t>there is</w:t>
      </w:r>
      <w:r w:rsidRPr="00D90E4F">
        <w:t xml:space="preserve"> the same type of bevel around the part, then accept the "Close" option by pressing </w:t>
      </w:r>
      <w:r w:rsidR="00491D37" w:rsidRPr="00D90E4F">
        <w:t xml:space="preserve">spacebar </w:t>
      </w:r>
      <w:r w:rsidRPr="00D90E4F">
        <w:t>or Enter.</w:t>
      </w:r>
    </w:p>
    <w:p w14:paraId="56128AEB" w14:textId="77777777" w:rsidR="003D4554" w:rsidRPr="00D90E4F" w:rsidRDefault="008E5D1C" w:rsidP="00C5529E">
      <w:pPr>
        <w:pStyle w:val="Rubrik4"/>
      </w:pPr>
      <w:r w:rsidRPr="00D90E4F">
        <w:t>Applying toolpaths on Ruled bevels</w:t>
      </w:r>
    </w:p>
    <w:p w14:paraId="20684532" w14:textId="77777777" w:rsidR="008E5D1C" w:rsidRPr="00D90E4F" w:rsidRDefault="009378B9" w:rsidP="008E5D1C">
      <w:pPr>
        <w:keepNext/>
      </w:pPr>
      <w:r w:rsidRPr="00D90E4F">
        <w:rPr>
          <w:noProof/>
        </w:rPr>
        <w:drawing>
          <wp:inline distT="0" distB="0" distL="0" distR="0" wp14:anchorId="6E7239FD" wp14:editId="2F279C7E">
            <wp:extent cx="1448435" cy="658495"/>
            <wp:effectExtent l="19050" t="19050" r="18415" b="27305"/>
            <wp:docPr id="19196" name="Bild 19196" descr="Image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6" descr="Image563"/>
                    <pic:cNvPicPr>
                      <a:picLocks noChangeAspect="1" noChangeArrowheads="1"/>
                    </pic:cNvPicPr>
                  </pic:nvPicPr>
                  <pic:blipFill>
                    <a:blip r:embed="rId964" cstate="print"/>
                    <a:srcRect/>
                    <a:stretch>
                      <a:fillRect/>
                    </a:stretch>
                  </pic:blipFill>
                  <pic:spPr bwMode="auto">
                    <a:xfrm>
                      <a:off x="0" y="0"/>
                      <a:ext cx="1448435" cy="658495"/>
                    </a:xfrm>
                    <a:prstGeom prst="rect">
                      <a:avLst/>
                    </a:prstGeom>
                    <a:noFill/>
                    <a:ln w="6350">
                      <a:solidFill>
                        <a:srgbClr val="000000"/>
                      </a:solidFill>
                      <a:miter lim="800000"/>
                      <a:headEnd/>
                      <a:tailEnd/>
                    </a:ln>
                    <a:effectLst/>
                  </pic:spPr>
                </pic:pic>
              </a:graphicData>
            </a:graphic>
          </wp:inline>
        </w:drawing>
      </w:r>
    </w:p>
    <w:p w14:paraId="5B335140" w14:textId="63022F96" w:rsidR="008E5D1C" w:rsidRPr="00D90E4F" w:rsidRDefault="008E5D1C" w:rsidP="008E5D1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136</w:t>
      </w:r>
      <w:r w:rsidR="00BE0559" w:rsidRPr="00D90E4F">
        <w:rPr>
          <w:noProof/>
        </w:rPr>
        <w:fldChar w:fldCharType="end"/>
      </w:r>
    </w:p>
    <w:p w14:paraId="5AC0E608" w14:textId="77777777" w:rsidR="00491D37" w:rsidRPr="00D90E4F" w:rsidRDefault="00267BE4" w:rsidP="008E5D1C">
      <w:r w:rsidRPr="00D90E4F">
        <w:t xml:space="preserve">The ruled bevels already contain information about start and endpoint of the cut. </w:t>
      </w:r>
      <w:r w:rsidR="00C33A92" w:rsidRPr="00D90E4F">
        <w:t>S</w:t>
      </w:r>
      <w:r w:rsidRPr="00D90E4F">
        <w:t xml:space="preserve">elect </w:t>
      </w:r>
      <w:r w:rsidR="00C33A92" w:rsidRPr="00D90E4F">
        <w:t>specific</w:t>
      </w:r>
      <w:r w:rsidRPr="00D90E4F">
        <w:t xml:space="preserve"> bevel and the position of the piercing point.</w:t>
      </w:r>
    </w:p>
    <w:p w14:paraId="35459C52" w14:textId="77777777" w:rsidR="00267BE4" w:rsidRPr="00D90E4F" w:rsidRDefault="009378B9" w:rsidP="00267BE4">
      <w:pPr>
        <w:keepNext/>
      </w:pPr>
      <w:r w:rsidRPr="00D90E4F">
        <w:rPr>
          <w:noProof/>
        </w:rPr>
        <w:drawing>
          <wp:inline distT="0" distB="0" distL="0" distR="0" wp14:anchorId="1DAB51BC" wp14:editId="506B6978">
            <wp:extent cx="1294765" cy="1594485"/>
            <wp:effectExtent l="19050" t="0" r="635" b="0"/>
            <wp:docPr id="19197" name="Bild 19197" descr="Image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7" descr="Image565"/>
                    <pic:cNvPicPr>
                      <a:picLocks noChangeAspect="1" noChangeArrowheads="1"/>
                    </pic:cNvPicPr>
                  </pic:nvPicPr>
                  <pic:blipFill>
                    <a:blip r:embed="rId965" cstate="print"/>
                    <a:srcRect/>
                    <a:stretch>
                      <a:fillRect/>
                    </a:stretch>
                  </pic:blipFill>
                  <pic:spPr bwMode="auto">
                    <a:xfrm>
                      <a:off x="0" y="0"/>
                      <a:ext cx="1294765" cy="1594485"/>
                    </a:xfrm>
                    <a:prstGeom prst="rect">
                      <a:avLst/>
                    </a:prstGeom>
                    <a:noFill/>
                    <a:ln w="9525">
                      <a:noFill/>
                      <a:miter lim="800000"/>
                      <a:headEnd/>
                      <a:tailEnd/>
                    </a:ln>
                  </pic:spPr>
                </pic:pic>
              </a:graphicData>
            </a:graphic>
          </wp:inline>
        </w:drawing>
      </w:r>
    </w:p>
    <w:p w14:paraId="4A8AC058" w14:textId="0BCA6ED8" w:rsidR="00267BE4" w:rsidRPr="00D90E4F" w:rsidRDefault="00267BE4" w:rsidP="00267BE4">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137</w:t>
      </w:r>
      <w:r w:rsidR="00BE0559" w:rsidRPr="00D90E4F">
        <w:rPr>
          <w:noProof/>
        </w:rPr>
        <w:fldChar w:fldCharType="end"/>
      </w:r>
    </w:p>
    <w:p w14:paraId="4801BF8B" w14:textId="77777777" w:rsidR="00267BE4" w:rsidRPr="00D90E4F" w:rsidRDefault="00267BE4" w:rsidP="00267BE4">
      <w:r w:rsidRPr="00D90E4F">
        <w:t xml:space="preserve">All </w:t>
      </w:r>
      <w:r w:rsidR="00057762" w:rsidRPr="00D90E4F">
        <w:t>r</w:t>
      </w:r>
      <w:r w:rsidRPr="00D90E4F">
        <w:t xml:space="preserve">uled bevels contain only lines. The </w:t>
      </w:r>
      <w:r w:rsidR="00C33A92" w:rsidRPr="00D90E4F">
        <w:t>"A</w:t>
      </w:r>
      <w:r w:rsidRPr="00D90E4F">
        <w:t>ccuracy</w:t>
      </w:r>
      <w:r w:rsidR="00C33A92" w:rsidRPr="00D90E4F">
        <w:t>"</w:t>
      </w:r>
      <w:r w:rsidRPr="00D90E4F">
        <w:t xml:space="preserve"> controls the tolerance of this vectorization.</w:t>
      </w:r>
      <w:r w:rsidR="00C33A92" w:rsidRPr="00D90E4F">
        <w:t xml:space="preserve"> </w:t>
      </w:r>
      <w:r w:rsidR="00B93D81" w:rsidRPr="00D90E4F">
        <w:t xml:space="preserve">"Rough" settings are better than 0.01 mm, "Medium" is better than 0.005 mm and "Fine" is better than 0.001 mm. </w:t>
      </w:r>
      <w:r w:rsidR="00C33A92" w:rsidRPr="00D90E4F">
        <w:t>It is not always true that</w:t>
      </w:r>
      <w:r w:rsidRPr="00D90E4F">
        <w:t xml:space="preserve"> the finest accuracy will give the best cutting quality.</w:t>
      </w:r>
    </w:p>
    <w:p w14:paraId="061E0D98" w14:textId="77777777" w:rsidR="00EA3614" w:rsidRPr="00D90E4F" w:rsidRDefault="009378B9" w:rsidP="00EA3614">
      <w:pPr>
        <w:keepNext/>
      </w:pPr>
      <w:r w:rsidRPr="00D90E4F">
        <w:rPr>
          <w:noProof/>
        </w:rPr>
        <w:drawing>
          <wp:inline distT="0" distB="0" distL="0" distR="0" wp14:anchorId="43BA0812" wp14:editId="52D46E75">
            <wp:extent cx="1499870" cy="972820"/>
            <wp:effectExtent l="19050" t="0" r="5080" b="0"/>
            <wp:docPr id="19198" name="Bild 19198" descr="Image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8" descr="Image566"/>
                    <pic:cNvPicPr>
                      <a:picLocks noChangeAspect="1" noChangeArrowheads="1"/>
                    </pic:cNvPicPr>
                  </pic:nvPicPr>
                  <pic:blipFill>
                    <a:blip r:embed="rId966" cstate="print"/>
                    <a:srcRect/>
                    <a:stretch>
                      <a:fillRect/>
                    </a:stretch>
                  </pic:blipFill>
                  <pic:spPr bwMode="auto">
                    <a:xfrm>
                      <a:off x="0" y="0"/>
                      <a:ext cx="1499870" cy="972820"/>
                    </a:xfrm>
                    <a:prstGeom prst="rect">
                      <a:avLst/>
                    </a:prstGeom>
                    <a:noFill/>
                    <a:ln w="9525">
                      <a:noFill/>
                      <a:miter lim="800000"/>
                      <a:headEnd/>
                      <a:tailEnd/>
                    </a:ln>
                  </pic:spPr>
                </pic:pic>
              </a:graphicData>
            </a:graphic>
          </wp:inline>
        </w:drawing>
      </w:r>
    </w:p>
    <w:p w14:paraId="49FC2861" w14:textId="688C307D" w:rsidR="00EA3614" w:rsidRPr="00D90E4F" w:rsidRDefault="00EA3614" w:rsidP="00EA3614">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138</w:t>
      </w:r>
      <w:r w:rsidR="00BE0559" w:rsidRPr="00D90E4F">
        <w:rPr>
          <w:noProof/>
        </w:rPr>
        <w:fldChar w:fldCharType="end"/>
      </w:r>
    </w:p>
    <w:p w14:paraId="69A5F8DD" w14:textId="77777777" w:rsidR="00491D37" w:rsidRPr="00D90E4F" w:rsidRDefault="00491D37" w:rsidP="00EA3614">
      <w:r w:rsidRPr="00D90E4F">
        <w:t xml:space="preserve">Press the </w:t>
      </w:r>
      <w:r w:rsidR="00C47395" w:rsidRPr="00D90E4F">
        <w:t>"</w:t>
      </w:r>
      <w:r w:rsidRPr="00D90E4F">
        <w:t>OK</w:t>
      </w:r>
      <w:r w:rsidR="00C47395" w:rsidRPr="00D90E4F">
        <w:t>"</w:t>
      </w:r>
      <w:r w:rsidRPr="00D90E4F">
        <w:t xml:space="preserve"> button to</w:t>
      </w:r>
      <w:r w:rsidR="00EA3614" w:rsidRPr="00D90E4F">
        <w:t xml:space="preserve"> set the leadin and leadout length. The leadin position will be the position for the piercing.</w:t>
      </w:r>
    </w:p>
    <w:p w14:paraId="1F491825" w14:textId="77777777" w:rsidR="00EA3614" w:rsidRPr="00D90E4F" w:rsidRDefault="00EA3614" w:rsidP="00C5529E">
      <w:pPr>
        <w:pStyle w:val="Rubrik4"/>
      </w:pPr>
      <w:bookmarkStart w:id="1061" w:name="_Ref334344180"/>
      <w:r w:rsidRPr="00D90E4F">
        <w:t>Clone</w:t>
      </w:r>
      <w:bookmarkEnd w:id="1061"/>
    </w:p>
    <w:p w14:paraId="522FFF75" w14:textId="77777777" w:rsidR="00EA3614" w:rsidRPr="00D90E4F" w:rsidRDefault="00E84752" w:rsidP="00EA3614">
      <w:r w:rsidRPr="00D90E4F">
        <w:t>This feature i</w:t>
      </w:r>
      <w:r w:rsidR="00C33A92" w:rsidRPr="00D90E4F">
        <w:t>s helpful when cutting</w:t>
      </w:r>
      <w:r w:rsidRPr="00D90E4F">
        <w:t xml:space="preserve"> many identical contours. The command ask</w:t>
      </w:r>
      <w:r w:rsidR="00C33A92" w:rsidRPr="00D90E4F">
        <w:t>s</w:t>
      </w:r>
      <w:r w:rsidRPr="00D90E4F">
        <w:t xml:space="preserve"> for a master and then for holes </w:t>
      </w:r>
      <w:r w:rsidR="00C33A92" w:rsidRPr="00D90E4F">
        <w:t xml:space="preserve">on which </w:t>
      </w:r>
      <w:r w:rsidRPr="00D90E4F">
        <w:t>to clone the master.</w:t>
      </w:r>
    </w:p>
    <w:p w14:paraId="1668184D" w14:textId="77777777" w:rsidR="00E84752" w:rsidRPr="00D90E4F" w:rsidRDefault="009378B9" w:rsidP="00E84752">
      <w:pPr>
        <w:keepNext/>
      </w:pPr>
      <w:r w:rsidRPr="00D90E4F">
        <w:rPr>
          <w:noProof/>
        </w:rPr>
        <w:drawing>
          <wp:inline distT="0" distB="0" distL="0" distR="0" wp14:anchorId="3A9E6921" wp14:editId="6A33DCAB">
            <wp:extent cx="3277235" cy="1250950"/>
            <wp:effectExtent l="19050" t="0" r="0" b="0"/>
            <wp:docPr id="19199" name="Bild 19199" descr="Image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9" descr="Image567"/>
                    <pic:cNvPicPr>
                      <a:picLocks noChangeAspect="1" noChangeArrowheads="1"/>
                    </pic:cNvPicPr>
                  </pic:nvPicPr>
                  <pic:blipFill>
                    <a:blip r:embed="rId967" cstate="print"/>
                    <a:srcRect/>
                    <a:stretch>
                      <a:fillRect/>
                    </a:stretch>
                  </pic:blipFill>
                  <pic:spPr bwMode="auto">
                    <a:xfrm>
                      <a:off x="0" y="0"/>
                      <a:ext cx="3277235" cy="1250950"/>
                    </a:xfrm>
                    <a:prstGeom prst="rect">
                      <a:avLst/>
                    </a:prstGeom>
                    <a:noFill/>
                    <a:ln w="9525">
                      <a:noFill/>
                      <a:miter lim="800000"/>
                      <a:headEnd/>
                      <a:tailEnd/>
                    </a:ln>
                  </pic:spPr>
                </pic:pic>
              </a:graphicData>
            </a:graphic>
          </wp:inline>
        </w:drawing>
      </w:r>
    </w:p>
    <w:p w14:paraId="327911EC" w14:textId="5EFA3E62" w:rsidR="00E84752" w:rsidRPr="00D90E4F" w:rsidRDefault="00E84752" w:rsidP="00E84752">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139</w:t>
      </w:r>
      <w:r w:rsidR="00BE0559" w:rsidRPr="00D90E4F">
        <w:rPr>
          <w:noProof/>
        </w:rPr>
        <w:fldChar w:fldCharType="end"/>
      </w:r>
    </w:p>
    <w:p w14:paraId="69B15D4E" w14:textId="77777777" w:rsidR="002D4914" w:rsidRPr="00D90E4F" w:rsidRDefault="00E84752" w:rsidP="00EA3614">
      <w:r w:rsidRPr="00D90E4F">
        <w:t>In the example above (A) is the master. The toolpath has been cloned to all other selected holes.</w:t>
      </w:r>
      <w:r w:rsidR="009376DA" w:rsidRPr="00D90E4F">
        <w:t xml:space="preserve"> </w:t>
      </w:r>
      <w:r w:rsidR="00C33A92" w:rsidRPr="00D90E4F">
        <w:t>B</w:t>
      </w:r>
      <w:r w:rsidR="009376DA" w:rsidRPr="00D90E4F">
        <w:t xml:space="preserve">evel definition </w:t>
      </w:r>
      <w:r w:rsidR="00C33A92" w:rsidRPr="00D90E4F">
        <w:t xml:space="preserve">must be added </w:t>
      </w:r>
      <w:r w:rsidR="00E13771" w:rsidRPr="00D90E4F">
        <w:t xml:space="preserve">to all holes. </w:t>
      </w:r>
      <w:r w:rsidR="00C33A92" w:rsidRPr="00D90E4F">
        <w:t>C</w:t>
      </w:r>
      <w:r w:rsidR="002D4914" w:rsidRPr="00D90E4F">
        <w:t>lone the toolpath to the contours which have a similar geometry</w:t>
      </w:r>
      <w:r w:rsidR="00E13771" w:rsidRPr="00D90E4F">
        <w:t xml:space="preserve"> and bevel definition</w:t>
      </w:r>
      <w:r w:rsidR="002D4914" w:rsidRPr="00D90E4F">
        <w:t>.</w:t>
      </w:r>
    </w:p>
    <w:p w14:paraId="5455599E" w14:textId="77777777" w:rsidR="00E13771" w:rsidRPr="00D90E4F" w:rsidRDefault="00E13771" w:rsidP="00E13771">
      <w:pPr>
        <w:pStyle w:val="Rubrik3"/>
      </w:pPr>
      <w:bookmarkStart w:id="1062" w:name="_Toc129002922"/>
      <w:r w:rsidRPr="00D90E4F">
        <w:t>Assign bevel cutting to a tool</w:t>
      </w:r>
      <w:bookmarkEnd w:id="1062"/>
    </w:p>
    <w:p w14:paraId="695BEBE5" w14:textId="77777777" w:rsidR="00E13771" w:rsidRPr="00D90E4F" w:rsidRDefault="00C33A92" w:rsidP="00E13771">
      <w:r w:rsidRPr="00D90E4F">
        <w:t>A</w:t>
      </w:r>
      <w:r w:rsidR="00E13771" w:rsidRPr="00D90E4F">
        <w:t>ll parts and toolpaths are assigned to tool one</w:t>
      </w:r>
      <w:r w:rsidRPr="00D90E4F">
        <w:t xml:space="preserve"> by default</w:t>
      </w:r>
      <w:r w:rsidR="00E13771" w:rsidRPr="00D90E4F">
        <w:t xml:space="preserve">. If </w:t>
      </w:r>
      <w:r w:rsidRPr="00D90E4F">
        <w:t>the</w:t>
      </w:r>
      <w:r w:rsidR="00E13771" w:rsidRPr="00D90E4F">
        <w:t xml:space="preserve"> 5-axis cutting </w:t>
      </w:r>
      <w:r w:rsidRPr="00D90E4F">
        <w:t xml:space="preserve">head is </w:t>
      </w:r>
      <w:r w:rsidR="00E13771" w:rsidRPr="00D90E4F">
        <w:t xml:space="preserve">located on another tool then change the default tool assignment in the </w:t>
      </w:r>
      <w:r w:rsidRPr="00D90E4F">
        <w:t>"</w:t>
      </w:r>
      <w:r w:rsidR="00E13771" w:rsidRPr="00D90E4F">
        <w:t>machine</w:t>
      </w:r>
      <w:r w:rsidRPr="00D90E4F">
        <w:t>"</w:t>
      </w:r>
      <w:r w:rsidR="00E13771" w:rsidRPr="00D90E4F">
        <w:t xml:space="preserve"> settings.</w:t>
      </w:r>
    </w:p>
    <w:p w14:paraId="0675A6CF" w14:textId="77777777" w:rsidR="00DD171D" w:rsidRPr="00D90E4F" w:rsidRDefault="00DD171D" w:rsidP="00DD171D">
      <w:pPr>
        <w:pStyle w:val="Rubrik2"/>
      </w:pPr>
      <w:bookmarkStart w:id="1063" w:name="_Toc129002923"/>
      <w:bookmarkStart w:id="1064" w:name="_Toc229474918"/>
      <w:r w:rsidRPr="00D90E4F">
        <w:t>Quick be</w:t>
      </w:r>
      <w:bookmarkStart w:id="1065" w:name="quickbevel"/>
      <w:bookmarkEnd w:id="1065"/>
      <w:r w:rsidRPr="00D90E4F">
        <w:t>vel</w:t>
      </w:r>
      <w:bookmarkEnd w:id="1063"/>
      <w:bookmarkEnd w:id="1064"/>
    </w:p>
    <w:p w14:paraId="6A8CF4EA" w14:textId="77777777" w:rsidR="00DD171D" w:rsidRPr="00D90E4F" w:rsidRDefault="00DD171D" w:rsidP="00DD171D">
      <w:r w:rsidRPr="00D90E4F">
        <w:t>Ned to write about this</w:t>
      </w:r>
    </w:p>
    <w:p w14:paraId="3C9CAB2C" w14:textId="77777777" w:rsidR="003F5329" w:rsidRPr="00D90E4F" w:rsidRDefault="002E7413" w:rsidP="003F5329">
      <w:pPr>
        <w:pStyle w:val="Rubrik1"/>
      </w:pPr>
      <w:bookmarkStart w:id="1066" w:name="_CAM_–_Material"/>
      <w:bookmarkStart w:id="1067" w:name="_Ref331684258"/>
      <w:bookmarkStart w:id="1068" w:name="_Ref331684273"/>
      <w:bookmarkStart w:id="1069" w:name="_Ref331684414"/>
      <w:bookmarkEnd w:id="1066"/>
      <w:r w:rsidRPr="00D90E4F">
        <w:lastRenderedPageBreak/>
        <w:t xml:space="preserve"> </w:t>
      </w:r>
      <w:bookmarkStart w:id="1070" w:name="_Toc335636993"/>
      <w:bookmarkStart w:id="1071" w:name="_Toc115697750"/>
      <w:bookmarkStart w:id="1072" w:name="_Toc129002924"/>
      <w:bookmarkStart w:id="1073" w:name="_Toc229474919"/>
      <w:r w:rsidR="003F5329" w:rsidRPr="00D90E4F">
        <w:t>CA</w:t>
      </w:r>
      <w:bookmarkStart w:id="1074" w:name="material"/>
      <w:bookmarkEnd w:id="1074"/>
      <w:r w:rsidR="003F5329" w:rsidRPr="00D90E4F">
        <w:t>M – Material setup</w:t>
      </w:r>
      <w:bookmarkEnd w:id="1067"/>
      <w:bookmarkEnd w:id="1068"/>
      <w:bookmarkEnd w:id="1069"/>
      <w:bookmarkEnd w:id="1070"/>
      <w:bookmarkEnd w:id="1071"/>
      <w:bookmarkEnd w:id="1072"/>
      <w:bookmarkEnd w:id="1073"/>
    </w:p>
    <w:p w14:paraId="615F7B9E" w14:textId="77777777" w:rsidR="002D6F23" w:rsidRPr="00D90E4F" w:rsidRDefault="00817AF5" w:rsidP="002D6F23">
      <w:pPr>
        <w:keepNext/>
      </w:pPr>
      <w:r w:rsidRPr="00D90E4F">
        <w:rPr>
          <w:noProof/>
        </w:rPr>
        <w:drawing>
          <wp:inline distT="0" distB="0" distL="0" distR="0" wp14:anchorId="62A58979" wp14:editId="0397E2BE">
            <wp:extent cx="1933200" cy="752400"/>
            <wp:effectExtent l="0" t="0" r="0" b="0"/>
            <wp:docPr id="48336" name="Bildobjekt 48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6" name="Select.png"/>
                    <pic:cNvPicPr/>
                  </pic:nvPicPr>
                  <pic:blipFill>
                    <a:blip r:embed="rId968">
                      <a:extLst>
                        <a:ext uri="{28A0092B-C50C-407E-A947-70E740481C1C}">
                          <a14:useLocalDpi xmlns:a14="http://schemas.microsoft.com/office/drawing/2010/main" val="0"/>
                        </a:ext>
                      </a:extLst>
                    </a:blip>
                    <a:stretch>
                      <a:fillRect/>
                    </a:stretch>
                  </pic:blipFill>
                  <pic:spPr>
                    <a:xfrm>
                      <a:off x="0" y="0"/>
                      <a:ext cx="1933200" cy="752400"/>
                    </a:xfrm>
                    <a:prstGeom prst="rect">
                      <a:avLst/>
                    </a:prstGeom>
                  </pic:spPr>
                </pic:pic>
              </a:graphicData>
            </a:graphic>
          </wp:inline>
        </w:drawing>
      </w:r>
    </w:p>
    <w:p w14:paraId="271644ED" w14:textId="65A91759" w:rsidR="0047773B" w:rsidRPr="00D90E4F" w:rsidRDefault="002D6F23" w:rsidP="002D6F23">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140</w:t>
      </w:r>
      <w:r w:rsidRPr="00D90E4F">
        <w:fldChar w:fldCharType="end"/>
      </w:r>
    </w:p>
    <w:p w14:paraId="1C5EFA7D" w14:textId="77777777" w:rsidR="00817AF5" w:rsidRPr="00D90E4F" w:rsidRDefault="00817AF5" w:rsidP="00817AF5">
      <w:r w:rsidRPr="00D90E4F">
        <w:t>In the Select command you can select Machine, Cutting parameters, Material group, Material quality and thickness.</w:t>
      </w:r>
    </w:p>
    <w:p w14:paraId="02BC3E58" w14:textId="77777777" w:rsidR="000105EC" w:rsidRPr="00D90E4F" w:rsidRDefault="000105EC" w:rsidP="000105EC">
      <w:pPr>
        <w:keepNext/>
      </w:pPr>
      <w:r w:rsidRPr="00D90E4F">
        <w:rPr>
          <w:noProof/>
        </w:rPr>
        <w:drawing>
          <wp:inline distT="0" distB="0" distL="0" distR="0" wp14:anchorId="74E24932" wp14:editId="281EE985">
            <wp:extent cx="2858400" cy="1778400"/>
            <wp:effectExtent l="0" t="0" r="0" b="0"/>
            <wp:docPr id="48337" name="Bildobjekt 48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7" name="SelectDialog.png"/>
                    <pic:cNvPicPr/>
                  </pic:nvPicPr>
                  <pic:blipFill>
                    <a:blip r:embed="rId969">
                      <a:extLst>
                        <a:ext uri="{28A0092B-C50C-407E-A947-70E740481C1C}">
                          <a14:useLocalDpi xmlns:a14="http://schemas.microsoft.com/office/drawing/2010/main" val="0"/>
                        </a:ext>
                      </a:extLst>
                    </a:blip>
                    <a:stretch>
                      <a:fillRect/>
                    </a:stretch>
                  </pic:blipFill>
                  <pic:spPr>
                    <a:xfrm>
                      <a:off x="0" y="0"/>
                      <a:ext cx="2858400" cy="1778400"/>
                    </a:xfrm>
                    <a:prstGeom prst="rect">
                      <a:avLst/>
                    </a:prstGeom>
                  </pic:spPr>
                </pic:pic>
              </a:graphicData>
            </a:graphic>
          </wp:inline>
        </w:drawing>
      </w:r>
    </w:p>
    <w:p w14:paraId="0AB05A8A" w14:textId="314604FE" w:rsidR="00817AF5" w:rsidRPr="00D90E4F" w:rsidRDefault="000105EC" w:rsidP="000105EC">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141</w:t>
      </w:r>
      <w:r w:rsidRPr="00D90E4F">
        <w:fldChar w:fldCharType="end"/>
      </w:r>
    </w:p>
    <w:p w14:paraId="2A8E05D3" w14:textId="77777777" w:rsidR="00144DED" w:rsidRPr="00D90E4F" w:rsidRDefault="007828CF" w:rsidP="00144DED">
      <w:r w:rsidRPr="00D90E4F">
        <w:t>Use t</w:t>
      </w:r>
      <w:r w:rsidR="003F5329" w:rsidRPr="00D90E4F">
        <w:t xml:space="preserve">he </w:t>
      </w:r>
      <w:r w:rsidR="00C47395" w:rsidRPr="00D90E4F">
        <w:t>"</w:t>
      </w:r>
      <w:r w:rsidR="003967D6" w:rsidRPr="00D90E4F">
        <w:t>Edit m</w:t>
      </w:r>
      <w:r w:rsidR="003F5329" w:rsidRPr="00D90E4F">
        <w:t>aterial</w:t>
      </w:r>
      <w:r w:rsidR="00C47395" w:rsidRPr="00D90E4F">
        <w:t>"</w:t>
      </w:r>
      <w:r w:rsidR="003F5329" w:rsidRPr="00D90E4F">
        <w:t xml:space="preserve"> command </w:t>
      </w:r>
      <w:r w:rsidRPr="00D90E4F">
        <w:t>to</w:t>
      </w:r>
      <w:r w:rsidR="003F5329" w:rsidRPr="00D90E4F">
        <w:t xml:space="preserve"> create, delete and change material parameters.</w:t>
      </w:r>
      <w:r w:rsidR="003967D6" w:rsidRPr="00D90E4F">
        <w:br/>
      </w:r>
      <w:r w:rsidR="00A74E23" w:rsidRPr="00D90E4F">
        <w:t xml:space="preserve">On the left side </w:t>
      </w:r>
      <w:r w:rsidR="003C524E" w:rsidRPr="00D90E4F">
        <w:t>is</w:t>
      </w:r>
      <w:r w:rsidR="00144DED" w:rsidRPr="00D90E4F">
        <w:t xml:space="preserve"> a tree view. </w:t>
      </w:r>
      <w:r w:rsidR="0074026F" w:rsidRPr="00D90E4F">
        <w:t>Change</w:t>
      </w:r>
      <w:r w:rsidR="00144DED" w:rsidRPr="00D90E4F">
        <w:t xml:space="preserve"> the options in the upper left </w:t>
      </w:r>
      <w:r w:rsidR="00D63DB9" w:rsidRPr="00D90E4F">
        <w:t>drop-down</w:t>
      </w:r>
      <w:r w:rsidR="00144DED" w:rsidRPr="00D90E4F">
        <w:t xml:space="preserve"> lists </w:t>
      </w:r>
      <w:r w:rsidR="003C524E" w:rsidRPr="00D90E4F">
        <w:t>to l</w:t>
      </w:r>
      <w:r w:rsidR="00144DED" w:rsidRPr="00D90E4F">
        <w:t>ook at the database in several views.</w:t>
      </w:r>
    </w:p>
    <w:p w14:paraId="25824823" w14:textId="77777777" w:rsidR="00144DED" w:rsidRPr="00D90E4F" w:rsidRDefault="009378B9" w:rsidP="00144DED">
      <w:pPr>
        <w:keepNext/>
      </w:pPr>
      <w:r w:rsidRPr="00D90E4F">
        <w:rPr>
          <w:noProof/>
        </w:rPr>
        <w:drawing>
          <wp:inline distT="0" distB="0" distL="0" distR="0" wp14:anchorId="44F14B96" wp14:editId="77EDA323">
            <wp:extent cx="5866765" cy="2626360"/>
            <wp:effectExtent l="19050" t="19050" r="19685" b="21590"/>
            <wp:docPr id="19202" name="Bild 19202" desc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2" descr="Image10"/>
                    <pic:cNvPicPr>
                      <a:picLocks noChangeAspect="1" noChangeArrowheads="1"/>
                    </pic:cNvPicPr>
                  </pic:nvPicPr>
                  <pic:blipFill>
                    <a:blip r:embed="rId970" cstate="print"/>
                    <a:srcRect/>
                    <a:stretch>
                      <a:fillRect/>
                    </a:stretch>
                  </pic:blipFill>
                  <pic:spPr bwMode="auto">
                    <a:xfrm>
                      <a:off x="0" y="0"/>
                      <a:ext cx="5866765" cy="2626360"/>
                    </a:xfrm>
                    <a:prstGeom prst="rect">
                      <a:avLst/>
                    </a:prstGeom>
                    <a:noFill/>
                    <a:ln w="6350">
                      <a:solidFill>
                        <a:srgbClr val="000000"/>
                      </a:solidFill>
                      <a:miter lim="800000"/>
                      <a:headEnd/>
                      <a:tailEnd/>
                    </a:ln>
                    <a:effectLst/>
                  </pic:spPr>
                </pic:pic>
              </a:graphicData>
            </a:graphic>
          </wp:inline>
        </w:drawing>
      </w:r>
    </w:p>
    <w:p w14:paraId="12161ECD" w14:textId="6F73643A" w:rsidR="00144DED" w:rsidRPr="00D90E4F" w:rsidRDefault="00144DED" w:rsidP="00144DED">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142</w:t>
      </w:r>
      <w:r w:rsidR="00BE0559" w:rsidRPr="00D90E4F">
        <w:rPr>
          <w:noProof/>
        </w:rPr>
        <w:fldChar w:fldCharType="end"/>
      </w:r>
    </w:p>
    <w:p w14:paraId="75A86384" w14:textId="77777777" w:rsidR="000A6588" w:rsidRPr="00D90E4F" w:rsidRDefault="00380264" w:rsidP="00A678F3">
      <w:pPr>
        <w:pStyle w:val="Rubrik2"/>
      </w:pPr>
      <w:bookmarkStart w:id="1075" w:name="_Toc335636994"/>
      <w:bookmarkStart w:id="1076" w:name="_Toc129002925"/>
      <w:bookmarkStart w:id="1077" w:name="_Toc229474920"/>
      <w:r w:rsidRPr="00D90E4F">
        <w:lastRenderedPageBreak/>
        <w:t xml:space="preserve">Material </w:t>
      </w:r>
      <w:r w:rsidR="00AC5B95" w:rsidRPr="00D90E4F">
        <w:t>g</w:t>
      </w:r>
      <w:r w:rsidR="000A6588" w:rsidRPr="00D90E4F">
        <w:t>roups</w:t>
      </w:r>
      <w:bookmarkEnd w:id="1075"/>
      <w:bookmarkEnd w:id="1076"/>
      <w:bookmarkEnd w:id="1077"/>
    </w:p>
    <w:p w14:paraId="57FEBA9F" w14:textId="77777777" w:rsidR="00546D4F" w:rsidRPr="00D90E4F" w:rsidRDefault="009378B9" w:rsidP="00546D4F">
      <w:pPr>
        <w:keepNext/>
      </w:pPr>
      <w:r w:rsidRPr="00D90E4F">
        <w:rPr>
          <w:noProof/>
        </w:rPr>
        <w:drawing>
          <wp:inline distT="0" distB="0" distL="0" distR="0" wp14:anchorId="72987A43" wp14:editId="5E97429E">
            <wp:extent cx="3979545" cy="2326005"/>
            <wp:effectExtent l="19050" t="0" r="1905" b="0"/>
            <wp:docPr id="19203" name="Bild 19203" descr="Image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3" descr="Image234"/>
                    <pic:cNvPicPr>
                      <a:picLocks noChangeAspect="1" noChangeArrowheads="1"/>
                    </pic:cNvPicPr>
                  </pic:nvPicPr>
                  <pic:blipFill>
                    <a:blip r:embed="rId971" cstate="print"/>
                    <a:srcRect/>
                    <a:stretch>
                      <a:fillRect/>
                    </a:stretch>
                  </pic:blipFill>
                  <pic:spPr bwMode="auto">
                    <a:xfrm>
                      <a:off x="0" y="0"/>
                      <a:ext cx="3979545" cy="2326005"/>
                    </a:xfrm>
                    <a:prstGeom prst="rect">
                      <a:avLst/>
                    </a:prstGeom>
                    <a:noFill/>
                    <a:ln w="9525">
                      <a:noFill/>
                      <a:miter lim="800000"/>
                      <a:headEnd/>
                      <a:tailEnd/>
                    </a:ln>
                  </pic:spPr>
                </pic:pic>
              </a:graphicData>
            </a:graphic>
          </wp:inline>
        </w:drawing>
      </w:r>
    </w:p>
    <w:p w14:paraId="624A4B23" w14:textId="63419521" w:rsidR="00546D4F" w:rsidRPr="00D90E4F" w:rsidRDefault="00546D4F" w:rsidP="00546D4F">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143</w:t>
      </w:r>
      <w:r w:rsidR="00BE0559" w:rsidRPr="00D90E4F">
        <w:rPr>
          <w:noProof/>
        </w:rPr>
        <w:fldChar w:fldCharType="end"/>
      </w:r>
    </w:p>
    <w:p w14:paraId="573174B3" w14:textId="77777777" w:rsidR="00C35C79" w:rsidRPr="00D90E4F" w:rsidRDefault="00C35C79" w:rsidP="00C35C79">
      <w:pPr>
        <w:pStyle w:val="Rubrik3"/>
      </w:pPr>
      <w:bookmarkStart w:id="1078" w:name="_Toc129002926"/>
      <w:r w:rsidRPr="00D90E4F">
        <w:t>Add or delete groups</w:t>
      </w:r>
      <w:bookmarkEnd w:id="1078"/>
    </w:p>
    <w:p w14:paraId="1F56E1F4" w14:textId="77777777" w:rsidR="000A6588" w:rsidRPr="00D90E4F" w:rsidRDefault="000A6588" w:rsidP="000A6588">
      <w:r w:rsidRPr="00D90E4F">
        <w:t xml:space="preserve">All material in a group </w:t>
      </w:r>
      <w:r w:rsidR="00A437E3" w:rsidRPr="00D90E4F">
        <w:t xml:space="preserve">should be able to use the same speed or piercing times. </w:t>
      </w:r>
      <w:r w:rsidRPr="00D90E4F">
        <w:t xml:space="preserve">cutting properties. If a group is selected then add a new group </w:t>
      </w:r>
      <w:r w:rsidR="00AC5B95" w:rsidRPr="00D90E4F">
        <w:t xml:space="preserve">or delete an existing group </w:t>
      </w:r>
      <w:r w:rsidRPr="00D90E4F">
        <w:t xml:space="preserve">by clicking on the </w:t>
      </w:r>
      <w:r w:rsidR="00C47395" w:rsidRPr="00D90E4F">
        <w:t>"</w:t>
      </w:r>
      <w:r w:rsidR="00C334E9" w:rsidRPr="00D90E4F">
        <w:t>plus</w:t>
      </w:r>
      <w:r w:rsidR="00C47395" w:rsidRPr="00D90E4F">
        <w:t>"</w:t>
      </w:r>
      <w:r w:rsidR="00C334E9" w:rsidRPr="00D90E4F">
        <w:t xml:space="preserve"> </w:t>
      </w:r>
      <w:r w:rsidR="00AC5B95" w:rsidRPr="00D90E4F">
        <w:t xml:space="preserve">or </w:t>
      </w:r>
      <w:r w:rsidR="00C47395" w:rsidRPr="00D90E4F">
        <w:t>"</w:t>
      </w:r>
      <w:r w:rsidR="00AC5B95" w:rsidRPr="00D90E4F">
        <w:t>minus</w:t>
      </w:r>
      <w:r w:rsidR="00C47395" w:rsidRPr="00D90E4F">
        <w:t>"</w:t>
      </w:r>
      <w:r w:rsidR="00AC5B95" w:rsidRPr="00D90E4F">
        <w:t xml:space="preserve"> </w:t>
      </w:r>
      <w:r w:rsidR="00C334E9" w:rsidRPr="00D90E4F">
        <w:t>button</w:t>
      </w:r>
      <w:r w:rsidR="00AC5B95" w:rsidRPr="00D90E4F">
        <w:t>s</w:t>
      </w:r>
      <w:r w:rsidR="00C334E9" w:rsidRPr="00D90E4F">
        <w:t>.</w:t>
      </w:r>
    </w:p>
    <w:p w14:paraId="632708D5" w14:textId="77777777" w:rsidR="003C61AC" w:rsidRPr="00D90E4F" w:rsidRDefault="009378B9" w:rsidP="003C61AC">
      <w:pPr>
        <w:keepNext/>
      </w:pPr>
      <w:r w:rsidRPr="00D90E4F">
        <w:rPr>
          <w:noProof/>
        </w:rPr>
        <w:drawing>
          <wp:inline distT="0" distB="0" distL="0" distR="0" wp14:anchorId="6BE37EFD" wp14:editId="118B96B7">
            <wp:extent cx="753745" cy="197485"/>
            <wp:effectExtent l="19050" t="19050" r="27305" b="12065"/>
            <wp:docPr id="19204" name="Bild 19204" descr="Image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4" descr="Image235"/>
                    <pic:cNvPicPr>
                      <a:picLocks noChangeAspect="1" noChangeArrowheads="1"/>
                    </pic:cNvPicPr>
                  </pic:nvPicPr>
                  <pic:blipFill>
                    <a:blip r:embed="rId972" cstate="print"/>
                    <a:srcRect/>
                    <a:stretch>
                      <a:fillRect/>
                    </a:stretch>
                  </pic:blipFill>
                  <pic:spPr bwMode="auto">
                    <a:xfrm>
                      <a:off x="0" y="0"/>
                      <a:ext cx="753745" cy="197485"/>
                    </a:xfrm>
                    <a:prstGeom prst="rect">
                      <a:avLst/>
                    </a:prstGeom>
                    <a:noFill/>
                    <a:ln w="6350">
                      <a:solidFill>
                        <a:srgbClr val="000000"/>
                      </a:solidFill>
                      <a:miter lim="800000"/>
                      <a:headEnd/>
                      <a:tailEnd/>
                    </a:ln>
                    <a:effectLst/>
                  </pic:spPr>
                </pic:pic>
              </a:graphicData>
            </a:graphic>
          </wp:inline>
        </w:drawing>
      </w:r>
    </w:p>
    <w:p w14:paraId="6B8AC03F" w14:textId="700A864D" w:rsidR="00C334E9" w:rsidRPr="00D90E4F" w:rsidRDefault="003C61AC" w:rsidP="003C61A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144</w:t>
      </w:r>
      <w:r w:rsidR="00BE0559" w:rsidRPr="00D90E4F">
        <w:rPr>
          <w:noProof/>
        </w:rPr>
        <w:fldChar w:fldCharType="end"/>
      </w:r>
    </w:p>
    <w:p w14:paraId="44FE2E2B" w14:textId="77777777" w:rsidR="000A6588" w:rsidRPr="00D90E4F" w:rsidRDefault="003C61AC" w:rsidP="003C61AC">
      <w:pPr>
        <w:pStyle w:val="DoNow"/>
      </w:pPr>
      <w:r w:rsidRPr="00D90E4F">
        <w:t xml:space="preserve">Press the </w:t>
      </w:r>
      <w:r w:rsidR="00C47395" w:rsidRPr="00D90E4F">
        <w:t>"</w:t>
      </w:r>
      <w:r w:rsidRPr="00D90E4F">
        <w:t>plus</w:t>
      </w:r>
      <w:r w:rsidR="00C47395" w:rsidRPr="00D90E4F">
        <w:t>"</w:t>
      </w:r>
      <w:r w:rsidRPr="00D90E4F">
        <w:t xml:space="preserve"> button and enter the name </w:t>
      </w:r>
      <w:r w:rsidR="00057762" w:rsidRPr="00D90E4F">
        <w:t>"</w:t>
      </w:r>
      <w:r w:rsidRPr="00D90E4F">
        <w:t>Test</w:t>
      </w:r>
      <w:r w:rsidR="00057762" w:rsidRPr="00D90E4F">
        <w:t>"</w:t>
      </w:r>
      <w:r w:rsidRPr="00D90E4F">
        <w:t xml:space="preserve"> for the new material group.</w:t>
      </w:r>
    </w:p>
    <w:p w14:paraId="663DF612" w14:textId="77777777" w:rsidR="00AC5B95" w:rsidRPr="00D90E4F" w:rsidRDefault="009378B9" w:rsidP="00AC5B95">
      <w:pPr>
        <w:keepNext/>
      </w:pPr>
      <w:r w:rsidRPr="00D90E4F">
        <w:rPr>
          <w:noProof/>
        </w:rPr>
        <w:drawing>
          <wp:inline distT="0" distB="0" distL="0" distR="0" wp14:anchorId="3321A60D" wp14:editId="2CEC03B6">
            <wp:extent cx="1697355" cy="812165"/>
            <wp:effectExtent l="19050" t="0" r="0" b="0"/>
            <wp:docPr id="19205" name="Bild 19205" descr="Image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5" descr="Image236"/>
                    <pic:cNvPicPr>
                      <a:picLocks noChangeAspect="1" noChangeArrowheads="1"/>
                    </pic:cNvPicPr>
                  </pic:nvPicPr>
                  <pic:blipFill>
                    <a:blip r:embed="rId973" cstate="print"/>
                    <a:srcRect/>
                    <a:stretch>
                      <a:fillRect/>
                    </a:stretch>
                  </pic:blipFill>
                  <pic:spPr bwMode="auto">
                    <a:xfrm>
                      <a:off x="0" y="0"/>
                      <a:ext cx="1697355" cy="812165"/>
                    </a:xfrm>
                    <a:prstGeom prst="rect">
                      <a:avLst/>
                    </a:prstGeom>
                    <a:noFill/>
                    <a:ln w="9525">
                      <a:noFill/>
                      <a:miter lim="800000"/>
                      <a:headEnd/>
                      <a:tailEnd/>
                    </a:ln>
                  </pic:spPr>
                </pic:pic>
              </a:graphicData>
            </a:graphic>
          </wp:inline>
        </w:drawing>
      </w:r>
    </w:p>
    <w:p w14:paraId="7215F132" w14:textId="42D55781" w:rsidR="003C61AC" w:rsidRPr="00D90E4F" w:rsidRDefault="00AC5B95" w:rsidP="00AC5B9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145</w:t>
      </w:r>
      <w:r w:rsidR="00BE0559" w:rsidRPr="00D90E4F">
        <w:rPr>
          <w:noProof/>
        </w:rPr>
        <w:fldChar w:fldCharType="end"/>
      </w:r>
    </w:p>
    <w:p w14:paraId="4ED2F124" w14:textId="77777777" w:rsidR="003C61AC" w:rsidRPr="00D90E4F" w:rsidRDefault="00AC5B95" w:rsidP="000A6588">
      <w:r w:rsidRPr="00D90E4F">
        <w:t xml:space="preserve">The new group "Test" will be an identical copy of </w:t>
      </w:r>
      <w:r w:rsidR="009B465E" w:rsidRPr="00D90E4F">
        <w:t>the</w:t>
      </w:r>
      <w:r w:rsidRPr="00D90E4F">
        <w:t xml:space="preserve"> selected material.</w:t>
      </w:r>
    </w:p>
    <w:p w14:paraId="0D79D42A" w14:textId="77777777" w:rsidR="00AC5B95" w:rsidRPr="00D90E4F" w:rsidRDefault="009B465E" w:rsidP="000A6588">
      <w:r w:rsidRPr="00D90E4F">
        <w:t>D</w:t>
      </w:r>
      <w:r w:rsidR="00AC5B95" w:rsidRPr="00D90E4F">
        <w:t xml:space="preserve">elete the group </w:t>
      </w:r>
      <w:r w:rsidRPr="00D90E4F">
        <w:t>and</w:t>
      </w:r>
      <w:r w:rsidR="00AC5B95" w:rsidRPr="00D90E4F">
        <w:t xml:space="preserve"> the materia</w:t>
      </w:r>
      <w:r w:rsidR="005B7A73" w:rsidRPr="00D90E4F">
        <w:t>l file will be deleted.</w:t>
      </w:r>
    </w:p>
    <w:p w14:paraId="15CCF9D2" w14:textId="77777777" w:rsidR="005B7A73" w:rsidRPr="00D90E4F" w:rsidRDefault="00E222FD" w:rsidP="005B7A73">
      <w:pPr>
        <w:pStyle w:val="Rubrik3"/>
      </w:pPr>
      <w:bookmarkStart w:id="1079" w:name="_Toc129002927"/>
      <w:r w:rsidRPr="00D90E4F">
        <w:t>General p</w:t>
      </w:r>
      <w:r w:rsidR="005B7A73" w:rsidRPr="00D90E4F">
        <w:t>roperties</w:t>
      </w:r>
      <w:bookmarkEnd w:id="1079"/>
    </w:p>
    <w:p w14:paraId="7398A75B" w14:textId="77777777" w:rsidR="005B7A73" w:rsidRPr="00D90E4F" w:rsidRDefault="005B7A73" w:rsidP="000A6588">
      <w:r w:rsidRPr="00D90E4F">
        <w:t>On the "General"</w:t>
      </w:r>
      <w:r w:rsidR="00057762" w:rsidRPr="00D90E4F">
        <w:t xml:space="preserve"> tab </w:t>
      </w:r>
      <w:r w:rsidRPr="00D90E4F">
        <w:t>edit all properties that are common for all</w:t>
      </w:r>
      <w:r w:rsidR="00E222FD" w:rsidRPr="00D90E4F">
        <w:t xml:space="preserve"> qualities</w:t>
      </w:r>
      <w:r w:rsidR="00BE15A3" w:rsidRPr="00D90E4F">
        <w:t>,</w:t>
      </w:r>
      <w:r w:rsidR="00E222FD" w:rsidRPr="00D90E4F">
        <w:t xml:space="preserve"> thickness and machine types.</w:t>
      </w:r>
    </w:p>
    <w:p w14:paraId="4259457F" w14:textId="77777777" w:rsidR="00E222FD" w:rsidRPr="00D90E4F" w:rsidRDefault="009378B9" w:rsidP="00E222FD">
      <w:pPr>
        <w:keepNext/>
      </w:pPr>
      <w:r w:rsidRPr="00D90E4F">
        <w:rPr>
          <w:noProof/>
        </w:rPr>
        <w:drawing>
          <wp:inline distT="0" distB="0" distL="0" distR="0" wp14:anchorId="75571F6D" wp14:editId="2A5D8F49">
            <wp:extent cx="2823845" cy="1053465"/>
            <wp:effectExtent l="19050" t="19050" r="14605" b="13335"/>
            <wp:docPr id="19206" name="Bild 19206" descr="Image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6" descr="Image237"/>
                    <pic:cNvPicPr>
                      <a:picLocks noChangeAspect="1" noChangeArrowheads="1"/>
                    </pic:cNvPicPr>
                  </pic:nvPicPr>
                  <pic:blipFill>
                    <a:blip r:embed="rId974" cstate="print"/>
                    <a:srcRect/>
                    <a:stretch>
                      <a:fillRect/>
                    </a:stretch>
                  </pic:blipFill>
                  <pic:spPr bwMode="auto">
                    <a:xfrm>
                      <a:off x="0" y="0"/>
                      <a:ext cx="2823845" cy="1053465"/>
                    </a:xfrm>
                    <a:prstGeom prst="rect">
                      <a:avLst/>
                    </a:prstGeom>
                    <a:noFill/>
                    <a:ln w="6350">
                      <a:solidFill>
                        <a:srgbClr val="000000"/>
                      </a:solidFill>
                      <a:miter lim="800000"/>
                      <a:headEnd/>
                      <a:tailEnd/>
                    </a:ln>
                    <a:effectLst/>
                  </pic:spPr>
                </pic:pic>
              </a:graphicData>
            </a:graphic>
          </wp:inline>
        </w:drawing>
      </w:r>
    </w:p>
    <w:p w14:paraId="75CBE14A" w14:textId="68ECB710" w:rsidR="00E222FD" w:rsidRPr="00D90E4F" w:rsidRDefault="00E222FD" w:rsidP="00E222FD">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146</w:t>
      </w:r>
      <w:r w:rsidR="00BE0559" w:rsidRPr="00D90E4F">
        <w:rPr>
          <w:noProof/>
        </w:rPr>
        <w:fldChar w:fldCharType="end"/>
      </w:r>
    </w:p>
    <w:p w14:paraId="298ED104" w14:textId="77777777" w:rsidR="00E222FD" w:rsidRPr="00D90E4F" w:rsidRDefault="00E222FD" w:rsidP="002D3E07">
      <w:pPr>
        <w:pStyle w:val="Rubrik5"/>
      </w:pPr>
      <w:r w:rsidRPr="00D90E4F">
        <w:t>Name</w:t>
      </w:r>
    </w:p>
    <w:p w14:paraId="66F5471D" w14:textId="77777777" w:rsidR="00E222FD" w:rsidRPr="00D90E4F" w:rsidRDefault="00057762" w:rsidP="00E222FD">
      <w:r w:rsidRPr="00D90E4F">
        <w:t>C</w:t>
      </w:r>
      <w:r w:rsidR="00E222FD" w:rsidRPr="00D90E4F">
        <w:t>hange the name of the group by changing this field.</w:t>
      </w:r>
    </w:p>
    <w:p w14:paraId="6AB61A5F" w14:textId="77777777" w:rsidR="00E222FD" w:rsidRPr="00D90E4F" w:rsidRDefault="00E222FD" w:rsidP="002D3E07">
      <w:pPr>
        <w:pStyle w:val="Rubrik5"/>
      </w:pPr>
      <w:r w:rsidRPr="00D90E4F">
        <w:t>Density</w:t>
      </w:r>
    </w:p>
    <w:p w14:paraId="671E8B7F" w14:textId="77777777" w:rsidR="00E222FD" w:rsidRPr="00D90E4F" w:rsidRDefault="00E222FD" w:rsidP="00E222FD">
      <w:r w:rsidRPr="00D90E4F">
        <w:t>IGEMS need</w:t>
      </w:r>
      <w:r w:rsidR="00057762" w:rsidRPr="00D90E4F">
        <w:t>s</w:t>
      </w:r>
      <w:r w:rsidRPr="00D90E4F">
        <w:t xml:space="preserve"> this information to calculate </w:t>
      </w:r>
      <w:r w:rsidR="00AC3FA4" w:rsidRPr="00D90E4F">
        <w:t>weight</w:t>
      </w:r>
      <w:r w:rsidR="00BE15A3" w:rsidRPr="00D90E4F">
        <w:t xml:space="preserve"> on parts</w:t>
      </w:r>
      <w:r w:rsidRPr="00D90E4F">
        <w:t>.</w:t>
      </w:r>
      <w:r w:rsidR="00731E92" w:rsidRPr="00D90E4F">
        <w:t xml:space="preserve"> The </w:t>
      </w:r>
      <w:r w:rsidR="00C47395" w:rsidRPr="00D90E4F">
        <w:t>"</w:t>
      </w:r>
      <w:r w:rsidR="00731E92" w:rsidRPr="00D90E4F">
        <w:t>question mark</w:t>
      </w:r>
      <w:r w:rsidR="00C47395" w:rsidRPr="00D90E4F">
        <w:t>"</w:t>
      </w:r>
      <w:r w:rsidR="00731E92" w:rsidRPr="00D90E4F">
        <w:t xml:space="preserve"> button will show a list of densities for some common materials.</w:t>
      </w:r>
    </w:p>
    <w:p w14:paraId="19DA70F0" w14:textId="77777777" w:rsidR="00731E92" w:rsidRPr="00D90E4F" w:rsidRDefault="009378B9" w:rsidP="00731E92">
      <w:pPr>
        <w:keepNext/>
      </w:pPr>
      <w:r w:rsidRPr="00D90E4F">
        <w:rPr>
          <w:noProof/>
        </w:rPr>
        <w:lastRenderedPageBreak/>
        <w:drawing>
          <wp:inline distT="0" distB="0" distL="0" distR="0" wp14:anchorId="624EB291" wp14:editId="002556B9">
            <wp:extent cx="1565275" cy="2421255"/>
            <wp:effectExtent l="19050" t="0" r="0" b="0"/>
            <wp:docPr id="19186" name="Bild 19186" descr="Image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6" descr="Image238"/>
                    <pic:cNvPicPr>
                      <a:picLocks noChangeAspect="1" noChangeArrowheads="1"/>
                    </pic:cNvPicPr>
                  </pic:nvPicPr>
                  <pic:blipFill>
                    <a:blip r:embed="rId975" cstate="print"/>
                    <a:srcRect/>
                    <a:stretch>
                      <a:fillRect/>
                    </a:stretch>
                  </pic:blipFill>
                  <pic:spPr bwMode="auto">
                    <a:xfrm>
                      <a:off x="0" y="0"/>
                      <a:ext cx="1565275" cy="2421255"/>
                    </a:xfrm>
                    <a:prstGeom prst="rect">
                      <a:avLst/>
                    </a:prstGeom>
                    <a:noFill/>
                    <a:ln w="9525">
                      <a:noFill/>
                      <a:miter lim="800000"/>
                      <a:headEnd/>
                      <a:tailEnd/>
                    </a:ln>
                  </pic:spPr>
                </pic:pic>
              </a:graphicData>
            </a:graphic>
          </wp:inline>
        </w:drawing>
      </w:r>
    </w:p>
    <w:p w14:paraId="6C2B6CF2" w14:textId="4DDFBF05" w:rsidR="00731E92" w:rsidRPr="00D90E4F" w:rsidRDefault="00731E92" w:rsidP="00731E92">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147</w:t>
      </w:r>
      <w:r w:rsidR="00BE0559" w:rsidRPr="00D90E4F">
        <w:rPr>
          <w:noProof/>
        </w:rPr>
        <w:fldChar w:fldCharType="end"/>
      </w:r>
    </w:p>
    <w:p w14:paraId="58FF5DDF" w14:textId="77777777" w:rsidR="00E222FD" w:rsidRPr="00D90E4F" w:rsidRDefault="00E222FD" w:rsidP="00C5529E">
      <w:pPr>
        <w:pStyle w:val="Rubrik4"/>
      </w:pPr>
      <w:r w:rsidRPr="00D90E4F">
        <w:t>Machinability</w:t>
      </w:r>
    </w:p>
    <w:p w14:paraId="57C12BD2" w14:textId="77777777" w:rsidR="00731E92" w:rsidRPr="00D90E4F" w:rsidRDefault="00E222FD" w:rsidP="00E222FD">
      <w:r w:rsidRPr="00D90E4F">
        <w:t xml:space="preserve">This is </w:t>
      </w:r>
      <w:r w:rsidR="00BD2A91" w:rsidRPr="00D90E4F">
        <w:t xml:space="preserve">a material property that describes how easy the material can be cut with abrasive water jet. </w:t>
      </w:r>
      <w:r w:rsidR="00731E92" w:rsidRPr="00D90E4F">
        <w:t xml:space="preserve">Material with a </w:t>
      </w:r>
      <w:r w:rsidR="00A4345C" w:rsidRPr="00D90E4F">
        <w:t>low</w:t>
      </w:r>
      <w:r w:rsidR="00731E92" w:rsidRPr="00D90E4F">
        <w:t xml:space="preserve"> value is more difficult to cut than materials with a </w:t>
      </w:r>
      <w:r w:rsidR="00A4345C" w:rsidRPr="00D90E4F">
        <w:t>high</w:t>
      </w:r>
      <w:r w:rsidR="00731E92" w:rsidRPr="00D90E4F">
        <w:t xml:space="preserve"> value.</w:t>
      </w:r>
    </w:p>
    <w:p w14:paraId="28BB0223" w14:textId="77777777" w:rsidR="00731E92" w:rsidRPr="00D90E4F" w:rsidRDefault="00731E92" w:rsidP="00E222FD">
      <w:r w:rsidRPr="00D90E4F">
        <w:t xml:space="preserve">The </w:t>
      </w:r>
      <w:r w:rsidR="00C47395" w:rsidRPr="00D90E4F">
        <w:t>"</w:t>
      </w:r>
      <w:r w:rsidRPr="00D90E4F">
        <w:t>question mark</w:t>
      </w:r>
      <w:r w:rsidR="00C47395" w:rsidRPr="00D90E4F">
        <w:t>"</w:t>
      </w:r>
      <w:r w:rsidRPr="00D90E4F">
        <w:t xml:space="preserve"> button will show a list of</w:t>
      </w:r>
      <w:r w:rsidR="00057762" w:rsidRPr="00D90E4F">
        <w:t xml:space="preserve"> machinability values </w:t>
      </w:r>
      <w:r w:rsidRPr="00D90E4F">
        <w:t>for some common materials.</w:t>
      </w:r>
    </w:p>
    <w:p w14:paraId="294DD34E" w14:textId="77777777" w:rsidR="002D0AB0" w:rsidRPr="00D90E4F" w:rsidRDefault="009378B9" w:rsidP="002D0AB0">
      <w:pPr>
        <w:keepNext/>
      </w:pPr>
      <w:r w:rsidRPr="00D90E4F">
        <w:rPr>
          <w:noProof/>
        </w:rPr>
        <w:drawing>
          <wp:inline distT="0" distB="0" distL="0" distR="0" wp14:anchorId="337C95DB" wp14:editId="4D8DB133">
            <wp:extent cx="1521460" cy="2421255"/>
            <wp:effectExtent l="19050" t="0" r="2540" b="0"/>
            <wp:docPr id="19187" name="Bild 19187" descr="Image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7" descr="Image239"/>
                    <pic:cNvPicPr>
                      <a:picLocks noChangeAspect="1" noChangeArrowheads="1"/>
                    </pic:cNvPicPr>
                  </pic:nvPicPr>
                  <pic:blipFill>
                    <a:blip r:embed="rId976" cstate="print"/>
                    <a:srcRect/>
                    <a:stretch>
                      <a:fillRect/>
                    </a:stretch>
                  </pic:blipFill>
                  <pic:spPr bwMode="auto">
                    <a:xfrm>
                      <a:off x="0" y="0"/>
                      <a:ext cx="1521460" cy="2421255"/>
                    </a:xfrm>
                    <a:prstGeom prst="rect">
                      <a:avLst/>
                    </a:prstGeom>
                    <a:noFill/>
                    <a:ln w="9525">
                      <a:noFill/>
                      <a:miter lim="800000"/>
                      <a:headEnd/>
                      <a:tailEnd/>
                    </a:ln>
                  </pic:spPr>
                </pic:pic>
              </a:graphicData>
            </a:graphic>
          </wp:inline>
        </w:drawing>
      </w:r>
    </w:p>
    <w:p w14:paraId="29B021F7" w14:textId="29645DE8" w:rsidR="00731E92" w:rsidRPr="00D90E4F" w:rsidRDefault="002D0AB0" w:rsidP="002D0AB0">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148</w:t>
      </w:r>
      <w:r w:rsidR="00BE0559" w:rsidRPr="00D90E4F">
        <w:rPr>
          <w:noProof/>
        </w:rPr>
        <w:fldChar w:fldCharType="end"/>
      </w:r>
    </w:p>
    <w:p w14:paraId="6513D745" w14:textId="77777777" w:rsidR="0074026F" w:rsidRPr="00D90E4F" w:rsidRDefault="0074026F" w:rsidP="00E222FD"/>
    <w:p w14:paraId="45366A67" w14:textId="77777777" w:rsidR="00057762" w:rsidRPr="00D90E4F" w:rsidRDefault="002D0AB0" w:rsidP="00E222FD">
      <w:r w:rsidRPr="00D90E4F">
        <w:t>If the Machinability</w:t>
      </w:r>
      <w:r w:rsidR="0074026F" w:rsidRPr="00D90E4F">
        <w:t xml:space="preserve"> is unknown</w:t>
      </w:r>
      <w:r w:rsidRPr="00D90E4F">
        <w:t xml:space="preserve"> then calculate the value by making a test cut and then calculate the value. </w:t>
      </w:r>
      <w:r w:rsidR="00057762" w:rsidRPr="00D90E4F">
        <w:t>F</w:t>
      </w:r>
      <w:r w:rsidRPr="00D90E4F">
        <w:t>ollow</w:t>
      </w:r>
      <w:r w:rsidR="00057762" w:rsidRPr="00D90E4F">
        <w:t xml:space="preserve"> these steps:</w:t>
      </w:r>
    </w:p>
    <w:p w14:paraId="539CC051" w14:textId="77777777" w:rsidR="002D0AB0" w:rsidRPr="00D90E4F" w:rsidRDefault="002D0AB0" w:rsidP="00EA11A3">
      <w:pPr>
        <w:numPr>
          <w:ilvl w:val="0"/>
          <w:numId w:val="9"/>
        </w:numPr>
      </w:pPr>
      <w:r w:rsidRPr="00D90E4F">
        <w:t>Place the new material on the machine table.</w:t>
      </w:r>
    </w:p>
    <w:p w14:paraId="3F8AC788" w14:textId="77777777" w:rsidR="002D0AB0" w:rsidRPr="00D90E4F" w:rsidRDefault="002D0AB0" w:rsidP="00EA11A3">
      <w:pPr>
        <w:numPr>
          <w:ilvl w:val="0"/>
          <w:numId w:val="9"/>
        </w:numPr>
      </w:pPr>
      <w:r w:rsidRPr="00D90E4F">
        <w:t>Make a straight cut with a speed that is so high that the jet cannot cut thru the material.</w:t>
      </w:r>
    </w:p>
    <w:p w14:paraId="4A1579A8" w14:textId="77777777" w:rsidR="002D0AB0" w:rsidRPr="00D90E4F" w:rsidRDefault="002D0AB0" w:rsidP="00EA11A3">
      <w:pPr>
        <w:numPr>
          <w:ilvl w:val="0"/>
          <w:numId w:val="9"/>
        </w:numPr>
      </w:pPr>
      <w:r w:rsidRPr="00D90E4F">
        <w:t>Measure the depth of the cut.</w:t>
      </w:r>
    </w:p>
    <w:p w14:paraId="34E90649" w14:textId="77777777" w:rsidR="002D0AB0" w:rsidRPr="00D90E4F" w:rsidRDefault="002D0AB0" w:rsidP="00EA11A3">
      <w:pPr>
        <w:numPr>
          <w:ilvl w:val="0"/>
          <w:numId w:val="9"/>
        </w:numPr>
      </w:pPr>
      <w:r w:rsidRPr="00D90E4F">
        <w:t xml:space="preserve">Press the </w:t>
      </w:r>
      <w:r w:rsidR="00C47395" w:rsidRPr="00D90E4F">
        <w:t>"</w:t>
      </w:r>
      <w:r w:rsidR="00A946E1" w:rsidRPr="00D90E4F">
        <w:t>C</w:t>
      </w:r>
      <w:r w:rsidRPr="00D90E4F">
        <w:t>alculate</w:t>
      </w:r>
      <w:r w:rsidR="00C47395" w:rsidRPr="00D90E4F">
        <w:t>"</w:t>
      </w:r>
      <w:r w:rsidRPr="00D90E4F">
        <w:t xml:space="preserve"> button.</w:t>
      </w:r>
    </w:p>
    <w:p w14:paraId="6AA2F9B4" w14:textId="77777777" w:rsidR="00CC4FAC" w:rsidRPr="00D90E4F" w:rsidRDefault="009378B9" w:rsidP="00CC4FAC">
      <w:pPr>
        <w:keepNext/>
      </w:pPr>
      <w:r w:rsidRPr="00D90E4F">
        <w:rPr>
          <w:noProof/>
        </w:rPr>
        <w:drawing>
          <wp:inline distT="0" distB="0" distL="0" distR="0" wp14:anchorId="4FD3D40F" wp14:editId="0C7B17D2">
            <wp:extent cx="1367790" cy="1382395"/>
            <wp:effectExtent l="19050" t="0" r="3810" b="0"/>
            <wp:docPr id="19188" name="Bild 19188" descr="Image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8" descr="Image240"/>
                    <pic:cNvPicPr>
                      <a:picLocks noChangeAspect="1" noChangeArrowheads="1"/>
                    </pic:cNvPicPr>
                  </pic:nvPicPr>
                  <pic:blipFill>
                    <a:blip r:embed="rId977" cstate="print"/>
                    <a:srcRect/>
                    <a:stretch>
                      <a:fillRect/>
                    </a:stretch>
                  </pic:blipFill>
                  <pic:spPr bwMode="auto">
                    <a:xfrm>
                      <a:off x="0" y="0"/>
                      <a:ext cx="1367790" cy="1382395"/>
                    </a:xfrm>
                    <a:prstGeom prst="rect">
                      <a:avLst/>
                    </a:prstGeom>
                    <a:noFill/>
                    <a:ln w="9525">
                      <a:noFill/>
                      <a:miter lim="800000"/>
                      <a:headEnd/>
                      <a:tailEnd/>
                    </a:ln>
                  </pic:spPr>
                </pic:pic>
              </a:graphicData>
            </a:graphic>
          </wp:inline>
        </w:drawing>
      </w:r>
    </w:p>
    <w:p w14:paraId="095270C5" w14:textId="666C841B" w:rsidR="002D0AB0" w:rsidRPr="00D90E4F" w:rsidRDefault="00CC4FAC" w:rsidP="00CC4FA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149</w:t>
      </w:r>
      <w:r w:rsidR="00BE0559" w:rsidRPr="00D90E4F">
        <w:rPr>
          <w:noProof/>
        </w:rPr>
        <w:fldChar w:fldCharType="end"/>
      </w:r>
    </w:p>
    <w:p w14:paraId="3ABCEB24" w14:textId="77777777" w:rsidR="00CC4FAC" w:rsidRPr="00D90E4F" w:rsidRDefault="00A1722C" w:rsidP="00CC4FAC">
      <w:r w:rsidRPr="00D90E4F">
        <w:t>Enter the depth of the cut and the actual cutting speed.</w:t>
      </w:r>
      <w:r w:rsidR="00A678F3" w:rsidRPr="00D90E4F">
        <w:t xml:space="preserve"> The calculator shows the actual machinability value.</w:t>
      </w:r>
    </w:p>
    <w:p w14:paraId="7C95990B" w14:textId="77777777" w:rsidR="00A1722C" w:rsidRPr="00D90E4F" w:rsidRDefault="00A1722C" w:rsidP="00A1722C">
      <w:pPr>
        <w:pStyle w:val="Frga"/>
      </w:pPr>
      <w:r w:rsidRPr="00D90E4F">
        <w:t xml:space="preserve">Is the </w:t>
      </w:r>
      <w:r w:rsidR="00057762" w:rsidRPr="00D90E4F">
        <w:t>machinability</w:t>
      </w:r>
      <w:r w:rsidRPr="00D90E4F">
        <w:t xml:space="preserve"> depending of other cutting </w:t>
      </w:r>
      <w:r w:rsidR="00A678F3" w:rsidRPr="00D90E4F">
        <w:t>parameters</w:t>
      </w:r>
      <w:r w:rsidR="00821FDE" w:rsidRPr="00D90E4F">
        <w:t xml:space="preserve"> than depth and speed</w:t>
      </w:r>
      <w:r w:rsidR="00A678F3" w:rsidRPr="00D90E4F">
        <w:t>?</w:t>
      </w:r>
    </w:p>
    <w:p w14:paraId="121D3A74" w14:textId="77777777" w:rsidR="00A1722C" w:rsidRPr="00D90E4F" w:rsidRDefault="00A1722C" w:rsidP="00A1722C">
      <w:pPr>
        <w:pStyle w:val="Answer"/>
      </w:pPr>
      <w:r w:rsidRPr="00D90E4F">
        <w:t>Yes, it uses the pressure, orifice size, size of the mixing tube and other parameters defined in the Cutting parameters.</w:t>
      </w:r>
    </w:p>
    <w:p w14:paraId="06582692" w14:textId="77777777" w:rsidR="00A9363C" w:rsidRPr="00D90E4F" w:rsidRDefault="00380264" w:rsidP="00380264">
      <w:pPr>
        <w:pStyle w:val="Rubrik3"/>
      </w:pPr>
      <w:bookmarkStart w:id="1080" w:name="_Toc129002928"/>
      <w:r w:rsidRPr="00D90E4F">
        <w:lastRenderedPageBreak/>
        <w:t>AWJ</w:t>
      </w:r>
      <w:bookmarkEnd w:id="1080"/>
    </w:p>
    <w:p w14:paraId="7ECC6BE1" w14:textId="77777777" w:rsidR="00A9363C" w:rsidRPr="00D90E4F" w:rsidRDefault="00106CCE" w:rsidP="00A9363C">
      <w:pPr>
        <w:keepNext/>
      </w:pPr>
      <w:r w:rsidRPr="00D90E4F">
        <w:rPr>
          <w:noProof/>
        </w:rPr>
        <w:drawing>
          <wp:inline distT="0" distB="0" distL="0" distR="0" wp14:anchorId="694D9AFE" wp14:editId="613FFBF5">
            <wp:extent cx="4374000" cy="3589200"/>
            <wp:effectExtent l="0" t="0" r="7620" b="0"/>
            <wp:docPr id="48293" name="Bildobjekt 48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3" name="MaterialSetup2.png"/>
                    <pic:cNvPicPr/>
                  </pic:nvPicPr>
                  <pic:blipFill>
                    <a:blip r:embed="rId978">
                      <a:extLst>
                        <a:ext uri="{28A0092B-C50C-407E-A947-70E740481C1C}">
                          <a14:useLocalDpi xmlns:a14="http://schemas.microsoft.com/office/drawing/2010/main" val="0"/>
                        </a:ext>
                      </a:extLst>
                    </a:blip>
                    <a:stretch>
                      <a:fillRect/>
                    </a:stretch>
                  </pic:blipFill>
                  <pic:spPr>
                    <a:xfrm>
                      <a:off x="0" y="0"/>
                      <a:ext cx="4374000" cy="3589200"/>
                    </a:xfrm>
                    <a:prstGeom prst="rect">
                      <a:avLst/>
                    </a:prstGeom>
                  </pic:spPr>
                </pic:pic>
              </a:graphicData>
            </a:graphic>
          </wp:inline>
        </w:drawing>
      </w:r>
    </w:p>
    <w:p w14:paraId="03538377" w14:textId="7551BB24" w:rsidR="00A9363C" w:rsidRPr="00D90E4F" w:rsidRDefault="00A9363C" w:rsidP="00A9363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150</w:t>
      </w:r>
      <w:r w:rsidR="00BE0559" w:rsidRPr="00D90E4F">
        <w:rPr>
          <w:noProof/>
        </w:rPr>
        <w:fldChar w:fldCharType="end"/>
      </w:r>
    </w:p>
    <w:p w14:paraId="35E70EEC" w14:textId="77777777" w:rsidR="00A9363C" w:rsidRPr="00D90E4F" w:rsidRDefault="00A9363C" w:rsidP="00C5529E">
      <w:pPr>
        <w:pStyle w:val="Rubrik4"/>
      </w:pPr>
      <w:r w:rsidRPr="00D90E4F">
        <w:t>Marking</w:t>
      </w:r>
    </w:p>
    <w:p w14:paraId="7C345165" w14:textId="77777777" w:rsidR="00A9363C" w:rsidRPr="00D90E4F" w:rsidRDefault="00057762" w:rsidP="00A9363C">
      <w:r w:rsidRPr="00D90E4F">
        <w:t>"Marking" affects</w:t>
      </w:r>
      <w:r w:rsidR="00A9363C" w:rsidRPr="00D90E4F">
        <w:t xml:space="preserve"> only the surface of the material and the information is identical for all thickness</w:t>
      </w:r>
      <w:r w:rsidRPr="00D90E4F">
        <w:t>es</w:t>
      </w:r>
      <w:r w:rsidR="00821FDE" w:rsidRPr="00D90E4F">
        <w:t xml:space="preserve"> in this group</w:t>
      </w:r>
      <w:r w:rsidR="00A9363C" w:rsidRPr="00D90E4F">
        <w:t>.</w:t>
      </w:r>
    </w:p>
    <w:p w14:paraId="7E23827A" w14:textId="77777777" w:rsidR="00A9363C" w:rsidRPr="00D90E4F" w:rsidRDefault="009378B9" w:rsidP="00A9363C">
      <w:pPr>
        <w:keepNext/>
      </w:pPr>
      <w:r w:rsidRPr="00D90E4F">
        <w:rPr>
          <w:noProof/>
        </w:rPr>
        <w:drawing>
          <wp:inline distT="0" distB="0" distL="0" distR="0" wp14:anchorId="6EB1BF3E" wp14:editId="3402942D">
            <wp:extent cx="2823845" cy="1316990"/>
            <wp:effectExtent l="19050" t="19050" r="14605" b="16510"/>
            <wp:docPr id="19190" name="Bild 19190" descr="Image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0" descr="Image233"/>
                    <pic:cNvPicPr>
                      <a:picLocks noChangeAspect="1" noChangeArrowheads="1"/>
                    </pic:cNvPicPr>
                  </pic:nvPicPr>
                  <pic:blipFill>
                    <a:blip r:embed="rId979" cstate="print"/>
                    <a:srcRect/>
                    <a:stretch>
                      <a:fillRect/>
                    </a:stretch>
                  </pic:blipFill>
                  <pic:spPr bwMode="auto">
                    <a:xfrm>
                      <a:off x="0" y="0"/>
                      <a:ext cx="2823845" cy="1316990"/>
                    </a:xfrm>
                    <a:prstGeom prst="rect">
                      <a:avLst/>
                    </a:prstGeom>
                    <a:noFill/>
                    <a:ln w="6350">
                      <a:solidFill>
                        <a:srgbClr val="000000"/>
                      </a:solidFill>
                      <a:miter lim="800000"/>
                      <a:headEnd/>
                      <a:tailEnd/>
                    </a:ln>
                    <a:effectLst/>
                  </pic:spPr>
                </pic:pic>
              </a:graphicData>
            </a:graphic>
          </wp:inline>
        </w:drawing>
      </w:r>
    </w:p>
    <w:p w14:paraId="33518D04" w14:textId="73CB3CD7" w:rsidR="00A9363C" w:rsidRPr="00D90E4F" w:rsidRDefault="00A9363C" w:rsidP="00A9363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151</w:t>
      </w:r>
      <w:r w:rsidR="00BE0559" w:rsidRPr="00D90E4F">
        <w:rPr>
          <w:noProof/>
        </w:rPr>
        <w:fldChar w:fldCharType="end"/>
      </w:r>
    </w:p>
    <w:p w14:paraId="5A9B8E52" w14:textId="77777777" w:rsidR="00A9363C" w:rsidRPr="00D90E4F" w:rsidRDefault="00A9363C" w:rsidP="002D3E07">
      <w:pPr>
        <w:pStyle w:val="Rubrik5"/>
      </w:pPr>
      <w:r w:rsidRPr="00D90E4F">
        <w:t>Abrasive flow</w:t>
      </w:r>
    </w:p>
    <w:p w14:paraId="1CAFBEA7" w14:textId="77777777" w:rsidR="00A9363C" w:rsidRPr="00D90E4F" w:rsidRDefault="00A9363C" w:rsidP="00A9363C">
      <w:r w:rsidRPr="00D90E4F">
        <w:t xml:space="preserve">On an AWJ machine select </w:t>
      </w:r>
      <w:r w:rsidR="00926AFC" w:rsidRPr="00D90E4F">
        <w:t xml:space="preserve">whether or not </w:t>
      </w:r>
      <w:r w:rsidRPr="00D90E4F">
        <w:t xml:space="preserve">to use abrasive. </w:t>
      </w:r>
      <w:r w:rsidR="00057762" w:rsidRPr="00D90E4F">
        <w:t>S</w:t>
      </w:r>
      <w:r w:rsidRPr="00D90E4F">
        <w:t xml:space="preserve">elect the amount of abrasive in gram/minute or lbs/min. </w:t>
      </w:r>
      <w:r w:rsidR="00057762" w:rsidRPr="00D90E4F">
        <w:t>With t</w:t>
      </w:r>
      <w:r w:rsidRPr="00D90E4F">
        <w:t>he "As cutting" option the amount of abrasive will be the same as for cutting.</w:t>
      </w:r>
    </w:p>
    <w:p w14:paraId="1D31BE7F" w14:textId="77777777" w:rsidR="00A9363C" w:rsidRPr="00D90E4F" w:rsidRDefault="00A9363C" w:rsidP="00C64F83">
      <w:pPr>
        <w:pStyle w:val="Rubrik5"/>
      </w:pPr>
      <w:r w:rsidRPr="00D90E4F">
        <w:t>Pressure</w:t>
      </w:r>
    </w:p>
    <w:p w14:paraId="1865DFF6" w14:textId="77777777" w:rsidR="00A9363C" w:rsidRPr="00D90E4F" w:rsidRDefault="00057762" w:rsidP="00A9363C">
      <w:r w:rsidRPr="00D90E4F">
        <w:t>S</w:t>
      </w:r>
      <w:r w:rsidR="00A9363C" w:rsidRPr="00D90E4F">
        <w:t xml:space="preserve">elect the pressure </w:t>
      </w:r>
      <w:r w:rsidRPr="00D90E4F">
        <w:t>to</w:t>
      </w:r>
      <w:r w:rsidR="00A9363C" w:rsidRPr="00D90E4F">
        <w:t xml:space="preserve"> use for </w:t>
      </w:r>
      <w:r w:rsidRPr="00D90E4F">
        <w:t>"</w:t>
      </w:r>
      <w:r w:rsidR="00A9363C" w:rsidRPr="00D90E4F">
        <w:t>marking</w:t>
      </w:r>
      <w:r w:rsidRPr="00D90E4F">
        <w:t>"</w:t>
      </w:r>
      <w:r w:rsidR="00A9363C" w:rsidRPr="00D90E4F">
        <w:t xml:space="preserve">. </w:t>
      </w:r>
      <w:r w:rsidRPr="00D90E4F">
        <w:t xml:space="preserve">With </w:t>
      </w:r>
      <w:r w:rsidR="00A9363C" w:rsidRPr="00D90E4F">
        <w:t xml:space="preserve">the "As cutting" option the pressure will be the same as for </w:t>
      </w:r>
      <w:r w:rsidR="00C64F83" w:rsidRPr="00D90E4F">
        <w:t xml:space="preserve">the </w:t>
      </w:r>
      <w:r w:rsidR="00A9363C" w:rsidRPr="00D90E4F">
        <w:t>cutting.</w:t>
      </w:r>
    </w:p>
    <w:p w14:paraId="174DA155" w14:textId="77777777" w:rsidR="00A9363C" w:rsidRPr="00D90E4F" w:rsidRDefault="00A9363C" w:rsidP="002D3E07">
      <w:pPr>
        <w:pStyle w:val="Rubrik5"/>
      </w:pPr>
      <w:r w:rsidRPr="00D90E4F">
        <w:t>Marking speed</w:t>
      </w:r>
    </w:p>
    <w:p w14:paraId="1832FFDD" w14:textId="77777777" w:rsidR="00A9363C" w:rsidRPr="00D90E4F" w:rsidRDefault="00A9363C" w:rsidP="00A9363C">
      <w:r w:rsidRPr="00D90E4F">
        <w:t>This controls the speed for the marking.</w:t>
      </w:r>
    </w:p>
    <w:p w14:paraId="778E8DC9" w14:textId="77777777" w:rsidR="00C64F83" w:rsidRPr="00D90E4F" w:rsidRDefault="00C64F83" w:rsidP="00C64F83">
      <w:pPr>
        <w:pStyle w:val="Rubrik5"/>
      </w:pPr>
      <w:r w:rsidRPr="00D90E4F">
        <w:t>Special marking speed</w:t>
      </w:r>
    </w:p>
    <w:p w14:paraId="32E24351" w14:textId="77777777" w:rsidR="00C64F83" w:rsidRPr="00D90E4F" w:rsidRDefault="00C64F83" w:rsidP="00C64F83">
      <w:r w:rsidRPr="00D90E4F">
        <w:t>Normally the jet is used as a marking tool. If the machine has another kind of marking tool then this input can be used to control the speed of this tool.</w:t>
      </w:r>
    </w:p>
    <w:p w14:paraId="2D3D5876" w14:textId="77777777" w:rsidR="00A9363C" w:rsidRPr="00D90E4F" w:rsidRDefault="00A9363C" w:rsidP="002D3E07">
      <w:pPr>
        <w:pStyle w:val="Rubrik5"/>
      </w:pPr>
      <w:bookmarkStart w:id="1081" w:name="_Ref332723687"/>
      <w:r w:rsidRPr="00D90E4F">
        <w:t>Drilling</w:t>
      </w:r>
      <w:bookmarkEnd w:id="1081"/>
    </w:p>
    <w:p w14:paraId="25777F22" w14:textId="77777777" w:rsidR="00A9363C" w:rsidRPr="00D90E4F" w:rsidRDefault="00A9363C" w:rsidP="00A9363C">
      <w:r w:rsidRPr="00D90E4F">
        <w:t>The drilling information is identical for all thickness</w:t>
      </w:r>
      <w:r w:rsidR="00057762" w:rsidRPr="00D90E4F">
        <w:t>es</w:t>
      </w:r>
      <w:r w:rsidRPr="00D90E4F">
        <w:t>.</w:t>
      </w:r>
    </w:p>
    <w:p w14:paraId="74551424" w14:textId="77777777" w:rsidR="00A9363C" w:rsidRPr="00D90E4F" w:rsidRDefault="009378B9" w:rsidP="00A9363C">
      <w:pPr>
        <w:keepNext/>
      </w:pPr>
      <w:r w:rsidRPr="00D90E4F">
        <w:rPr>
          <w:noProof/>
        </w:rPr>
        <w:drawing>
          <wp:inline distT="0" distB="0" distL="0" distR="0" wp14:anchorId="61FB567E" wp14:editId="0231F8F1">
            <wp:extent cx="2626360" cy="723900"/>
            <wp:effectExtent l="19050" t="19050" r="21590" b="19050"/>
            <wp:docPr id="19185" name="Bild 19185" descr="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5" descr="Image13"/>
                    <pic:cNvPicPr>
                      <a:picLocks noChangeAspect="1" noChangeArrowheads="1"/>
                    </pic:cNvPicPr>
                  </pic:nvPicPr>
                  <pic:blipFill>
                    <a:blip r:embed="rId980" cstate="print"/>
                    <a:srcRect/>
                    <a:stretch>
                      <a:fillRect/>
                    </a:stretch>
                  </pic:blipFill>
                  <pic:spPr bwMode="auto">
                    <a:xfrm>
                      <a:off x="0" y="0"/>
                      <a:ext cx="2626360" cy="723900"/>
                    </a:xfrm>
                    <a:prstGeom prst="rect">
                      <a:avLst/>
                    </a:prstGeom>
                    <a:noFill/>
                    <a:ln w="6350">
                      <a:solidFill>
                        <a:srgbClr val="000000"/>
                      </a:solidFill>
                      <a:miter lim="800000"/>
                      <a:headEnd/>
                      <a:tailEnd/>
                    </a:ln>
                    <a:effectLst/>
                  </pic:spPr>
                </pic:pic>
              </a:graphicData>
            </a:graphic>
          </wp:inline>
        </w:drawing>
      </w:r>
    </w:p>
    <w:p w14:paraId="7EF28C48" w14:textId="5FFBBDC5" w:rsidR="00A9363C" w:rsidRPr="00D90E4F" w:rsidRDefault="00A9363C" w:rsidP="00A9363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152</w:t>
      </w:r>
      <w:r w:rsidR="00BE0559" w:rsidRPr="00D90E4F">
        <w:rPr>
          <w:noProof/>
        </w:rPr>
        <w:fldChar w:fldCharType="end"/>
      </w:r>
    </w:p>
    <w:p w14:paraId="39FC92E1" w14:textId="77777777" w:rsidR="00A9363C" w:rsidRPr="00D90E4F" w:rsidRDefault="00A9363C" w:rsidP="00A9363C">
      <w:r w:rsidRPr="00D90E4F">
        <w:t xml:space="preserve">If the machine has the possibility to use </w:t>
      </w:r>
      <w:r w:rsidR="00C64F83" w:rsidRPr="00D90E4F">
        <w:t>one or several of this parameters then they can be used by the postprocessor.</w:t>
      </w:r>
    </w:p>
    <w:p w14:paraId="299B8ACC" w14:textId="77777777" w:rsidR="00A9363C" w:rsidRPr="00D90E4F" w:rsidRDefault="00A9363C" w:rsidP="002D3E07">
      <w:pPr>
        <w:pStyle w:val="Rubrik5"/>
      </w:pPr>
      <w:r w:rsidRPr="00D90E4F">
        <w:lastRenderedPageBreak/>
        <w:t>Rotation speed</w:t>
      </w:r>
    </w:p>
    <w:p w14:paraId="4F286B68" w14:textId="77777777" w:rsidR="00A9363C" w:rsidRPr="00D90E4F" w:rsidRDefault="00A9363C" w:rsidP="00A9363C">
      <w:r w:rsidRPr="00D90E4F">
        <w:t>Enter the rpm/min.</w:t>
      </w:r>
    </w:p>
    <w:p w14:paraId="5CAD5091" w14:textId="77777777" w:rsidR="00A9363C" w:rsidRPr="00D90E4F" w:rsidRDefault="00A9363C" w:rsidP="002D3E07">
      <w:pPr>
        <w:pStyle w:val="Rubrik5"/>
      </w:pPr>
      <w:r w:rsidRPr="00D90E4F">
        <w:t>Drilling speed</w:t>
      </w:r>
    </w:p>
    <w:p w14:paraId="7FF8B811" w14:textId="77777777" w:rsidR="00A9363C" w:rsidRPr="00D90E4F" w:rsidRDefault="00057762" w:rsidP="00A9363C">
      <w:r w:rsidRPr="00D90E4F">
        <w:t xml:space="preserve">With </w:t>
      </w:r>
      <w:r w:rsidR="00A9363C" w:rsidRPr="00D90E4F">
        <w:t xml:space="preserve">a </w:t>
      </w:r>
      <w:r w:rsidR="003967D6" w:rsidRPr="00D90E4F">
        <w:t>servo-controlled</w:t>
      </w:r>
      <w:r w:rsidR="00A9363C" w:rsidRPr="00D90E4F">
        <w:t xml:space="preserve"> drilling spindle this value will be used. This value affect</w:t>
      </w:r>
      <w:r w:rsidRPr="00D90E4F">
        <w:t xml:space="preserve">s </w:t>
      </w:r>
      <w:r w:rsidR="00A9363C" w:rsidRPr="00D90E4F">
        <w:t>the time calculation.</w:t>
      </w:r>
    </w:p>
    <w:p w14:paraId="03BA6BE0" w14:textId="77777777" w:rsidR="00A9363C" w:rsidRPr="00D90E4F" w:rsidRDefault="00A9363C" w:rsidP="002D3E07">
      <w:pPr>
        <w:pStyle w:val="Rubrik5"/>
      </w:pPr>
      <w:r w:rsidRPr="00D90E4F">
        <w:t>Step</w:t>
      </w:r>
    </w:p>
    <w:p w14:paraId="21C9220E" w14:textId="77777777" w:rsidR="00A9363C" w:rsidRPr="00D90E4F" w:rsidRDefault="00A9363C" w:rsidP="0040591C">
      <w:r w:rsidRPr="00D90E4F">
        <w:t xml:space="preserve">These inputs make it possible to use a peck drilling cycle. </w:t>
      </w:r>
      <w:r w:rsidRPr="00D90E4F">
        <w:br/>
      </w:r>
      <w:r w:rsidR="009378B9" w:rsidRPr="00D90E4F">
        <w:rPr>
          <w:noProof/>
        </w:rPr>
        <w:drawing>
          <wp:inline distT="0" distB="0" distL="0" distR="0" wp14:anchorId="5227EEDF" wp14:editId="6103B921">
            <wp:extent cx="1448435" cy="1184910"/>
            <wp:effectExtent l="19050" t="19050" r="18415" b="15240"/>
            <wp:docPr id="19183" name="Bild 19183" descr="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3" descr="Image14"/>
                    <pic:cNvPicPr>
                      <a:picLocks noChangeAspect="1" noChangeArrowheads="1"/>
                    </pic:cNvPicPr>
                  </pic:nvPicPr>
                  <pic:blipFill>
                    <a:blip r:embed="rId981" cstate="print"/>
                    <a:srcRect/>
                    <a:stretch>
                      <a:fillRect/>
                    </a:stretch>
                  </pic:blipFill>
                  <pic:spPr bwMode="auto">
                    <a:xfrm>
                      <a:off x="0" y="0"/>
                      <a:ext cx="1448435" cy="1184910"/>
                    </a:xfrm>
                    <a:prstGeom prst="rect">
                      <a:avLst/>
                    </a:prstGeom>
                    <a:noFill/>
                    <a:ln w="6350">
                      <a:solidFill>
                        <a:srgbClr val="000000"/>
                      </a:solidFill>
                      <a:miter lim="800000"/>
                      <a:headEnd/>
                      <a:tailEnd/>
                    </a:ln>
                    <a:effectLst/>
                  </pic:spPr>
                </pic:pic>
              </a:graphicData>
            </a:graphic>
          </wp:inline>
        </w:drawing>
      </w:r>
    </w:p>
    <w:p w14:paraId="3C2C36F9" w14:textId="6EFF088B" w:rsidR="00A9363C" w:rsidRPr="00D90E4F" w:rsidRDefault="00A9363C" w:rsidP="00A9363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153</w:t>
      </w:r>
      <w:r w:rsidR="00BE0559" w:rsidRPr="00D90E4F">
        <w:rPr>
          <w:noProof/>
        </w:rPr>
        <w:fldChar w:fldCharType="end"/>
      </w:r>
    </w:p>
    <w:p w14:paraId="0745B7AA" w14:textId="77777777" w:rsidR="00A9363C" w:rsidRPr="00D90E4F" w:rsidRDefault="00A9363C" w:rsidP="00A9363C">
      <w:r w:rsidRPr="00D90E4F">
        <w:t>The value controls the depth of each step (se</w:t>
      </w:r>
      <w:r w:rsidR="00057762" w:rsidRPr="00D90E4F">
        <w:t>e</w:t>
      </w:r>
      <w:r w:rsidRPr="00D90E4F">
        <w:t xml:space="preserve"> the A value on the picture). </w:t>
      </w:r>
      <w:r w:rsidRPr="00D90E4F">
        <w:br/>
      </w:r>
      <w:r w:rsidR="008C67CC" w:rsidRPr="00D90E4F">
        <w:rPr>
          <w:b/>
        </w:rPr>
        <w:t>Note!</w:t>
      </w:r>
      <w:r w:rsidRPr="00D90E4F">
        <w:t xml:space="preserve"> Not all machines suppor</w:t>
      </w:r>
      <w:r w:rsidR="00057762" w:rsidRPr="00D90E4F">
        <w:t xml:space="preserve">t </w:t>
      </w:r>
      <w:r w:rsidRPr="00D90E4F">
        <w:t>this feature.</w:t>
      </w:r>
    </w:p>
    <w:p w14:paraId="18A3B9FF" w14:textId="77777777" w:rsidR="00A9363C" w:rsidRPr="00D90E4F" w:rsidRDefault="00380264" w:rsidP="003E6A23">
      <w:pPr>
        <w:pStyle w:val="Rubrik3"/>
      </w:pPr>
      <w:bookmarkStart w:id="1082" w:name="_Toc129002929"/>
      <w:r w:rsidRPr="00D90E4F">
        <w:t>Water, Plasma, Oxyfuel and Laser</w:t>
      </w:r>
      <w:bookmarkEnd w:id="1082"/>
    </w:p>
    <w:p w14:paraId="5C2318D1" w14:textId="77777777" w:rsidR="00380264" w:rsidRPr="00D90E4F" w:rsidRDefault="009378B9" w:rsidP="00380264">
      <w:pPr>
        <w:keepNext/>
      </w:pPr>
      <w:r w:rsidRPr="00D90E4F">
        <w:rPr>
          <w:noProof/>
        </w:rPr>
        <w:drawing>
          <wp:inline distT="0" distB="0" distL="0" distR="0" wp14:anchorId="66E208D8" wp14:editId="087A28DA">
            <wp:extent cx="2816225" cy="1243330"/>
            <wp:effectExtent l="19050" t="19050" r="22225" b="13970"/>
            <wp:docPr id="19184" name="Bild 19184" descr="Image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4" descr="Image243"/>
                    <pic:cNvPicPr>
                      <a:picLocks noChangeAspect="1" noChangeArrowheads="1"/>
                    </pic:cNvPicPr>
                  </pic:nvPicPr>
                  <pic:blipFill>
                    <a:blip r:embed="rId982" cstate="print"/>
                    <a:srcRect/>
                    <a:stretch>
                      <a:fillRect/>
                    </a:stretch>
                  </pic:blipFill>
                  <pic:spPr bwMode="auto">
                    <a:xfrm>
                      <a:off x="0" y="0"/>
                      <a:ext cx="2816225" cy="1243330"/>
                    </a:xfrm>
                    <a:prstGeom prst="rect">
                      <a:avLst/>
                    </a:prstGeom>
                    <a:noFill/>
                    <a:ln w="6350">
                      <a:solidFill>
                        <a:srgbClr val="000000"/>
                      </a:solidFill>
                      <a:miter lim="800000"/>
                      <a:headEnd/>
                      <a:tailEnd/>
                    </a:ln>
                    <a:effectLst/>
                  </pic:spPr>
                </pic:pic>
              </a:graphicData>
            </a:graphic>
          </wp:inline>
        </w:drawing>
      </w:r>
    </w:p>
    <w:p w14:paraId="497BF812" w14:textId="7BAE1602" w:rsidR="00380264" w:rsidRPr="00D90E4F" w:rsidRDefault="00380264" w:rsidP="00380264">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154</w:t>
      </w:r>
      <w:r w:rsidR="00BE0559" w:rsidRPr="00D90E4F">
        <w:rPr>
          <w:noProof/>
        </w:rPr>
        <w:fldChar w:fldCharType="end"/>
      </w:r>
    </w:p>
    <w:p w14:paraId="33E8A4D4" w14:textId="77777777" w:rsidR="00380264" w:rsidRPr="00D90E4F" w:rsidRDefault="00380264" w:rsidP="00380264">
      <w:r w:rsidRPr="00D90E4F">
        <w:t>The settings for these four machine types are identical.</w:t>
      </w:r>
    </w:p>
    <w:p w14:paraId="7F082E21" w14:textId="77777777" w:rsidR="00380264" w:rsidRPr="00D90E4F" w:rsidRDefault="00380264" w:rsidP="002D3E07">
      <w:pPr>
        <w:pStyle w:val="Rubrik5"/>
      </w:pPr>
      <w:r w:rsidRPr="00D90E4F">
        <w:t>Marking</w:t>
      </w:r>
    </w:p>
    <w:p w14:paraId="77DEB560" w14:textId="77777777" w:rsidR="00380264" w:rsidRPr="00D90E4F" w:rsidRDefault="00057762" w:rsidP="00380264">
      <w:r w:rsidRPr="00D90E4F">
        <w:t>This v</w:t>
      </w:r>
      <w:r w:rsidR="00C355E4" w:rsidRPr="00D90E4F">
        <w:t>alue controls</w:t>
      </w:r>
      <w:r w:rsidR="00380264" w:rsidRPr="00D90E4F">
        <w:t xml:space="preserve"> the </w:t>
      </w:r>
      <w:r w:rsidR="00C355E4" w:rsidRPr="00D90E4F">
        <w:t>marking speed.</w:t>
      </w:r>
    </w:p>
    <w:p w14:paraId="35E11ACA" w14:textId="77777777" w:rsidR="00C355E4" w:rsidRPr="00D90E4F" w:rsidRDefault="00C355E4" w:rsidP="002D3E07">
      <w:pPr>
        <w:pStyle w:val="Rubrik5"/>
      </w:pPr>
      <w:r w:rsidRPr="00D90E4F">
        <w:t>Drilling</w:t>
      </w:r>
    </w:p>
    <w:p w14:paraId="17CD750D" w14:textId="77777777" w:rsidR="00C355E4" w:rsidRPr="00D90E4F" w:rsidRDefault="00C355E4" w:rsidP="00C355E4">
      <w:r w:rsidRPr="00D90E4F">
        <w:t>The</w:t>
      </w:r>
      <w:r w:rsidR="00057762" w:rsidRPr="00D90E4F">
        <w:t>se</w:t>
      </w:r>
      <w:r w:rsidRPr="00D90E4F">
        <w:t xml:space="preserve"> values have the same meaning as for the AWJ machine.</w:t>
      </w:r>
    </w:p>
    <w:p w14:paraId="40103A01" w14:textId="77777777" w:rsidR="005B7A73" w:rsidRPr="00D90E4F" w:rsidRDefault="008B426F" w:rsidP="00A678F3">
      <w:pPr>
        <w:pStyle w:val="Rubrik2"/>
      </w:pPr>
      <w:bookmarkStart w:id="1083" w:name="_Toc335636995"/>
      <w:bookmarkStart w:id="1084" w:name="_Toc129002930"/>
      <w:bookmarkStart w:id="1085" w:name="_Toc229474921"/>
      <w:r w:rsidRPr="00D90E4F">
        <w:t>Material qualities</w:t>
      </w:r>
      <w:bookmarkEnd w:id="1083"/>
      <w:bookmarkEnd w:id="1084"/>
      <w:bookmarkEnd w:id="1085"/>
    </w:p>
    <w:p w14:paraId="498E20BD" w14:textId="77777777" w:rsidR="00597E30" w:rsidRPr="00D90E4F" w:rsidRDefault="00597E30" w:rsidP="00597E30">
      <w:r w:rsidRPr="00D90E4F">
        <w:t>The material qualit</w:t>
      </w:r>
      <w:r w:rsidR="00057762" w:rsidRPr="00D90E4F">
        <w:t>ies</w:t>
      </w:r>
      <w:r w:rsidRPr="00D90E4F">
        <w:t xml:space="preserve"> are used to handle material cost and </w:t>
      </w:r>
      <w:r w:rsidR="00C355E4" w:rsidRPr="00D90E4F">
        <w:t>the</w:t>
      </w:r>
      <w:r w:rsidRPr="00D90E4F">
        <w:t xml:space="preserve"> </w:t>
      </w:r>
      <w:r w:rsidR="00C47395" w:rsidRPr="00D90E4F">
        <w:t>"</w:t>
      </w:r>
      <w:r w:rsidR="00E37C69" w:rsidRPr="00D90E4F">
        <w:t>S</w:t>
      </w:r>
      <w:r w:rsidRPr="00D90E4F">
        <w:t>heet</w:t>
      </w:r>
      <w:r w:rsidR="00C47395" w:rsidRPr="00D90E4F">
        <w:t>"</w:t>
      </w:r>
      <w:r w:rsidRPr="00D90E4F">
        <w:t xml:space="preserve"> commands handle the material stock. The quality information is saved as different tags on each thickness in the material.</w:t>
      </w:r>
      <w:r w:rsidR="00C355E4" w:rsidRPr="00D90E4F">
        <w:t xml:space="preserve"> The information is identical for all machine types.</w:t>
      </w:r>
    </w:p>
    <w:p w14:paraId="6C8ACD79" w14:textId="77777777" w:rsidR="00B21C61" w:rsidRPr="00D90E4F" w:rsidRDefault="009378B9" w:rsidP="00B21C61">
      <w:pPr>
        <w:keepNext/>
      </w:pPr>
      <w:r w:rsidRPr="00D90E4F">
        <w:rPr>
          <w:noProof/>
        </w:rPr>
        <w:drawing>
          <wp:inline distT="0" distB="0" distL="0" distR="0" wp14:anchorId="517DF9A1" wp14:editId="68DE656F">
            <wp:extent cx="4169410" cy="2809240"/>
            <wp:effectExtent l="19050" t="0" r="2540" b="0"/>
            <wp:docPr id="19179" name="Bild 19179" descr="Image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79" descr="Image241"/>
                    <pic:cNvPicPr>
                      <a:picLocks noChangeAspect="1" noChangeArrowheads="1"/>
                    </pic:cNvPicPr>
                  </pic:nvPicPr>
                  <pic:blipFill>
                    <a:blip r:embed="rId983" cstate="print"/>
                    <a:srcRect/>
                    <a:stretch>
                      <a:fillRect/>
                    </a:stretch>
                  </pic:blipFill>
                  <pic:spPr bwMode="auto">
                    <a:xfrm>
                      <a:off x="0" y="0"/>
                      <a:ext cx="4169410" cy="2809240"/>
                    </a:xfrm>
                    <a:prstGeom prst="rect">
                      <a:avLst/>
                    </a:prstGeom>
                    <a:noFill/>
                    <a:ln w="9525">
                      <a:noFill/>
                      <a:miter lim="800000"/>
                      <a:headEnd/>
                      <a:tailEnd/>
                    </a:ln>
                  </pic:spPr>
                </pic:pic>
              </a:graphicData>
            </a:graphic>
          </wp:inline>
        </w:drawing>
      </w:r>
    </w:p>
    <w:p w14:paraId="23F97A7E" w14:textId="0BF85507" w:rsidR="00AC5B95" w:rsidRPr="00D90E4F" w:rsidRDefault="00B21C61" w:rsidP="00B21C61">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155</w:t>
      </w:r>
      <w:r w:rsidR="00BE0559" w:rsidRPr="00D90E4F">
        <w:rPr>
          <w:noProof/>
        </w:rPr>
        <w:fldChar w:fldCharType="end"/>
      </w:r>
    </w:p>
    <w:p w14:paraId="34DCFE07" w14:textId="77777777" w:rsidR="00C35C79" w:rsidRPr="00D90E4F" w:rsidRDefault="00C35C79" w:rsidP="00C35C79">
      <w:pPr>
        <w:pStyle w:val="Rubrik3"/>
      </w:pPr>
      <w:bookmarkStart w:id="1086" w:name="_Toc129002931"/>
      <w:r w:rsidRPr="00D90E4F">
        <w:lastRenderedPageBreak/>
        <w:t>Add or delete qualities</w:t>
      </w:r>
      <w:bookmarkEnd w:id="1086"/>
    </w:p>
    <w:p w14:paraId="1D0A2C9C" w14:textId="77777777" w:rsidR="00597E30" w:rsidRPr="00D90E4F" w:rsidRDefault="00597E30" w:rsidP="00597E30">
      <w:r w:rsidRPr="00D90E4F">
        <w:t xml:space="preserve">If a quality is selected then add a quality or delete an existing quality by clicking on the </w:t>
      </w:r>
      <w:r w:rsidR="00C47395" w:rsidRPr="00D90E4F">
        <w:t>"</w:t>
      </w:r>
      <w:r w:rsidRPr="00D90E4F">
        <w:t>plus</w:t>
      </w:r>
      <w:r w:rsidR="00C47395" w:rsidRPr="00D90E4F">
        <w:t>"</w:t>
      </w:r>
      <w:r w:rsidRPr="00D90E4F">
        <w:t xml:space="preserve"> or </w:t>
      </w:r>
      <w:r w:rsidR="00C47395" w:rsidRPr="00D90E4F">
        <w:t>"</w:t>
      </w:r>
      <w:r w:rsidRPr="00D90E4F">
        <w:t>minus</w:t>
      </w:r>
      <w:r w:rsidR="00C47395" w:rsidRPr="00D90E4F">
        <w:t>"</w:t>
      </w:r>
      <w:r w:rsidRPr="00D90E4F">
        <w:t xml:space="preserve"> buttons.</w:t>
      </w:r>
    </w:p>
    <w:p w14:paraId="2A5E1CE3" w14:textId="77777777" w:rsidR="00597E30" w:rsidRPr="00D90E4F" w:rsidRDefault="009378B9" w:rsidP="00597E30">
      <w:pPr>
        <w:keepNext/>
      </w:pPr>
      <w:r w:rsidRPr="00D90E4F">
        <w:rPr>
          <w:noProof/>
        </w:rPr>
        <w:drawing>
          <wp:inline distT="0" distB="0" distL="0" distR="0" wp14:anchorId="36E64C42" wp14:editId="3C086043">
            <wp:extent cx="753745" cy="197485"/>
            <wp:effectExtent l="19050" t="19050" r="27305" b="12065"/>
            <wp:docPr id="19180" name="Bild 19180" descr="Image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0" descr="Image235"/>
                    <pic:cNvPicPr>
                      <a:picLocks noChangeAspect="1" noChangeArrowheads="1"/>
                    </pic:cNvPicPr>
                  </pic:nvPicPr>
                  <pic:blipFill>
                    <a:blip r:embed="rId972" cstate="print"/>
                    <a:srcRect/>
                    <a:stretch>
                      <a:fillRect/>
                    </a:stretch>
                  </pic:blipFill>
                  <pic:spPr bwMode="auto">
                    <a:xfrm>
                      <a:off x="0" y="0"/>
                      <a:ext cx="753745" cy="197485"/>
                    </a:xfrm>
                    <a:prstGeom prst="rect">
                      <a:avLst/>
                    </a:prstGeom>
                    <a:noFill/>
                    <a:ln w="6350">
                      <a:solidFill>
                        <a:srgbClr val="000000"/>
                      </a:solidFill>
                      <a:miter lim="800000"/>
                      <a:headEnd/>
                      <a:tailEnd/>
                    </a:ln>
                    <a:effectLst/>
                  </pic:spPr>
                </pic:pic>
              </a:graphicData>
            </a:graphic>
          </wp:inline>
        </w:drawing>
      </w:r>
    </w:p>
    <w:p w14:paraId="7786FD7D" w14:textId="20EA83DA" w:rsidR="00597E30" w:rsidRPr="00D90E4F" w:rsidRDefault="00597E30" w:rsidP="00597E30">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156</w:t>
      </w:r>
      <w:r w:rsidR="00BE0559" w:rsidRPr="00D90E4F">
        <w:rPr>
          <w:noProof/>
        </w:rPr>
        <w:fldChar w:fldCharType="end"/>
      </w:r>
    </w:p>
    <w:p w14:paraId="10B79A20" w14:textId="77777777" w:rsidR="00597E30" w:rsidRPr="00D90E4F" w:rsidRDefault="00597E30" w:rsidP="00597E30">
      <w:pPr>
        <w:pStyle w:val="DoNow"/>
      </w:pPr>
      <w:r w:rsidRPr="00D90E4F">
        <w:t xml:space="preserve">Press the </w:t>
      </w:r>
      <w:r w:rsidR="00C47395" w:rsidRPr="00D90E4F">
        <w:t>"</w:t>
      </w:r>
      <w:r w:rsidRPr="00D90E4F">
        <w:t>plus</w:t>
      </w:r>
      <w:r w:rsidR="00C47395" w:rsidRPr="00D90E4F">
        <w:t>"</w:t>
      </w:r>
      <w:r w:rsidRPr="00D90E4F">
        <w:t xml:space="preserve"> button and enter the name "My private" for the new quality.</w:t>
      </w:r>
    </w:p>
    <w:p w14:paraId="6EA07EE3" w14:textId="77777777" w:rsidR="00597E30" w:rsidRPr="00D90E4F" w:rsidRDefault="009378B9" w:rsidP="00597E30">
      <w:pPr>
        <w:keepNext/>
      </w:pPr>
      <w:r w:rsidRPr="00D90E4F">
        <w:rPr>
          <w:noProof/>
        </w:rPr>
        <w:drawing>
          <wp:inline distT="0" distB="0" distL="0" distR="0" wp14:anchorId="2861AD7A" wp14:editId="4648F192">
            <wp:extent cx="1697355" cy="812165"/>
            <wp:effectExtent l="19050" t="0" r="0" b="0"/>
            <wp:docPr id="19181" name="Bild 19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1"/>
                    <pic:cNvPicPr>
                      <a:picLocks noChangeAspect="1" noChangeArrowheads="1"/>
                    </pic:cNvPicPr>
                  </pic:nvPicPr>
                  <pic:blipFill>
                    <a:blip r:embed="rId984" cstate="print"/>
                    <a:srcRect/>
                    <a:stretch>
                      <a:fillRect/>
                    </a:stretch>
                  </pic:blipFill>
                  <pic:spPr bwMode="auto">
                    <a:xfrm>
                      <a:off x="0" y="0"/>
                      <a:ext cx="1697355" cy="812165"/>
                    </a:xfrm>
                    <a:prstGeom prst="rect">
                      <a:avLst/>
                    </a:prstGeom>
                    <a:noFill/>
                    <a:ln w="9525">
                      <a:noFill/>
                      <a:miter lim="800000"/>
                      <a:headEnd/>
                      <a:tailEnd/>
                    </a:ln>
                  </pic:spPr>
                </pic:pic>
              </a:graphicData>
            </a:graphic>
          </wp:inline>
        </w:drawing>
      </w:r>
    </w:p>
    <w:p w14:paraId="1E30AC53" w14:textId="5C161496" w:rsidR="00597E30" w:rsidRPr="00D90E4F" w:rsidRDefault="00597E30" w:rsidP="00597E30">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157</w:t>
      </w:r>
      <w:r w:rsidR="00BE0559" w:rsidRPr="00D90E4F">
        <w:rPr>
          <w:noProof/>
        </w:rPr>
        <w:fldChar w:fldCharType="end"/>
      </w:r>
    </w:p>
    <w:p w14:paraId="4C4FA852" w14:textId="77777777" w:rsidR="00597E30" w:rsidRPr="00D90E4F" w:rsidRDefault="00597E30" w:rsidP="00597E30">
      <w:r w:rsidRPr="00D90E4F">
        <w:t xml:space="preserve">The new </w:t>
      </w:r>
      <w:r w:rsidR="00B21C61" w:rsidRPr="00D90E4F">
        <w:t xml:space="preserve">quality </w:t>
      </w:r>
      <w:r w:rsidRPr="00D90E4F">
        <w:t>"</w:t>
      </w:r>
      <w:r w:rsidR="00B21C61" w:rsidRPr="00D90E4F">
        <w:t>My private</w:t>
      </w:r>
      <w:r w:rsidRPr="00D90E4F">
        <w:t>" will be an identica</w:t>
      </w:r>
      <w:r w:rsidR="00B21C61" w:rsidRPr="00D90E4F">
        <w:t xml:space="preserve">l copy of </w:t>
      </w:r>
      <w:r w:rsidR="00057762" w:rsidRPr="00D90E4F">
        <w:t>the</w:t>
      </w:r>
      <w:r w:rsidR="00B21C61" w:rsidRPr="00D90E4F">
        <w:t xml:space="preserve"> selected quality</w:t>
      </w:r>
      <w:r w:rsidRPr="00D90E4F">
        <w:t>.</w:t>
      </w:r>
    </w:p>
    <w:p w14:paraId="26F92629" w14:textId="77777777" w:rsidR="00597E30" w:rsidRPr="00D90E4F" w:rsidRDefault="00057762" w:rsidP="00597E30">
      <w:r w:rsidRPr="00D90E4F">
        <w:t>P</w:t>
      </w:r>
      <w:r w:rsidR="00B21C61" w:rsidRPr="00D90E4F">
        <w:t xml:space="preserve">ress the </w:t>
      </w:r>
      <w:r w:rsidR="00C47395" w:rsidRPr="00D90E4F">
        <w:t>"</w:t>
      </w:r>
      <w:r w:rsidR="00B21C61" w:rsidRPr="00D90E4F">
        <w:t>minus</w:t>
      </w:r>
      <w:r w:rsidR="00C47395" w:rsidRPr="00D90E4F">
        <w:t>"</w:t>
      </w:r>
      <w:r w:rsidR="00B21C61" w:rsidRPr="00D90E4F">
        <w:t xml:space="preserve"> button </w:t>
      </w:r>
      <w:r w:rsidRPr="00D90E4F">
        <w:t>to delete</w:t>
      </w:r>
      <w:r w:rsidR="00597E30" w:rsidRPr="00D90E4F">
        <w:t xml:space="preserve"> the </w:t>
      </w:r>
      <w:r w:rsidR="00B21C61" w:rsidRPr="00D90E4F">
        <w:t>quality</w:t>
      </w:r>
      <w:r w:rsidR="00597E30" w:rsidRPr="00D90E4F">
        <w:t>.</w:t>
      </w:r>
    </w:p>
    <w:p w14:paraId="3F39BA9A" w14:textId="77777777" w:rsidR="00B21C61" w:rsidRPr="00D90E4F" w:rsidRDefault="008748B0" w:rsidP="00B21C61">
      <w:pPr>
        <w:pStyle w:val="Rubrik3"/>
      </w:pPr>
      <w:bookmarkStart w:id="1087" w:name="_Toc129002932"/>
      <w:r w:rsidRPr="00D90E4F">
        <w:t>Quality</w:t>
      </w:r>
      <w:r w:rsidR="00B21C61" w:rsidRPr="00D90E4F">
        <w:t xml:space="preserve"> properties</w:t>
      </w:r>
      <w:bookmarkEnd w:id="1087"/>
    </w:p>
    <w:p w14:paraId="24B87944" w14:textId="77777777" w:rsidR="008748B0" w:rsidRPr="00D90E4F" w:rsidRDefault="009378B9" w:rsidP="008748B0">
      <w:pPr>
        <w:keepNext/>
      </w:pPr>
      <w:r w:rsidRPr="00D90E4F">
        <w:rPr>
          <w:noProof/>
        </w:rPr>
        <w:drawing>
          <wp:inline distT="0" distB="0" distL="0" distR="0" wp14:anchorId="7768361E" wp14:editId="73F1130F">
            <wp:extent cx="2165350" cy="2004060"/>
            <wp:effectExtent l="19050" t="19050" r="25400" b="15240"/>
            <wp:docPr id="19182" name="Bild 19182" descr="Image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2" descr="Image242"/>
                    <pic:cNvPicPr>
                      <a:picLocks noChangeAspect="1" noChangeArrowheads="1"/>
                    </pic:cNvPicPr>
                  </pic:nvPicPr>
                  <pic:blipFill>
                    <a:blip r:embed="rId985" cstate="print"/>
                    <a:srcRect/>
                    <a:stretch>
                      <a:fillRect/>
                    </a:stretch>
                  </pic:blipFill>
                  <pic:spPr bwMode="auto">
                    <a:xfrm>
                      <a:off x="0" y="0"/>
                      <a:ext cx="2165350" cy="2004060"/>
                    </a:xfrm>
                    <a:prstGeom prst="rect">
                      <a:avLst/>
                    </a:prstGeom>
                    <a:noFill/>
                    <a:ln w="6350">
                      <a:solidFill>
                        <a:srgbClr val="000000"/>
                      </a:solidFill>
                      <a:miter lim="800000"/>
                      <a:headEnd/>
                      <a:tailEnd/>
                    </a:ln>
                    <a:effectLst/>
                  </pic:spPr>
                </pic:pic>
              </a:graphicData>
            </a:graphic>
          </wp:inline>
        </w:drawing>
      </w:r>
    </w:p>
    <w:p w14:paraId="5410FEF1" w14:textId="3F336086" w:rsidR="00B21C61" w:rsidRPr="00D90E4F" w:rsidRDefault="008748B0" w:rsidP="008748B0">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158</w:t>
      </w:r>
      <w:r w:rsidR="00BE0559" w:rsidRPr="00D90E4F">
        <w:rPr>
          <w:noProof/>
        </w:rPr>
        <w:fldChar w:fldCharType="end"/>
      </w:r>
    </w:p>
    <w:p w14:paraId="2B114A34" w14:textId="77777777" w:rsidR="00597E30" w:rsidRPr="00D90E4F" w:rsidRDefault="008748B0" w:rsidP="002D3E07">
      <w:pPr>
        <w:pStyle w:val="Rubrik5"/>
      </w:pPr>
      <w:r w:rsidRPr="00D90E4F">
        <w:t>Name</w:t>
      </w:r>
    </w:p>
    <w:p w14:paraId="515880E2" w14:textId="77777777" w:rsidR="008748B0" w:rsidRPr="00D90E4F" w:rsidRDefault="00FA6C0C" w:rsidP="008748B0">
      <w:r w:rsidRPr="00D90E4F">
        <w:t>Use this field to c</w:t>
      </w:r>
      <w:r w:rsidR="008748B0" w:rsidRPr="00D90E4F">
        <w:t>hange the name of the quality.</w:t>
      </w:r>
    </w:p>
    <w:p w14:paraId="4B554FB1" w14:textId="77777777" w:rsidR="008748B0" w:rsidRPr="00D90E4F" w:rsidRDefault="008748B0" w:rsidP="002D3E07">
      <w:pPr>
        <w:pStyle w:val="Rubrik5"/>
      </w:pPr>
      <w:r w:rsidRPr="00D90E4F">
        <w:t>Cost</w:t>
      </w:r>
    </w:p>
    <w:p w14:paraId="22DF213A" w14:textId="77777777" w:rsidR="00A9363C" w:rsidRPr="00D90E4F" w:rsidRDefault="008748B0" w:rsidP="00A9363C">
      <w:r w:rsidRPr="00D90E4F">
        <w:t xml:space="preserve">This </w:t>
      </w:r>
      <w:r w:rsidR="00A9363C" w:rsidRPr="00D90E4F">
        <w:t xml:space="preserve">value </w:t>
      </w:r>
      <w:r w:rsidR="00FA6C0C" w:rsidRPr="00D90E4F">
        <w:t>is</w:t>
      </w:r>
      <w:r w:rsidRPr="00D90E4F">
        <w:t xml:space="preserve"> used in the cost calculations.</w:t>
      </w:r>
    </w:p>
    <w:p w14:paraId="650A856F" w14:textId="77777777" w:rsidR="008748B0" w:rsidRPr="00D90E4F" w:rsidRDefault="008748B0" w:rsidP="002D3E07">
      <w:pPr>
        <w:pStyle w:val="Rubrik5"/>
      </w:pPr>
      <w:r w:rsidRPr="00D90E4F">
        <w:t>Thickness</w:t>
      </w:r>
    </w:p>
    <w:p w14:paraId="5FADEB95" w14:textId="77777777" w:rsidR="00C35C79" w:rsidRPr="00D90E4F" w:rsidRDefault="009378B9" w:rsidP="00D97700">
      <w:r w:rsidRPr="00D90E4F">
        <w:rPr>
          <w:noProof/>
        </w:rPr>
        <w:drawing>
          <wp:inline distT="0" distB="0" distL="0" distR="0" wp14:anchorId="02751187" wp14:editId="602E0AE2">
            <wp:extent cx="2150745" cy="972820"/>
            <wp:effectExtent l="19050" t="19050" r="20955" b="17780"/>
            <wp:docPr id="19173" name="Bild 19173" descr="Image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73" descr="Image245"/>
                    <pic:cNvPicPr>
                      <a:picLocks noChangeAspect="1" noChangeArrowheads="1"/>
                    </pic:cNvPicPr>
                  </pic:nvPicPr>
                  <pic:blipFill>
                    <a:blip r:embed="rId986" cstate="print"/>
                    <a:srcRect/>
                    <a:stretch>
                      <a:fillRect/>
                    </a:stretch>
                  </pic:blipFill>
                  <pic:spPr bwMode="auto">
                    <a:xfrm>
                      <a:off x="0" y="0"/>
                      <a:ext cx="2150745" cy="972820"/>
                    </a:xfrm>
                    <a:prstGeom prst="rect">
                      <a:avLst/>
                    </a:prstGeom>
                    <a:noFill/>
                    <a:ln w="6350">
                      <a:solidFill>
                        <a:srgbClr val="000000"/>
                      </a:solidFill>
                      <a:miter lim="800000"/>
                      <a:headEnd/>
                      <a:tailEnd/>
                    </a:ln>
                    <a:effectLst/>
                  </pic:spPr>
                </pic:pic>
              </a:graphicData>
            </a:graphic>
          </wp:inline>
        </w:drawing>
      </w:r>
    </w:p>
    <w:p w14:paraId="2E33A16D" w14:textId="1BF01313" w:rsidR="00C35C79" w:rsidRPr="00D90E4F" w:rsidRDefault="00C35C79" w:rsidP="00C35C7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159</w:t>
      </w:r>
      <w:r w:rsidR="00BE0559" w:rsidRPr="00D90E4F">
        <w:rPr>
          <w:noProof/>
        </w:rPr>
        <w:fldChar w:fldCharType="end"/>
      </w:r>
    </w:p>
    <w:p w14:paraId="0DC49477" w14:textId="77777777" w:rsidR="00C35C79" w:rsidRPr="00D90E4F" w:rsidRDefault="00C35C79" w:rsidP="00C35C79">
      <w:r w:rsidRPr="00D90E4F">
        <w:t>Check the thickness that should be available for the quality.</w:t>
      </w:r>
    </w:p>
    <w:p w14:paraId="49803FBE" w14:textId="77777777" w:rsidR="00821FDE" w:rsidRPr="00D90E4F" w:rsidRDefault="00821FDE" w:rsidP="00821FDE">
      <w:pPr>
        <w:pStyle w:val="Frga"/>
      </w:pPr>
      <w:r w:rsidRPr="00D90E4F">
        <w:t>Why can't I change the density and machinability?</w:t>
      </w:r>
    </w:p>
    <w:p w14:paraId="581A43CC" w14:textId="77777777" w:rsidR="00821FDE" w:rsidRPr="00D90E4F" w:rsidRDefault="00821FDE" w:rsidP="00821FDE">
      <w:pPr>
        <w:pStyle w:val="Answer"/>
      </w:pPr>
      <w:r w:rsidRPr="00D90E4F">
        <w:t>If your material has different weight or machinability, then you should add a new group instead.</w:t>
      </w:r>
    </w:p>
    <w:p w14:paraId="02A7D8E8" w14:textId="77777777" w:rsidR="003F5329" w:rsidRPr="00D90E4F" w:rsidRDefault="008B426F" w:rsidP="008B426F">
      <w:pPr>
        <w:pStyle w:val="Rubrik2"/>
      </w:pPr>
      <w:bookmarkStart w:id="1088" w:name="_Toc335636996"/>
      <w:bookmarkStart w:id="1089" w:name="_Toc129002933"/>
      <w:bookmarkStart w:id="1090" w:name="_Toc229474922"/>
      <w:r w:rsidRPr="00D90E4F">
        <w:lastRenderedPageBreak/>
        <w:t>Material thickness</w:t>
      </w:r>
      <w:bookmarkEnd w:id="1088"/>
      <w:bookmarkEnd w:id="1089"/>
      <w:bookmarkEnd w:id="1090"/>
    </w:p>
    <w:p w14:paraId="7C38F00E" w14:textId="77777777" w:rsidR="003F5329" w:rsidRPr="00D90E4F" w:rsidRDefault="009378B9" w:rsidP="00D97700">
      <w:r w:rsidRPr="00D90E4F">
        <w:rPr>
          <w:noProof/>
        </w:rPr>
        <w:drawing>
          <wp:inline distT="0" distB="0" distL="0" distR="0" wp14:anchorId="61646BB3" wp14:editId="64849C93">
            <wp:extent cx="4169410" cy="2414270"/>
            <wp:effectExtent l="19050" t="0" r="2540" b="0"/>
            <wp:docPr id="19174" name="Bild 19174" descr="Image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74" descr="Image244"/>
                    <pic:cNvPicPr>
                      <a:picLocks noChangeAspect="1" noChangeArrowheads="1"/>
                    </pic:cNvPicPr>
                  </pic:nvPicPr>
                  <pic:blipFill>
                    <a:blip r:embed="rId987" cstate="print"/>
                    <a:srcRect/>
                    <a:stretch>
                      <a:fillRect/>
                    </a:stretch>
                  </pic:blipFill>
                  <pic:spPr bwMode="auto">
                    <a:xfrm>
                      <a:off x="0" y="0"/>
                      <a:ext cx="4169410" cy="2414270"/>
                    </a:xfrm>
                    <a:prstGeom prst="rect">
                      <a:avLst/>
                    </a:prstGeom>
                    <a:noFill/>
                    <a:ln w="9525">
                      <a:noFill/>
                      <a:miter lim="800000"/>
                      <a:headEnd/>
                      <a:tailEnd/>
                    </a:ln>
                  </pic:spPr>
                </pic:pic>
              </a:graphicData>
            </a:graphic>
          </wp:inline>
        </w:drawing>
      </w:r>
    </w:p>
    <w:p w14:paraId="2F5E36A3" w14:textId="134CC3C8" w:rsidR="003F5329" w:rsidRPr="00D90E4F" w:rsidRDefault="003F5329" w:rsidP="003F532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160</w:t>
      </w:r>
      <w:r w:rsidR="00BE0559" w:rsidRPr="00D90E4F">
        <w:rPr>
          <w:noProof/>
        </w:rPr>
        <w:fldChar w:fldCharType="end"/>
      </w:r>
    </w:p>
    <w:p w14:paraId="4C62C4D6" w14:textId="77777777" w:rsidR="00C35C79" w:rsidRPr="00D90E4F" w:rsidRDefault="00C35C79" w:rsidP="00C35C79">
      <w:pPr>
        <w:pStyle w:val="Rubrik3"/>
      </w:pPr>
      <w:bookmarkStart w:id="1091" w:name="_Toc129002934"/>
      <w:r w:rsidRPr="00D90E4F">
        <w:t>Add or delete thickness</w:t>
      </w:r>
      <w:bookmarkEnd w:id="1091"/>
    </w:p>
    <w:p w14:paraId="0426135F" w14:textId="77777777" w:rsidR="00C35C79" w:rsidRPr="00D90E4F" w:rsidRDefault="00C35C79" w:rsidP="00C35C79">
      <w:r w:rsidRPr="00D90E4F">
        <w:t xml:space="preserve">If a </w:t>
      </w:r>
      <w:r w:rsidR="00244C50" w:rsidRPr="00D90E4F">
        <w:t xml:space="preserve">thickness </w:t>
      </w:r>
      <w:r w:rsidRPr="00D90E4F">
        <w:t xml:space="preserve">is selected </w:t>
      </w:r>
      <w:r w:rsidR="00821FDE" w:rsidRPr="00D90E4F">
        <w:t xml:space="preserve">in the list </w:t>
      </w:r>
      <w:r w:rsidRPr="00D90E4F">
        <w:t xml:space="preserve">then add a </w:t>
      </w:r>
      <w:r w:rsidR="00244C50" w:rsidRPr="00D90E4F">
        <w:t>new thickness</w:t>
      </w:r>
      <w:r w:rsidRPr="00D90E4F">
        <w:t xml:space="preserve"> or delete an existing </w:t>
      </w:r>
      <w:r w:rsidR="00244C50" w:rsidRPr="00D90E4F">
        <w:t xml:space="preserve">thickness </w:t>
      </w:r>
      <w:r w:rsidRPr="00D90E4F">
        <w:t xml:space="preserve">by clicking on the </w:t>
      </w:r>
      <w:r w:rsidR="00C47395" w:rsidRPr="00D90E4F">
        <w:t>"</w:t>
      </w:r>
      <w:r w:rsidRPr="00D90E4F">
        <w:t>plus</w:t>
      </w:r>
      <w:r w:rsidR="00C47395" w:rsidRPr="00D90E4F">
        <w:t>"</w:t>
      </w:r>
      <w:r w:rsidRPr="00D90E4F">
        <w:t xml:space="preserve"> or </w:t>
      </w:r>
      <w:r w:rsidR="00C47395" w:rsidRPr="00D90E4F">
        <w:t>"</w:t>
      </w:r>
      <w:r w:rsidRPr="00D90E4F">
        <w:t>minus</w:t>
      </w:r>
      <w:r w:rsidR="00C47395" w:rsidRPr="00D90E4F">
        <w:t>"</w:t>
      </w:r>
      <w:r w:rsidRPr="00D90E4F">
        <w:t xml:space="preserve"> buttons.</w:t>
      </w:r>
    </w:p>
    <w:p w14:paraId="43C1DDE2" w14:textId="77777777" w:rsidR="00C35C79" w:rsidRPr="00D90E4F" w:rsidRDefault="009378B9" w:rsidP="00821FDE">
      <w:r w:rsidRPr="00D90E4F">
        <w:rPr>
          <w:noProof/>
        </w:rPr>
        <w:drawing>
          <wp:inline distT="0" distB="0" distL="0" distR="0" wp14:anchorId="4E77987B" wp14:editId="5D2181CC">
            <wp:extent cx="753745" cy="197485"/>
            <wp:effectExtent l="19050" t="19050" r="27305" b="12065"/>
            <wp:docPr id="19175" name="Bild 19175" descr="Image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75" descr="Image235"/>
                    <pic:cNvPicPr>
                      <a:picLocks noChangeAspect="1" noChangeArrowheads="1"/>
                    </pic:cNvPicPr>
                  </pic:nvPicPr>
                  <pic:blipFill>
                    <a:blip r:embed="rId972" cstate="print"/>
                    <a:srcRect/>
                    <a:stretch>
                      <a:fillRect/>
                    </a:stretch>
                  </pic:blipFill>
                  <pic:spPr bwMode="auto">
                    <a:xfrm>
                      <a:off x="0" y="0"/>
                      <a:ext cx="753745" cy="197485"/>
                    </a:xfrm>
                    <a:prstGeom prst="rect">
                      <a:avLst/>
                    </a:prstGeom>
                    <a:noFill/>
                    <a:ln w="6350">
                      <a:solidFill>
                        <a:srgbClr val="000000"/>
                      </a:solidFill>
                      <a:miter lim="800000"/>
                      <a:headEnd/>
                      <a:tailEnd/>
                    </a:ln>
                    <a:effectLst/>
                  </pic:spPr>
                </pic:pic>
              </a:graphicData>
            </a:graphic>
          </wp:inline>
        </w:drawing>
      </w:r>
    </w:p>
    <w:p w14:paraId="7F69EDAE" w14:textId="79FDC74C" w:rsidR="00C35C79" w:rsidRPr="00D90E4F" w:rsidRDefault="00C35C79" w:rsidP="00C35C7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161</w:t>
      </w:r>
      <w:r w:rsidR="00BE0559" w:rsidRPr="00D90E4F">
        <w:rPr>
          <w:noProof/>
        </w:rPr>
        <w:fldChar w:fldCharType="end"/>
      </w:r>
    </w:p>
    <w:p w14:paraId="1DD03076" w14:textId="77777777" w:rsidR="00C35C79" w:rsidRPr="00D90E4F" w:rsidRDefault="00C35C79" w:rsidP="00C35C79">
      <w:pPr>
        <w:pStyle w:val="DoNow"/>
      </w:pPr>
      <w:r w:rsidRPr="00D90E4F">
        <w:t xml:space="preserve">Press the </w:t>
      </w:r>
      <w:r w:rsidR="00C47395" w:rsidRPr="00D90E4F">
        <w:t>"</w:t>
      </w:r>
      <w:r w:rsidRPr="00D90E4F">
        <w:t>plus</w:t>
      </w:r>
      <w:r w:rsidR="00C47395" w:rsidRPr="00D90E4F">
        <w:t>"</w:t>
      </w:r>
      <w:r w:rsidRPr="00D90E4F">
        <w:t xml:space="preserve"> button and enter the </w:t>
      </w:r>
      <w:r w:rsidR="00244C50" w:rsidRPr="00D90E4F">
        <w:t xml:space="preserve">thickness </w:t>
      </w:r>
      <w:r w:rsidR="001353F3" w:rsidRPr="00D90E4F">
        <w:t>"</w:t>
      </w:r>
      <w:r w:rsidR="00244C50" w:rsidRPr="00D90E4F">
        <w:t>12.50</w:t>
      </w:r>
      <w:r w:rsidR="001353F3" w:rsidRPr="00D90E4F">
        <w:t>"</w:t>
      </w:r>
      <w:r w:rsidRPr="00D90E4F">
        <w:t>.</w:t>
      </w:r>
    </w:p>
    <w:p w14:paraId="56DFE945" w14:textId="77777777" w:rsidR="00C35C79" w:rsidRPr="00D90E4F" w:rsidRDefault="009378B9" w:rsidP="00D97700">
      <w:r w:rsidRPr="00D90E4F">
        <w:rPr>
          <w:noProof/>
        </w:rPr>
        <w:drawing>
          <wp:inline distT="0" distB="0" distL="0" distR="0" wp14:anchorId="697D4427" wp14:editId="05AC6C3B">
            <wp:extent cx="1697355" cy="812165"/>
            <wp:effectExtent l="19050" t="0" r="0" b="0"/>
            <wp:docPr id="19176" name="Bild 19176" descr="Image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76" descr="Image246"/>
                    <pic:cNvPicPr>
                      <a:picLocks noChangeAspect="1" noChangeArrowheads="1"/>
                    </pic:cNvPicPr>
                  </pic:nvPicPr>
                  <pic:blipFill>
                    <a:blip r:embed="rId988" cstate="print"/>
                    <a:srcRect/>
                    <a:stretch>
                      <a:fillRect/>
                    </a:stretch>
                  </pic:blipFill>
                  <pic:spPr bwMode="auto">
                    <a:xfrm>
                      <a:off x="0" y="0"/>
                      <a:ext cx="1697355" cy="812165"/>
                    </a:xfrm>
                    <a:prstGeom prst="rect">
                      <a:avLst/>
                    </a:prstGeom>
                    <a:noFill/>
                    <a:ln w="9525">
                      <a:noFill/>
                      <a:miter lim="800000"/>
                      <a:headEnd/>
                      <a:tailEnd/>
                    </a:ln>
                  </pic:spPr>
                </pic:pic>
              </a:graphicData>
            </a:graphic>
          </wp:inline>
        </w:drawing>
      </w:r>
    </w:p>
    <w:p w14:paraId="6704E411" w14:textId="57614698" w:rsidR="00C35C79" w:rsidRPr="00D90E4F" w:rsidRDefault="00C35C79" w:rsidP="00C35C7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162</w:t>
      </w:r>
      <w:r w:rsidR="00BE0559" w:rsidRPr="00D90E4F">
        <w:rPr>
          <w:noProof/>
        </w:rPr>
        <w:fldChar w:fldCharType="end"/>
      </w:r>
    </w:p>
    <w:p w14:paraId="41AE3E83" w14:textId="77777777" w:rsidR="00C35C79" w:rsidRPr="00D90E4F" w:rsidRDefault="001353F3" w:rsidP="00C35C79">
      <w:r w:rsidRPr="00D90E4F">
        <w:t xml:space="preserve">Press the </w:t>
      </w:r>
      <w:r w:rsidR="00C47395" w:rsidRPr="00D90E4F">
        <w:t>"</w:t>
      </w:r>
      <w:r w:rsidRPr="00D90E4F">
        <w:t>minus</w:t>
      </w:r>
      <w:r w:rsidR="00C47395" w:rsidRPr="00D90E4F">
        <w:t>"</w:t>
      </w:r>
      <w:r w:rsidRPr="00D90E4F">
        <w:t xml:space="preserve"> button to delete.</w:t>
      </w:r>
    </w:p>
    <w:p w14:paraId="54A0F55D" w14:textId="77777777" w:rsidR="003E6A23" w:rsidRPr="00D90E4F" w:rsidRDefault="003E6A23" w:rsidP="003E6A23">
      <w:pPr>
        <w:pStyle w:val="Rubrik3"/>
      </w:pPr>
      <w:bookmarkStart w:id="1092" w:name="_Toc129002935"/>
      <w:r w:rsidRPr="00D90E4F">
        <w:t>General</w:t>
      </w:r>
      <w:bookmarkEnd w:id="1092"/>
    </w:p>
    <w:p w14:paraId="3DF1DF74" w14:textId="77777777" w:rsidR="003E6A23" w:rsidRPr="00D90E4F" w:rsidRDefault="009378B9" w:rsidP="00D97700">
      <w:r w:rsidRPr="00D90E4F">
        <w:rPr>
          <w:noProof/>
        </w:rPr>
        <w:drawing>
          <wp:inline distT="0" distB="0" distL="0" distR="0" wp14:anchorId="42C0C1AA" wp14:editId="77D2735E">
            <wp:extent cx="2801620" cy="1294765"/>
            <wp:effectExtent l="19050" t="19050" r="17780" b="19685"/>
            <wp:docPr id="19177" name="Bild 19177" descr="Image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77" descr="Image247"/>
                    <pic:cNvPicPr>
                      <a:picLocks noChangeAspect="1" noChangeArrowheads="1"/>
                    </pic:cNvPicPr>
                  </pic:nvPicPr>
                  <pic:blipFill>
                    <a:blip r:embed="rId989" cstate="print"/>
                    <a:srcRect/>
                    <a:stretch>
                      <a:fillRect/>
                    </a:stretch>
                  </pic:blipFill>
                  <pic:spPr bwMode="auto">
                    <a:xfrm>
                      <a:off x="0" y="0"/>
                      <a:ext cx="2801620" cy="1294765"/>
                    </a:xfrm>
                    <a:prstGeom prst="rect">
                      <a:avLst/>
                    </a:prstGeom>
                    <a:noFill/>
                    <a:ln w="6350">
                      <a:solidFill>
                        <a:srgbClr val="000000"/>
                      </a:solidFill>
                      <a:miter lim="800000"/>
                      <a:headEnd/>
                      <a:tailEnd/>
                    </a:ln>
                    <a:effectLst/>
                  </pic:spPr>
                </pic:pic>
              </a:graphicData>
            </a:graphic>
          </wp:inline>
        </w:drawing>
      </w:r>
    </w:p>
    <w:p w14:paraId="031649D9" w14:textId="19F60229" w:rsidR="00244C50" w:rsidRPr="00D90E4F" w:rsidRDefault="003E6A23" w:rsidP="003E6A23">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163</w:t>
      </w:r>
      <w:r w:rsidR="00BE0559" w:rsidRPr="00D90E4F">
        <w:rPr>
          <w:noProof/>
        </w:rPr>
        <w:fldChar w:fldCharType="end"/>
      </w:r>
    </w:p>
    <w:p w14:paraId="091BC21B" w14:textId="77777777" w:rsidR="003E6A23" w:rsidRPr="00D90E4F" w:rsidRDefault="003E6A23" w:rsidP="00C35C79">
      <w:r w:rsidRPr="00D90E4F">
        <w:t>On the general tab change the thickness and control what machine types can be used for this specific material.</w:t>
      </w:r>
    </w:p>
    <w:p w14:paraId="08F2491A" w14:textId="77777777" w:rsidR="003E6A23" w:rsidRPr="00D90E4F" w:rsidRDefault="003E6A23" w:rsidP="002400F1">
      <w:pPr>
        <w:pStyle w:val="Rubrik2"/>
      </w:pPr>
      <w:bookmarkStart w:id="1093" w:name="_Toc129002936"/>
      <w:bookmarkStart w:id="1094" w:name="_Toc229474923"/>
      <w:r w:rsidRPr="00D90E4F">
        <w:lastRenderedPageBreak/>
        <w:t>AWJ</w:t>
      </w:r>
      <w:bookmarkEnd w:id="1093"/>
      <w:bookmarkEnd w:id="1094"/>
    </w:p>
    <w:p w14:paraId="51EB12E5" w14:textId="77777777" w:rsidR="00180A82" w:rsidRPr="00D90E4F" w:rsidRDefault="00A760E8" w:rsidP="00D97700">
      <w:r w:rsidRPr="00D90E4F">
        <w:rPr>
          <w:noProof/>
        </w:rPr>
        <w:drawing>
          <wp:inline distT="0" distB="0" distL="0" distR="0" wp14:anchorId="5FA0CA78" wp14:editId="36843808">
            <wp:extent cx="4370400" cy="3531600"/>
            <wp:effectExtent l="0" t="0" r="0" b="0"/>
            <wp:docPr id="48332" name="Bildobjekt 48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2" name="MaterialSetup3.png"/>
                    <pic:cNvPicPr/>
                  </pic:nvPicPr>
                  <pic:blipFill>
                    <a:blip r:embed="rId990">
                      <a:extLst>
                        <a:ext uri="{28A0092B-C50C-407E-A947-70E740481C1C}">
                          <a14:useLocalDpi xmlns:a14="http://schemas.microsoft.com/office/drawing/2010/main" val="0"/>
                        </a:ext>
                      </a:extLst>
                    </a:blip>
                    <a:stretch>
                      <a:fillRect/>
                    </a:stretch>
                  </pic:blipFill>
                  <pic:spPr>
                    <a:xfrm>
                      <a:off x="0" y="0"/>
                      <a:ext cx="4370400" cy="3531600"/>
                    </a:xfrm>
                    <a:prstGeom prst="rect">
                      <a:avLst/>
                    </a:prstGeom>
                  </pic:spPr>
                </pic:pic>
              </a:graphicData>
            </a:graphic>
          </wp:inline>
        </w:drawing>
      </w:r>
    </w:p>
    <w:p w14:paraId="4240CF6F" w14:textId="391E3655" w:rsidR="003E6A23" w:rsidRPr="00D90E4F" w:rsidRDefault="00180A82" w:rsidP="00180A82">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164</w:t>
      </w:r>
      <w:r w:rsidR="00BE0559" w:rsidRPr="00D90E4F">
        <w:rPr>
          <w:noProof/>
        </w:rPr>
        <w:fldChar w:fldCharType="end"/>
      </w:r>
    </w:p>
    <w:p w14:paraId="4B62AC04" w14:textId="77777777" w:rsidR="002400F1" w:rsidRPr="00D90E4F" w:rsidRDefault="002400F1" w:rsidP="002400F1">
      <w:pPr>
        <w:pStyle w:val="Rubrik3"/>
      </w:pPr>
      <w:bookmarkStart w:id="1095" w:name="_Toc129002937"/>
      <w:r w:rsidRPr="00D90E4F">
        <w:t>Cutting</w:t>
      </w:r>
      <w:bookmarkEnd w:id="1095"/>
    </w:p>
    <w:p w14:paraId="236DF55D" w14:textId="77777777" w:rsidR="002400F1" w:rsidRPr="00D90E4F" w:rsidRDefault="002400F1" w:rsidP="002400F1">
      <w:r w:rsidRPr="00D90E4F">
        <w:t>On this tab you can find parameters for piercings, cutting and taper control.</w:t>
      </w:r>
    </w:p>
    <w:p w14:paraId="4C6AB771" w14:textId="77777777" w:rsidR="002400F1" w:rsidRPr="00D90E4F" w:rsidRDefault="002400F1" w:rsidP="00A760E8">
      <w:pPr>
        <w:pStyle w:val="Rubrik4"/>
      </w:pPr>
      <w:r w:rsidRPr="00D90E4F">
        <w:t>Fixed speed</w:t>
      </w:r>
    </w:p>
    <w:p w14:paraId="350C4EE8" w14:textId="77777777" w:rsidR="002400F1" w:rsidRPr="00D90E4F" w:rsidRDefault="002400F1" w:rsidP="002400F1">
      <w:r w:rsidRPr="00D90E4F">
        <w:t>Th</w:t>
      </w:r>
      <w:r w:rsidR="00907DC5" w:rsidRPr="00D90E4F">
        <w:t>e</w:t>
      </w:r>
      <w:r w:rsidRPr="00D90E4F">
        <w:t xml:space="preserve"> value is used when "Fixed speed" is selected in the Machine setup. When using fixed speed there</w:t>
      </w:r>
      <w:r w:rsidR="009F4798" w:rsidRPr="00D90E4F">
        <w:t xml:space="preserve"> is no speed ramping, also the cutting quality does not</w:t>
      </w:r>
      <w:r w:rsidR="00907DC5" w:rsidRPr="00D90E4F">
        <w:t xml:space="preserve"> affect</w:t>
      </w:r>
      <w:r w:rsidR="009F4798" w:rsidRPr="00D90E4F">
        <w:t xml:space="preserve"> the cutting speed. The </w:t>
      </w:r>
      <w:r w:rsidR="00907DC5" w:rsidRPr="00D90E4F">
        <w:t>settings</w:t>
      </w:r>
      <w:r w:rsidR="009F4798" w:rsidRPr="00D90E4F">
        <w:t xml:space="preserve"> is made for machines that controls the cutting speed internally in the CNC-controller. For example, Omax and Flow. </w:t>
      </w:r>
      <w:r w:rsidRPr="00D90E4F">
        <w:t>Th</w:t>
      </w:r>
      <w:r w:rsidR="009F4798" w:rsidRPr="00D90E4F">
        <w:t>is</w:t>
      </w:r>
      <w:r w:rsidRPr="00D90E4F">
        <w:t xml:space="preserve"> value </w:t>
      </w:r>
      <w:r w:rsidR="009F4798" w:rsidRPr="00D90E4F">
        <w:t>will a</w:t>
      </w:r>
      <w:r w:rsidR="00907DC5" w:rsidRPr="00D90E4F">
        <w:t xml:space="preserve">lso be used if no </w:t>
      </w:r>
      <w:r w:rsidR="009F4798" w:rsidRPr="00D90E4F">
        <w:t>AWJ modules are installed.</w:t>
      </w:r>
    </w:p>
    <w:p w14:paraId="343BE07D" w14:textId="77777777" w:rsidR="00A760E8" w:rsidRPr="00D90E4F" w:rsidRDefault="00A760E8" w:rsidP="00907DC5">
      <w:pPr>
        <w:pStyle w:val="Rubrik4"/>
      </w:pPr>
      <w:r w:rsidRPr="00D90E4F">
        <w:t>Individual cutting parameters</w:t>
      </w:r>
    </w:p>
    <w:p w14:paraId="781FFCD0" w14:textId="77777777" w:rsidR="00A760E8" w:rsidRPr="00D90E4F" w:rsidRDefault="00A760E8" w:rsidP="00A760E8">
      <w:r w:rsidRPr="00D90E4F">
        <w:t>It may be an advantage for certain materials to use other cutting parameters than the machine uses as standard. If that case, set up the individual cutting parameters here.</w:t>
      </w:r>
    </w:p>
    <w:p w14:paraId="7E32BCDB" w14:textId="77777777" w:rsidR="00907DC5" w:rsidRPr="00D90E4F" w:rsidRDefault="00907DC5" w:rsidP="00907DC5">
      <w:pPr>
        <w:keepNext/>
      </w:pPr>
      <w:r w:rsidRPr="00D90E4F">
        <w:rPr>
          <w:noProof/>
        </w:rPr>
        <w:drawing>
          <wp:inline distT="0" distB="0" distL="0" distR="0" wp14:anchorId="09666DF7" wp14:editId="39955527">
            <wp:extent cx="2034000" cy="853200"/>
            <wp:effectExtent l="0" t="0" r="4445" b="4445"/>
            <wp:docPr id="48334" name="Bildobjekt 48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4" name="Individual.png"/>
                    <pic:cNvPicPr/>
                  </pic:nvPicPr>
                  <pic:blipFill>
                    <a:blip r:embed="rId991">
                      <a:extLst>
                        <a:ext uri="{28A0092B-C50C-407E-A947-70E740481C1C}">
                          <a14:useLocalDpi xmlns:a14="http://schemas.microsoft.com/office/drawing/2010/main" val="0"/>
                        </a:ext>
                      </a:extLst>
                    </a:blip>
                    <a:stretch>
                      <a:fillRect/>
                    </a:stretch>
                  </pic:blipFill>
                  <pic:spPr>
                    <a:xfrm>
                      <a:off x="0" y="0"/>
                      <a:ext cx="2034000" cy="853200"/>
                    </a:xfrm>
                    <a:prstGeom prst="rect">
                      <a:avLst/>
                    </a:prstGeom>
                  </pic:spPr>
                </pic:pic>
              </a:graphicData>
            </a:graphic>
          </wp:inline>
        </w:drawing>
      </w:r>
    </w:p>
    <w:p w14:paraId="7B842327" w14:textId="2F671AA9" w:rsidR="002400F1" w:rsidRPr="00D90E4F" w:rsidRDefault="00907DC5" w:rsidP="00907DC5">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165</w:t>
      </w:r>
      <w:r w:rsidRPr="00D90E4F">
        <w:fldChar w:fldCharType="end"/>
      </w:r>
    </w:p>
    <w:p w14:paraId="17458A47" w14:textId="5D4943AB" w:rsidR="002400F1" w:rsidRPr="00D90E4F" w:rsidRDefault="00907DC5" w:rsidP="002400F1">
      <w:r w:rsidRPr="00D90E4F">
        <w:t xml:space="preserve">When using the </w:t>
      </w:r>
      <w:hyperlink w:anchor="_TVL" w:history="1">
        <w:r w:rsidRPr="00D90E4F">
          <w:rPr>
            <w:rStyle w:val="Hyperlnk"/>
          </w:rPr>
          <w:t>TVL</w:t>
        </w:r>
      </w:hyperlink>
      <w:r w:rsidRPr="00D90E4F">
        <w:t xml:space="preserve"> we do not recommend to use individual cutting parameters.</w:t>
      </w:r>
    </w:p>
    <w:p w14:paraId="61D68A0D" w14:textId="77777777" w:rsidR="00907DC5" w:rsidRPr="00D90E4F" w:rsidRDefault="00907DC5" w:rsidP="0081153A">
      <w:pPr>
        <w:pStyle w:val="Rubrik3"/>
      </w:pPr>
      <w:bookmarkStart w:id="1096" w:name="_Toc129002938"/>
      <w:bookmarkStart w:id="1097" w:name="Cam2d2EditSpeeds"/>
      <w:r w:rsidRPr="00D90E4F">
        <w:t>Speeds</w:t>
      </w:r>
      <w:bookmarkEnd w:id="1096"/>
    </w:p>
    <w:bookmarkEnd w:id="1097"/>
    <w:p w14:paraId="7E7B00C4" w14:textId="77777777" w:rsidR="00907DC5" w:rsidRPr="00D90E4F" w:rsidRDefault="0031381B" w:rsidP="00907DC5">
      <w:pPr>
        <w:keepNext/>
      </w:pPr>
      <w:r w:rsidRPr="00D90E4F">
        <w:rPr>
          <w:noProof/>
        </w:rPr>
        <w:drawing>
          <wp:inline distT="0" distB="0" distL="0" distR="0" wp14:anchorId="30F08A64" wp14:editId="16F9F446">
            <wp:extent cx="2926800" cy="824400"/>
            <wp:effectExtent l="0" t="0" r="6985" b="0"/>
            <wp:docPr id="48343" name="Bildobjekt 48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3" name="HighLowSpeeds.png"/>
                    <pic:cNvPicPr/>
                  </pic:nvPicPr>
                  <pic:blipFill>
                    <a:blip r:embed="rId992">
                      <a:extLst>
                        <a:ext uri="{28A0092B-C50C-407E-A947-70E740481C1C}">
                          <a14:useLocalDpi xmlns:a14="http://schemas.microsoft.com/office/drawing/2010/main" val="0"/>
                        </a:ext>
                      </a:extLst>
                    </a:blip>
                    <a:stretch>
                      <a:fillRect/>
                    </a:stretch>
                  </pic:blipFill>
                  <pic:spPr>
                    <a:xfrm>
                      <a:off x="0" y="0"/>
                      <a:ext cx="2926800" cy="824400"/>
                    </a:xfrm>
                    <a:prstGeom prst="rect">
                      <a:avLst/>
                    </a:prstGeom>
                  </pic:spPr>
                </pic:pic>
              </a:graphicData>
            </a:graphic>
          </wp:inline>
        </w:drawing>
      </w:r>
    </w:p>
    <w:p w14:paraId="4FD95C8F" w14:textId="4EC4ACFF" w:rsidR="00907DC5" w:rsidRPr="00D90E4F" w:rsidRDefault="00907DC5" w:rsidP="00907DC5">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166</w:t>
      </w:r>
      <w:r w:rsidRPr="00D90E4F">
        <w:fldChar w:fldCharType="end"/>
      </w:r>
    </w:p>
    <w:p w14:paraId="60C0AF71" w14:textId="77777777" w:rsidR="00907DC5" w:rsidRPr="00D90E4F" w:rsidRDefault="00907DC5" w:rsidP="00907DC5">
      <w:r w:rsidRPr="00D90E4F">
        <w:t>By clicking on the Edit button, you can modify the speeds.</w:t>
      </w:r>
    </w:p>
    <w:p w14:paraId="5B17658E" w14:textId="649EA40A" w:rsidR="0031381B" w:rsidRDefault="0031381B" w:rsidP="0031381B">
      <w:pPr>
        <w:keepNext/>
      </w:pPr>
    </w:p>
    <w:p w14:paraId="505A98C7" w14:textId="7E6FA98F" w:rsidR="005B2EAE" w:rsidRPr="00D90E4F" w:rsidRDefault="005B2EAE" w:rsidP="0031381B">
      <w:pPr>
        <w:keepNext/>
      </w:pPr>
      <w:r>
        <w:rPr>
          <w:noProof/>
        </w:rPr>
        <w:drawing>
          <wp:inline distT="0" distB="0" distL="0" distR="0" wp14:anchorId="1CC8DC98" wp14:editId="60C3809E">
            <wp:extent cx="5219700" cy="4076700"/>
            <wp:effectExtent l="0" t="0" r="0" b="0"/>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3"/>
                    <a:stretch>
                      <a:fillRect/>
                    </a:stretch>
                  </pic:blipFill>
                  <pic:spPr>
                    <a:xfrm>
                      <a:off x="0" y="0"/>
                      <a:ext cx="5219700" cy="4076700"/>
                    </a:xfrm>
                    <a:prstGeom prst="rect">
                      <a:avLst/>
                    </a:prstGeom>
                  </pic:spPr>
                </pic:pic>
              </a:graphicData>
            </a:graphic>
          </wp:inline>
        </w:drawing>
      </w:r>
    </w:p>
    <w:p w14:paraId="4BC0F3D4" w14:textId="677CA811" w:rsidR="00BB3D71" w:rsidRPr="00BB3D71" w:rsidRDefault="0031381B" w:rsidP="0081153A">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167</w:t>
      </w:r>
      <w:r w:rsidRPr="00D90E4F">
        <w:fldChar w:fldCharType="end"/>
      </w:r>
    </w:p>
    <w:p w14:paraId="2E9A62C9" w14:textId="77777777" w:rsidR="0031381B" w:rsidRPr="00D90E4F" w:rsidRDefault="0031381B" w:rsidP="0031381B">
      <w:pPr>
        <w:pStyle w:val="Rubrik5"/>
        <w:rPr>
          <w:rFonts w:eastAsia="Tahoma"/>
        </w:rPr>
      </w:pPr>
      <w:r w:rsidRPr="00D90E4F">
        <w:rPr>
          <w:rFonts w:eastAsia="Tahoma"/>
        </w:rPr>
        <w:t>High speed</w:t>
      </w:r>
    </w:p>
    <w:p w14:paraId="73CC9135" w14:textId="12573770" w:rsidR="0031381B" w:rsidRPr="00D90E4F" w:rsidRDefault="0031381B" w:rsidP="0031381B">
      <w:pPr>
        <w:spacing w:line="276" w:lineRule="auto"/>
        <w:rPr>
          <w:rFonts w:eastAsia="Tahoma" w:cs="Tahoma"/>
          <w:color w:val="000000" w:themeColor="text1"/>
        </w:rPr>
      </w:pPr>
      <w:r w:rsidRPr="00D90E4F">
        <w:rPr>
          <w:rFonts w:eastAsia="Tahoma" w:cs="Tahoma"/>
          <w:color w:val="000000" w:themeColor="text1"/>
        </w:rPr>
        <w:t xml:space="preserve">High speed </w:t>
      </w:r>
      <w:r w:rsidR="005B2EAE" w:rsidRPr="00D90E4F">
        <w:rPr>
          <w:rFonts w:eastAsia="Tahoma" w:cs="Tahoma"/>
          <w:color w:val="000000" w:themeColor="text1"/>
        </w:rPr>
        <w:t>is</w:t>
      </w:r>
      <w:r w:rsidRPr="00D90E4F">
        <w:rPr>
          <w:rFonts w:eastAsia="Tahoma" w:cs="Tahoma"/>
          <w:color w:val="000000" w:themeColor="text1"/>
        </w:rPr>
        <w:t xml:space="preserve"> used for long straight lines and large circle segments where the radius is larger than the thickness of the material. The IGEMS R2019.2 version will update your current database. It will set the High speed to the same speed as you used before. (It will check if the database was set to Auto or Non-Auto for the actual thickness). Your actual high-speed value will persist.</w:t>
      </w:r>
    </w:p>
    <w:p w14:paraId="09EB9671" w14:textId="77777777" w:rsidR="0031381B" w:rsidRPr="00D90E4F" w:rsidRDefault="0031381B" w:rsidP="0031381B">
      <w:pPr>
        <w:pStyle w:val="Rubrik5"/>
        <w:rPr>
          <w:rFonts w:eastAsia="Tahoma"/>
        </w:rPr>
      </w:pPr>
      <w:r w:rsidRPr="00D90E4F">
        <w:rPr>
          <w:rFonts w:eastAsia="Tahoma"/>
        </w:rPr>
        <w:t>Low speed</w:t>
      </w:r>
    </w:p>
    <w:p w14:paraId="2DF72E04" w14:textId="268E58F9" w:rsidR="0031381B" w:rsidRPr="00D90E4F" w:rsidRDefault="0031381B" w:rsidP="0031381B">
      <w:pPr>
        <w:spacing w:line="276" w:lineRule="auto"/>
        <w:rPr>
          <w:rFonts w:eastAsia="Tahoma" w:cs="Tahoma"/>
          <w:color w:val="000000" w:themeColor="text1"/>
        </w:rPr>
      </w:pPr>
      <w:r w:rsidRPr="00D90E4F">
        <w:rPr>
          <w:rFonts w:eastAsia="Tahoma" w:cs="Tahoma"/>
          <w:color w:val="000000" w:themeColor="text1"/>
        </w:rPr>
        <w:t>Low speed is used for outside sharp corners where the corner angle is</w:t>
      </w:r>
      <w:r w:rsidR="00C46D0B" w:rsidRPr="00D90E4F">
        <w:rPr>
          <w:rFonts w:eastAsia="Tahoma" w:cs="Tahoma"/>
          <w:color w:val="000000" w:themeColor="text1"/>
        </w:rPr>
        <w:t xml:space="preserve"> more than 3 </w:t>
      </w:r>
      <w:r w:rsidR="005B2EAE" w:rsidRPr="00D90E4F">
        <w:rPr>
          <w:rFonts w:eastAsia="Tahoma" w:cs="Tahoma"/>
          <w:color w:val="000000" w:themeColor="text1"/>
        </w:rPr>
        <w:t>degrees</w:t>
      </w:r>
      <w:r w:rsidRPr="00D90E4F">
        <w:rPr>
          <w:rFonts w:eastAsia="Tahoma" w:cs="Tahoma"/>
          <w:color w:val="000000" w:themeColor="text1"/>
        </w:rPr>
        <w:t>.</w:t>
      </w:r>
      <w:r w:rsidR="00C46D0B" w:rsidRPr="00D90E4F">
        <w:rPr>
          <w:rFonts w:eastAsia="Tahoma" w:cs="Tahoma"/>
          <w:color w:val="000000" w:themeColor="text1"/>
        </w:rPr>
        <w:t xml:space="preserve"> How much the speed is reduced is calculated by a formula. At 90 degree or more the speed is 100% of Low speed.</w:t>
      </w:r>
    </w:p>
    <w:p w14:paraId="7EAD156F" w14:textId="77777777" w:rsidR="0031381B" w:rsidRPr="00D90E4F" w:rsidRDefault="0031381B" w:rsidP="0031381B">
      <w:pPr>
        <w:spacing w:line="276" w:lineRule="auto"/>
        <w:rPr>
          <w:rFonts w:eastAsia="Tahoma" w:cs="Tahoma"/>
          <w:color w:val="000000" w:themeColor="text1"/>
        </w:rPr>
      </w:pPr>
      <w:r w:rsidRPr="00D90E4F">
        <w:rPr>
          <w:rFonts w:eastAsia="Tahoma" w:cs="Tahoma"/>
          <w:color w:val="000000" w:themeColor="text1"/>
        </w:rPr>
        <w:t xml:space="preserve">From version R2019.2, low speed is not used for inside corners, it will update your database and set </w:t>
      </w:r>
      <w:r w:rsidR="00C46D0B" w:rsidRPr="00D90E4F">
        <w:rPr>
          <w:rFonts w:eastAsia="Tahoma" w:cs="Tahoma"/>
          <w:color w:val="000000" w:themeColor="text1"/>
        </w:rPr>
        <w:t xml:space="preserve">the value to </w:t>
      </w:r>
      <w:r w:rsidRPr="00D90E4F">
        <w:rPr>
          <w:rFonts w:eastAsia="Tahoma" w:cs="Tahoma"/>
          <w:color w:val="000000" w:themeColor="text1"/>
        </w:rPr>
        <w:t>100%</w:t>
      </w:r>
      <w:r w:rsidR="00C46D0B" w:rsidRPr="00D90E4F">
        <w:rPr>
          <w:rFonts w:eastAsia="Tahoma" w:cs="Tahoma"/>
          <w:color w:val="000000" w:themeColor="text1"/>
        </w:rPr>
        <w:t xml:space="preserve"> of default setting if you update from an older version</w:t>
      </w:r>
      <w:r w:rsidRPr="00D90E4F">
        <w:rPr>
          <w:rFonts w:eastAsia="Tahoma" w:cs="Tahoma"/>
          <w:color w:val="000000" w:themeColor="text1"/>
        </w:rPr>
        <w:t>.</w:t>
      </w:r>
    </w:p>
    <w:p w14:paraId="511C3630" w14:textId="77777777" w:rsidR="0031381B" w:rsidRPr="00D90E4F" w:rsidRDefault="0031381B" w:rsidP="0031381B">
      <w:pPr>
        <w:pStyle w:val="Rubrik5"/>
        <w:rPr>
          <w:rFonts w:eastAsia="Tahoma"/>
        </w:rPr>
      </w:pPr>
      <w:r w:rsidRPr="00D90E4F">
        <w:rPr>
          <w:rFonts w:eastAsia="Tahoma"/>
        </w:rPr>
        <w:t>High fac %</w:t>
      </w:r>
    </w:p>
    <w:p w14:paraId="4257BACF" w14:textId="7012AE6A" w:rsidR="0031381B" w:rsidRPr="00D90E4F" w:rsidRDefault="0031381B" w:rsidP="0031381B">
      <w:pPr>
        <w:spacing w:line="276" w:lineRule="auto"/>
        <w:rPr>
          <w:rFonts w:eastAsia="Tahoma" w:cs="Tahoma"/>
          <w:color w:val="000000" w:themeColor="text1"/>
        </w:rPr>
      </w:pPr>
      <w:r w:rsidRPr="00D90E4F">
        <w:rPr>
          <w:rFonts w:eastAsia="Tahoma" w:cs="Tahoma"/>
          <w:color w:val="000000" w:themeColor="text1"/>
        </w:rPr>
        <w:t xml:space="preserve">If you increase the High </w:t>
      </w:r>
      <w:r w:rsidR="005B2EAE" w:rsidRPr="00D90E4F">
        <w:rPr>
          <w:rFonts w:eastAsia="Tahoma" w:cs="Tahoma"/>
          <w:color w:val="000000" w:themeColor="text1"/>
        </w:rPr>
        <w:t>speed,</w:t>
      </w:r>
      <w:r w:rsidRPr="00D90E4F">
        <w:rPr>
          <w:rFonts w:eastAsia="Tahoma" w:cs="Tahoma"/>
          <w:color w:val="000000" w:themeColor="text1"/>
        </w:rPr>
        <w:t xml:space="preserve"> you will also increase the High factor. It is the same thing, just different way of showing the information. If the factor is 100%, the speed is what we have set it to originally. If you want to cut faster or slower, just change the High speed or High fac.</w:t>
      </w:r>
    </w:p>
    <w:p w14:paraId="3AA67C34" w14:textId="77777777" w:rsidR="0031381B" w:rsidRPr="00D90E4F" w:rsidRDefault="0031381B" w:rsidP="0031381B">
      <w:pPr>
        <w:pStyle w:val="Rubrik5"/>
        <w:rPr>
          <w:rFonts w:eastAsia="Tahoma"/>
        </w:rPr>
      </w:pPr>
      <w:r w:rsidRPr="00D90E4F">
        <w:rPr>
          <w:rFonts w:eastAsia="Tahoma"/>
        </w:rPr>
        <w:t>Low fac %</w:t>
      </w:r>
    </w:p>
    <w:p w14:paraId="1FF7AB0A" w14:textId="2B5BAE02" w:rsidR="0031381B" w:rsidRDefault="0031381B" w:rsidP="0031381B">
      <w:pPr>
        <w:spacing w:line="276" w:lineRule="auto"/>
        <w:rPr>
          <w:rFonts w:eastAsia="Tahoma" w:cs="Tahoma"/>
          <w:color w:val="000000" w:themeColor="text1"/>
        </w:rPr>
      </w:pPr>
      <w:r w:rsidRPr="00D90E4F">
        <w:rPr>
          <w:rFonts w:eastAsia="Tahoma" w:cs="Tahoma"/>
          <w:color w:val="000000" w:themeColor="text1"/>
        </w:rPr>
        <w:t>This is the same as High fac but it will handle the Low speed. First time you start IGEMS with the new Speed optimization, this value will be set 100% no matter of your current settings. If you have changed this value, it is probably because you want to reduce the backlash on inside corners. The inside corners are now handled separately.</w:t>
      </w:r>
    </w:p>
    <w:p w14:paraId="772F4EC7" w14:textId="47971DA5" w:rsidR="005B2EAE" w:rsidRDefault="005B2EAE" w:rsidP="005B2EAE">
      <w:pPr>
        <w:pStyle w:val="Rubrik5"/>
        <w:rPr>
          <w:rFonts w:eastAsia="Tahoma"/>
        </w:rPr>
      </w:pPr>
      <w:r>
        <w:rPr>
          <w:rFonts w:eastAsia="Tahoma"/>
        </w:rPr>
        <w:t>Corner speed outer</w:t>
      </w:r>
    </w:p>
    <w:p w14:paraId="0B591D9C" w14:textId="1EA749E5" w:rsidR="005B2EAE" w:rsidRPr="005B2EAE" w:rsidRDefault="005B2EAE" w:rsidP="005B2EAE">
      <w:pPr>
        <w:rPr>
          <w:rFonts w:eastAsia="Tahoma"/>
        </w:rPr>
      </w:pPr>
      <w:r>
        <w:rPr>
          <w:rFonts w:eastAsia="Tahoma"/>
        </w:rPr>
        <w:t>This speed will be used on all outer corners if the corner angle is 90 degrees or more. (See also Low Speed). It will also be used on the second acceleration speed on inside corners.</w:t>
      </w:r>
    </w:p>
    <w:p w14:paraId="7B69516E" w14:textId="77777777" w:rsidR="0031381B" w:rsidRPr="00D90E4F" w:rsidRDefault="0031381B" w:rsidP="0031381B">
      <w:pPr>
        <w:pStyle w:val="Rubrik5"/>
        <w:rPr>
          <w:rFonts w:eastAsia="Tahoma"/>
        </w:rPr>
      </w:pPr>
      <w:r w:rsidRPr="00D90E4F">
        <w:rPr>
          <w:rFonts w:eastAsia="Tahoma"/>
        </w:rPr>
        <w:t>Inside Corner speed</w:t>
      </w:r>
    </w:p>
    <w:p w14:paraId="1265EF03" w14:textId="6171631F" w:rsidR="0031381B" w:rsidRDefault="0031381B" w:rsidP="0031381B">
      <w:pPr>
        <w:spacing w:line="276" w:lineRule="auto"/>
        <w:rPr>
          <w:rFonts w:eastAsia="Tahoma" w:cs="Tahoma"/>
          <w:color w:val="000000" w:themeColor="text1"/>
        </w:rPr>
      </w:pPr>
      <w:r w:rsidRPr="00D90E4F">
        <w:rPr>
          <w:rFonts w:eastAsia="Tahoma" w:cs="Tahoma"/>
          <w:color w:val="000000" w:themeColor="text1"/>
        </w:rPr>
        <w:t>To get good inside corners we need to reduce the speed much more than we did before. The value is 50% of the low speed. This is right now hard coded since we have found that this is are a good value in most cases</w:t>
      </w:r>
      <w:r w:rsidR="00C46D0B" w:rsidRPr="00D90E4F">
        <w:rPr>
          <w:rFonts w:eastAsia="Tahoma" w:cs="Tahoma"/>
          <w:color w:val="000000" w:themeColor="text1"/>
        </w:rPr>
        <w:t>.</w:t>
      </w:r>
    </w:p>
    <w:p w14:paraId="55F48097" w14:textId="6B4DB250" w:rsidR="005B2EAE" w:rsidRDefault="005B2EAE" w:rsidP="005B2EAE">
      <w:pPr>
        <w:pStyle w:val="Rubrik5"/>
        <w:rPr>
          <w:rFonts w:eastAsia="Tahoma"/>
        </w:rPr>
      </w:pPr>
      <w:r>
        <w:rPr>
          <w:rFonts w:eastAsia="Tahoma"/>
        </w:rPr>
        <w:lastRenderedPageBreak/>
        <w:t>Corner distance</w:t>
      </w:r>
    </w:p>
    <w:p w14:paraId="1EBE9549" w14:textId="784E41C9" w:rsidR="005B2EAE" w:rsidRPr="005B2EAE" w:rsidRDefault="00F63DAB" w:rsidP="005B2EAE">
      <w:pPr>
        <w:rPr>
          <w:rFonts w:eastAsia="Tahoma"/>
        </w:rPr>
      </w:pPr>
      <w:r>
        <w:rPr>
          <w:rFonts w:eastAsia="Tahoma"/>
        </w:rPr>
        <w:t xml:space="preserve">The corner distance is the acceleration and de-acceleration distances for outside corners. It is also used as de-acceleration distance for inside corners. When accelerate out from inside corner the distance will be used two times. Accelerate from Inside corner speed to corner speed, then again from corner speed to high speed. </w:t>
      </w:r>
    </w:p>
    <w:p w14:paraId="781BB401" w14:textId="77777777" w:rsidR="0031381B" w:rsidRPr="00D90E4F" w:rsidRDefault="0031381B" w:rsidP="0031381B">
      <w:pPr>
        <w:pStyle w:val="Rubrik5"/>
        <w:rPr>
          <w:rFonts w:eastAsia="Tahoma"/>
        </w:rPr>
      </w:pPr>
      <w:r w:rsidRPr="00D90E4F">
        <w:rPr>
          <w:rFonts w:eastAsia="Tahoma"/>
        </w:rPr>
        <w:t>TAC (high speed)</w:t>
      </w:r>
    </w:p>
    <w:p w14:paraId="59D588FE" w14:textId="77777777" w:rsidR="0031381B" w:rsidRPr="00D90E4F" w:rsidRDefault="0031381B" w:rsidP="0031381B">
      <w:pPr>
        <w:spacing w:line="276" w:lineRule="auto"/>
        <w:rPr>
          <w:rFonts w:eastAsia="Tahoma" w:cs="Tahoma"/>
          <w:color w:val="000000" w:themeColor="text1"/>
        </w:rPr>
      </w:pPr>
      <w:r w:rsidRPr="00D90E4F">
        <w:rPr>
          <w:rFonts w:eastAsia="Tahoma" w:cs="Tahoma"/>
          <w:color w:val="000000" w:themeColor="text1"/>
        </w:rPr>
        <w:t>The information shows how many degrees taper that will be used in high speed.</w:t>
      </w:r>
    </w:p>
    <w:p w14:paraId="6FF55136" w14:textId="77777777" w:rsidR="0031381B" w:rsidRPr="00D90E4F" w:rsidRDefault="0031381B" w:rsidP="0031381B">
      <w:pPr>
        <w:pStyle w:val="Rubrik5"/>
        <w:rPr>
          <w:rFonts w:eastAsia="Tahoma"/>
        </w:rPr>
      </w:pPr>
      <w:r w:rsidRPr="00D90E4F">
        <w:rPr>
          <w:rFonts w:eastAsia="Tahoma"/>
        </w:rPr>
        <w:t>TAC (low speed)</w:t>
      </w:r>
    </w:p>
    <w:p w14:paraId="313975C3" w14:textId="7A08DC49" w:rsidR="0031381B" w:rsidRDefault="0031381B" w:rsidP="0031381B">
      <w:pPr>
        <w:spacing w:line="276" w:lineRule="auto"/>
        <w:rPr>
          <w:rFonts w:eastAsia="Tahoma" w:cs="Tahoma"/>
          <w:color w:val="000000" w:themeColor="text1"/>
        </w:rPr>
      </w:pPr>
      <w:r w:rsidRPr="00D90E4F">
        <w:rPr>
          <w:rFonts w:eastAsia="Tahoma" w:cs="Tahoma"/>
          <w:color w:val="000000" w:themeColor="text1"/>
        </w:rPr>
        <w:t>Same as above but shows the taper for low speed.</w:t>
      </w:r>
    </w:p>
    <w:p w14:paraId="40F7D993" w14:textId="16DE1C10" w:rsidR="0081153A" w:rsidRDefault="0081153A" w:rsidP="0081153A">
      <w:pPr>
        <w:pStyle w:val="Rubrik4"/>
        <w:rPr>
          <w:rFonts w:eastAsia="Tahoma"/>
        </w:rPr>
      </w:pPr>
      <w:r>
        <w:rPr>
          <w:rFonts w:eastAsia="Tahoma"/>
        </w:rPr>
        <w:t>Speed example</w:t>
      </w:r>
    </w:p>
    <w:p w14:paraId="3A0BB73B" w14:textId="77777777" w:rsidR="0081153A" w:rsidRDefault="0081153A" w:rsidP="0081153A">
      <w:pPr>
        <w:keepNext/>
        <w:spacing w:line="276" w:lineRule="auto"/>
      </w:pPr>
      <w:r>
        <w:rPr>
          <w:noProof/>
        </w:rPr>
        <w:drawing>
          <wp:inline distT="0" distB="0" distL="0" distR="0" wp14:anchorId="310FB1F3" wp14:editId="422A8BB9">
            <wp:extent cx="2368800" cy="2224800"/>
            <wp:effectExtent l="0" t="0" r="0" b="4445"/>
            <wp:docPr id="36" name="Bildobjekt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4"/>
                    <a:stretch>
                      <a:fillRect/>
                    </a:stretch>
                  </pic:blipFill>
                  <pic:spPr>
                    <a:xfrm>
                      <a:off x="0" y="0"/>
                      <a:ext cx="2368800" cy="2224800"/>
                    </a:xfrm>
                    <a:prstGeom prst="rect">
                      <a:avLst/>
                    </a:prstGeom>
                  </pic:spPr>
                </pic:pic>
              </a:graphicData>
            </a:graphic>
          </wp:inline>
        </w:drawing>
      </w:r>
    </w:p>
    <w:p w14:paraId="6E812560" w14:textId="50B72967" w:rsidR="0081153A" w:rsidRDefault="0081153A" w:rsidP="0081153A">
      <w:pPr>
        <w:pStyle w:val="Beskrivning"/>
        <w:rPr>
          <w:rFonts w:eastAsia="Tahoma" w:cs="Tahoma"/>
          <w:color w:val="000000" w:themeColor="text1"/>
        </w:rPr>
      </w:pPr>
      <w:r>
        <w:t xml:space="preserve">Picture </w:t>
      </w:r>
      <w:r>
        <w:fldChar w:fldCharType="begin"/>
      </w:r>
      <w:r>
        <w:instrText xml:space="preserve"> SEQ Picture \* ARABIC </w:instrText>
      </w:r>
      <w:r>
        <w:fldChar w:fldCharType="separate"/>
      </w:r>
      <w:r w:rsidR="00EB6DA4">
        <w:rPr>
          <w:noProof/>
        </w:rPr>
        <w:t>168</w:t>
      </w:r>
      <w:r>
        <w:fldChar w:fldCharType="end"/>
      </w:r>
    </w:p>
    <w:p w14:paraId="6B83D6FF" w14:textId="5E2BDBD2" w:rsidR="0081153A" w:rsidRDefault="00960812" w:rsidP="0081153A">
      <w:pPr>
        <w:pStyle w:val="Rubrik5"/>
        <w:rPr>
          <w:rFonts w:eastAsia="Tahoma"/>
        </w:rPr>
      </w:pPr>
      <w:r>
        <w:rPr>
          <w:rFonts w:eastAsia="Tahoma"/>
        </w:rPr>
        <w:t>O</w:t>
      </w:r>
      <w:r w:rsidR="0081153A">
        <w:rPr>
          <w:rFonts w:eastAsia="Tahoma"/>
        </w:rPr>
        <w:t>utside corner</w:t>
      </w:r>
    </w:p>
    <w:p w14:paraId="3BDBF00B" w14:textId="77777777" w:rsidR="0081153A" w:rsidRDefault="0081153A" w:rsidP="0081153A">
      <w:pPr>
        <w:spacing w:line="276" w:lineRule="auto"/>
        <w:rPr>
          <w:rFonts w:eastAsia="Tahoma" w:cs="Tahoma"/>
          <w:color w:val="000000" w:themeColor="text1"/>
        </w:rPr>
      </w:pPr>
      <w:r>
        <w:rPr>
          <w:rFonts w:eastAsia="Tahoma" w:cs="Tahoma"/>
          <w:color w:val="000000" w:themeColor="text1"/>
        </w:rPr>
        <w:t>The outside geometry is using medium quality</w:t>
      </w:r>
    </w:p>
    <w:p w14:paraId="7F94B620" w14:textId="77777777" w:rsidR="0081153A" w:rsidRDefault="0081153A" w:rsidP="0081153A">
      <w:pPr>
        <w:spacing w:line="276" w:lineRule="auto"/>
        <w:rPr>
          <w:rFonts w:eastAsia="Tahoma" w:cs="Tahoma"/>
          <w:color w:val="000000" w:themeColor="text1"/>
        </w:rPr>
      </w:pPr>
      <w:r>
        <w:rPr>
          <w:rFonts w:eastAsia="Tahoma" w:cs="Tahoma"/>
          <w:color w:val="000000" w:themeColor="text1"/>
        </w:rPr>
        <w:t>The distance from start to P1 are using High Speed F437.8</w:t>
      </w:r>
    </w:p>
    <w:p w14:paraId="071BEB8E" w14:textId="77777777" w:rsidR="0081153A" w:rsidRDefault="0081153A" w:rsidP="0081153A">
      <w:pPr>
        <w:spacing w:line="276" w:lineRule="auto"/>
        <w:rPr>
          <w:rFonts w:eastAsia="Tahoma" w:cs="Tahoma"/>
          <w:color w:val="000000" w:themeColor="text1"/>
        </w:rPr>
      </w:pPr>
      <w:r>
        <w:rPr>
          <w:rFonts w:eastAsia="Tahoma" w:cs="Tahoma"/>
          <w:color w:val="000000" w:themeColor="text1"/>
        </w:rPr>
        <w:t>From P1 to P2 the jet will reduce the speed from F437.8 to 228.3</w:t>
      </w:r>
    </w:p>
    <w:p w14:paraId="552858DD" w14:textId="77777777" w:rsidR="0081153A" w:rsidRDefault="0081153A" w:rsidP="0081153A">
      <w:pPr>
        <w:spacing w:line="276" w:lineRule="auto"/>
        <w:rPr>
          <w:rFonts w:eastAsia="Tahoma" w:cs="Tahoma"/>
          <w:color w:val="000000" w:themeColor="text1"/>
        </w:rPr>
      </w:pPr>
      <w:r>
        <w:rPr>
          <w:rFonts w:eastAsia="Tahoma" w:cs="Tahoma"/>
          <w:color w:val="000000" w:themeColor="text1"/>
        </w:rPr>
        <w:t>From P2 to P3 the jet will increase the speed from 228.3 to 437.8</w:t>
      </w:r>
    </w:p>
    <w:p w14:paraId="07E5EB8F" w14:textId="506990EA" w:rsidR="0081153A" w:rsidRPr="00D90E4F" w:rsidRDefault="00960812" w:rsidP="0081153A">
      <w:pPr>
        <w:pStyle w:val="Rubrik5"/>
        <w:rPr>
          <w:rFonts w:eastAsia="Tahoma"/>
        </w:rPr>
      </w:pPr>
      <w:r>
        <w:rPr>
          <w:rFonts w:eastAsia="Tahoma"/>
        </w:rPr>
        <w:t>I</w:t>
      </w:r>
      <w:r w:rsidR="0081153A">
        <w:rPr>
          <w:rFonts w:eastAsia="Tahoma"/>
        </w:rPr>
        <w:t>nside corner</w:t>
      </w:r>
    </w:p>
    <w:p w14:paraId="1A8A7530" w14:textId="77777777" w:rsidR="0081153A" w:rsidRDefault="0081153A" w:rsidP="0081153A">
      <w:r>
        <w:t>The inside corner is using medium quality.</w:t>
      </w:r>
    </w:p>
    <w:p w14:paraId="4CBE7AAB" w14:textId="77777777" w:rsidR="0081153A" w:rsidRDefault="0081153A" w:rsidP="0081153A">
      <w:r>
        <w:t>From start to P4 are using High Speed F437.8</w:t>
      </w:r>
    </w:p>
    <w:p w14:paraId="4274CFDB" w14:textId="77777777" w:rsidR="0081153A" w:rsidRDefault="0081153A" w:rsidP="0081153A">
      <w:r>
        <w:t>From P4 to P5 the jet will reduce the speed from F437.8 to F114.1 (to corner speed inner)</w:t>
      </w:r>
    </w:p>
    <w:p w14:paraId="1656E751" w14:textId="77777777" w:rsidR="0081153A" w:rsidRDefault="0081153A" w:rsidP="0081153A">
      <w:r>
        <w:t xml:space="preserve">From P5 to P6 the jet will increase the speed from F114.1 to 228.3 (to same as outside corner) </w:t>
      </w:r>
    </w:p>
    <w:p w14:paraId="1EF4D157" w14:textId="77777777" w:rsidR="0081153A" w:rsidRDefault="0081153A" w:rsidP="0081153A">
      <w:r>
        <w:t>From P6 to P7 the jet will increase the speed from 228.3 to high speed.</w:t>
      </w:r>
    </w:p>
    <w:p w14:paraId="76C68EDE" w14:textId="77777777" w:rsidR="0081153A" w:rsidRDefault="0081153A" w:rsidP="0031381B">
      <w:pPr>
        <w:spacing w:line="276" w:lineRule="auto"/>
        <w:rPr>
          <w:rFonts w:eastAsia="Tahoma" w:cs="Tahoma"/>
          <w:color w:val="000000" w:themeColor="text1"/>
        </w:rPr>
      </w:pPr>
    </w:p>
    <w:p w14:paraId="0467781C" w14:textId="77777777" w:rsidR="003F5329" w:rsidRPr="00D90E4F" w:rsidRDefault="003F5329" w:rsidP="009A71B4">
      <w:pPr>
        <w:pStyle w:val="Rubrik3"/>
      </w:pPr>
      <w:bookmarkStart w:id="1098" w:name="_Toc129002939"/>
      <w:r w:rsidRPr="00D90E4F">
        <w:t>Piercing</w:t>
      </w:r>
      <w:bookmarkEnd w:id="1098"/>
    </w:p>
    <w:p w14:paraId="10777B7A" w14:textId="56AC32A2" w:rsidR="003F5329" w:rsidRDefault="003F5329" w:rsidP="003F5329">
      <w:r w:rsidRPr="00D90E4F">
        <w:t>IGEMS support</w:t>
      </w:r>
      <w:r w:rsidR="001353F3" w:rsidRPr="00D90E4F">
        <w:t>s</w:t>
      </w:r>
      <w:r w:rsidRPr="00D90E4F">
        <w:t xml:space="preserve"> different methods to pierc</w:t>
      </w:r>
      <w:r w:rsidR="00ED249E" w:rsidRPr="00D90E4F">
        <w:t>e</w:t>
      </w:r>
      <w:r w:rsidRPr="00D90E4F">
        <w:t xml:space="preserve"> through material.</w:t>
      </w:r>
      <w:r w:rsidR="00E53E21" w:rsidRPr="00D90E4F">
        <w:t xml:space="preserve"> </w:t>
      </w:r>
      <w:r w:rsidR="007828CF" w:rsidRPr="00D90E4F">
        <w:t>R</w:t>
      </w:r>
      <w:r w:rsidR="00E53E21" w:rsidRPr="00D90E4F">
        <w:t xml:space="preserve">ead more about piercings on page </w:t>
      </w:r>
      <w:r w:rsidR="00BF11A7" w:rsidRPr="00D90E4F">
        <w:fldChar w:fldCharType="begin"/>
      </w:r>
      <w:r w:rsidR="00E53E21" w:rsidRPr="00D90E4F">
        <w:instrText xml:space="preserve"> PAGEREF _Ref332809329 \h </w:instrText>
      </w:r>
      <w:r w:rsidR="00BF11A7" w:rsidRPr="00D90E4F">
        <w:fldChar w:fldCharType="separate"/>
      </w:r>
      <w:r w:rsidR="00EB6DA4">
        <w:rPr>
          <w:noProof/>
        </w:rPr>
        <w:t>136</w:t>
      </w:r>
      <w:r w:rsidR="00BF11A7" w:rsidRPr="00D90E4F">
        <w:fldChar w:fldCharType="end"/>
      </w:r>
      <w:r w:rsidR="00E53E21" w:rsidRPr="00D90E4F">
        <w:t>.</w:t>
      </w:r>
    </w:p>
    <w:p w14:paraId="44990A95" w14:textId="6787AC19" w:rsidR="00FB0741" w:rsidRDefault="00FB0741" w:rsidP="003F5329">
      <w:r w:rsidRPr="00FB0741">
        <w:rPr>
          <w:noProof/>
        </w:rPr>
        <w:lastRenderedPageBreak/>
        <w:drawing>
          <wp:inline distT="0" distB="0" distL="0" distR="0" wp14:anchorId="5AE22780" wp14:editId="39E6E239">
            <wp:extent cx="3896269" cy="3467584"/>
            <wp:effectExtent l="0" t="0" r="9525" b="0"/>
            <wp:docPr id="1990172743" name="Bildobjekt 1" descr="En bild som visar text, skärmbild, nummer,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72743" name="Bildobjekt 1" descr="En bild som visar text, skärmbild, nummer, Teckensnitt&#10;&#10;AI-genererat innehåll kan vara felaktigt."/>
                    <pic:cNvPicPr/>
                  </pic:nvPicPr>
                  <pic:blipFill>
                    <a:blip r:embed="rId995"/>
                    <a:stretch>
                      <a:fillRect/>
                    </a:stretch>
                  </pic:blipFill>
                  <pic:spPr>
                    <a:xfrm>
                      <a:off x="0" y="0"/>
                      <a:ext cx="3896269" cy="3467584"/>
                    </a:xfrm>
                    <a:prstGeom prst="rect">
                      <a:avLst/>
                    </a:prstGeom>
                  </pic:spPr>
                </pic:pic>
              </a:graphicData>
            </a:graphic>
          </wp:inline>
        </w:drawing>
      </w:r>
    </w:p>
    <w:p w14:paraId="36058BDE" w14:textId="77777777" w:rsidR="00FB0741" w:rsidRPr="00D90E4F" w:rsidRDefault="00FB0741" w:rsidP="003F5329"/>
    <w:p w14:paraId="52C8BEBA" w14:textId="77777777" w:rsidR="003F5329" w:rsidRPr="00D90E4F" w:rsidRDefault="003F5329" w:rsidP="002D3E07">
      <w:pPr>
        <w:pStyle w:val="Rubrik5"/>
      </w:pPr>
      <w:r w:rsidRPr="00D90E4F">
        <w:t>Individual piercing parameters</w:t>
      </w:r>
    </w:p>
    <w:p w14:paraId="7A49C361" w14:textId="77777777" w:rsidR="003F5329" w:rsidRPr="00D90E4F" w:rsidRDefault="001353F3" w:rsidP="003F5329">
      <w:r w:rsidRPr="00D90E4F">
        <w:t>T</w:t>
      </w:r>
      <w:r w:rsidR="003F5329" w:rsidRPr="00D90E4F">
        <w:t xml:space="preserve">o use a different amount of abrasive or a different pressure for the piercing </w:t>
      </w:r>
      <w:r w:rsidR="00180A82" w:rsidRPr="00D90E4F">
        <w:t xml:space="preserve">enter </w:t>
      </w:r>
      <w:r w:rsidR="003F5329" w:rsidRPr="00D90E4F">
        <w:t>values here</w:t>
      </w:r>
      <w:r w:rsidRPr="00D90E4F">
        <w:t>:</w:t>
      </w:r>
    </w:p>
    <w:p w14:paraId="7AD949F5" w14:textId="77777777" w:rsidR="003F5329" w:rsidRPr="00D90E4F" w:rsidRDefault="009378B9" w:rsidP="00D97700">
      <w:r w:rsidRPr="00D90E4F">
        <w:rPr>
          <w:noProof/>
        </w:rPr>
        <w:drawing>
          <wp:inline distT="0" distB="0" distL="0" distR="0" wp14:anchorId="76E161E5" wp14:editId="3F75779E">
            <wp:extent cx="2589530" cy="702310"/>
            <wp:effectExtent l="19050" t="19050" r="20320" b="21590"/>
            <wp:docPr id="18854" name="Bild 18854" descr="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54" descr="Image16"/>
                    <pic:cNvPicPr>
                      <a:picLocks noChangeAspect="1" noChangeArrowheads="1"/>
                    </pic:cNvPicPr>
                  </pic:nvPicPr>
                  <pic:blipFill>
                    <a:blip r:embed="rId996" cstate="print"/>
                    <a:srcRect/>
                    <a:stretch>
                      <a:fillRect/>
                    </a:stretch>
                  </pic:blipFill>
                  <pic:spPr bwMode="auto">
                    <a:xfrm>
                      <a:off x="0" y="0"/>
                      <a:ext cx="2589530" cy="702310"/>
                    </a:xfrm>
                    <a:prstGeom prst="rect">
                      <a:avLst/>
                    </a:prstGeom>
                    <a:noFill/>
                    <a:ln w="6350">
                      <a:solidFill>
                        <a:srgbClr val="000000"/>
                      </a:solidFill>
                      <a:miter lim="800000"/>
                      <a:headEnd/>
                      <a:tailEnd/>
                    </a:ln>
                    <a:effectLst/>
                  </pic:spPr>
                </pic:pic>
              </a:graphicData>
            </a:graphic>
          </wp:inline>
        </w:drawing>
      </w:r>
    </w:p>
    <w:p w14:paraId="7CF74798" w14:textId="03D5233D" w:rsidR="003F5329" w:rsidRPr="00D90E4F" w:rsidRDefault="003F5329" w:rsidP="003F532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169</w:t>
      </w:r>
      <w:r w:rsidR="00BE0559" w:rsidRPr="00D90E4F">
        <w:rPr>
          <w:noProof/>
        </w:rPr>
        <w:fldChar w:fldCharType="end"/>
      </w:r>
    </w:p>
    <w:p w14:paraId="35827B58" w14:textId="77777777" w:rsidR="003F5329" w:rsidRPr="00D90E4F" w:rsidRDefault="001353F3" w:rsidP="003F5329">
      <w:r w:rsidRPr="00D90E4F">
        <w:t>Check the two boxes "As cutting" to not</w:t>
      </w:r>
      <w:r w:rsidR="003F5329" w:rsidRPr="00D90E4F">
        <w:t xml:space="preserve"> use</w:t>
      </w:r>
      <w:r w:rsidRPr="00D90E4F">
        <w:t xml:space="preserve"> any</w:t>
      </w:r>
      <w:r w:rsidR="003F5329" w:rsidRPr="00D90E4F">
        <w:t xml:space="preserve"> special values. When cutting brittle material</w:t>
      </w:r>
      <w:r w:rsidR="00ED249E" w:rsidRPr="00D90E4F">
        <w:t>,</w:t>
      </w:r>
      <w:r w:rsidR="003F5329" w:rsidRPr="00D90E4F">
        <w:t xml:space="preserve"> pierc</w:t>
      </w:r>
      <w:r w:rsidR="00ED249E" w:rsidRPr="00D90E4F">
        <w:t>ing</w:t>
      </w:r>
      <w:r w:rsidR="003F5329" w:rsidRPr="00D90E4F">
        <w:t xml:space="preserve"> </w:t>
      </w:r>
      <w:r w:rsidR="00ED249E" w:rsidRPr="00D90E4F">
        <w:t>at</w:t>
      </w:r>
      <w:r w:rsidR="003F5329" w:rsidRPr="00D90E4F">
        <w:t xml:space="preserve"> a lower pressure</w:t>
      </w:r>
      <w:r w:rsidR="00ED249E" w:rsidRPr="00D90E4F">
        <w:t xml:space="preserve"> is often needed</w:t>
      </w:r>
      <w:r w:rsidR="003F5329" w:rsidRPr="00D90E4F">
        <w:t>.</w:t>
      </w:r>
    </w:p>
    <w:p w14:paraId="69C2B2D0" w14:textId="77777777" w:rsidR="003F5329" w:rsidRPr="00D90E4F" w:rsidRDefault="003F5329" w:rsidP="002D3E07">
      <w:pPr>
        <w:pStyle w:val="Rubrik5"/>
      </w:pPr>
      <w:bookmarkStart w:id="1099" w:name="_Ref332719904"/>
      <w:r w:rsidRPr="00D90E4F">
        <w:t>Stationary piercing</w:t>
      </w:r>
      <w:bookmarkEnd w:id="1099"/>
    </w:p>
    <w:p w14:paraId="6D52B937" w14:textId="77777777" w:rsidR="003F5329" w:rsidRPr="00D90E4F" w:rsidRDefault="009378B9" w:rsidP="00D97700">
      <w:r w:rsidRPr="00D90E4F">
        <w:rPr>
          <w:noProof/>
        </w:rPr>
        <w:drawing>
          <wp:inline distT="0" distB="0" distL="0" distR="0" wp14:anchorId="187AB1C2" wp14:editId="36020C49">
            <wp:extent cx="2611755" cy="212090"/>
            <wp:effectExtent l="19050" t="19050" r="17145" b="16510"/>
            <wp:docPr id="19171" name="Bild 19171" descr="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71" descr="Image17"/>
                    <pic:cNvPicPr>
                      <a:picLocks noChangeAspect="1" noChangeArrowheads="1"/>
                    </pic:cNvPicPr>
                  </pic:nvPicPr>
                  <pic:blipFill>
                    <a:blip r:embed="rId997" cstate="print"/>
                    <a:srcRect/>
                    <a:stretch>
                      <a:fillRect/>
                    </a:stretch>
                  </pic:blipFill>
                  <pic:spPr bwMode="auto">
                    <a:xfrm>
                      <a:off x="0" y="0"/>
                      <a:ext cx="2611755" cy="212090"/>
                    </a:xfrm>
                    <a:prstGeom prst="rect">
                      <a:avLst/>
                    </a:prstGeom>
                    <a:noFill/>
                    <a:ln w="6350">
                      <a:solidFill>
                        <a:srgbClr val="000000"/>
                      </a:solidFill>
                      <a:miter lim="800000"/>
                      <a:headEnd/>
                      <a:tailEnd/>
                    </a:ln>
                    <a:effectLst/>
                  </pic:spPr>
                </pic:pic>
              </a:graphicData>
            </a:graphic>
          </wp:inline>
        </w:drawing>
      </w:r>
    </w:p>
    <w:p w14:paraId="19986327" w14:textId="4511D099" w:rsidR="003F5329" w:rsidRPr="00D90E4F" w:rsidRDefault="003F5329" w:rsidP="003F532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170</w:t>
      </w:r>
      <w:r w:rsidR="00BE0559" w:rsidRPr="00D90E4F">
        <w:rPr>
          <w:noProof/>
        </w:rPr>
        <w:fldChar w:fldCharType="end"/>
      </w:r>
    </w:p>
    <w:p w14:paraId="06207F80" w14:textId="77777777" w:rsidR="003F5329" w:rsidRPr="00D90E4F" w:rsidRDefault="003F5329" w:rsidP="003F5329">
      <w:r w:rsidRPr="00D90E4F">
        <w:t xml:space="preserve">The jet </w:t>
      </w:r>
      <w:r w:rsidR="00ED249E" w:rsidRPr="00D90E4F">
        <w:t>will stay in the</w:t>
      </w:r>
      <w:r w:rsidRPr="00D90E4F">
        <w:t xml:space="preserve"> same position during the </w:t>
      </w:r>
      <w:r w:rsidR="00ED249E" w:rsidRPr="00D90E4F">
        <w:t xml:space="preserve">entire </w:t>
      </w:r>
      <w:r w:rsidRPr="00D90E4F">
        <w:t>pierc</w:t>
      </w:r>
      <w:r w:rsidR="00ED249E" w:rsidRPr="00D90E4F">
        <w:t>e</w:t>
      </w:r>
      <w:r w:rsidRPr="00D90E4F">
        <w:t>.</w:t>
      </w:r>
    </w:p>
    <w:p w14:paraId="27C80B0C" w14:textId="77777777" w:rsidR="00A65982" w:rsidRPr="00D90E4F" w:rsidRDefault="003F5329" w:rsidP="003F5329">
      <w:r w:rsidRPr="00D90E4F">
        <w:t>The value</w:t>
      </w:r>
      <w:r w:rsidR="00ED249E" w:rsidRPr="00D90E4F">
        <w:t xml:space="preserve"> is the length of</w:t>
      </w:r>
      <w:r w:rsidRPr="00D90E4F">
        <w:t xml:space="preserve"> time</w:t>
      </w:r>
      <w:r w:rsidR="00ED249E" w:rsidRPr="00D90E4F">
        <w:t xml:space="preserve"> in seconds that</w:t>
      </w:r>
      <w:r w:rsidRPr="00D90E4F">
        <w:t xml:space="preserve"> </w:t>
      </w:r>
      <w:r w:rsidR="00ED249E" w:rsidRPr="00D90E4F">
        <w:t>the jet will be on</w:t>
      </w:r>
      <w:r w:rsidRPr="00D90E4F">
        <w:t>. This piercing method work</w:t>
      </w:r>
      <w:r w:rsidR="001353F3" w:rsidRPr="00D90E4F">
        <w:t>s be</w:t>
      </w:r>
      <w:r w:rsidR="00ED249E" w:rsidRPr="00D90E4F">
        <w:t>st</w:t>
      </w:r>
      <w:r w:rsidR="001353F3" w:rsidRPr="00D90E4F">
        <w:t xml:space="preserve"> </w:t>
      </w:r>
      <w:r w:rsidRPr="00D90E4F">
        <w:t>on very thin material</w:t>
      </w:r>
      <w:r w:rsidR="00ED249E" w:rsidRPr="00D90E4F">
        <w:t>.</w:t>
      </w:r>
    </w:p>
    <w:p w14:paraId="405C9204" w14:textId="77777777" w:rsidR="003F5329" w:rsidRPr="00D90E4F" w:rsidRDefault="003F5329" w:rsidP="00C5529E">
      <w:pPr>
        <w:pStyle w:val="Rubrik4"/>
      </w:pPr>
      <w:bookmarkStart w:id="1100" w:name="_Ref332723123"/>
      <w:r w:rsidRPr="00D90E4F">
        <w:t>Circular piercing</w:t>
      </w:r>
      <w:bookmarkEnd w:id="1100"/>
    </w:p>
    <w:p w14:paraId="3A5A884F" w14:textId="77777777" w:rsidR="003F5329" w:rsidRPr="00D90E4F" w:rsidRDefault="003F5329" w:rsidP="003F5329">
      <w:r w:rsidRPr="00D90E4F">
        <w:t xml:space="preserve">The jet </w:t>
      </w:r>
      <w:r w:rsidR="001353F3" w:rsidRPr="00D90E4F">
        <w:t xml:space="preserve">goes </w:t>
      </w:r>
      <w:r w:rsidRPr="00D90E4F">
        <w:t xml:space="preserve">around a small circle during the </w:t>
      </w:r>
      <w:r w:rsidR="00ED249E" w:rsidRPr="00D90E4F">
        <w:t>entire</w:t>
      </w:r>
      <w:r w:rsidRPr="00D90E4F">
        <w:t xml:space="preserve"> pierc</w:t>
      </w:r>
      <w:r w:rsidR="00ED249E" w:rsidRPr="00D90E4F">
        <w:t>e</w:t>
      </w:r>
      <w:r w:rsidRPr="00D90E4F">
        <w:t xml:space="preserve">. This is one of the most common methods of piercing on an AWJ machine and works </w:t>
      </w:r>
      <w:r w:rsidR="001353F3" w:rsidRPr="00D90E4F">
        <w:t xml:space="preserve">well </w:t>
      </w:r>
      <w:r w:rsidRPr="00D90E4F">
        <w:t>on thin and thick material.</w:t>
      </w:r>
    </w:p>
    <w:p w14:paraId="3E2C04E8" w14:textId="77777777" w:rsidR="003F5329" w:rsidRPr="00D90E4F" w:rsidRDefault="009378B9" w:rsidP="00D97700">
      <w:r w:rsidRPr="00D90E4F">
        <w:rPr>
          <w:noProof/>
        </w:rPr>
        <w:drawing>
          <wp:inline distT="0" distB="0" distL="0" distR="0" wp14:anchorId="079E17D4" wp14:editId="5704C22F">
            <wp:extent cx="2560320" cy="556260"/>
            <wp:effectExtent l="19050" t="19050" r="11430" b="15240"/>
            <wp:docPr id="19172" name="Bild 19172" descr="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72" descr="Image18"/>
                    <pic:cNvPicPr>
                      <a:picLocks noChangeAspect="1" noChangeArrowheads="1"/>
                    </pic:cNvPicPr>
                  </pic:nvPicPr>
                  <pic:blipFill>
                    <a:blip r:embed="rId998" cstate="print"/>
                    <a:srcRect/>
                    <a:stretch>
                      <a:fillRect/>
                    </a:stretch>
                  </pic:blipFill>
                  <pic:spPr bwMode="auto">
                    <a:xfrm>
                      <a:off x="0" y="0"/>
                      <a:ext cx="2560320" cy="556260"/>
                    </a:xfrm>
                    <a:prstGeom prst="rect">
                      <a:avLst/>
                    </a:prstGeom>
                    <a:noFill/>
                    <a:ln w="6350">
                      <a:solidFill>
                        <a:srgbClr val="000000"/>
                      </a:solidFill>
                      <a:miter lim="800000"/>
                      <a:headEnd/>
                      <a:tailEnd/>
                    </a:ln>
                    <a:effectLst/>
                  </pic:spPr>
                </pic:pic>
              </a:graphicData>
            </a:graphic>
          </wp:inline>
        </w:drawing>
      </w:r>
    </w:p>
    <w:p w14:paraId="39C519B0" w14:textId="64D64977" w:rsidR="003F5329" w:rsidRPr="00D90E4F" w:rsidRDefault="003F5329" w:rsidP="003F532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171</w:t>
      </w:r>
      <w:r w:rsidR="00BE0559" w:rsidRPr="00D90E4F">
        <w:rPr>
          <w:noProof/>
        </w:rPr>
        <w:fldChar w:fldCharType="end"/>
      </w:r>
    </w:p>
    <w:p w14:paraId="597753DF" w14:textId="77777777" w:rsidR="003F5329" w:rsidRPr="00D90E4F" w:rsidRDefault="003F5329" w:rsidP="002D3E07">
      <w:pPr>
        <w:pStyle w:val="Rubrik5"/>
      </w:pPr>
      <w:r w:rsidRPr="00D90E4F">
        <w:t>Circular piercing</w:t>
      </w:r>
    </w:p>
    <w:p w14:paraId="51D9712B" w14:textId="77777777" w:rsidR="003F5329" w:rsidRPr="00D90E4F" w:rsidRDefault="003F5329" w:rsidP="003F5329">
      <w:r w:rsidRPr="00D90E4F">
        <w:t>This controls the piercing time</w:t>
      </w:r>
      <w:r w:rsidR="001353F3" w:rsidRPr="00D90E4F">
        <w:t xml:space="preserve"> </w:t>
      </w:r>
      <w:r w:rsidRPr="00D90E4F">
        <w:t>it take</w:t>
      </w:r>
      <w:r w:rsidR="001353F3" w:rsidRPr="00D90E4F">
        <w:t>s</w:t>
      </w:r>
      <w:r w:rsidRPr="00D90E4F">
        <w:t xml:space="preserve"> for the jet to cut through the material.</w:t>
      </w:r>
    </w:p>
    <w:p w14:paraId="1DD772B0" w14:textId="77777777" w:rsidR="003F5329" w:rsidRPr="00D90E4F" w:rsidRDefault="003F5329" w:rsidP="002D3E07">
      <w:pPr>
        <w:pStyle w:val="Rubrik5"/>
      </w:pPr>
      <w:r w:rsidRPr="00D90E4F">
        <w:t>Circular piercing diameter</w:t>
      </w:r>
    </w:p>
    <w:p w14:paraId="6D578B46" w14:textId="77777777" w:rsidR="003F5329" w:rsidRPr="00D90E4F" w:rsidRDefault="003F5329" w:rsidP="003F5329">
      <w:r w:rsidRPr="00D90E4F">
        <w:t>This is the movement diameter. The diameter in the material will be this value plus the diameter of the jet.</w:t>
      </w:r>
    </w:p>
    <w:p w14:paraId="5286E541" w14:textId="77777777" w:rsidR="003F5329" w:rsidRPr="00D90E4F" w:rsidRDefault="003F5329" w:rsidP="002D3E07">
      <w:pPr>
        <w:pStyle w:val="Rubrik5"/>
      </w:pPr>
      <w:r w:rsidRPr="00D90E4F">
        <w:t>Circular piercing speed</w:t>
      </w:r>
    </w:p>
    <w:p w14:paraId="1C15CCF3" w14:textId="77777777" w:rsidR="003F5329" w:rsidRPr="00D90E4F" w:rsidRDefault="003F5329" w:rsidP="003F5329">
      <w:r w:rsidRPr="00D90E4F">
        <w:t>This value is in mm/min. The faster</w:t>
      </w:r>
      <w:r w:rsidR="001353F3" w:rsidRPr="00D90E4F">
        <w:t xml:space="preserve"> the </w:t>
      </w:r>
      <w:r w:rsidRPr="00D90E4F">
        <w:t xml:space="preserve">speed the more number of revolutions </w:t>
      </w:r>
      <w:r w:rsidR="001353F3" w:rsidRPr="00D90E4F">
        <w:t xml:space="preserve">is </w:t>
      </w:r>
      <w:r w:rsidRPr="00D90E4F">
        <w:t>used.</w:t>
      </w:r>
    </w:p>
    <w:p w14:paraId="0B64540E" w14:textId="77777777" w:rsidR="003F5329" w:rsidRPr="00D90E4F" w:rsidRDefault="003F5329" w:rsidP="003F5329">
      <w:r w:rsidRPr="00D90E4F">
        <w:rPr>
          <w:b/>
        </w:rPr>
        <w:t>Note!</w:t>
      </w:r>
      <w:r w:rsidRPr="00D90E4F">
        <w:t xml:space="preserve"> If the diameter is too small, or the speed to</w:t>
      </w:r>
      <w:r w:rsidR="001353F3" w:rsidRPr="00D90E4F">
        <w:t>o</w:t>
      </w:r>
      <w:r w:rsidRPr="00D90E4F">
        <w:t xml:space="preserve"> high</w:t>
      </w:r>
      <w:r w:rsidR="00ED249E" w:rsidRPr="00D90E4F">
        <w:t>,</w:t>
      </w:r>
      <w:r w:rsidRPr="00D90E4F">
        <w:t xml:space="preserve"> then the centrifugal acceleration may exceed the acceleration limits. In </w:t>
      </w:r>
      <w:r w:rsidR="00ED249E" w:rsidRPr="00D90E4F">
        <w:t>this</w:t>
      </w:r>
      <w:r w:rsidRPr="00D90E4F">
        <w:t xml:space="preserve"> case the text </w:t>
      </w:r>
      <w:r w:rsidR="00ED249E" w:rsidRPr="00D90E4F">
        <w:t>will change</w:t>
      </w:r>
      <w:r w:rsidRPr="00D90E4F">
        <w:t xml:space="preserve"> to red. </w:t>
      </w:r>
    </w:p>
    <w:p w14:paraId="22F96565" w14:textId="77777777" w:rsidR="003F5329" w:rsidRPr="00D90E4F" w:rsidRDefault="009378B9" w:rsidP="00D97700">
      <w:r w:rsidRPr="00D90E4F">
        <w:rPr>
          <w:noProof/>
        </w:rPr>
        <w:drawing>
          <wp:inline distT="0" distB="0" distL="0" distR="0" wp14:anchorId="6C9A5851" wp14:editId="783B140F">
            <wp:extent cx="2582545" cy="570865"/>
            <wp:effectExtent l="19050" t="19050" r="27305" b="19685"/>
            <wp:docPr id="19169" name="Bild 19169" descr="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69" descr="Image19"/>
                    <pic:cNvPicPr>
                      <a:picLocks noChangeAspect="1" noChangeArrowheads="1"/>
                    </pic:cNvPicPr>
                  </pic:nvPicPr>
                  <pic:blipFill>
                    <a:blip r:embed="rId999" cstate="print"/>
                    <a:srcRect/>
                    <a:stretch>
                      <a:fillRect/>
                    </a:stretch>
                  </pic:blipFill>
                  <pic:spPr bwMode="auto">
                    <a:xfrm>
                      <a:off x="0" y="0"/>
                      <a:ext cx="2582545" cy="570865"/>
                    </a:xfrm>
                    <a:prstGeom prst="rect">
                      <a:avLst/>
                    </a:prstGeom>
                    <a:noFill/>
                    <a:ln w="6350">
                      <a:solidFill>
                        <a:srgbClr val="000000"/>
                      </a:solidFill>
                      <a:miter lim="800000"/>
                      <a:headEnd/>
                      <a:tailEnd/>
                    </a:ln>
                    <a:effectLst/>
                  </pic:spPr>
                </pic:pic>
              </a:graphicData>
            </a:graphic>
          </wp:inline>
        </w:drawing>
      </w:r>
    </w:p>
    <w:p w14:paraId="54B39208" w14:textId="576C72CF" w:rsidR="003F5329" w:rsidRPr="00D90E4F" w:rsidRDefault="003F5329" w:rsidP="003F5329">
      <w:pPr>
        <w:pStyle w:val="Beskrivning"/>
      </w:pPr>
      <w:r w:rsidRPr="00D90E4F">
        <w:lastRenderedPageBreak/>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172</w:t>
      </w:r>
      <w:r w:rsidR="00BE0559" w:rsidRPr="00D90E4F">
        <w:rPr>
          <w:noProof/>
        </w:rPr>
        <w:fldChar w:fldCharType="end"/>
      </w:r>
    </w:p>
    <w:p w14:paraId="07F61B8B" w14:textId="77777777" w:rsidR="003F5329" w:rsidRPr="00D90E4F" w:rsidRDefault="001353F3" w:rsidP="003F5329">
      <w:r w:rsidRPr="00D90E4F">
        <w:t>H</w:t>
      </w:r>
      <w:r w:rsidR="003F5329" w:rsidRPr="00D90E4F">
        <w:t>old the pointer on the text</w:t>
      </w:r>
      <w:r w:rsidRPr="00D90E4F">
        <w:t xml:space="preserve"> to see</w:t>
      </w:r>
      <w:r w:rsidR="003F5329" w:rsidRPr="00D90E4F">
        <w:t xml:space="preserve"> a tooltip with information about the actual accelerations.</w:t>
      </w:r>
    </w:p>
    <w:p w14:paraId="078B66C9" w14:textId="77777777" w:rsidR="003F5329" w:rsidRPr="00D90E4F" w:rsidRDefault="003F5329" w:rsidP="003F5329">
      <w:r w:rsidRPr="00D90E4F">
        <w:t>The maximum acceleration is set in the machine setup.</w:t>
      </w:r>
    </w:p>
    <w:p w14:paraId="09F2E4D8" w14:textId="77777777" w:rsidR="003F5329" w:rsidRPr="00D90E4F" w:rsidRDefault="003F5329" w:rsidP="00C5529E">
      <w:pPr>
        <w:pStyle w:val="Rubrik4"/>
      </w:pPr>
      <w:bookmarkStart w:id="1101" w:name="_Ref332719291"/>
      <w:r w:rsidRPr="00D90E4F">
        <w:t>Linear piercing</w:t>
      </w:r>
      <w:bookmarkEnd w:id="1101"/>
    </w:p>
    <w:p w14:paraId="4641F24F" w14:textId="77777777" w:rsidR="003F5329" w:rsidRPr="00D90E4F" w:rsidRDefault="009378B9" w:rsidP="00D97700">
      <w:r w:rsidRPr="00D90E4F">
        <w:rPr>
          <w:noProof/>
        </w:rPr>
        <w:drawing>
          <wp:inline distT="0" distB="0" distL="0" distR="0" wp14:anchorId="0D7D6E60" wp14:editId="20001425">
            <wp:extent cx="2582545" cy="380365"/>
            <wp:effectExtent l="19050" t="19050" r="27305" b="19685"/>
            <wp:docPr id="19170" name="Bild 19170" descr="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70" descr="Image20"/>
                    <pic:cNvPicPr>
                      <a:picLocks noChangeAspect="1" noChangeArrowheads="1"/>
                    </pic:cNvPicPr>
                  </pic:nvPicPr>
                  <pic:blipFill>
                    <a:blip r:embed="rId1000" cstate="print"/>
                    <a:srcRect/>
                    <a:stretch>
                      <a:fillRect/>
                    </a:stretch>
                  </pic:blipFill>
                  <pic:spPr bwMode="auto">
                    <a:xfrm>
                      <a:off x="0" y="0"/>
                      <a:ext cx="2582545" cy="380365"/>
                    </a:xfrm>
                    <a:prstGeom prst="rect">
                      <a:avLst/>
                    </a:prstGeom>
                    <a:noFill/>
                    <a:ln w="6350">
                      <a:solidFill>
                        <a:srgbClr val="000000"/>
                      </a:solidFill>
                      <a:miter lim="800000"/>
                      <a:headEnd/>
                      <a:tailEnd/>
                    </a:ln>
                    <a:effectLst/>
                  </pic:spPr>
                </pic:pic>
              </a:graphicData>
            </a:graphic>
          </wp:inline>
        </w:drawing>
      </w:r>
    </w:p>
    <w:p w14:paraId="6AF9913F" w14:textId="548BB29A" w:rsidR="003F5329" w:rsidRPr="00D90E4F" w:rsidRDefault="003F5329" w:rsidP="003F532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173</w:t>
      </w:r>
      <w:r w:rsidR="00BE0559" w:rsidRPr="00D90E4F">
        <w:rPr>
          <w:noProof/>
        </w:rPr>
        <w:fldChar w:fldCharType="end"/>
      </w:r>
    </w:p>
    <w:p w14:paraId="034601D8" w14:textId="77777777" w:rsidR="003F5329" w:rsidRPr="00D90E4F" w:rsidRDefault="003F5329" w:rsidP="003F5329">
      <w:r w:rsidRPr="00D90E4F">
        <w:t>The jet make</w:t>
      </w:r>
      <w:r w:rsidR="001353F3" w:rsidRPr="00D90E4F">
        <w:t>s</w:t>
      </w:r>
      <w:r w:rsidRPr="00D90E4F">
        <w:t xml:space="preserve"> a linear movement during the </w:t>
      </w:r>
      <w:r w:rsidR="001353F3" w:rsidRPr="00D90E4F">
        <w:t>entire</w:t>
      </w:r>
      <w:r w:rsidRPr="00D90E4F">
        <w:t xml:space="preserve"> piercing. If the </w:t>
      </w:r>
      <w:r w:rsidR="00180A82" w:rsidRPr="00D90E4F">
        <w:t>distance is</w:t>
      </w:r>
      <w:r w:rsidRPr="00D90E4F">
        <w:t xml:space="preserve"> longer that the length of the lead then the movement will go back and forth until the specified distance</w:t>
      </w:r>
      <w:r w:rsidR="001353F3" w:rsidRPr="00D90E4F">
        <w:t xml:space="preserve"> is </w:t>
      </w:r>
      <w:r w:rsidRPr="00D90E4F">
        <w:t>reached.</w:t>
      </w:r>
    </w:p>
    <w:p w14:paraId="2FC17AEF" w14:textId="77777777" w:rsidR="003F5329" w:rsidRPr="00D90E4F" w:rsidRDefault="003F5329" w:rsidP="002D3E07">
      <w:pPr>
        <w:pStyle w:val="Rubrik5"/>
      </w:pPr>
      <w:r w:rsidRPr="00D90E4F">
        <w:t>Linear piercing distance</w:t>
      </w:r>
    </w:p>
    <w:p w14:paraId="2C95F6E6" w14:textId="77777777" w:rsidR="003F5329" w:rsidRPr="00D90E4F" w:rsidRDefault="003F5329" w:rsidP="003F5329">
      <w:r w:rsidRPr="00D90E4F">
        <w:t xml:space="preserve">This is the length </w:t>
      </w:r>
      <w:r w:rsidR="001353F3" w:rsidRPr="00D90E4F">
        <w:t xml:space="preserve">needed </w:t>
      </w:r>
      <w:r w:rsidRPr="00D90E4F">
        <w:t>for the piercing to be able to cut through the material.</w:t>
      </w:r>
    </w:p>
    <w:p w14:paraId="102D9865" w14:textId="77777777" w:rsidR="003F5329" w:rsidRPr="00D90E4F" w:rsidRDefault="003F5329" w:rsidP="002D3E07">
      <w:pPr>
        <w:pStyle w:val="Rubrik5"/>
      </w:pPr>
      <w:r w:rsidRPr="00D90E4F">
        <w:t>Linear piercing speed</w:t>
      </w:r>
    </w:p>
    <w:p w14:paraId="403C0F11" w14:textId="77777777" w:rsidR="003F5329" w:rsidRPr="00D90E4F" w:rsidRDefault="003F5329" w:rsidP="003F5329">
      <w:r w:rsidRPr="00D90E4F">
        <w:t xml:space="preserve">This is the speed that </w:t>
      </w:r>
      <w:r w:rsidR="001353F3" w:rsidRPr="00D90E4F">
        <w:t>is</w:t>
      </w:r>
      <w:r w:rsidRPr="00D90E4F">
        <w:t xml:space="preserve"> used for the piercing.</w:t>
      </w:r>
    </w:p>
    <w:p w14:paraId="5B1AD7BD" w14:textId="77777777" w:rsidR="003F5329" w:rsidRPr="00D90E4F" w:rsidRDefault="003F5329" w:rsidP="002D3E07">
      <w:pPr>
        <w:pStyle w:val="Rubrik5"/>
      </w:pPr>
      <w:bookmarkStart w:id="1102" w:name="_Ref332786909"/>
      <w:r w:rsidRPr="00D90E4F">
        <w:t>Overcut distance</w:t>
      </w:r>
      <w:bookmarkEnd w:id="1102"/>
    </w:p>
    <w:p w14:paraId="2FD36253" w14:textId="77777777" w:rsidR="003F5329" w:rsidRPr="00D90E4F" w:rsidRDefault="003F5329" w:rsidP="003F5329">
      <w:r w:rsidRPr="00D90E4F">
        <w:t xml:space="preserve">This value is used as </w:t>
      </w:r>
      <w:r w:rsidR="001353F3" w:rsidRPr="00D90E4F">
        <w:t xml:space="preserve">the </w:t>
      </w:r>
      <w:r w:rsidRPr="00D90E4F">
        <w:t>default overcut distance when the cutting starts direc</w:t>
      </w:r>
      <w:r w:rsidR="001353F3" w:rsidRPr="00D90E4F">
        <w:t>tly</w:t>
      </w:r>
      <w:r w:rsidRPr="00D90E4F">
        <w:t xml:space="preserve"> on the geometry (Lind lead).</w:t>
      </w:r>
    </w:p>
    <w:p w14:paraId="5B6FDCDF" w14:textId="77777777" w:rsidR="003F5329" w:rsidRPr="00D90E4F" w:rsidRDefault="009378B9" w:rsidP="00D97700">
      <w:r w:rsidRPr="00D90E4F">
        <w:rPr>
          <w:noProof/>
        </w:rPr>
        <w:drawing>
          <wp:inline distT="0" distB="0" distL="0" distR="0" wp14:anchorId="3E119CEB" wp14:editId="44BDB62B">
            <wp:extent cx="2552700" cy="212090"/>
            <wp:effectExtent l="19050" t="19050" r="19050" b="16510"/>
            <wp:docPr id="19168" name="Bild 19168" descr="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68" descr="Image21"/>
                    <pic:cNvPicPr>
                      <a:picLocks noChangeAspect="1" noChangeArrowheads="1"/>
                    </pic:cNvPicPr>
                  </pic:nvPicPr>
                  <pic:blipFill>
                    <a:blip r:embed="rId1001" cstate="print"/>
                    <a:srcRect/>
                    <a:stretch>
                      <a:fillRect/>
                    </a:stretch>
                  </pic:blipFill>
                  <pic:spPr bwMode="auto">
                    <a:xfrm>
                      <a:off x="0" y="0"/>
                      <a:ext cx="2552700" cy="212090"/>
                    </a:xfrm>
                    <a:prstGeom prst="rect">
                      <a:avLst/>
                    </a:prstGeom>
                    <a:noFill/>
                    <a:ln w="6350">
                      <a:solidFill>
                        <a:srgbClr val="000000"/>
                      </a:solidFill>
                      <a:miter lim="800000"/>
                      <a:headEnd/>
                      <a:tailEnd/>
                    </a:ln>
                    <a:effectLst/>
                  </pic:spPr>
                </pic:pic>
              </a:graphicData>
            </a:graphic>
          </wp:inline>
        </w:drawing>
      </w:r>
    </w:p>
    <w:p w14:paraId="6D79453B" w14:textId="01279D5E" w:rsidR="003F5329" w:rsidRPr="00D90E4F" w:rsidRDefault="003F5329" w:rsidP="003F532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174</w:t>
      </w:r>
      <w:r w:rsidR="00BE0559" w:rsidRPr="00D90E4F">
        <w:rPr>
          <w:noProof/>
        </w:rPr>
        <w:fldChar w:fldCharType="end"/>
      </w:r>
    </w:p>
    <w:p w14:paraId="6061C9B0" w14:textId="77777777" w:rsidR="003F5329" w:rsidRPr="00D90E4F" w:rsidRDefault="003F5329" w:rsidP="003F5329">
      <w:r w:rsidRPr="00D90E4F">
        <w:t>T</w:t>
      </w:r>
      <w:r w:rsidR="001353F3" w:rsidRPr="00D90E4F">
        <w:t>his</w:t>
      </w:r>
      <w:r w:rsidRPr="00D90E4F">
        <w:t xml:space="preserve"> value controls the length of the overlapped cut.</w:t>
      </w:r>
    </w:p>
    <w:p w14:paraId="22835C73" w14:textId="77777777" w:rsidR="003F5329" w:rsidRPr="00D90E4F" w:rsidRDefault="003F5329" w:rsidP="002D3E07">
      <w:pPr>
        <w:pStyle w:val="Rubrik5"/>
      </w:pPr>
      <w:r w:rsidRPr="00D90E4F">
        <w:t>Dynamic leads</w:t>
      </w:r>
    </w:p>
    <w:p w14:paraId="247E76C1" w14:textId="77777777" w:rsidR="003F5329" w:rsidRPr="00D90E4F" w:rsidRDefault="003F5329" w:rsidP="003F5329">
      <w:r w:rsidRPr="00D90E4F">
        <w:t xml:space="preserve">Dynamic leads are used </w:t>
      </w:r>
      <w:r w:rsidR="001353F3" w:rsidRPr="00D90E4F">
        <w:t>to have</w:t>
      </w:r>
      <w:r w:rsidRPr="00D90E4F">
        <w:t xml:space="preserve"> the piercing position as far away as possible from the geometry. It</w:t>
      </w:r>
      <w:r w:rsidR="001353F3" w:rsidRPr="00D90E4F">
        <w:t xml:space="preserve"> i</w:t>
      </w:r>
      <w:r w:rsidRPr="00D90E4F">
        <w:t>s a nice feature when cutting material that often breaks on the bottom side during the piercing.</w:t>
      </w:r>
    </w:p>
    <w:p w14:paraId="229E8ED3" w14:textId="77777777" w:rsidR="003F5329" w:rsidRPr="00D90E4F" w:rsidRDefault="009378B9" w:rsidP="00D97700">
      <w:r w:rsidRPr="00D90E4F">
        <w:rPr>
          <w:noProof/>
        </w:rPr>
        <w:drawing>
          <wp:inline distT="0" distB="0" distL="0" distR="0" wp14:anchorId="3D025E72" wp14:editId="1EEE188D">
            <wp:extent cx="2597150" cy="358140"/>
            <wp:effectExtent l="19050" t="19050" r="12700" b="22860"/>
            <wp:docPr id="19166" name="Bild 19166" descr="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66" descr="Image22"/>
                    <pic:cNvPicPr>
                      <a:picLocks noChangeAspect="1" noChangeArrowheads="1"/>
                    </pic:cNvPicPr>
                  </pic:nvPicPr>
                  <pic:blipFill>
                    <a:blip r:embed="rId1002" cstate="print"/>
                    <a:srcRect/>
                    <a:stretch>
                      <a:fillRect/>
                    </a:stretch>
                  </pic:blipFill>
                  <pic:spPr bwMode="auto">
                    <a:xfrm>
                      <a:off x="0" y="0"/>
                      <a:ext cx="2597150" cy="358140"/>
                    </a:xfrm>
                    <a:prstGeom prst="rect">
                      <a:avLst/>
                    </a:prstGeom>
                    <a:noFill/>
                    <a:ln w="6350">
                      <a:solidFill>
                        <a:srgbClr val="000000"/>
                      </a:solidFill>
                      <a:miter lim="800000"/>
                      <a:headEnd/>
                      <a:tailEnd/>
                    </a:ln>
                    <a:effectLst/>
                  </pic:spPr>
                </pic:pic>
              </a:graphicData>
            </a:graphic>
          </wp:inline>
        </w:drawing>
      </w:r>
    </w:p>
    <w:p w14:paraId="37D9FDC8" w14:textId="4861E908" w:rsidR="003F5329" w:rsidRPr="00D90E4F" w:rsidRDefault="003F5329" w:rsidP="003F532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175</w:t>
      </w:r>
      <w:r w:rsidR="00BE0559" w:rsidRPr="00D90E4F">
        <w:rPr>
          <w:noProof/>
        </w:rPr>
        <w:fldChar w:fldCharType="end"/>
      </w:r>
    </w:p>
    <w:p w14:paraId="40E9C649" w14:textId="77777777" w:rsidR="003F5329" w:rsidRPr="00D90E4F" w:rsidRDefault="003F5329" w:rsidP="00C5529E">
      <w:pPr>
        <w:pStyle w:val="Rubrik4"/>
      </w:pPr>
      <w:r w:rsidRPr="00D90E4F">
        <w:t>Dynamic lead min length</w:t>
      </w:r>
    </w:p>
    <w:p w14:paraId="6368B62F" w14:textId="77777777" w:rsidR="00A65982" w:rsidRPr="00D90E4F" w:rsidRDefault="003F5329" w:rsidP="0040591C">
      <w:r w:rsidRPr="00D90E4F">
        <w:t>This should be the shortest acceptable lead length for this material.</w:t>
      </w:r>
    </w:p>
    <w:p w14:paraId="432216D8" w14:textId="77777777" w:rsidR="003F5329" w:rsidRPr="00D90E4F" w:rsidRDefault="003F5329" w:rsidP="00C5529E">
      <w:pPr>
        <w:pStyle w:val="Rubrik4"/>
      </w:pPr>
      <w:r w:rsidRPr="00D90E4F">
        <w:t>Dynamic lead max length</w:t>
      </w:r>
    </w:p>
    <w:p w14:paraId="0DD33A48" w14:textId="77777777" w:rsidR="003F5329" w:rsidRPr="00D90E4F" w:rsidRDefault="003F5329" w:rsidP="003F5329">
      <w:r w:rsidRPr="00D90E4F">
        <w:t xml:space="preserve">Set this value to the maximum required lead length. </w:t>
      </w:r>
      <w:r w:rsidR="001353F3" w:rsidRPr="00D90E4F">
        <w:t>While saf</w:t>
      </w:r>
      <w:r w:rsidR="00180A82" w:rsidRPr="00D90E4F">
        <w:t>er</w:t>
      </w:r>
      <w:r w:rsidRPr="00D90E4F">
        <w:t xml:space="preserve"> to have a longer lead this takes time to cut.</w:t>
      </w:r>
    </w:p>
    <w:p w14:paraId="7B6F9F83" w14:textId="77777777" w:rsidR="003F5329" w:rsidRPr="00D90E4F" w:rsidRDefault="003F5329" w:rsidP="00C5529E">
      <w:pPr>
        <w:pStyle w:val="Rubrik4"/>
      </w:pPr>
      <w:r w:rsidRPr="00D90E4F">
        <w:t>Cutting</w:t>
      </w:r>
    </w:p>
    <w:p w14:paraId="0447701C" w14:textId="77777777" w:rsidR="003F5329" w:rsidRPr="00D90E4F" w:rsidRDefault="009378B9" w:rsidP="00D97700">
      <w:r w:rsidRPr="00D90E4F">
        <w:rPr>
          <w:noProof/>
        </w:rPr>
        <w:drawing>
          <wp:inline distT="0" distB="0" distL="0" distR="0" wp14:anchorId="2F30AA99" wp14:editId="790D6D18">
            <wp:extent cx="2597150" cy="3006725"/>
            <wp:effectExtent l="38100" t="19050" r="12700" b="22225"/>
            <wp:docPr id="19167" name="Bild 19167" descr="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67" descr="Image23"/>
                    <pic:cNvPicPr>
                      <a:picLocks noChangeAspect="1" noChangeArrowheads="1"/>
                    </pic:cNvPicPr>
                  </pic:nvPicPr>
                  <pic:blipFill>
                    <a:blip r:embed="rId1003" cstate="print"/>
                    <a:srcRect/>
                    <a:stretch>
                      <a:fillRect/>
                    </a:stretch>
                  </pic:blipFill>
                  <pic:spPr bwMode="auto">
                    <a:xfrm>
                      <a:off x="0" y="0"/>
                      <a:ext cx="2597150" cy="3006725"/>
                    </a:xfrm>
                    <a:prstGeom prst="rect">
                      <a:avLst/>
                    </a:prstGeom>
                    <a:noFill/>
                    <a:ln w="6350">
                      <a:solidFill>
                        <a:srgbClr val="000000"/>
                      </a:solidFill>
                      <a:miter lim="800000"/>
                      <a:headEnd/>
                      <a:tailEnd/>
                    </a:ln>
                    <a:effectLst/>
                  </pic:spPr>
                </pic:pic>
              </a:graphicData>
            </a:graphic>
          </wp:inline>
        </w:drawing>
      </w:r>
    </w:p>
    <w:p w14:paraId="43A49E0A" w14:textId="7C131D8B" w:rsidR="003F5329" w:rsidRPr="00D90E4F" w:rsidRDefault="003F5329" w:rsidP="003F532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176</w:t>
      </w:r>
      <w:r w:rsidR="00BE0559" w:rsidRPr="00D90E4F">
        <w:rPr>
          <w:noProof/>
        </w:rPr>
        <w:fldChar w:fldCharType="end"/>
      </w:r>
    </w:p>
    <w:p w14:paraId="1D4FC47F" w14:textId="77777777" w:rsidR="003F5329" w:rsidRPr="00D90E4F" w:rsidRDefault="003F5329" w:rsidP="003F5329">
      <w:r w:rsidRPr="00D90E4F">
        <w:t>The information in this area controls the thickness depending information for the cutting process.</w:t>
      </w:r>
    </w:p>
    <w:p w14:paraId="1831EDF7" w14:textId="77777777" w:rsidR="003F5329" w:rsidRPr="00D90E4F" w:rsidRDefault="003F5329" w:rsidP="002D3E07">
      <w:pPr>
        <w:pStyle w:val="Rubrik5"/>
      </w:pPr>
      <w:r w:rsidRPr="00D90E4F">
        <w:t>Fixed speed</w:t>
      </w:r>
    </w:p>
    <w:p w14:paraId="4E82EE8D" w14:textId="77777777" w:rsidR="003F5329" w:rsidRPr="00D90E4F" w:rsidRDefault="003F5329" w:rsidP="003F5329">
      <w:r w:rsidRPr="00D90E4F">
        <w:t xml:space="preserve">This value is used </w:t>
      </w:r>
      <w:r w:rsidR="001353F3" w:rsidRPr="00D90E4F">
        <w:t>when</w:t>
      </w:r>
      <w:r w:rsidRPr="00D90E4F">
        <w:t xml:space="preserve"> "Fixed speed"</w:t>
      </w:r>
      <w:r w:rsidR="001353F3" w:rsidRPr="00D90E4F">
        <w:t xml:space="preserve"> is selected</w:t>
      </w:r>
      <w:r w:rsidRPr="00D90E4F">
        <w:t xml:space="preserve"> in the Machine setup. When using fixed speed </w:t>
      </w:r>
      <w:r w:rsidR="001353F3" w:rsidRPr="00D90E4F">
        <w:t>there is</w:t>
      </w:r>
      <w:r w:rsidRPr="00D90E4F">
        <w:t xml:space="preserve"> no possibility to use qualities or speed ramping. </w:t>
      </w:r>
      <w:r w:rsidR="00B93D81" w:rsidRPr="00D90E4F">
        <w:t>The value is only used on an AWJ machine without using the "AWJ" module.</w:t>
      </w:r>
    </w:p>
    <w:p w14:paraId="10067E8D" w14:textId="77777777" w:rsidR="003F5329" w:rsidRPr="00D90E4F" w:rsidRDefault="009378B9" w:rsidP="003F5329">
      <w:pPr>
        <w:keepNext/>
      </w:pPr>
      <w:r w:rsidRPr="00D90E4F">
        <w:rPr>
          <w:noProof/>
        </w:rPr>
        <w:lastRenderedPageBreak/>
        <w:drawing>
          <wp:inline distT="0" distB="0" distL="0" distR="0" wp14:anchorId="131F36CB" wp14:editId="2F85D400">
            <wp:extent cx="2597150" cy="182880"/>
            <wp:effectExtent l="19050" t="19050" r="12700" b="26670"/>
            <wp:docPr id="19165" name="Bild 19165" descr="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65" descr="Image24"/>
                    <pic:cNvPicPr>
                      <a:picLocks noChangeAspect="1" noChangeArrowheads="1"/>
                    </pic:cNvPicPr>
                  </pic:nvPicPr>
                  <pic:blipFill>
                    <a:blip r:embed="rId1004" cstate="print"/>
                    <a:srcRect/>
                    <a:stretch>
                      <a:fillRect/>
                    </a:stretch>
                  </pic:blipFill>
                  <pic:spPr bwMode="auto">
                    <a:xfrm>
                      <a:off x="0" y="0"/>
                      <a:ext cx="2597150" cy="182880"/>
                    </a:xfrm>
                    <a:prstGeom prst="rect">
                      <a:avLst/>
                    </a:prstGeom>
                    <a:noFill/>
                    <a:ln w="6350">
                      <a:solidFill>
                        <a:srgbClr val="000000"/>
                      </a:solidFill>
                      <a:miter lim="800000"/>
                      <a:headEnd/>
                      <a:tailEnd/>
                    </a:ln>
                    <a:effectLst/>
                  </pic:spPr>
                </pic:pic>
              </a:graphicData>
            </a:graphic>
          </wp:inline>
        </w:drawing>
      </w:r>
    </w:p>
    <w:p w14:paraId="6431AD34" w14:textId="59434193" w:rsidR="003F5329" w:rsidRPr="00D90E4F" w:rsidRDefault="003F5329" w:rsidP="003F532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177</w:t>
      </w:r>
      <w:r w:rsidR="00BE0559" w:rsidRPr="00D90E4F">
        <w:rPr>
          <w:noProof/>
        </w:rPr>
        <w:fldChar w:fldCharType="end"/>
      </w:r>
    </w:p>
    <w:p w14:paraId="60CE96C1" w14:textId="77777777" w:rsidR="003F5329" w:rsidRPr="00D90E4F" w:rsidRDefault="003F5329" w:rsidP="002D3E07">
      <w:pPr>
        <w:pStyle w:val="Rubrik5"/>
      </w:pPr>
      <w:r w:rsidRPr="00D90E4F">
        <w:t>Individual cutting parameters</w:t>
      </w:r>
    </w:p>
    <w:p w14:paraId="707A5568" w14:textId="77777777" w:rsidR="003F5329" w:rsidRPr="00D90E4F" w:rsidRDefault="00EE4253" w:rsidP="003F5329">
      <w:r w:rsidRPr="00D90E4F">
        <w:t>It may be an advantage for c</w:t>
      </w:r>
      <w:r w:rsidR="003F5329" w:rsidRPr="00D90E4F">
        <w:t xml:space="preserve">ertain materials </w:t>
      </w:r>
      <w:r w:rsidRPr="00D90E4F">
        <w:t>to</w:t>
      </w:r>
      <w:r w:rsidR="003F5329" w:rsidRPr="00D90E4F">
        <w:t xml:space="preserve"> use other cutting parameters than the machine</w:t>
      </w:r>
      <w:r w:rsidR="001353F3" w:rsidRPr="00D90E4F">
        <w:t xml:space="preserve"> uses</w:t>
      </w:r>
      <w:r w:rsidR="003F5329" w:rsidRPr="00D90E4F">
        <w:t xml:space="preserve"> as standard. If </w:t>
      </w:r>
      <w:r w:rsidRPr="00D90E4F">
        <w:t>that case,</w:t>
      </w:r>
      <w:r w:rsidR="003F5329" w:rsidRPr="00D90E4F">
        <w:t xml:space="preserve"> set up the individual cutting parameters here.</w:t>
      </w:r>
    </w:p>
    <w:p w14:paraId="202B7B2F" w14:textId="77777777" w:rsidR="003F5329" w:rsidRPr="00D90E4F" w:rsidRDefault="009378B9" w:rsidP="003F5329">
      <w:pPr>
        <w:keepNext/>
      </w:pPr>
      <w:r w:rsidRPr="00D90E4F">
        <w:rPr>
          <w:noProof/>
        </w:rPr>
        <w:drawing>
          <wp:inline distT="0" distB="0" distL="0" distR="0" wp14:anchorId="3C22DE10" wp14:editId="20ADF264">
            <wp:extent cx="2582545" cy="643890"/>
            <wp:effectExtent l="19050" t="19050" r="27305" b="22860"/>
            <wp:docPr id="19156" name="Bild 19156" descr="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56" descr="Image25"/>
                    <pic:cNvPicPr>
                      <a:picLocks noChangeAspect="1" noChangeArrowheads="1"/>
                    </pic:cNvPicPr>
                  </pic:nvPicPr>
                  <pic:blipFill>
                    <a:blip r:embed="rId1005" cstate="print"/>
                    <a:srcRect/>
                    <a:stretch>
                      <a:fillRect/>
                    </a:stretch>
                  </pic:blipFill>
                  <pic:spPr bwMode="auto">
                    <a:xfrm>
                      <a:off x="0" y="0"/>
                      <a:ext cx="2582545" cy="643890"/>
                    </a:xfrm>
                    <a:prstGeom prst="rect">
                      <a:avLst/>
                    </a:prstGeom>
                    <a:noFill/>
                    <a:ln w="6350">
                      <a:solidFill>
                        <a:srgbClr val="000000"/>
                      </a:solidFill>
                      <a:miter lim="800000"/>
                      <a:headEnd/>
                      <a:tailEnd/>
                    </a:ln>
                    <a:effectLst/>
                  </pic:spPr>
                </pic:pic>
              </a:graphicData>
            </a:graphic>
          </wp:inline>
        </w:drawing>
      </w:r>
    </w:p>
    <w:p w14:paraId="3F216C0D" w14:textId="1C0DE12C" w:rsidR="003F5329" w:rsidRPr="00D90E4F" w:rsidRDefault="003F5329" w:rsidP="003F532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178</w:t>
      </w:r>
      <w:r w:rsidR="00BE0559" w:rsidRPr="00D90E4F">
        <w:rPr>
          <w:noProof/>
        </w:rPr>
        <w:fldChar w:fldCharType="end"/>
      </w:r>
    </w:p>
    <w:p w14:paraId="003B0E7C" w14:textId="77777777" w:rsidR="003F5329" w:rsidRPr="00D90E4F" w:rsidRDefault="003F5329" w:rsidP="007820FA">
      <w:pPr>
        <w:pStyle w:val="Rubrik5"/>
      </w:pPr>
      <w:r w:rsidRPr="00D90E4F">
        <w:t>Abrasive flow</w:t>
      </w:r>
    </w:p>
    <w:p w14:paraId="74A763C4" w14:textId="77777777" w:rsidR="003F5329" w:rsidRPr="00D90E4F" w:rsidRDefault="003F5329" w:rsidP="003F5329">
      <w:r w:rsidRPr="00D90E4F">
        <w:t xml:space="preserve">This controls the amount of </w:t>
      </w:r>
      <w:r w:rsidR="00A65982" w:rsidRPr="00D90E4F">
        <w:t>abrasive</w:t>
      </w:r>
      <w:r w:rsidRPr="00D90E4F">
        <w:t xml:space="preserve">. </w:t>
      </w:r>
      <w:r w:rsidR="00EE4253" w:rsidRPr="00D90E4F">
        <w:t>T</w:t>
      </w:r>
      <w:r w:rsidRPr="00D90E4F">
        <w:t>o use the standard amount of abrasive check the box "By machine".</w:t>
      </w:r>
    </w:p>
    <w:p w14:paraId="54AB434D" w14:textId="77777777" w:rsidR="003F5329" w:rsidRPr="00D90E4F" w:rsidRDefault="003F5329" w:rsidP="007820FA">
      <w:pPr>
        <w:pStyle w:val="Rubrik5"/>
      </w:pPr>
      <w:r w:rsidRPr="00D90E4F">
        <w:t>Pressure</w:t>
      </w:r>
    </w:p>
    <w:p w14:paraId="4941B4D1" w14:textId="77777777" w:rsidR="003F5329" w:rsidRPr="00D90E4F" w:rsidRDefault="003F5329" w:rsidP="003F5329">
      <w:r w:rsidRPr="00D90E4F">
        <w:t xml:space="preserve">This value controls the pressure. </w:t>
      </w:r>
      <w:r w:rsidR="00EE4253" w:rsidRPr="00D90E4F">
        <w:t>T</w:t>
      </w:r>
      <w:r w:rsidRPr="00D90E4F">
        <w:t>o use the standard pressure for cutting check the box "By machine"</w:t>
      </w:r>
      <w:r w:rsidR="00EE4253" w:rsidRPr="00D90E4F">
        <w:t>.</w:t>
      </w:r>
    </w:p>
    <w:p w14:paraId="78C29994" w14:textId="77777777" w:rsidR="003F5329" w:rsidRPr="00D90E4F" w:rsidRDefault="003F5329" w:rsidP="006E7D66"/>
    <w:p w14:paraId="5C8AB2EF" w14:textId="77777777" w:rsidR="003F5329" w:rsidRPr="00D90E4F" w:rsidRDefault="003F5329" w:rsidP="003F5329">
      <w:r w:rsidRPr="00D90E4F">
        <w:rPr>
          <w:b/>
        </w:rPr>
        <w:t xml:space="preserve">Note! </w:t>
      </w:r>
      <w:r w:rsidRPr="00D90E4F">
        <w:t xml:space="preserve">If </w:t>
      </w:r>
      <w:r w:rsidR="00EE4253" w:rsidRPr="00D90E4F">
        <w:t>there is no</w:t>
      </w:r>
      <w:r w:rsidRPr="00D90E4F">
        <w:t xml:space="preserve"> machine equipment to </w:t>
      </w:r>
      <w:r w:rsidR="00EE4253" w:rsidRPr="00D90E4F">
        <w:t xml:space="preserve">automatically </w:t>
      </w:r>
      <w:r w:rsidRPr="00D90E4F">
        <w:t xml:space="preserve">change the abrasive amount or the pump pressure then </w:t>
      </w:r>
      <w:r w:rsidR="00A65982" w:rsidRPr="00D90E4F">
        <w:t>check these</w:t>
      </w:r>
      <w:r w:rsidR="00EE4253" w:rsidRPr="00D90E4F">
        <w:t xml:space="preserve"> </w:t>
      </w:r>
      <w:r w:rsidRPr="00D90E4F">
        <w:t>boxes</w:t>
      </w:r>
      <w:r w:rsidR="00EE4253" w:rsidRPr="00D90E4F">
        <w:t>, allowing fe</w:t>
      </w:r>
      <w:r w:rsidRPr="00D90E4F">
        <w:t>wer changes for the machine operator.</w:t>
      </w:r>
    </w:p>
    <w:p w14:paraId="4FFF5184" w14:textId="77777777" w:rsidR="00A65982" w:rsidRPr="00D90E4F" w:rsidRDefault="00A65982" w:rsidP="00C5529E">
      <w:pPr>
        <w:pStyle w:val="Rubrik4"/>
      </w:pPr>
    </w:p>
    <w:p w14:paraId="10E714DD" w14:textId="77777777" w:rsidR="003F5329" w:rsidRPr="00D90E4F" w:rsidRDefault="003F5329" w:rsidP="00C5529E">
      <w:pPr>
        <w:pStyle w:val="Rubrik4"/>
      </w:pPr>
      <w:r w:rsidRPr="00D90E4F">
        <w:t>Taper Angle Control</w:t>
      </w:r>
    </w:p>
    <w:p w14:paraId="0C1828F2" w14:textId="77777777" w:rsidR="003F5329" w:rsidRPr="00D90E4F" w:rsidRDefault="003F5329" w:rsidP="003F5329">
      <w:r w:rsidRPr="00D90E4F">
        <w:t>Depending o</w:t>
      </w:r>
      <w:r w:rsidR="00EE4253" w:rsidRPr="00D90E4F">
        <w:t>n</w:t>
      </w:r>
      <w:r w:rsidRPr="00D90E4F">
        <w:t xml:space="preserve"> material properties and cutting parameters the cut through the material is not always 100% straight.</w:t>
      </w:r>
    </w:p>
    <w:p w14:paraId="15E78A68" w14:textId="77777777" w:rsidR="003F5329" w:rsidRPr="00D90E4F" w:rsidRDefault="009378B9" w:rsidP="003F5329">
      <w:pPr>
        <w:keepNext/>
      </w:pPr>
      <w:r w:rsidRPr="00D90E4F">
        <w:rPr>
          <w:noProof/>
        </w:rPr>
        <w:drawing>
          <wp:inline distT="0" distB="0" distL="0" distR="0" wp14:anchorId="4C38B35B" wp14:editId="36457969">
            <wp:extent cx="2647950" cy="1170305"/>
            <wp:effectExtent l="19050" t="0" r="0" b="0"/>
            <wp:docPr id="19157" name="Bild 19157" descr="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57" descr="Image27"/>
                    <pic:cNvPicPr>
                      <a:picLocks noChangeAspect="1" noChangeArrowheads="1"/>
                    </pic:cNvPicPr>
                  </pic:nvPicPr>
                  <pic:blipFill>
                    <a:blip r:embed="rId1006" cstate="print"/>
                    <a:srcRect/>
                    <a:stretch>
                      <a:fillRect/>
                    </a:stretch>
                  </pic:blipFill>
                  <pic:spPr bwMode="auto">
                    <a:xfrm>
                      <a:off x="0" y="0"/>
                      <a:ext cx="2647950" cy="1170305"/>
                    </a:xfrm>
                    <a:prstGeom prst="rect">
                      <a:avLst/>
                    </a:prstGeom>
                    <a:noFill/>
                    <a:ln w="9525">
                      <a:noFill/>
                      <a:miter lim="800000"/>
                      <a:headEnd/>
                      <a:tailEnd/>
                    </a:ln>
                  </pic:spPr>
                </pic:pic>
              </a:graphicData>
            </a:graphic>
          </wp:inline>
        </w:drawing>
      </w:r>
    </w:p>
    <w:p w14:paraId="6EB57DFD" w14:textId="5D1EE655" w:rsidR="003F5329" w:rsidRPr="00D90E4F" w:rsidRDefault="003F5329" w:rsidP="003F532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179</w:t>
      </w:r>
      <w:r w:rsidR="00BE0559" w:rsidRPr="00D90E4F">
        <w:rPr>
          <w:noProof/>
        </w:rPr>
        <w:fldChar w:fldCharType="end"/>
      </w:r>
    </w:p>
    <w:p w14:paraId="43AF3451" w14:textId="77777777" w:rsidR="00A65982" w:rsidRPr="00D90E4F" w:rsidRDefault="003F5329" w:rsidP="003F5329">
      <w:r w:rsidRPr="00D90E4F">
        <w:t>By using the Taper Angle Control feature manually adjust the inclination of the nozzle.</w:t>
      </w:r>
      <w:r w:rsidR="006E7D66" w:rsidRPr="00D90E4F">
        <w:t xml:space="preserve"> IGEMS do</w:t>
      </w:r>
      <w:r w:rsidR="00EE4253" w:rsidRPr="00D90E4F">
        <w:t>es</w:t>
      </w:r>
      <w:r w:rsidR="006E7D66" w:rsidRPr="00D90E4F">
        <w:t xml:space="preserve"> not use any mathematic formula to calculate the taper. </w:t>
      </w:r>
      <w:r w:rsidR="00EE4253" w:rsidRPr="00D90E4F">
        <w:t>Make a test cut to adjust the TAC parameters.</w:t>
      </w:r>
    </w:p>
    <w:p w14:paraId="3376E65C" w14:textId="77777777" w:rsidR="003F5329" w:rsidRPr="00D90E4F" w:rsidRDefault="003F5329" w:rsidP="003F5329">
      <w:r w:rsidRPr="00D90E4F">
        <w:t>Cut a small test part without TAC using cutting quality Rough and X-Fine.</w:t>
      </w:r>
    </w:p>
    <w:p w14:paraId="73703694" w14:textId="77777777" w:rsidR="003F5329" w:rsidRPr="00D90E4F" w:rsidRDefault="009378B9" w:rsidP="003F5329">
      <w:pPr>
        <w:keepNext/>
      </w:pPr>
      <w:r w:rsidRPr="00D90E4F">
        <w:rPr>
          <w:noProof/>
        </w:rPr>
        <w:drawing>
          <wp:inline distT="0" distB="0" distL="0" distR="0" wp14:anchorId="224F7256" wp14:editId="5CE201C4">
            <wp:extent cx="1506855" cy="1082675"/>
            <wp:effectExtent l="19050" t="0" r="0" b="0"/>
            <wp:docPr id="19158" name="Bild 19158" descr="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58" descr="Image28"/>
                    <pic:cNvPicPr>
                      <a:picLocks noChangeAspect="1" noChangeArrowheads="1"/>
                    </pic:cNvPicPr>
                  </pic:nvPicPr>
                  <pic:blipFill>
                    <a:blip r:embed="rId1007" cstate="print"/>
                    <a:srcRect/>
                    <a:stretch>
                      <a:fillRect/>
                    </a:stretch>
                  </pic:blipFill>
                  <pic:spPr bwMode="auto">
                    <a:xfrm>
                      <a:off x="0" y="0"/>
                      <a:ext cx="1506855" cy="1082675"/>
                    </a:xfrm>
                    <a:prstGeom prst="rect">
                      <a:avLst/>
                    </a:prstGeom>
                    <a:noFill/>
                    <a:ln w="9525">
                      <a:noFill/>
                      <a:miter lim="800000"/>
                      <a:headEnd/>
                      <a:tailEnd/>
                    </a:ln>
                  </pic:spPr>
                </pic:pic>
              </a:graphicData>
            </a:graphic>
          </wp:inline>
        </w:drawing>
      </w:r>
    </w:p>
    <w:p w14:paraId="32EABFD5" w14:textId="3B0C1873" w:rsidR="003F5329" w:rsidRPr="00D90E4F" w:rsidRDefault="003F5329" w:rsidP="003F532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180</w:t>
      </w:r>
      <w:r w:rsidR="00BE0559" w:rsidRPr="00D90E4F">
        <w:rPr>
          <w:noProof/>
        </w:rPr>
        <w:fldChar w:fldCharType="end"/>
      </w:r>
    </w:p>
    <w:p w14:paraId="72CE0FCA" w14:textId="77777777" w:rsidR="003F5329" w:rsidRPr="00D90E4F" w:rsidRDefault="003F5329" w:rsidP="003F5329">
      <w:r w:rsidRPr="00D90E4F">
        <w:t>Measure the Rough side A and B. Measure the X-Fine side C and D.</w:t>
      </w:r>
    </w:p>
    <w:p w14:paraId="6640A82C" w14:textId="77777777" w:rsidR="003F5329" w:rsidRPr="00D90E4F" w:rsidRDefault="003F5329" w:rsidP="003F5329">
      <w:r w:rsidRPr="00D90E4F">
        <w:t xml:space="preserve">Start the </w:t>
      </w:r>
      <w:r w:rsidR="00C47395" w:rsidRPr="00D90E4F">
        <w:t>"</w:t>
      </w:r>
      <w:r w:rsidRPr="00D90E4F">
        <w:t>TAC Calculator</w:t>
      </w:r>
      <w:r w:rsidR="00C47395" w:rsidRPr="00D90E4F">
        <w:t>"</w:t>
      </w:r>
      <w:r w:rsidRPr="00D90E4F">
        <w:t xml:space="preserve"> by clicking on the button</w:t>
      </w:r>
      <w:r w:rsidR="00EE4253" w:rsidRPr="00D90E4F">
        <w:t>.</w:t>
      </w:r>
    </w:p>
    <w:p w14:paraId="5980A07C" w14:textId="77777777" w:rsidR="003F5329" w:rsidRPr="00D90E4F" w:rsidRDefault="009378B9" w:rsidP="003F5329">
      <w:pPr>
        <w:keepNext/>
      </w:pPr>
      <w:r w:rsidRPr="00D90E4F">
        <w:rPr>
          <w:noProof/>
        </w:rPr>
        <w:drawing>
          <wp:inline distT="0" distB="0" distL="0" distR="0" wp14:anchorId="656AA2B4" wp14:editId="46F0BFD0">
            <wp:extent cx="1499870" cy="1704340"/>
            <wp:effectExtent l="19050" t="0" r="5080" b="0"/>
            <wp:docPr id="19159" name="Bild 19159" descr="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59" descr="Image29"/>
                    <pic:cNvPicPr>
                      <a:picLocks noChangeAspect="1" noChangeArrowheads="1"/>
                    </pic:cNvPicPr>
                  </pic:nvPicPr>
                  <pic:blipFill>
                    <a:blip r:embed="rId1008" cstate="print"/>
                    <a:srcRect/>
                    <a:stretch>
                      <a:fillRect/>
                    </a:stretch>
                  </pic:blipFill>
                  <pic:spPr bwMode="auto">
                    <a:xfrm>
                      <a:off x="0" y="0"/>
                      <a:ext cx="1499870" cy="1704340"/>
                    </a:xfrm>
                    <a:prstGeom prst="rect">
                      <a:avLst/>
                    </a:prstGeom>
                    <a:noFill/>
                    <a:ln w="9525">
                      <a:noFill/>
                      <a:miter lim="800000"/>
                      <a:headEnd/>
                      <a:tailEnd/>
                    </a:ln>
                  </pic:spPr>
                </pic:pic>
              </a:graphicData>
            </a:graphic>
          </wp:inline>
        </w:drawing>
      </w:r>
    </w:p>
    <w:p w14:paraId="3699A298" w14:textId="5ACC2B93" w:rsidR="003F5329" w:rsidRPr="00D90E4F" w:rsidRDefault="003F5329" w:rsidP="003F532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181</w:t>
      </w:r>
      <w:r w:rsidR="00BE0559" w:rsidRPr="00D90E4F">
        <w:rPr>
          <w:noProof/>
        </w:rPr>
        <w:fldChar w:fldCharType="end"/>
      </w:r>
    </w:p>
    <w:p w14:paraId="3EFF6A20" w14:textId="77777777" w:rsidR="003F5329" w:rsidRPr="00D90E4F" w:rsidRDefault="003F5329" w:rsidP="003F5329">
      <w:r w:rsidRPr="00D90E4F">
        <w:t>The TAC Calculator calculate</w:t>
      </w:r>
      <w:r w:rsidR="00EE4253" w:rsidRPr="00D90E4F">
        <w:t>s</w:t>
      </w:r>
      <w:r w:rsidRPr="00D90E4F">
        <w:t xml:space="preserve"> the angles. If the measurements are smaller on the bottom side </w:t>
      </w:r>
      <w:r w:rsidR="0040591C" w:rsidRPr="00D90E4F">
        <w:t xml:space="preserve">on an outside geometry </w:t>
      </w:r>
      <w:r w:rsidRPr="00D90E4F">
        <w:t>then the angles are negative else positive.</w:t>
      </w:r>
    </w:p>
    <w:p w14:paraId="67971D59" w14:textId="77777777" w:rsidR="003F5329" w:rsidRPr="00D90E4F" w:rsidRDefault="009378B9" w:rsidP="003F5329">
      <w:pPr>
        <w:keepNext/>
      </w:pPr>
      <w:r w:rsidRPr="00D90E4F">
        <w:rPr>
          <w:noProof/>
        </w:rPr>
        <w:drawing>
          <wp:inline distT="0" distB="0" distL="0" distR="0" wp14:anchorId="1CFB6209" wp14:editId="72ECB414">
            <wp:extent cx="2574925" cy="365760"/>
            <wp:effectExtent l="19050" t="19050" r="15875" b="15240"/>
            <wp:docPr id="19160" name="Bild 19160" descr="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60" descr="Image26"/>
                    <pic:cNvPicPr>
                      <a:picLocks noChangeAspect="1" noChangeArrowheads="1"/>
                    </pic:cNvPicPr>
                  </pic:nvPicPr>
                  <pic:blipFill>
                    <a:blip r:embed="rId1009" cstate="print"/>
                    <a:srcRect/>
                    <a:stretch>
                      <a:fillRect/>
                    </a:stretch>
                  </pic:blipFill>
                  <pic:spPr bwMode="auto">
                    <a:xfrm>
                      <a:off x="0" y="0"/>
                      <a:ext cx="2574925" cy="365760"/>
                    </a:xfrm>
                    <a:prstGeom prst="rect">
                      <a:avLst/>
                    </a:prstGeom>
                    <a:noFill/>
                    <a:ln w="6350">
                      <a:solidFill>
                        <a:srgbClr val="000000"/>
                      </a:solidFill>
                      <a:miter lim="800000"/>
                      <a:headEnd/>
                      <a:tailEnd/>
                    </a:ln>
                    <a:effectLst/>
                  </pic:spPr>
                </pic:pic>
              </a:graphicData>
            </a:graphic>
          </wp:inline>
        </w:drawing>
      </w:r>
    </w:p>
    <w:p w14:paraId="2B4DC35D" w14:textId="4D323421" w:rsidR="003F5329" w:rsidRPr="00D90E4F" w:rsidRDefault="003F5329" w:rsidP="003F532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182</w:t>
      </w:r>
      <w:r w:rsidR="00BE0559" w:rsidRPr="00D90E4F">
        <w:rPr>
          <w:noProof/>
        </w:rPr>
        <w:fldChar w:fldCharType="end"/>
      </w:r>
    </w:p>
    <w:p w14:paraId="614C8D11" w14:textId="77777777" w:rsidR="003F5329" w:rsidRPr="00D90E4F" w:rsidRDefault="003F5329" w:rsidP="007820FA">
      <w:pPr>
        <w:pStyle w:val="Rubrik5"/>
      </w:pPr>
      <w:r w:rsidRPr="00D90E4F">
        <w:lastRenderedPageBreak/>
        <w:t>TAC for Rough</w:t>
      </w:r>
    </w:p>
    <w:p w14:paraId="50CCAD8D" w14:textId="77777777" w:rsidR="003F5329" w:rsidRPr="00D90E4F" w:rsidRDefault="003F5329" w:rsidP="003F5329">
      <w:r w:rsidRPr="00D90E4F">
        <w:t xml:space="preserve">Enter the angle for the </w:t>
      </w:r>
      <w:r w:rsidR="00EE4253" w:rsidRPr="00D90E4F">
        <w:t>"</w:t>
      </w:r>
      <w:r w:rsidRPr="00D90E4F">
        <w:t>rough</w:t>
      </w:r>
      <w:r w:rsidR="00EE4253" w:rsidRPr="00D90E4F">
        <w:t>"</w:t>
      </w:r>
      <w:r w:rsidRPr="00D90E4F">
        <w:t xml:space="preserve"> measurement.</w:t>
      </w:r>
    </w:p>
    <w:p w14:paraId="572AD509" w14:textId="77777777" w:rsidR="003F5329" w:rsidRPr="00D90E4F" w:rsidRDefault="003F5329" w:rsidP="007820FA">
      <w:pPr>
        <w:pStyle w:val="Rubrik5"/>
      </w:pPr>
      <w:r w:rsidRPr="00D90E4F">
        <w:t>TAC for X-Fine</w:t>
      </w:r>
    </w:p>
    <w:p w14:paraId="213B99CE" w14:textId="77777777" w:rsidR="00A65982" w:rsidRPr="00D90E4F" w:rsidRDefault="003F5329" w:rsidP="003F5329">
      <w:r w:rsidRPr="00D90E4F">
        <w:t xml:space="preserve">Enter the angle for the </w:t>
      </w:r>
      <w:r w:rsidR="00EE4253" w:rsidRPr="00D90E4F">
        <w:t>"</w:t>
      </w:r>
      <w:r w:rsidRPr="00D90E4F">
        <w:t>X-fine</w:t>
      </w:r>
      <w:r w:rsidR="00EE4253" w:rsidRPr="00D90E4F">
        <w:t>"</w:t>
      </w:r>
      <w:r w:rsidRPr="00D90E4F">
        <w:t xml:space="preserve"> measurements.</w:t>
      </w:r>
    </w:p>
    <w:p w14:paraId="06883E05" w14:textId="77777777" w:rsidR="003F5329" w:rsidRPr="00D90E4F" w:rsidRDefault="003F5329" w:rsidP="003F5329">
      <w:r w:rsidRPr="00D90E4F">
        <w:rPr>
          <w:b/>
        </w:rPr>
        <w:t>Note!</w:t>
      </w:r>
      <w:r w:rsidRPr="00D90E4F">
        <w:t xml:space="preserve"> To use the </w:t>
      </w:r>
      <w:r w:rsidR="00C47395" w:rsidRPr="00D90E4F">
        <w:t>"</w:t>
      </w:r>
      <w:r w:rsidRPr="00D90E4F">
        <w:t>TAC</w:t>
      </w:r>
      <w:r w:rsidR="00C47395" w:rsidRPr="00D90E4F">
        <w:t>"</w:t>
      </w:r>
      <w:r w:rsidRPr="00D90E4F">
        <w:t xml:space="preserve"> option a standard CNC machine </w:t>
      </w:r>
      <w:r w:rsidR="00EE4253" w:rsidRPr="00D90E4F">
        <w:t xml:space="preserve">is needed </w:t>
      </w:r>
      <w:r w:rsidRPr="00D90E4F">
        <w:t>with at least 4 or 5</w:t>
      </w:r>
      <w:r w:rsidR="00EE4253" w:rsidRPr="00D90E4F">
        <w:t xml:space="preserve">-axes </w:t>
      </w:r>
      <w:r w:rsidRPr="00D90E4F">
        <w:t>controlled by the CNC and the nozzle can be tilted in different directions.</w:t>
      </w:r>
    </w:p>
    <w:p w14:paraId="33BFF28D" w14:textId="77777777" w:rsidR="003F5329" w:rsidRPr="00D90E4F" w:rsidRDefault="003F5329" w:rsidP="00C5529E">
      <w:pPr>
        <w:pStyle w:val="Rubrik4"/>
      </w:pPr>
      <w:r w:rsidRPr="00D90E4F">
        <w:t>Automatic speed optimizing</w:t>
      </w:r>
    </w:p>
    <w:p w14:paraId="65C8CF8E" w14:textId="77777777" w:rsidR="003F5329" w:rsidRPr="00D90E4F" w:rsidRDefault="003F5329" w:rsidP="003F5329">
      <w:r w:rsidRPr="00D90E4F">
        <w:t>The automatic speed optimizing adjusts the cutting speed depending o</w:t>
      </w:r>
      <w:r w:rsidR="00EE4253" w:rsidRPr="00D90E4F">
        <w:t>n</w:t>
      </w:r>
      <w:r w:rsidRPr="00D90E4F">
        <w:t xml:space="preserve"> cutting parameters, material properties and geometry to be cut. Straight lines and large arcs are cut with a higher speed than sharp corners or small arcs. The automatic speed optimizing </w:t>
      </w:r>
      <w:r w:rsidR="00EE4253" w:rsidRPr="00D90E4F">
        <w:t>uses</w:t>
      </w:r>
      <w:r w:rsidRPr="00D90E4F">
        <w:t xml:space="preserve"> another algorithm tha</w:t>
      </w:r>
      <w:r w:rsidR="00EE4253" w:rsidRPr="00D90E4F">
        <w:t>n</w:t>
      </w:r>
      <w:r w:rsidRPr="00D90E4F">
        <w:t xml:space="preserve"> earlier versions of IGEMS. The speeds are therefore not the same as before, but still divided in</w:t>
      </w:r>
      <w:r w:rsidR="00EE4253" w:rsidRPr="00D90E4F">
        <w:t>to</w:t>
      </w:r>
      <w:r w:rsidRPr="00D90E4F">
        <w:t xml:space="preserve"> five qualities.</w:t>
      </w:r>
    </w:p>
    <w:p w14:paraId="63CF6D99" w14:textId="77777777" w:rsidR="003F5329" w:rsidRPr="00D90E4F" w:rsidRDefault="009378B9" w:rsidP="003F5329">
      <w:pPr>
        <w:keepNext/>
      </w:pPr>
      <w:r w:rsidRPr="00D90E4F">
        <w:rPr>
          <w:noProof/>
        </w:rPr>
        <w:drawing>
          <wp:inline distT="0" distB="0" distL="0" distR="0" wp14:anchorId="7DC56809" wp14:editId="19351C61">
            <wp:extent cx="2589530" cy="1638300"/>
            <wp:effectExtent l="19050" t="19050" r="20320" b="19050"/>
            <wp:docPr id="19161" name="Bild 19161" descr="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61" descr="Image30"/>
                    <pic:cNvPicPr>
                      <a:picLocks noChangeAspect="1" noChangeArrowheads="1"/>
                    </pic:cNvPicPr>
                  </pic:nvPicPr>
                  <pic:blipFill>
                    <a:blip r:embed="rId1010" cstate="print"/>
                    <a:srcRect/>
                    <a:stretch>
                      <a:fillRect/>
                    </a:stretch>
                  </pic:blipFill>
                  <pic:spPr bwMode="auto">
                    <a:xfrm>
                      <a:off x="0" y="0"/>
                      <a:ext cx="2589530" cy="1638300"/>
                    </a:xfrm>
                    <a:prstGeom prst="rect">
                      <a:avLst/>
                    </a:prstGeom>
                    <a:noFill/>
                    <a:ln w="6350">
                      <a:solidFill>
                        <a:srgbClr val="000000"/>
                      </a:solidFill>
                      <a:miter lim="800000"/>
                      <a:headEnd/>
                      <a:tailEnd/>
                    </a:ln>
                    <a:effectLst/>
                  </pic:spPr>
                </pic:pic>
              </a:graphicData>
            </a:graphic>
          </wp:inline>
        </w:drawing>
      </w:r>
    </w:p>
    <w:p w14:paraId="27AC7FD1" w14:textId="6E0882A5" w:rsidR="003F5329" w:rsidRPr="00D90E4F" w:rsidRDefault="003F5329" w:rsidP="003F532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183</w:t>
      </w:r>
      <w:r w:rsidR="00BE0559" w:rsidRPr="00D90E4F">
        <w:rPr>
          <w:noProof/>
        </w:rPr>
        <w:fldChar w:fldCharType="end"/>
      </w:r>
    </w:p>
    <w:p w14:paraId="1FB04AB9" w14:textId="77777777" w:rsidR="003F5329" w:rsidRPr="00D90E4F" w:rsidRDefault="00B93D81" w:rsidP="003F5329">
      <w:r w:rsidRPr="00D90E4F">
        <w:t xml:space="preserve">At IGEMS R&amp;D Center, we are constantly updating and fine-tuning cutting parameters. Updating IGEMS may also update cutting speed parameters. </w:t>
      </w:r>
      <w:r w:rsidR="003F5329" w:rsidRPr="00D90E4F">
        <w:t>The automatic speed optimizing is activated when the checkbox "Automatic" is checked.</w:t>
      </w:r>
    </w:p>
    <w:p w14:paraId="492F4DDC" w14:textId="77777777" w:rsidR="003F5329" w:rsidRPr="00D90E4F" w:rsidRDefault="003F5329" w:rsidP="00C5529E">
      <w:pPr>
        <w:pStyle w:val="Rubrik4"/>
      </w:pPr>
      <w:bookmarkStart w:id="1103" w:name="_Ref331756665"/>
      <w:r w:rsidRPr="00D90E4F">
        <w:t>Manual speed optimizing</w:t>
      </w:r>
      <w:bookmarkEnd w:id="1103"/>
    </w:p>
    <w:p w14:paraId="36CAC2AB" w14:textId="77777777" w:rsidR="003F5329" w:rsidRPr="00D90E4F" w:rsidRDefault="003F5329" w:rsidP="003F5329">
      <w:r w:rsidRPr="00D90E4F">
        <w:t xml:space="preserve">The manual speed optimizing </w:t>
      </w:r>
      <w:r w:rsidR="00EE4253" w:rsidRPr="00D90E4F">
        <w:t>uses</w:t>
      </w:r>
      <w:r w:rsidRPr="00D90E4F">
        <w:t xml:space="preserve"> the same formulas as IGEMS R8 and R9. </w:t>
      </w:r>
      <w:r w:rsidR="00EE4253" w:rsidRPr="00D90E4F">
        <w:t>Use</w:t>
      </w:r>
      <w:r w:rsidRPr="00D90E4F">
        <w:t xml:space="preserve"> this option </w:t>
      </w:r>
      <w:r w:rsidR="00EE4253" w:rsidRPr="00D90E4F">
        <w:t xml:space="preserve">to </w:t>
      </w:r>
      <w:r w:rsidRPr="00D90E4F">
        <w:t>fine</w:t>
      </w:r>
      <w:r w:rsidR="00EE4253" w:rsidRPr="00D90E4F">
        <w:t>-</w:t>
      </w:r>
      <w:r w:rsidRPr="00D90E4F">
        <w:t>tun</w:t>
      </w:r>
      <w:r w:rsidR="00EE4253" w:rsidRPr="00D90E4F">
        <w:t>e p</w:t>
      </w:r>
      <w:r w:rsidRPr="00D90E4F">
        <w:t>arameters. The values are not changed i</w:t>
      </w:r>
      <w:r w:rsidR="00EE4253" w:rsidRPr="00D90E4F">
        <w:t>n</w:t>
      </w:r>
      <w:r w:rsidRPr="00D90E4F">
        <w:t xml:space="preserve"> an update of IGEMS.</w:t>
      </w:r>
    </w:p>
    <w:p w14:paraId="1B9AFA7B" w14:textId="77777777" w:rsidR="003F5329" w:rsidRPr="00D90E4F" w:rsidRDefault="009378B9" w:rsidP="003F5329">
      <w:pPr>
        <w:keepNext/>
      </w:pPr>
      <w:r w:rsidRPr="00D90E4F">
        <w:rPr>
          <w:noProof/>
        </w:rPr>
        <w:drawing>
          <wp:inline distT="0" distB="0" distL="0" distR="0" wp14:anchorId="258E7980" wp14:editId="65D7E92E">
            <wp:extent cx="2589530" cy="1565275"/>
            <wp:effectExtent l="19050" t="19050" r="20320" b="15875"/>
            <wp:docPr id="19162" name="Bild 19162" descr="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62" descr="Image30"/>
                    <pic:cNvPicPr>
                      <a:picLocks noChangeAspect="1" noChangeArrowheads="1"/>
                    </pic:cNvPicPr>
                  </pic:nvPicPr>
                  <pic:blipFill>
                    <a:blip r:embed="rId1011" cstate="print"/>
                    <a:srcRect/>
                    <a:stretch>
                      <a:fillRect/>
                    </a:stretch>
                  </pic:blipFill>
                  <pic:spPr bwMode="auto">
                    <a:xfrm>
                      <a:off x="0" y="0"/>
                      <a:ext cx="2589530" cy="1565275"/>
                    </a:xfrm>
                    <a:prstGeom prst="rect">
                      <a:avLst/>
                    </a:prstGeom>
                    <a:noFill/>
                    <a:ln w="6350">
                      <a:solidFill>
                        <a:srgbClr val="000000"/>
                      </a:solidFill>
                      <a:miter lim="800000"/>
                      <a:headEnd/>
                      <a:tailEnd/>
                    </a:ln>
                    <a:effectLst/>
                  </pic:spPr>
                </pic:pic>
              </a:graphicData>
            </a:graphic>
          </wp:inline>
        </w:drawing>
      </w:r>
    </w:p>
    <w:p w14:paraId="23880ACA" w14:textId="36AF3194" w:rsidR="003F5329" w:rsidRPr="00D90E4F" w:rsidRDefault="003F5329" w:rsidP="003F532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184</w:t>
      </w:r>
      <w:r w:rsidR="00BE0559" w:rsidRPr="00D90E4F">
        <w:rPr>
          <w:noProof/>
        </w:rPr>
        <w:fldChar w:fldCharType="end"/>
      </w:r>
    </w:p>
    <w:p w14:paraId="3512B383" w14:textId="77777777" w:rsidR="003F5329" w:rsidRPr="00D90E4F" w:rsidRDefault="00EE4253" w:rsidP="003F5329">
      <w:r w:rsidRPr="00D90E4F">
        <w:t>The f</w:t>
      </w:r>
      <w:r w:rsidR="003F5329" w:rsidRPr="00D90E4F">
        <w:t>ollowing parameters can be adjusted</w:t>
      </w:r>
      <w:r w:rsidRPr="00D90E4F">
        <w:t>:</w:t>
      </w:r>
    </w:p>
    <w:p w14:paraId="297D710C" w14:textId="77777777" w:rsidR="003F5329" w:rsidRPr="00D90E4F" w:rsidRDefault="003F5329" w:rsidP="007820FA">
      <w:pPr>
        <w:pStyle w:val="Rubrik5"/>
      </w:pPr>
      <w:r w:rsidRPr="00D90E4F">
        <w:t>High speed</w:t>
      </w:r>
    </w:p>
    <w:p w14:paraId="4C66A5A3" w14:textId="77777777" w:rsidR="003F5329" w:rsidRPr="00D90E4F" w:rsidRDefault="003F5329" w:rsidP="003F5329">
      <w:r w:rsidRPr="00D90E4F">
        <w:t>This speed is used by straight lines and arc radius larger than the thickness of the material.</w:t>
      </w:r>
    </w:p>
    <w:p w14:paraId="18ED349C" w14:textId="77777777" w:rsidR="003F5329" w:rsidRPr="00D90E4F" w:rsidRDefault="003F5329" w:rsidP="007820FA">
      <w:pPr>
        <w:pStyle w:val="Rubrik5"/>
      </w:pPr>
      <w:r w:rsidRPr="00D90E4F">
        <w:t>Low speed</w:t>
      </w:r>
    </w:p>
    <w:p w14:paraId="5F0808B5" w14:textId="77777777" w:rsidR="003F5329" w:rsidRPr="00D90E4F" w:rsidRDefault="00EE4253" w:rsidP="003F5329">
      <w:r w:rsidRPr="00D90E4F">
        <w:t xml:space="preserve">The low speed is </w:t>
      </w:r>
      <w:r w:rsidR="0040591C" w:rsidRPr="00D90E4F">
        <w:t>dependent</w:t>
      </w:r>
      <w:r w:rsidRPr="00D90E4F">
        <w:t xml:space="preserve"> on</w:t>
      </w:r>
      <w:r w:rsidR="003F5329" w:rsidRPr="00D90E4F">
        <w:t xml:space="preserve"> the geometry. The sharper </w:t>
      </w:r>
      <w:r w:rsidR="005205CB" w:rsidRPr="00D90E4F">
        <w:t xml:space="preserve">the </w:t>
      </w:r>
      <w:r w:rsidR="003F5329" w:rsidRPr="00D90E4F">
        <w:t>corner or the smaller radius size of an arc the lower speed will be used. The speed will never be lower than this value.</w:t>
      </w:r>
    </w:p>
    <w:p w14:paraId="5242DEE5" w14:textId="77777777" w:rsidR="003F5329" w:rsidRPr="00D90E4F" w:rsidRDefault="003F5329" w:rsidP="007820FA">
      <w:pPr>
        <w:pStyle w:val="Rubrik5"/>
      </w:pPr>
      <w:r w:rsidRPr="00D90E4F">
        <w:t>Steps</w:t>
      </w:r>
    </w:p>
    <w:p w14:paraId="6A6DDA8B" w14:textId="77777777" w:rsidR="003F5329" w:rsidRPr="00D90E4F" w:rsidRDefault="003F5329" w:rsidP="003F5329">
      <w:r w:rsidRPr="00D90E4F">
        <w:t xml:space="preserve">This value is only used if </w:t>
      </w:r>
      <w:r w:rsidR="00EE4253" w:rsidRPr="00D90E4F">
        <w:t>when</w:t>
      </w:r>
      <w:r w:rsidRPr="00D90E4F">
        <w:t xml:space="preserve"> using the ramping method "Speed interpolation by CNC-file" (</w:t>
      </w:r>
      <w:r w:rsidR="00EE4253" w:rsidRPr="00D90E4F">
        <w:t xml:space="preserve">defined </w:t>
      </w:r>
      <w:r w:rsidRPr="00D90E4F">
        <w:t>in the machine setup).</w:t>
      </w:r>
    </w:p>
    <w:p w14:paraId="13660128" w14:textId="77777777" w:rsidR="003F5329" w:rsidRPr="00D90E4F" w:rsidRDefault="003F5329" w:rsidP="007820FA">
      <w:pPr>
        <w:pStyle w:val="Rubrik5"/>
      </w:pPr>
      <w:r w:rsidRPr="00D90E4F">
        <w:t>Acceleration distance</w:t>
      </w:r>
    </w:p>
    <w:p w14:paraId="4B471C45" w14:textId="77777777" w:rsidR="003F5329" w:rsidRPr="00D90E4F" w:rsidRDefault="003F5329" w:rsidP="003F5329">
      <w:r w:rsidRPr="00D90E4F">
        <w:t>This is the total length of all speed increasing steps when the speed changes from low to high speed.</w:t>
      </w:r>
    </w:p>
    <w:p w14:paraId="02145A83" w14:textId="77777777" w:rsidR="003F5329" w:rsidRPr="00D90E4F" w:rsidRDefault="003F5329" w:rsidP="007820FA">
      <w:pPr>
        <w:pStyle w:val="Rubrik5"/>
      </w:pPr>
      <w:r w:rsidRPr="00D90E4F">
        <w:t>Deceleration distance</w:t>
      </w:r>
    </w:p>
    <w:p w14:paraId="61E10617" w14:textId="77777777" w:rsidR="003F5329" w:rsidRPr="00D90E4F" w:rsidRDefault="003F5329" w:rsidP="003F5329">
      <w:r w:rsidRPr="00D90E4F">
        <w:t>This is the total length of all speed decreasing steps when the speed changes from high to low speed.</w:t>
      </w:r>
    </w:p>
    <w:p w14:paraId="10B38A89" w14:textId="77777777" w:rsidR="003F5329" w:rsidRPr="00D90E4F" w:rsidRDefault="003F5329" w:rsidP="007820FA">
      <w:pPr>
        <w:pStyle w:val="Rubrik5"/>
      </w:pPr>
      <w:r w:rsidRPr="00D90E4F">
        <w:t>High speed factor</w:t>
      </w:r>
    </w:p>
    <w:p w14:paraId="52D65CA5" w14:textId="77777777" w:rsidR="003F5329" w:rsidRPr="00D90E4F" w:rsidRDefault="003F5329" w:rsidP="003F5329">
      <w:r w:rsidRPr="00D90E4F">
        <w:t xml:space="preserve">The speed is calculated by known parameters </w:t>
      </w:r>
      <w:r w:rsidR="005205CB" w:rsidRPr="00D90E4F">
        <w:t xml:space="preserve">such </w:t>
      </w:r>
      <w:r w:rsidRPr="00D90E4F">
        <w:t xml:space="preserve">as: Machinability, Pressure, Orifice size, Abrasive quality, Amount of abrasive, Nozzle size, Cutting quality and the thickness of the material. If the actual high speed is </w:t>
      </w:r>
      <w:r w:rsidRPr="00D90E4F">
        <w:lastRenderedPageBreak/>
        <w:t xml:space="preserve">according to this algorithm then the height factor is 1.00. If the high speed </w:t>
      </w:r>
      <w:r w:rsidR="00CD7A1A" w:rsidRPr="00D90E4F">
        <w:t xml:space="preserve">is changed it </w:t>
      </w:r>
      <w:r w:rsidRPr="00D90E4F">
        <w:t>will also change the high speed factor.</w:t>
      </w:r>
    </w:p>
    <w:p w14:paraId="04AD0C99" w14:textId="77777777" w:rsidR="003F5329" w:rsidRPr="00D90E4F" w:rsidRDefault="003F5329" w:rsidP="007820FA">
      <w:pPr>
        <w:pStyle w:val="Rubrik5"/>
      </w:pPr>
      <w:r w:rsidRPr="00D90E4F">
        <w:t>Low speed factor</w:t>
      </w:r>
    </w:p>
    <w:p w14:paraId="7DC8F736" w14:textId="77777777" w:rsidR="003F5329" w:rsidRPr="00D90E4F" w:rsidRDefault="003F5329" w:rsidP="003F5329">
      <w:r w:rsidRPr="00D90E4F">
        <w:t xml:space="preserve">This factor does the same as "High speed factor" but for the </w:t>
      </w:r>
      <w:r w:rsidR="00CD7A1A" w:rsidRPr="00D90E4F">
        <w:t>"</w:t>
      </w:r>
      <w:r w:rsidRPr="00D90E4F">
        <w:t>Low speed</w:t>
      </w:r>
      <w:r w:rsidR="00CD7A1A" w:rsidRPr="00D90E4F">
        <w:t>"</w:t>
      </w:r>
      <w:r w:rsidRPr="00D90E4F">
        <w:t xml:space="preserve"> values.</w:t>
      </w:r>
    </w:p>
    <w:p w14:paraId="21C0C436" w14:textId="77777777" w:rsidR="003F5329" w:rsidRPr="00D90E4F" w:rsidRDefault="003F5329" w:rsidP="007820FA">
      <w:pPr>
        <w:pStyle w:val="Rubrik5"/>
      </w:pPr>
      <w:r w:rsidRPr="00D90E4F">
        <w:t>Arc factor</w:t>
      </w:r>
    </w:p>
    <w:p w14:paraId="7B340D2D" w14:textId="77777777" w:rsidR="003F5329" w:rsidRPr="00D90E4F" w:rsidRDefault="009378B9" w:rsidP="003F5329">
      <w:pPr>
        <w:keepNext/>
      </w:pPr>
      <w:r w:rsidRPr="00D90E4F">
        <w:rPr>
          <w:noProof/>
        </w:rPr>
        <w:drawing>
          <wp:inline distT="0" distB="0" distL="0" distR="0" wp14:anchorId="27198711" wp14:editId="195F6C99">
            <wp:extent cx="2633345" cy="212090"/>
            <wp:effectExtent l="19050" t="19050" r="14605" b="16510"/>
            <wp:docPr id="19163" name="Bild 19163" descr="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63" descr="Image33"/>
                    <pic:cNvPicPr>
                      <a:picLocks noChangeAspect="1" noChangeArrowheads="1"/>
                    </pic:cNvPicPr>
                  </pic:nvPicPr>
                  <pic:blipFill>
                    <a:blip r:embed="rId1012" cstate="print"/>
                    <a:srcRect/>
                    <a:stretch>
                      <a:fillRect/>
                    </a:stretch>
                  </pic:blipFill>
                  <pic:spPr bwMode="auto">
                    <a:xfrm>
                      <a:off x="0" y="0"/>
                      <a:ext cx="2633345" cy="212090"/>
                    </a:xfrm>
                    <a:prstGeom prst="rect">
                      <a:avLst/>
                    </a:prstGeom>
                    <a:noFill/>
                    <a:ln w="6350">
                      <a:solidFill>
                        <a:srgbClr val="000000"/>
                      </a:solidFill>
                      <a:miter lim="800000"/>
                      <a:headEnd/>
                      <a:tailEnd/>
                    </a:ln>
                    <a:effectLst/>
                  </pic:spPr>
                </pic:pic>
              </a:graphicData>
            </a:graphic>
          </wp:inline>
        </w:drawing>
      </w:r>
    </w:p>
    <w:p w14:paraId="16EA7515" w14:textId="2BD73C8C" w:rsidR="003F5329" w:rsidRPr="00D90E4F" w:rsidRDefault="003F5329" w:rsidP="003F532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185</w:t>
      </w:r>
      <w:r w:rsidR="00BE0559" w:rsidRPr="00D90E4F">
        <w:rPr>
          <w:noProof/>
        </w:rPr>
        <w:fldChar w:fldCharType="end"/>
      </w:r>
    </w:p>
    <w:p w14:paraId="3B9A5250" w14:textId="77777777" w:rsidR="003F5329" w:rsidRPr="00D90E4F" w:rsidRDefault="003F5329" w:rsidP="003F5329">
      <w:r w:rsidRPr="00D90E4F">
        <w:t xml:space="preserve">This value controls the cutting speed in the arcs. If this value </w:t>
      </w:r>
      <w:r w:rsidR="00CD7A1A" w:rsidRPr="00D90E4F">
        <w:t xml:space="preserve">is set </w:t>
      </w:r>
      <w:r w:rsidRPr="00D90E4F">
        <w:t>to a higher value then the small arcs will use a higher speed. Normal value is 1.00</w:t>
      </w:r>
    </w:p>
    <w:p w14:paraId="2A549CEF" w14:textId="77777777" w:rsidR="003F5329" w:rsidRPr="00D90E4F" w:rsidRDefault="003F5329" w:rsidP="007820FA">
      <w:pPr>
        <w:pStyle w:val="Rubrik5"/>
      </w:pPr>
      <w:r w:rsidRPr="00D90E4F">
        <w:t>Default</w:t>
      </w:r>
    </w:p>
    <w:p w14:paraId="0B153673" w14:textId="77777777" w:rsidR="003F5329" w:rsidRPr="00D90E4F" w:rsidRDefault="009378B9" w:rsidP="003F5329">
      <w:r w:rsidRPr="00D90E4F">
        <w:rPr>
          <w:noProof/>
        </w:rPr>
        <w:drawing>
          <wp:inline distT="0" distB="0" distL="0" distR="0" wp14:anchorId="7CD5DFC0" wp14:editId="33F5D577">
            <wp:extent cx="2597150" cy="248920"/>
            <wp:effectExtent l="19050" t="19050" r="12700" b="17780"/>
            <wp:docPr id="19164" name="Bild 19164" descr="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64" descr="Image34"/>
                    <pic:cNvPicPr>
                      <a:picLocks noChangeAspect="1" noChangeArrowheads="1"/>
                    </pic:cNvPicPr>
                  </pic:nvPicPr>
                  <pic:blipFill>
                    <a:blip r:embed="rId1013" cstate="print"/>
                    <a:srcRect/>
                    <a:stretch>
                      <a:fillRect/>
                    </a:stretch>
                  </pic:blipFill>
                  <pic:spPr bwMode="auto">
                    <a:xfrm>
                      <a:off x="0" y="0"/>
                      <a:ext cx="2597150" cy="248920"/>
                    </a:xfrm>
                    <a:prstGeom prst="rect">
                      <a:avLst/>
                    </a:prstGeom>
                    <a:noFill/>
                    <a:ln w="6350">
                      <a:solidFill>
                        <a:srgbClr val="000000"/>
                      </a:solidFill>
                      <a:miter lim="800000"/>
                      <a:headEnd/>
                      <a:tailEnd/>
                    </a:ln>
                    <a:effectLst/>
                  </pic:spPr>
                </pic:pic>
              </a:graphicData>
            </a:graphic>
          </wp:inline>
        </w:drawing>
      </w:r>
    </w:p>
    <w:p w14:paraId="47D6810A" w14:textId="77777777" w:rsidR="003F5329" w:rsidRPr="00D90E4F" w:rsidRDefault="00CD7A1A" w:rsidP="003F5329">
      <w:r w:rsidRPr="00D90E4F">
        <w:t>Press this button t</w:t>
      </w:r>
      <w:r w:rsidR="003F5329" w:rsidRPr="00D90E4F">
        <w:t>o reset the values to default. This will change all values on this material according to the algorithm.</w:t>
      </w:r>
    </w:p>
    <w:p w14:paraId="0B213D5E" w14:textId="77777777" w:rsidR="003F5329" w:rsidRPr="00D90E4F" w:rsidRDefault="003F5329" w:rsidP="002D3E07">
      <w:pPr>
        <w:pStyle w:val="Rubrik5"/>
      </w:pPr>
      <w:r w:rsidRPr="00D90E4F">
        <w:t>Import</w:t>
      </w:r>
    </w:p>
    <w:p w14:paraId="153C05BC" w14:textId="77777777" w:rsidR="003F5329" w:rsidRPr="00D90E4F" w:rsidRDefault="003F5329" w:rsidP="003F5329">
      <w:r w:rsidRPr="00D90E4F">
        <w:t xml:space="preserve">The database in R10 is different from previous versions. </w:t>
      </w:r>
      <w:r w:rsidR="00B93D81" w:rsidRPr="00D90E4F">
        <w:t>To use</w:t>
      </w:r>
      <w:r w:rsidRPr="00D90E4F">
        <w:t xml:space="preserve"> old values in IGEMS R10 use the import function.</w:t>
      </w:r>
    </w:p>
    <w:p w14:paraId="3AB4B4D2" w14:textId="77777777" w:rsidR="003F5329" w:rsidRPr="00D90E4F" w:rsidRDefault="009378B9" w:rsidP="003F5329">
      <w:pPr>
        <w:keepNext/>
      </w:pPr>
      <w:r w:rsidRPr="00D90E4F">
        <w:rPr>
          <w:noProof/>
        </w:rPr>
        <w:drawing>
          <wp:inline distT="0" distB="0" distL="0" distR="0" wp14:anchorId="790B14DD" wp14:editId="392C4BEF">
            <wp:extent cx="2699385" cy="1367790"/>
            <wp:effectExtent l="19050" t="0" r="5715" b="0"/>
            <wp:docPr id="19150" name="Bild 19150" descr="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50" descr="Image32"/>
                    <pic:cNvPicPr>
                      <a:picLocks noChangeAspect="1" noChangeArrowheads="1"/>
                    </pic:cNvPicPr>
                  </pic:nvPicPr>
                  <pic:blipFill>
                    <a:blip r:embed="rId1014" cstate="print"/>
                    <a:srcRect/>
                    <a:stretch>
                      <a:fillRect/>
                    </a:stretch>
                  </pic:blipFill>
                  <pic:spPr bwMode="auto">
                    <a:xfrm>
                      <a:off x="0" y="0"/>
                      <a:ext cx="2699385" cy="1367790"/>
                    </a:xfrm>
                    <a:prstGeom prst="rect">
                      <a:avLst/>
                    </a:prstGeom>
                    <a:noFill/>
                    <a:ln w="9525">
                      <a:noFill/>
                      <a:miter lim="800000"/>
                      <a:headEnd/>
                      <a:tailEnd/>
                    </a:ln>
                  </pic:spPr>
                </pic:pic>
              </a:graphicData>
            </a:graphic>
          </wp:inline>
        </w:drawing>
      </w:r>
    </w:p>
    <w:p w14:paraId="4189A69E" w14:textId="1BA6A314" w:rsidR="003F5329" w:rsidRPr="00D90E4F" w:rsidRDefault="003F5329" w:rsidP="003F532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186</w:t>
      </w:r>
      <w:r w:rsidR="00BE0559" w:rsidRPr="00D90E4F">
        <w:rPr>
          <w:noProof/>
        </w:rPr>
        <w:fldChar w:fldCharType="end"/>
      </w:r>
    </w:p>
    <w:p w14:paraId="58C9DC6E" w14:textId="77777777" w:rsidR="003F5329" w:rsidRPr="00D90E4F" w:rsidRDefault="003F5329" w:rsidP="007820FA">
      <w:pPr>
        <w:pStyle w:val="Rubrik5"/>
      </w:pPr>
      <w:r w:rsidRPr="00D90E4F">
        <w:t>Shared folder</w:t>
      </w:r>
    </w:p>
    <w:p w14:paraId="531A4A6A" w14:textId="77777777" w:rsidR="003F5329" w:rsidRPr="00D90E4F" w:rsidRDefault="00B93D81" w:rsidP="003F5329">
      <w:r w:rsidRPr="00D90E4F">
        <w:t xml:space="preserve">When using this command for the first time, select the location of the shared folder. </w:t>
      </w:r>
      <w:r w:rsidR="003F5329" w:rsidRPr="00D90E4F">
        <w:t>IGEMS R10 will then remember this location.</w:t>
      </w:r>
    </w:p>
    <w:p w14:paraId="32A5B846" w14:textId="77777777" w:rsidR="003F5329" w:rsidRPr="00D90E4F" w:rsidRDefault="003F5329" w:rsidP="007820FA">
      <w:pPr>
        <w:pStyle w:val="Rubrik5"/>
      </w:pPr>
      <w:r w:rsidRPr="00D90E4F">
        <w:t>Material and Thickness</w:t>
      </w:r>
    </w:p>
    <w:p w14:paraId="1A9B2142" w14:textId="77777777" w:rsidR="003F5329" w:rsidRPr="00D90E4F" w:rsidRDefault="003F5329" w:rsidP="003F5329">
      <w:r w:rsidRPr="00D90E4F">
        <w:t xml:space="preserve">Be sure </w:t>
      </w:r>
      <w:r w:rsidR="00CD7A1A" w:rsidRPr="00D90E4F">
        <w:t>to use</w:t>
      </w:r>
      <w:r w:rsidRPr="00D90E4F">
        <w:t xml:space="preserve"> the same material and thickness</w:t>
      </w:r>
      <w:r w:rsidR="00CD7A1A" w:rsidRPr="00D90E4F">
        <w:t>es</w:t>
      </w:r>
      <w:r w:rsidRPr="00D90E4F">
        <w:t xml:space="preserve"> as in IGEMS R10.</w:t>
      </w:r>
    </w:p>
    <w:p w14:paraId="4C57B3EC" w14:textId="77777777" w:rsidR="003F5329" w:rsidRPr="00D90E4F" w:rsidRDefault="00CD7A1A" w:rsidP="003F5329">
      <w:r w:rsidRPr="00D90E4F">
        <w:t>R</w:t>
      </w:r>
      <w:r w:rsidR="003F5329" w:rsidRPr="00D90E4F">
        <w:t>epeat these steps for every material impor</w:t>
      </w:r>
      <w:r w:rsidRPr="00D90E4F">
        <w:t>ted</w:t>
      </w:r>
      <w:r w:rsidR="003F5329" w:rsidRPr="00D90E4F">
        <w:t xml:space="preserve"> to IGEMS R10.</w:t>
      </w:r>
    </w:p>
    <w:p w14:paraId="5B9E417F" w14:textId="77777777" w:rsidR="003F5329" w:rsidRPr="00D90E4F" w:rsidRDefault="003F5329" w:rsidP="00180A82">
      <w:pPr>
        <w:pStyle w:val="Rubrik3"/>
      </w:pPr>
      <w:bookmarkStart w:id="1104" w:name="_Toc129002940"/>
      <w:r w:rsidRPr="00D90E4F">
        <w:t>Nesting</w:t>
      </w:r>
      <w:bookmarkEnd w:id="1104"/>
    </w:p>
    <w:p w14:paraId="61437A07" w14:textId="77777777" w:rsidR="003F5329" w:rsidRPr="00D90E4F" w:rsidRDefault="003F5329" w:rsidP="003F5329">
      <w:r w:rsidRPr="00D90E4F">
        <w:t>Some nesting parameters can be saved in the material database.</w:t>
      </w:r>
    </w:p>
    <w:p w14:paraId="74AD5706" w14:textId="77777777" w:rsidR="004A082C" w:rsidRPr="00D90E4F" w:rsidRDefault="009378B9" w:rsidP="004A082C">
      <w:pPr>
        <w:keepNext/>
      </w:pPr>
      <w:r w:rsidRPr="00D90E4F">
        <w:rPr>
          <w:noProof/>
        </w:rPr>
        <w:drawing>
          <wp:inline distT="0" distB="0" distL="0" distR="0" wp14:anchorId="7369EE28" wp14:editId="41E268AC">
            <wp:extent cx="2589530" cy="504825"/>
            <wp:effectExtent l="19050" t="19050" r="20320" b="28575"/>
            <wp:docPr id="19151" name="Bild 19151" descr="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51" descr="Image35"/>
                    <pic:cNvPicPr>
                      <a:picLocks noChangeAspect="1" noChangeArrowheads="1"/>
                    </pic:cNvPicPr>
                  </pic:nvPicPr>
                  <pic:blipFill>
                    <a:blip r:embed="rId1015" cstate="print"/>
                    <a:srcRect/>
                    <a:stretch>
                      <a:fillRect/>
                    </a:stretch>
                  </pic:blipFill>
                  <pic:spPr bwMode="auto">
                    <a:xfrm>
                      <a:off x="0" y="0"/>
                      <a:ext cx="2589530" cy="504825"/>
                    </a:xfrm>
                    <a:prstGeom prst="rect">
                      <a:avLst/>
                    </a:prstGeom>
                    <a:noFill/>
                    <a:ln w="6350">
                      <a:solidFill>
                        <a:srgbClr val="000000"/>
                      </a:solidFill>
                      <a:miter lim="800000"/>
                      <a:headEnd/>
                      <a:tailEnd/>
                    </a:ln>
                    <a:effectLst/>
                  </pic:spPr>
                </pic:pic>
              </a:graphicData>
            </a:graphic>
          </wp:inline>
        </w:drawing>
      </w:r>
    </w:p>
    <w:p w14:paraId="38F08461" w14:textId="74664C9B" w:rsidR="003F5329" w:rsidRPr="00D90E4F" w:rsidRDefault="004A082C" w:rsidP="004A082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187</w:t>
      </w:r>
      <w:r w:rsidR="00BE0559" w:rsidRPr="00D90E4F">
        <w:rPr>
          <w:noProof/>
        </w:rPr>
        <w:fldChar w:fldCharType="end"/>
      </w:r>
    </w:p>
    <w:p w14:paraId="7E13592C" w14:textId="77777777" w:rsidR="003F5329" w:rsidRPr="00D90E4F" w:rsidRDefault="003F5329" w:rsidP="007820FA">
      <w:pPr>
        <w:pStyle w:val="Rubrik5"/>
      </w:pPr>
      <w:r w:rsidRPr="00D90E4F">
        <w:t>Collar width</w:t>
      </w:r>
    </w:p>
    <w:p w14:paraId="4750E851" w14:textId="77777777" w:rsidR="004A082C" w:rsidRPr="00D90E4F" w:rsidRDefault="003F5329" w:rsidP="004A082C">
      <w:r w:rsidRPr="00D90E4F">
        <w:t>This value set</w:t>
      </w:r>
      <w:r w:rsidR="00CD7A1A" w:rsidRPr="00D90E4F">
        <w:t>s</w:t>
      </w:r>
      <w:r w:rsidRPr="00D90E4F">
        <w:t xml:space="preserve"> the default value used when creat</w:t>
      </w:r>
      <w:r w:rsidR="00CD7A1A" w:rsidRPr="00D90E4F">
        <w:t>ing</w:t>
      </w:r>
      <w:r w:rsidRPr="00D90E4F">
        <w:t xml:space="preserve"> new sheets.</w:t>
      </w:r>
      <w:r w:rsidR="004A082C" w:rsidRPr="00D90E4F">
        <w:t xml:space="preserve"> </w:t>
      </w:r>
    </w:p>
    <w:p w14:paraId="05ED44AB" w14:textId="77777777" w:rsidR="004A082C" w:rsidRPr="00D90E4F" w:rsidRDefault="004A082C" w:rsidP="007820FA">
      <w:pPr>
        <w:pStyle w:val="Rubrik5"/>
      </w:pPr>
      <w:bookmarkStart w:id="1105" w:name="_Part_distance"/>
      <w:bookmarkStart w:id="1106" w:name="_Ref335578380"/>
      <w:bookmarkEnd w:id="1105"/>
      <w:r w:rsidRPr="00D90E4F">
        <w:t>Part distance</w:t>
      </w:r>
      <w:bookmarkEnd w:id="1106"/>
    </w:p>
    <w:p w14:paraId="7A701468" w14:textId="77777777" w:rsidR="004A082C" w:rsidRPr="00D90E4F" w:rsidRDefault="004A082C" w:rsidP="004A082C">
      <w:r w:rsidRPr="00D90E4F">
        <w:t>This value set</w:t>
      </w:r>
      <w:r w:rsidR="00CD7A1A" w:rsidRPr="00D90E4F">
        <w:t>s</w:t>
      </w:r>
      <w:r w:rsidRPr="00D90E4F">
        <w:t xml:space="preserve"> the default value for the part distance. The value is used in the </w:t>
      </w:r>
      <w:r w:rsidR="00C47395" w:rsidRPr="00D90E4F">
        <w:t>"</w:t>
      </w:r>
      <w:r w:rsidR="00E37C69" w:rsidRPr="00D90E4F">
        <w:t>N</w:t>
      </w:r>
      <w:r w:rsidRPr="00D90E4F">
        <w:t>esting</w:t>
      </w:r>
      <w:r w:rsidR="00C47395" w:rsidRPr="00D90E4F">
        <w:t>"</w:t>
      </w:r>
      <w:r w:rsidRPr="00D90E4F">
        <w:t xml:space="preserve"> commands.</w:t>
      </w:r>
    </w:p>
    <w:p w14:paraId="38CBD424" w14:textId="77777777" w:rsidR="004A082C" w:rsidRPr="00D90E4F" w:rsidRDefault="004A082C" w:rsidP="004A082C">
      <w:pPr>
        <w:pStyle w:val="Rubrik3"/>
      </w:pPr>
      <w:bookmarkStart w:id="1107" w:name="_Toc129002941"/>
      <w:r w:rsidRPr="00D90E4F">
        <w:t>Various</w:t>
      </w:r>
      <w:bookmarkEnd w:id="1107"/>
    </w:p>
    <w:p w14:paraId="7E963461" w14:textId="77777777" w:rsidR="004A082C" w:rsidRPr="00D90E4F" w:rsidRDefault="009378B9" w:rsidP="004A082C">
      <w:pPr>
        <w:keepNext/>
      </w:pPr>
      <w:r w:rsidRPr="00D90E4F">
        <w:rPr>
          <w:noProof/>
        </w:rPr>
        <w:drawing>
          <wp:inline distT="0" distB="0" distL="0" distR="0" wp14:anchorId="25D656F1" wp14:editId="2AD227D4">
            <wp:extent cx="2582545" cy="687705"/>
            <wp:effectExtent l="19050" t="19050" r="27305" b="17145"/>
            <wp:docPr id="19152" name="Bild 19152" descr="Image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52" descr="Image249"/>
                    <pic:cNvPicPr>
                      <a:picLocks noChangeAspect="1" noChangeArrowheads="1"/>
                    </pic:cNvPicPr>
                  </pic:nvPicPr>
                  <pic:blipFill>
                    <a:blip r:embed="rId1016" cstate="print"/>
                    <a:srcRect/>
                    <a:stretch>
                      <a:fillRect/>
                    </a:stretch>
                  </pic:blipFill>
                  <pic:spPr bwMode="auto">
                    <a:xfrm>
                      <a:off x="0" y="0"/>
                      <a:ext cx="2582545" cy="687705"/>
                    </a:xfrm>
                    <a:prstGeom prst="rect">
                      <a:avLst/>
                    </a:prstGeom>
                    <a:noFill/>
                    <a:ln w="6350">
                      <a:solidFill>
                        <a:srgbClr val="000000"/>
                      </a:solidFill>
                      <a:miter lim="800000"/>
                      <a:headEnd/>
                      <a:tailEnd/>
                    </a:ln>
                    <a:effectLst/>
                  </pic:spPr>
                </pic:pic>
              </a:graphicData>
            </a:graphic>
          </wp:inline>
        </w:drawing>
      </w:r>
    </w:p>
    <w:p w14:paraId="63645C21" w14:textId="6A3CE394" w:rsidR="004A082C" w:rsidRPr="00D90E4F" w:rsidRDefault="004A082C" w:rsidP="004A082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188</w:t>
      </w:r>
      <w:r w:rsidR="00BE0559" w:rsidRPr="00D90E4F">
        <w:rPr>
          <w:noProof/>
        </w:rPr>
        <w:fldChar w:fldCharType="end"/>
      </w:r>
    </w:p>
    <w:p w14:paraId="1C2F5799" w14:textId="77777777" w:rsidR="005205CB" w:rsidRPr="00D90E4F" w:rsidRDefault="004A082C" w:rsidP="004A082C">
      <w:r w:rsidRPr="00D90E4F">
        <w:t xml:space="preserve">The </w:t>
      </w:r>
      <w:r w:rsidR="00507992" w:rsidRPr="00D90E4F">
        <w:t>"</w:t>
      </w:r>
      <w:r w:rsidRPr="00D90E4F">
        <w:t>Technology</w:t>
      </w:r>
      <w:r w:rsidR="00507992" w:rsidRPr="00D90E4F">
        <w:t>"</w:t>
      </w:r>
      <w:r w:rsidRPr="00D90E4F">
        <w:t xml:space="preserve">, </w:t>
      </w:r>
      <w:r w:rsidR="00507992" w:rsidRPr="00D90E4F">
        <w:t>"</w:t>
      </w:r>
      <w:r w:rsidRPr="00D90E4F">
        <w:t>Options</w:t>
      </w:r>
      <w:r w:rsidR="00507992" w:rsidRPr="00D90E4F">
        <w:t>"</w:t>
      </w:r>
      <w:r w:rsidRPr="00D90E4F">
        <w:t xml:space="preserve"> and </w:t>
      </w:r>
      <w:r w:rsidR="00507992" w:rsidRPr="00D90E4F">
        <w:t>"</w:t>
      </w:r>
      <w:r w:rsidRPr="00D90E4F">
        <w:t>User</w:t>
      </w:r>
      <w:r w:rsidR="00507992" w:rsidRPr="00D90E4F">
        <w:t>"</w:t>
      </w:r>
      <w:r w:rsidRPr="00D90E4F">
        <w:t xml:space="preserve"> settings </w:t>
      </w:r>
      <w:r w:rsidR="00507992" w:rsidRPr="00D90E4F">
        <w:t>are</w:t>
      </w:r>
      <w:r w:rsidRPr="00D90E4F">
        <w:t xml:space="preserve"> read by the postprocessor </w:t>
      </w:r>
      <w:r w:rsidR="00507992" w:rsidRPr="00D90E4F">
        <w:t xml:space="preserve">for handling </w:t>
      </w:r>
      <w:r w:rsidRPr="00D90E4F">
        <w:t>different equipment or functions in the postprocessor.</w:t>
      </w:r>
    </w:p>
    <w:p w14:paraId="5F405ADA" w14:textId="77777777" w:rsidR="003F5329" w:rsidRPr="00D90E4F" w:rsidRDefault="003F5329" w:rsidP="00C5529E">
      <w:pPr>
        <w:pStyle w:val="Rubrik4"/>
      </w:pPr>
      <w:r w:rsidRPr="00D90E4F">
        <w:t>Plasma, Oxyfuel and Laser settings</w:t>
      </w:r>
    </w:p>
    <w:p w14:paraId="42EA47F8" w14:textId="77777777" w:rsidR="003F5329" w:rsidRPr="00D90E4F" w:rsidRDefault="003F5329" w:rsidP="003F5329">
      <w:r w:rsidRPr="00D90E4F">
        <w:t>IGEMS is developed for Abrasive Water</w:t>
      </w:r>
      <w:r w:rsidR="0040591C" w:rsidRPr="00D90E4F">
        <w:t xml:space="preserve"> </w:t>
      </w:r>
      <w:r w:rsidRPr="00D90E4F">
        <w:t xml:space="preserve">Jet Cutting, but </w:t>
      </w:r>
      <w:r w:rsidR="005205CB" w:rsidRPr="00D90E4F">
        <w:t xml:space="preserve">also </w:t>
      </w:r>
      <w:r w:rsidRPr="00D90E4F">
        <w:t>supports other machine types such as Plasma, Oxyfuel and Laser machines. These machines have similar inputs.</w:t>
      </w:r>
    </w:p>
    <w:p w14:paraId="30D7C8B7" w14:textId="77777777" w:rsidR="00960374" w:rsidRPr="00D90E4F" w:rsidRDefault="00960374" w:rsidP="00960374">
      <w:pPr>
        <w:pStyle w:val="Rubrik2"/>
      </w:pPr>
      <w:bookmarkStart w:id="1108" w:name="_Toc335636997"/>
      <w:bookmarkStart w:id="1109" w:name="_Toc129002942"/>
      <w:bookmarkStart w:id="1110" w:name="_Toc229474924"/>
      <w:r w:rsidRPr="00D90E4F">
        <w:lastRenderedPageBreak/>
        <w:t>General import</w:t>
      </w:r>
      <w:bookmarkEnd w:id="1108"/>
      <w:bookmarkEnd w:id="1109"/>
      <w:bookmarkEnd w:id="1110"/>
    </w:p>
    <w:p w14:paraId="613BE33A" w14:textId="77777777" w:rsidR="00960374" w:rsidRPr="00D90E4F" w:rsidRDefault="00960374" w:rsidP="00960374">
      <w:r w:rsidRPr="00D90E4F">
        <w:t xml:space="preserve">If </w:t>
      </w:r>
      <w:r w:rsidR="00507992" w:rsidRPr="00D90E4F">
        <w:t>there is an</w:t>
      </w:r>
      <w:r w:rsidRPr="00D90E4F">
        <w:t xml:space="preserve"> older version of IGEMS then import the </w:t>
      </w:r>
      <w:r w:rsidR="004956E5" w:rsidRPr="00D90E4F">
        <w:t xml:space="preserve">complete </w:t>
      </w:r>
      <w:r w:rsidR="00DF0C79" w:rsidRPr="00D90E4F">
        <w:t>material database.</w:t>
      </w:r>
    </w:p>
    <w:p w14:paraId="5189249A" w14:textId="77777777" w:rsidR="00FD04BB" w:rsidRPr="00D90E4F" w:rsidRDefault="00FD04BB" w:rsidP="00FD04BB">
      <w:pPr>
        <w:pStyle w:val="Rubrik1"/>
      </w:pPr>
      <w:bookmarkStart w:id="1111" w:name="_TVL"/>
      <w:bookmarkStart w:id="1112" w:name="_Toc115697751"/>
      <w:bookmarkStart w:id="1113" w:name="_Toc129002943"/>
      <w:bookmarkStart w:id="1114" w:name="_Toc229474925"/>
      <w:bookmarkEnd w:id="1111"/>
      <w:r w:rsidRPr="00D90E4F">
        <w:lastRenderedPageBreak/>
        <w:t>TVL</w:t>
      </w:r>
      <w:bookmarkEnd w:id="1112"/>
      <w:bookmarkEnd w:id="1113"/>
      <w:bookmarkEnd w:id="1114"/>
    </w:p>
    <w:p w14:paraId="154DFD71" w14:textId="77777777" w:rsidR="00FD04BB" w:rsidRPr="00D90E4F" w:rsidRDefault="00FD04BB" w:rsidP="00FD04BB">
      <w:bookmarkStart w:id="1115" w:name="_Hlk779496"/>
      <w:r w:rsidRPr="00D90E4F">
        <w:rPr>
          <w:noProof/>
        </w:rPr>
        <w:drawing>
          <wp:inline distT="0" distB="0" distL="0" distR="0" wp14:anchorId="5B4EC668" wp14:editId="781E6E2D">
            <wp:extent cx="1702800" cy="997200"/>
            <wp:effectExtent l="0" t="0" r="0" b="0"/>
            <wp:docPr id="48339" name="Bildobjekt 48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9" name="TVL-01.png"/>
                    <pic:cNvPicPr/>
                  </pic:nvPicPr>
                  <pic:blipFill>
                    <a:blip r:embed="rId1017">
                      <a:extLst>
                        <a:ext uri="{28A0092B-C50C-407E-A947-70E740481C1C}">
                          <a14:useLocalDpi xmlns:a14="http://schemas.microsoft.com/office/drawing/2010/main" val="0"/>
                        </a:ext>
                      </a:extLst>
                    </a:blip>
                    <a:stretch>
                      <a:fillRect/>
                    </a:stretch>
                  </pic:blipFill>
                  <pic:spPr>
                    <a:xfrm>
                      <a:off x="0" y="0"/>
                      <a:ext cx="1702800" cy="997200"/>
                    </a:xfrm>
                    <a:prstGeom prst="rect">
                      <a:avLst/>
                    </a:prstGeom>
                  </pic:spPr>
                </pic:pic>
              </a:graphicData>
            </a:graphic>
          </wp:inline>
        </w:drawing>
      </w:r>
      <w:r w:rsidRPr="00D90E4F">
        <w:tab/>
      </w:r>
    </w:p>
    <w:p w14:paraId="6C009531" w14:textId="68D61DBB" w:rsidR="00FD04BB" w:rsidRPr="00D90E4F" w:rsidRDefault="00FD04BB" w:rsidP="00FD04BB">
      <w:pPr>
        <w:rPr>
          <w:rStyle w:val="Hyperlnk"/>
          <w:sz w:val="24"/>
        </w:rPr>
      </w:pPr>
      <w:hyperlink r:id="rId1018" w:history="1">
        <w:r w:rsidRPr="00D90E4F">
          <w:rPr>
            <w:rStyle w:val="Hyperlnk"/>
            <w:sz w:val="24"/>
          </w:rPr>
          <w:t>VIDEO</w:t>
        </w:r>
      </w:hyperlink>
    </w:p>
    <w:p w14:paraId="6D685B08" w14:textId="77777777" w:rsidR="00FD04BB" w:rsidRPr="00D90E4F" w:rsidRDefault="00FD04BB" w:rsidP="00FD04BB">
      <w:r w:rsidRPr="00D90E4F">
        <w:t>The video above shows how to cut this part with TVL. The result is a part with completely straight edges.</w:t>
      </w:r>
    </w:p>
    <w:p w14:paraId="577920D7" w14:textId="77777777" w:rsidR="00FD04BB" w:rsidRPr="00D90E4F" w:rsidRDefault="00FD04BB" w:rsidP="00FD04BB">
      <w:pPr>
        <w:pStyle w:val="Rubrik4"/>
      </w:pPr>
      <w:bookmarkStart w:id="1116" w:name="Cam2d2TVL"/>
      <w:bookmarkStart w:id="1117" w:name="_Hlk86389953"/>
      <w:r w:rsidRPr="00D90E4F">
        <w:t>About TVL</w:t>
      </w:r>
    </w:p>
    <w:bookmarkEnd w:id="1116"/>
    <w:p w14:paraId="5CEDB756" w14:textId="77777777" w:rsidR="00FD04BB" w:rsidRPr="00D90E4F" w:rsidRDefault="00FD04BB" w:rsidP="00FD04BB">
      <w:r w:rsidRPr="00D90E4F">
        <w:t>The TVL functionality can cut parts with better measurement and with angle compensation.</w:t>
      </w:r>
    </w:p>
    <w:p w14:paraId="269F5947" w14:textId="77777777" w:rsidR="00FD04BB" w:rsidRPr="00D90E4F" w:rsidRDefault="00FD04BB" w:rsidP="00FD04BB">
      <w:r w:rsidRPr="00D90E4F">
        <w:t xml:space="preserve">The new TVL functionality will be released in IGEMS R2019.2. </w:t>
      </w:r>
      <w:r w:rsidRPr="00D90E4F">
        <w:rPr>
          <w:rFonts w:eastAsia="Tahoma" w:cs="Tahoma"/>
        </w:rPr>
        <w:t xml:space="preserve">When using the TVL the users should never need to modify any parameters to get a good cutting result. </w:t>
      </w:r>
      <w:r w:rsidRPr="00D90E4F">
        <w:t>TVL stands for Taper Angle Control, Variable offset and Lag compensation. IGEMS are using the same technology that was carefully described by Axel Henning in papers from Fraunhofer Institute 1997. (Computer Aided Manufacturing for three-dimensional abrasive water jet machining). IGEMS are follow this technology</w:t>
      </w:r>
    </w:p>
    <w:p w14:paraId="4A30B602" w14:textId="77777777" w:rsidR="00FD04BB" w:rsidRPr="00D90E4F" w:rsidRDefault="00FD04BB" w:rsidP="00FD04BB">
      <w:pPr>
        <w:pStyle w:val="Rubrik4"/>
      </w:pPr>
      <w:r w:rsidRPr="00D90E4F">
        <w:t>TAC (Taper Angle Control)</w:t>
      </w:r>
    </w:p>
    <w:p w14:paraId="49C353ED" w14:textId="77777777" w:rsidR="00FD04BB" w:rsidRPr="00D90E4F" w:rsidRDefault="00FD04BB" w:rsidP="00FD04BB">
      <w:r w:rsidRPr="00D90E4F">
        <w:rPr>
          <w:noProof/>
        </w:rPr>
        <w:drawing>
          <wp:inline distT="0" distB="0" distL="0" distR="0" wp14:anchorId="4275B1DA" wp14:editId="378ABF0D">
            <wp:extent cx="2106000" cy="1242000"/>
            <wp:effectExtent l="0" t="0" r="8890" b="0"/>
            <wp:docPr id="48292" name="Bildobjekt 48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AC.png"/>
                    <pic:cNvPicPr/>
                  </pic:nvPicPr>
                  <pic:blipFill>
                    <a:blip r:embed="rId1019" cstate="print">
                      <a:extLst>
                        <a:ext uri="{28A0092B-C50C-407E-A947-70E740481C1C}">
                          <a14:useLocalDpi xmlns:a14="http://schemas.microsoft.com/office/drawing/2010/main" val="0"/>
                        </a:ext>
                      </a:extLst>
                    </a:blip>
                    <a:stretch>
                      <a:fillRect/>
                    </a:stretch>
                  </pic:blipFill>
                  <pic:spPr>
                    <a:xfrm>
                      <a:off x="0" y="0"/>
                      <a:ext cx="2106000" cy="1242000"/>
                    </a:xfrm>
                    <a:prstGeom prst="rect">
                      <a:avLst/>
                    </a:prstGeom>
                  </pic:spPr>
                </pic:pic>
              </a:graphicData>
            </a:graphic>
          </wp:inline>
        </w:drawing>
      </w:r>
    </w:p>
    <w:p w14:paraId="657785D5" w14:textId="77777777" w:rsidR="00FD04BB" w:rsidRPr="00D90E4F" w:rsidRDefault="00FD04BB" w:rsidP="00FD04BB">
      <w:r w:rsidRPr="00D90E4F">
        <w:t>The TAC controls the size of the bottom side of the part.</w:t>
      </w:r>
    </w:p>
    <w:p w14:paraId="35563B4F" w14:textId="5FC50DCE" w:rsidR="00FD04BB" w:rsidRPr="00D90E4F" w:rsidRDefault="00FD04BB" w:rsidP="00FD04BB">
      <w:r w:rsidRPr="00D90E4F">
        <w:t xml:space="preserve">On a </w:t>
      </w:r>
      <w:r w:rsidR="00493BA9" w:rsidRPr="00D90E4F">
        <w:t>fast-cutting</w:t>
      </w:r>
      <w:r w:rsidRPr="00D90E4F">
        <w:t xml:space="preserve"> speed, the jet will make a conical cut. On example A the speed is fast, the cut will be much smaller on the bottom side of the part than it is on the top side.</w:t>
      </w:r>
    </w:p>
    <w:p w14:paraId="482E1400" w14:textId="77777777" w:rsidR="00FD04BB" w:rsidRPr="00D90E4F" w:rsidRDefault="00FD04BB" w:rsidP="00FD04BB">
      <w:r w:rsidRPr="00D90E4F">
        <w:t>On example B the speed is slower than the result will be opposite, wider at the bottom.</w:t>
      </w:r>
    </w:p>
    <w:p w14:paraId="2AC216B9" w14:textId="77777777" w:rsidR="00FD04BB" w:rsidRPr="00D90E4F" w:rsidRDefault="00FD04BB" w:rsidP="00FD04BB">
      <w:r w:rsidRPr="00D90E4F">
        <w:t xml:space="preserve">To be able to make a vertical cut and correct measurements the jet has to be tilted in different directions. On example C the jet is tilted with the angle of V and the cut at C will be vertical. </w:t>
      </w:r>
    </w:p>
    <w:p w14:paraId="72EE7F0F" w14:textId="77777777" w:rsidR="00FD04BB" w:rsidRPr="00D90E4F" w:rsidRDefault="00FD04BB" w:rsidP="00FD04BB">
      <w:pPr>
        <w:pStyle w:val="Rubrik4"/>
      </w:pPr>
      <w:r w:rsidRPr="00D90E4F">
        <w:t>VOC (Variable Offset Control)</w:t>
      </w:r>
    </w:p>
    <w:p w14:paraId="428D6A12" w14:textId="77777777" w:rsidR="00FD04BB" w:rsidRPr="00D90E4F" w:rsidRDefault="00FD04BB" w:rsidP="00FD04BB">
      <w:pPr>
        <w:keepNext/>
      </w:pPr>
      <w:r w:rsidRPr="00D90E4F">
        <w:rPr>
          <w:noProof/>
        </w:rPr>
        <w:drawing>
          <wp:inline distT="0" distB="0" distL="0" distR="0" wp14:anchorId="5EDA6463" wp14:editId="7B4A0CF1">
            <wp:extent cx="1904400" cy="1386000"/>
            <wp:effectExtent l="0" t="0" r="635" b="5080"/>
            <wp:docPr id="48335" name="Bildobjekt 48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5" name="VOC.png"/>
                    <pic:cNvPicPr/>
                  </pic:nvPicPr>
                  <pic:blipFill>
                    <a:blip r:embed="rId1020">
                      <a:extLst>
                        <a:ext uri="{28A0092B-C50C-407E-A947-70E740481C1C}">
                          <a14:useLocalDpi xmlns:a14="http://schemas.microsoft.com/office/drawing/2010/main" val="0"/>
                        </a:ext>
                      </a:extLst>
                    </a:blip>
                    <a:stretch>
                      <a:fillRect/>
                    </a:stretch>
                  </pic:blipFill>
                  <pic:spPr>
                    <a:xfrm>
                      <a:off x="0" y="0"/>
                      <a:ext cx="1904400" cy="1386000"/>
                    </a:xfrm>
                    <a:prstGeom prst="rect">
                      <a:avLst/>
                    </a:prstGeom>
                  </pic:spPr>
                </pic:pic>
              </a:graphicData>
            </a:graphic>
          </wp:inline>
        </w:drawing>
      </w:r>
    </w:p>
    <w:p w14:paraId="462B05B0" w14:textId="457D94B4" w:rsidR="00FD04BB" w:rsidRPr="00D90E4F" w:rsidRDefault="00FD04BB" w:rsidP="00FD04BB">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189</w:t>
      </w:r>
      <w:r w:rsidRPr="00D90E4F">
        <w:fldChar w:fldCharType="end"/>
      </w:r>
    </w:p>
    <w:p w14:paraId="7B85FFE9" w14:textId="77777777" w:rsidR="00FD04BB" w:rsidRPr="00D90E4F" w:rsidRDefault="00FD04BB" w:rsidP="00FD04BB">
      <w:r w:rsidRPr="00D90E4F">
        <w:t>The VOC controls the size of the top side of the part.</w:t>
      </w:r>
    </w:p>
    <w:p w14:paraId="5EB778B7" w14:textId="77777777" w:rsidR="00FD04BB" w:rsidRPr="00D90E4F" w:rsidRDefault="00FD04BB" w:rsidP="00FD04BB">
      <w:r w:rsidRPr="00D90E4F">
        <w:t>The jet will remove more material when you cut with a slow speed than when you cut with a fast speed. To obtain correct measurements the VOC change the kerf depending on the actual cutting speed. On the picture above the kerf is smaller at (A) and wider at (B) since the speed is faster at this point.</w:t>
      </w:r>
    </w:p>
    <w:p w14:paraId="3F9EF40D" w14:textId="77777777" w:rsidR="00FD04BB" w:rsidRPr="00D90E4F" w:rsidRDefault="00FD04BB" w:rsidP="00FD04BB">
      <w:pPr>
        <w:pStyle w:val="Rubrik4"/>
      </w:pPr>
      <w:r w:rsidRPr="00D90E4F">
        <w:lastRenderedPageBreak/>
        <w:t>LAG (Lag compensation)</w:t>
      </w:r>
    </w:p>
    <w:p w14:paraId="50055BF5" w14:textId="77777777" w:rsidR="00FD04BB" w:rsidRPr="00D90E4F" w:rsidRDefault="00FD04BB" w:rsidP="00FD04BB">
      <w:r w:rsidRPr="00D90E4F">
        <w:rPr>
          <w:noProof/>
        </w:rPr>
        <w:drawing>
          <wp:inline distT="0" distB="0" distL="0" distR="0" wp14:anchorId="62DF77BA" wp14:editId="600EEC43">
            <wp:extent cx="3038400" cy="1620000"/>
            <wp:effectExtent l="0" t="0" r="0" b="0"/>
            <wp:docPr id="48329" name="Bildobjekt 4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AG-1.png"/>
                    <pic:cNvPicPr/>
                  </pic:nvPicPr>
                  <pic:blipFill>
                    <a:blip r:embed="rId1021" cstate="print">
                      <a:extLst>
                        <a:ext uri="{28A0092B-C50C-407E-A947-70E740481C1C}">
                          <a14:useLocalDpi xmlns:a14="http://schemas.microsoft.com/office/drawing/2010/main" val="0"/>
                        </a:ext>
                      </a:extLst>
                    </a:blip>
                    <a:stretch>
                      <a:fillRect/>
                    </a:stretch>
                  </pic:blipFill>
                  <pic:spPr>
                    <a:xfrm>
                      <a:off x="0" y="0"/>
                      <a:ext cx="3038400" cy="1620000"/>
                    </a:xfrm>
                    <a:prstGeom prst="rect">
                      <a:avLst/>
                    </a:prstGeom>
                  </pic:spPr>
                </pic:pic>
              </a:graphicData>
            </a:graphic>
          </wp:inline>
        </w:drawing>
      </w:r>
    </w:p>
    <w:p w14:paraId="78A5998C" w14:textId="77777777" w:rsidR="00FD04BB" w:rsidRPr="00D90E4F" w:rsidRDefault="00FD04BB" w:rsidP="00FD04BB">
      <w:r w:rsidRPr="00D90E4F">
        <w:t>When cutting through the material the jet will be reflected in the opposite direction to the cutting direction F. The reflection is called the LAG. The LAG will be more with a faster cutting speed than with a low speed. The Lag angle V are adjusted that the front position on the top side is perpendicular to the front position on the bottom side.</w:t>
      </w:r>
    </w:p>
    <w:p w14:paraId="04007E02" w14:textId="77777777" w:rsidR="00FD04BB" w:rsidRPr="00D90E4F" w:rsidRDefault="00FD04BB" w:rsidP="00FD04BB">
      <w:pPr>
        <w:pStyle w:val="Rubrik3"/>
        <w:rPr>
          <w:rFonts w:eastAsia="Tahoma"/>
        </w:rPr>
      </w:pPr>
      <w:bookmarkStart w:id="1118" w:name="_Toc129002944"/>
      <w:bookmarkEnd w:id="1117"/>
      <w:r w:rsidRPr="00D90E4F">
        <w:rPr>
          <w:rFonts w:eastAsia="Tahoma"/>
        </w:rPr>
        <w:t>Pre-defined cutting parameters profiles</w:t>
      </w:r>
      <w:bookmarkEnd w:id="1118"/>
    </w:p>
    <w:p w14:paraId="21EEC6CE" w14:textId="77777777" w:rsidR="00FD04BB" w:rsidRPr="00D90E4F" w:rsidRDefault="00FD04BB" w:rsidP="00FD04BB">
      <w:pPr>
        <w:spacing w:line="276" w:lineRule="auto"/>
        <w:rPr>
          <w:rFonts w:eastAsia="Tahoma" w:cs="Tahoma"/>
        </w:rPr>
      </w:pPr>
      <w:r w:rsidRPr="00D90E4F">
        <w:rPr>
          <w:rFonts w:eastAsia="Tahoma" w:cs="Tahoma"/>
        </w:rPr>
        <w:t>To be able to use the TVL technology you must use the same cutting parameters as we have used during the test cuts. In version 2019.2 we have two pre-define profiles but we plan to add more profiles in the future.</w:t>
      </w:r>
    </w:p>
    <w:p w14:paraId="604D8987" w14:textId="77777777" w:rsidR="00FD04BB" w:rsidRPr="00D90E4F" w:rsidRDefault="00FD04BB" w:rsidP="00FD04BB">
      <w:r w:rsidRPr="00D90E4F">
        <w:object w:dxaOrig="6746" w:dyaOrig="4017" w14:anchorId="6EC077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4.25pt;height:116.25pt" o:ole="" filled="t">
            <v:imagedata r:id="rId1022" o:title=""/>
            <o:lock v:ext="edit" aspectratio="f"/>
          </v:shape>
          <o:OLEObject Type="Embed" ProgID="StaticMetafile" ShapeID="_x0000_i1025" DrawAspect="Content" ObjectID="_1840087446" r:id="rId1023"/>
        </w:object>
      </w:r>
    </w:p>
    <w:p w14:paraId="19A1DED4" w14:textId="09953E93" w:rsidR="00FD04BB" w:rsidRPr="00D90E4F" w:rsidRDefault="00FD04BB" w:rsidP="00FD04BB">
      <w:pPr>
        <w:pStyle w:val="Beskrivning"/>
        <w:rPr>
          <w:rFonts w:eastAsia="Tahoma" w:cs="Tahoma"/>
        </w:rPr>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190</w:t>
      </w:r>
      <w:r w:rsidRPr="00D90E4F">
        <w:fldChar w:fldCharType="end"/>
      </w:r>
    </w:p>
    <w:p w14:paraId="71EE3C3C" w14:textId="77777777" w:rsidR="00FD04BB" w:rsidRPr="00D90E4F" w:rsidRDefault="00FD04BB" w:rsidP="00FD04BB">
      <w:pPr>
        <w:pStyle w:val="Rubrik4"/>
        <w:rPr>
          <w:rFonts w:eastAsia="Tahoma"/>
        </w:rPr>
      </w:pPr>
      <w:r w:rsidRPr="00D90E4F">
        <w:rPr>
          <w:rFonts w:eastAsia="Tahoma"/>
        </w:rPr>
        <w:t>[10-30-3600]</w:t>
      </w:r>
    </w:p>
    <w:p w14:paraId="5B89C61A" w14:textId="77777777" w:rsidR="00FD04BB" w:rsidRPr="00D90E4F" w:rsidRDefault="00FD04BB" w:rsidP="00FD04BB">
      <w:pPr>
        <w:spacing w:line="276" w:lineRule="auto"/>
        <w:rPr>
          <w:rFonts w:eastAsia="Tahoma" w:cs="Tahoma"/>
        </w:rPr>
      </w:pPr>
      <w:r w:rsidRPr="00D90E4F">
        <w:rPr>
          <w:rFonts w:eastAsia="Tahoma" w:cs="Tahoma"/>
        </w:rPr>
        <w:t>This is for using 25 HP at one jet. Or using two jets at on a 50 HP pump.</w:t>
      </w:r>
    </w:p>
    <w:p w14:paraId="4F81BA79" w14:textId="77777777" w:rsidR="00FD04BB" w:rsidRPr="00D90E4F" w:rsidRDefault="00FD04BB" w:rsidP="00EA11A3">
      <w:pPr>
        <w:numPr>
          <w:ilvl w:val="0"/>
          <w:numId w:val="23"/>
        </w:numPr>
        <w:spacing w:line="276" w:lineRule="auto"/>
        <w:ind w:left="720" w:hanging="360"/>
        <w:rPr>
          <w:rFonts w:eastAsia="Tahoma" w:cs="Tahoma"/>
        </w:rPr>
      </w:pPr>
      <w:r w:rsidRPr="00D90E4F">
        <w:rPr>
          <w:rFonts w:eastAsia="Tahoma" w:cs="Tahoma"/>
        </w:rPr>
        <w:t>0.010 inch or 0.0254 mm orifice diameter.</w:t>
      </w:r>
    </w:p>
    <w:p w14:paraId="3EDB846E" w14:textId="77777777" w:rsidR="00FD04BB" w:rsidRPr="00D90E4F" w:rsidRDefault="00FD04BB" w:rsidP="00EA11A3">
      <w:pPr>
        <w:numPr>
          <w:ilvl w:val="0"/>
          <w:numId w:val="23"/>
        </w:numPr>
        <w:spacing w:line="276" w:lineRule="auto"/>
        <w:ind w:left="720" w:hanging="360"/>
        <w:rPr>
          <w:rFonts w:eastAsia="Tahoma" w:cs="Tahoma"/>
        </w:rPr>
      </w:pPr>
      <w:r w:rsidRPr="00D90E4F">
        <w:rPr>
          <w:rFonts w:eastAsia="Tahoma" w:cs="Tahoma"/>
        </w:rPr>
        <w:t>0.030 inch or 0.762 mm mixing tube diameter.</w:t>
      </w:r>
    </w:p>
    <w:p w14:paraId="06744CF3" w14:textId="77777777" w:rsidR="00FD04BB" w:rsidRPr="00D90E4F" w:rsidRDefault="00FD04BB" w:rsidP="00EA11A3">
      <w:pPr>
        <w:numPr>
          <w:ilvl w:val="0"/>
          <w:numId w:val="23"/>
        </w:numPr>
        <w:spacing w:line="276" w:lineRule="auto"/>
        <w:ind w:left="720" w:hanging="360"/>
        <w:rPr>
          <w:rFonts w:eastAsia="Tahoma" w:cs="Tahoma"/>
        </w:rPr>
      </w:pPr>
      <w:r w:rsidRPr="00D90E4F">
        <w:rPr>
          <w:rFonts w:eastAsia="Tahoma" w:cs="Tahoma"/>
        </w:rPr>
        <w:t>3600 bar or 52214 PSI nozzle pressure.</w:t>
      </w:r>
    </w:p>
    <w:p w14:paraId="36B8C9B7" w14:textId="77777777" w:rsidR="00FD04BB" w:rsidRPr="00D90E4F" w:rsidRDefault="00FD04BB" w:rsidP="00EA11A3">
      <w:pPr>
        <w:numPr>
          <w:ilvl w:val="0"/>
          <w:numId w:val="23"/>
        </w:numPr>
        <w:spacing w:line="276" w:lineRule="auto"/>
        <w:ind w:left="720" w:hanging="360"/>
        <w:rPr>
          <w:rFonts w:eastAsia="Tahoma" w:cs="Tahoma"/>
        </w:rPr>
      </w:pPr>
      <w:r w:rsidRPr="00D90E4F">
        <w:rPr>
          <w:rFonts w:eastAsia="Tahoma" w:cs="Tahoma"/>
        </w:rPr>
        <w:t>350 gram or 0.771 lb. abrasive flow per minute.</w:t>
      </w:r>
    </w:p>
    <w:p w14:paraId="6A1F373D" w14:textId="77777777" w:rsidR="00FD04BB" w:rsidRPr="00D90E4F" w:rsidRDefault="00FD04BB" w:rsidP="00EA11A3">
      <w:pPr>
        <w:numPr>
          <w:ilvl w:val="0"/>
          <w:numId w:val="23"/>
        </w:numPr>
        <w:spacing w:line="276" w:lineRule="auto"/>
        <w:ind w:left="720" w:hanging="360"/>
        <w:rPr>
          <w:rFonts w:eastAsia="Tahoma" w:cs="Tahoma"/>
        </w:rPr>
      </w:pPr>
      <w:r w:rsidRPr="00D90E4F">
        <w:rPr>
          <w:rFonts w:eastAsia="Tahoma" w:cs="Tahoma"/>
        </w:rPr>
        <w:t>GMA Garnet 80 mesh.</w:t>
      </w:r>
    </w:p>
    <w:p w14:paraId="4A96FD1F" w14:textId="77777777" w:rsidR="00FD04BB" w:rsidRPr="00D90E4F" w:rsidRDefault="00FD04BB" w:rsidP="00EA11A3">
      <w:pPr>
        <w:numPr>
          <w:ilvl w:val="0"/>
          <w:numId w:val="23"/>
        </w:numPr>
        <w:spacing w:line="276" w:lineRule="auto"/>
        <w:ind w:left="720" w:hanging="360"/>
        <w:rPr>
          <w:rFonts w:eastAsia="Tahoma" w:cs="Tahoma"/>
        </w:rPr>
      </w:pPr>
      <w:r w:rsidRPr="00D90E4F">
        <w:rPr>
          <w:rFonts w:eastAsia="Tahoma" w:cs="Tahoma"/>
        </w:rPr>
        <w:t>Standoff 3.00 mm or 0.1181 inches.</w:t>
      </w:r>
    </w:p>
    <w:p w14:paraId="1D795F90" w14:textId="77777777" w:rsidR="00FD04BB" w:rsidRPr="00D90E4F" w:rsidRDefault="00FD04BB" w:rsidP="00FD04BB">
      <w:pPr>
        <w:pStyle w:val="Rubrik4"/>
        <w:rPr>
          <w:rFonts w:eastAsia="Tahoma"/>
        </w:rPr>
      </w:pPr>
      <w:r w:rsidRPr="00D90E4F">
        <w:rPr>
          <w:rFonts w:eastAsia="Tahoma"/>
        </w:rPr>
        <w:t xml:space="preserve"> [14-40-3600]</w:t>
      </w:r>
    </w:p>
    <w:p w14:paraId="5453CDDC" w14:textId="77777777" w:rsidR="00FD04BB" w:rsidRPr="00D90E4F" w:rsidRDefault="00FD04BB" w:rsidP="00FD04BB">
      <w:pPr>
        <w:spacing w:line="276" w:lineRule="auto"/>
        <w:rPr>
          <w:rFonts w:eastAsia="Tahoma" w:cs="Tahoma"/>
        </w:rPr>
      </w:pPr>
      <w:r w:rsidRPr="00D90E4F">
        <w:rPr>
          <w:rFonts w:eastAsia="Tahoma" w:cs="Tahoma"/>
        </w:rPr>
        <w:t>This is for using 50 HP at one jet or using two jets with a 100 HP pump.</w:t>
      </w:r>
    </w:p>
    <w:p w14:paraId="2E0D53C1" w14:textId="77777777" w:rsidR="00FD04BB" w:rsidRPr="00D90E4F" w:rsidRDefault="00FD04BB" w:rsidP="00EA11A3">
      <w:pPr>
        <w:numPr>
          <w:ilvl w:val="0"/>
          <w:numId w:val="24"/>
        </w:numPr>
        <w:spacing w:line="276" w:lineRule="auto"/>
        <w:ind w:left="720" w:hanging="360"/>
        <w:rPr>
          <w:rFonts w:eastAsia="Tahoma" w:cs="Tahoma"/>
        </w:rPr>
      </w:pPr>
      <w:r w:rsidRPr="00D90E4F">
        <w:rPr>
          <w:rFonts w:eastAsia="Tahoma" w:cs="Tahoma"/>
        </w:rPr>
        <w:t>0.014 inch or 0.356 mm orifice diameter.</w:t>
      </w:r>
    </w:p>
    <w:p w14:paraId="5052DCFE" w14:textId="77777777" w:rsidR="00FD04BB" w:rsidRPr="00D90E4F" w:rsidRDefault="00FD04BB" w:rsidP="00EA11A3">
      <w:pPr>
        <w:numPr>
          <w:ilvl w:val="0"/>
          <w:numId w:val="24"/>
        </w:numPr>
        <w:spacing w:line="276" w:lineRule="auto"/>
        <w:ind w:left="720" w:hanging="360"/>
        <w:rPr>
          <w:rFonts w:eastAsia="Tahoma" w:cs="Tahoma"/>
        </w:rPr>
      </w:pPr>
      <w:r w:rsidRPr="00D90E4F">
        <w:rPr>
          <w:rFonts w:eastAsia="Tahoma" w:cs="Tahoma"/>
        </w:rPr>
        <w:t>0.040 inch or 1.016 mm mixing tube diameter.</w:t>
      </w:r>
    </w:p>
    <w:p w14:paraId="15F4D9DD" w14:textId="77777777" w:rsidR="00FD04BB" w:rsidRPr="00D90E4F" w:rsidRDefault="00FD04BB" w:rsidP="00EA11A3">
      <w:pPr>
        <w:numPr>
          <w:ilvl w:val="0"/>
          <w:numId w:val="24"/>
        </w:numPr>
        <w:spacing w:line="276" w:lineRule="auto"/>
        <w:ind w:left="720" w:hanging="360"/>
        <w:rPr>
          <w:rFonts w:eastAsia="Tahoma" w:cs="Tahoma"/>
        </w:rPr>
      </w:pPr>
      <w:r w:rsidRPr="00D90E4F">
        <w:rPr>
          <w:rFonts w:eastAsia="Tahoma" w:cs="Tahoma"/>
        </w:rPr>
        <w:t>3600 bar or 52214 PSI nozzle pressure.</w:t>
      </w:r>
    </w:p>
    <w:p w14:paraId="6D56A1BD" w14:textId="77777777" w:rsidR="00FD04BB" w:rsidRPr="00D90E4F" w:rsidRDefault="00FD04BB" w:rsidP="00EA11A3">
      <w:pPr>
        <w:numPr>
          <w:ilvl w:val="0"/>
          <w:numId w:val="24"/>
        </w:numPr>
        <w:spacing w:line="276" w:lineRule="auto"/>
        <w:ind w:left="720" w:hanging="360"/>
        <w:rPr>
          <w:rFonts w:eastAsia="Tahoma" w:cs="Tahoma"/>
        </w:rPr>
      </w:pPr>
      <w:r w:rsidRPr="00D90E4F">
        <w:rPr>
          <w:rFonts w:eastAsia="Tahoma" w:cs="Tahoma"/>
        </w:rPr>
        <w:t>450 gram or 0.99 lb. abrasive per minute.</w:t>
      </w:r>
    </w:p>
    <w:p w14:paraId="2F87C12E" w14:textId="77777777" w:rsidR="00FD04BB" w:rsidRPr="00D90E4F" w:rsidRDefault="00FD04BB" w:rsidP="00EA11A3">
      <w:pPr>
        <w:numPr>
          <w:ilvl w:val="0"/>
          <w:numId w:val="24"/>
        </w:numPr>
        <w:spacing w:line="276" w:lineRule="auto"/>
        <w:ind w:left="720" w:hanging="360"/>
        <w:rPr>
          <w:rFonts w:eastAsia="Tahoma" w:cs="Tahoma"/>
        </w:rPr>
      </w:pPr>
      <w:r w:rsidRPr="00D90E4F">
        <w:rPr>
          <w:rFonts w:eastAsia="Tahoma" w:cs="Tahoma"/>
        </w:rPr>
        <w:t>GMA Garnet 80 mesh.</w:t>
      </w:r>
    </w:p>
    <w:p w14:paraId="060ABC62" w14:textId="77777777" w:rsidR="00FD04BB" w:rsidRPr="00D90E4F" w:rsidRDefault="00FD04BB" w:rsidP="00EA11A3">
      <w:pPr>
        <w:numPr>
          <w:ilvl w:val="0"/>
          <w:numId w:val="24"/>
        </w:numPr>
        <w:spacing w:line="276" w:lineRule="auto"/>
        <w:ind w:left="720" w:hanging="360"/>
        <w:rPr>
          <w:rFonts w:eastAsia="Tahoma" w:cs="Tahoma"/>
        </w:rPr>
      </w:pPr>
      <w:r w:rsidRPr="00D90E4F">
        <w:rPr>
          <w:rFonts w:eastAsia="Tahoma" w:cs="Tahoma"/>
        </w:rPr>
        <w:t>Standoff 3.00 mm or 0.1181 inches.</w:t>
      </w:r>
    </w:p>
    <w:p w14:paraId="64E9B7B1" w14:textId="77777777" w:rsidR="00FD04BB" w:rsidRPr="00D90E4F" w:rsidRDefault="00FD04BB" w:rsidP="00FD04BB">
      <w:pPr>
        <w:pStyle w:val="Rubrik3"/>
        <w:rPr>
          <w:rFonts w:eastAsia="Tahoma"/>
        </w:rPr>
      </w:pPr>
      <w:bookmarkStart w:id="1119" w:name="_Toc129002945"/>
      <w:r w:rsidRPr="00D90E4F">
        <w:rPr>
          <w:rFonts w:eastAsia="Tahoma"/>
        </w:rPr>
        <w:t>Activate TVL</w:t>
      </w:r>
      <w:bookmarkEnd w:id="1119"/>
    </w:p>
    <w:p w14:paraId="7538F510" w14:textId="77777777" w:rsidR="00FD04BB" w:rsidRPr="00D90E4F" w:rsidRDefault="00FD04BB" w:rsidP="00FD04BB">
      <w:pPr>
        <w:spacing w:line="276" w:lineRule="auto"/>
        <w:rPr>
          <w:rFonts w:eastAsia="Tahoma" w:cs="Tahoma"/>
        </w:rPr>
      </w:pPr>
      <w:r w:rsidRPr="00D90E4F">
        <w:rPr>
          <w:rFonts w:eastAsia="Tahoma" w:cs="Tahoma"/>
        </w:rPr>
        <w:t>The TVL information is collected from approximately 240 measurements from different speeds and thicknesses in each supported material. All test cuts are done at IGEMS waterjet lab. The idea is that users never need to modify the database to get a good cutting result. At this moment the TVL data is available for following material and cutting profiles.</w:t>
      </w:r>
    </w:p>
    <w:p w14:paraId="251E5901" w14:textId="77777777" w:rsidR="00FD04BB" w:rsidRPr="00D90E4F" w:rsidRDefault="00FD04BB" w:rsidP="00EA11A3">
      <w:pPr>
        <w:pStyle w:val="Liststycke"/>
        <w:numPr>
          <w:ilvl w:val="0"/>
          <w:numId w:val="26"/>
        </w:numPr>
        <w:spacing w:line="276" w:lineRule="auto"/>
        <w:rPr>
          <w:rFonts w:eastAsia="Tahoma" w:cs="Tahoma"/>
        </w:rPr>
      </w:pPr>
      <w:r w:rsidRPr="00D90E4F">
        <w:rPr>
          <w:rFonts w:eastAsia="Tahoma" w:cs="Tahoma"/>
        </w:rPr>
        <w:t>Aluminum [10-30-3600]</w:t>
      </w:r>
    </w:p>
    <w:p w14:paraId="18494E50" w14:textId="77777777" w:rsidR="00FD04BB" w:rsidRPr="00D90E4F" w:rsidRDefault="00FD04BB" w:rsidP="00EA11A3">
      <w:pPr>
        <w:pStyle w:val="Liststycke"/>
        <w:numPr>
          <w:ilvl w:val="0"/>
          <w:numId w:val="26"/>
        </w:numPr>
        <w:spacing w:line="276" w:lineRule="auto"/>
        <w:rPr>
          <w:rFonts w:eastAsia="Tahoma" w:cs="Tahoma"/>
        </w:rPr>
      </w:pPr>
      <w:r w:rsidRPr="00D90E4F">
        <w:rPr>
          <w:rFonts w:eastAsia="Tahoma" w:cs="Tahoma"/>
        </w:rPr>
        <w:t>Aluminum [14-40-3600]</w:t>
      </w:r>
    </w:p>
    <w:p w14:paraId="4F4E0976" w14:textId="77777777" w:rsidR="00FD04BB" w:rsidRPr="00D90E4F" w:rsidRDefault="00FD04BB" w:rsidP="00EA11A3">
      <w:pPr>
        <w:pStyle w:val="Liststycke"/>
        <w:numPr>
          <w:ilvl w:val="0"/>
          <w:numId w:val="26"/>
        </w:numPr>
        <w:spacing w:line="276" w:lineRule="auto"/>
        <w:rPr>
          <w:rFonts w:eastAsia="Tahoma" w:cs="Tahoma"/>
        </w:rPr>
      </w:pPr>
      <w:r w:rsidRPr="00D90E4F">
        <w:rPr>
          <w:rFonts w:eastAsia="Tahoma" w:cs="Tahoma"/>
        </w:rPr>
        <w:t>Mild steel [10-30-3600]</w:t>
      </w:r>
    </w:p>
    <w:p w14:paraId="7FCDC8C2" w14:textId="77777777" w:rsidR="00FD04BB" w:rsidRPr="00D90E4F" w:rsidRDefault="00FD04BB" w:rsidP="00EA11A3">
      <w:pPr>
        <w:pStyle w:val="Liststycke"/>
        <w:numPr>
          <w:ilvl w:val="0"/>
          <w:numId w:val="26"/>
        </w:numPr>
        <w:spacing w:line="276" w:lineRule="auto"/>
        <w:rPr>
          <w:rFonts w:eastAsia="Tahoma" w:cs="Tahoma"/>
        </w:rPr>
      </w:pPr>
      <w:r w:rsidRPr="00D90E4F">
        <w:rPr>
          <w:rFonts w:eastAsia="Tahoma" w:cs="Tahoma"/>
        </w:rPr>
        <w:lastRenderedPageBreak/>
        <w:t>Mild steel [14-40-3600]</w:t>
      </w:r>
    </w:p>
    <w:p w14:paraId="149BB2F7" w14:textId="77777777" w:rsidR="00FD04BB" w:rsidRPr="00D90E4F" w:rsidRDefault="00FD04BB" w:rsidP="00EA11A3">
      <w:pPr>
        <w:pStyle w:val="Liststycke"/>
        <w:numPr>
          <w:ilvl w:val="0"/>
          <w:numId w:val="26"/>
        </w:numPr>
        <w:spacing w:line="276" w:lineRule="auto"/>
        <w:rPr>
          <w:rFonts w:eastAsia="Tahoma" w:cs="Tahoma"/>
        </w:rPr>
      </w:pPr>
      <w:r w:rsidRPr="00D90E4F">
        <w:rPr>
          <w:rFonts w:eastAsia="Tahoma" w:cs="Tahoma"/>
        </w:rPr>
        <w:t>Stainless steel [14-40 3600]</w:t>
      </w:r>
    </w:p>
    <w:p w14:paraId="342D6434" w14:textId="77777777" w:rsidR="00FD04BB" w:rsidRPr="00D90E4F" w:rsidRDefault="00FD04BB" w:rsidP="00FD04BB">
      <w:pPr>
        <w:spacing w:line="276" w:lineRule="auto"/>
        <w:rPr>
          <w:rFonts w:eastAsia="Tahoma" w:cs="Tahoma"/>
        </w:rPr>
      </w:pPr>
      <w:r w:rsidRPr="00D90E4F">
        <w:rPr>
          <w:rFonts w:eastAsia="Tahoma" w:cs="Tahoma"/>
        </w:rPr>
        <w:t>Following video shows how to activate the TVL</w:t>
      </w:r>
    </w:p>
    <w:p w14:paraId="4C69FAC1" w14:textId="17FC6B27" w:rsidR="00FD04BB" w:rsidRPr="00D90E4F" w:rsidRDefault="00FD04BB" w:rsidP="00FD04BB">
      <w:pPr>
        <w:spacing w:line="276" w:lineRule="auto"/>
        <w:rPr>
          <w:rFonts w:eastAsia="Tahoma" w:cs="Tahoma"/>
        </w:rPr>
      </w:pPr>
      <w:hyperlink r:id="rId1024" w:history="1">
        <w:r w:rsidRPr="00D90E4F">
          <w:rPr>
            <w:rStyle w:val="Hyperlnk"/>
            <w:sz w:val="24"/>
          </w:rPr>
          <w:t>VIDEO</w:t>
        </w:r>
      </w:hyperlink>
    </w:p>
    <w:p w14:paraId="18C58C1E" w14:textId="77777777" w:rsidR="00FD04BB" w:rsidRPr="00D90E4F" w:rsidRDefault="00FD04BB" w:rsidP="00FD04BB">
      <w:pPr>
        <w:rPr>
          <w:rFonts w:eastAsia="Tahoma" w:cs="Tahoma"/>
        </w:rPr>
      </w:pPr>
      <w:r w:rsidRPr="00D90E4F">
        <w:rPr>
          <w:rFonts w:eastAsia="Tahoma" w:cs="Tahoma"/>
        </w:rPr>
        <w:t>To activate TVL following these three steps.</w:t>
      </w:r>
    </w:p>
    <w:p w14:paraId="6D9D11BE" w14:textId="77777777" w:rsidR="00FD04BB" w:rsidRPr="00D90E4F" w:rsidRDefault="00FD04BB" w:rsidP="00FD04BB">
      <w:pPr>
        <w:keepNext/>
      </w:pPr>
      <w:r w:rsidRPr="00D90E4F">
        <w:rPr>
          <w:rFonts w:eastAsia="Tahoma" w:cs="Tahoma"/>
          <w:noProof/>
        </w:rPr>
        <w:drawing>
          <wp:inline distT="0" distB="0" distL="0" distR="0" wp14:anchorId="68AFEEE5" wp14:editId="406CA560">
            <wp:extent cx="5248800" cy="2444400"/>
            <wp:effectExtent l="0" t="0" r="0" b="0"/>
            <wp:docPr id="48341" name="Bildobjekt 48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1" name="TVL-Select.png"/>
                    <pic:cNvPicPr/>
                  </pic:nvPicPr>
                  <pic:blipFill>
                    <a:blip r:embed="rId1025">
                      <a:extLst>
                        <a:ext uri="{28A0092B-C50C-407E-A947-70E740481C1C}">
                          <a14:useLocalDpi xmlns:a14="http://schemas.microsoft.com/office/drawing/2010/main" val="0"/>
                        </a:ext>
                      </a:extLst>
                    </a:blip>
                    <a:stretch>
                      <a:fillRect/>
                    </a:stretch>
                  </pic:blipFill>
                  <pic:spPr>
                    <a:xfrm>
                      <a:off x="0" y="0"/>
                      <a:ext cx="5248800" cy="2444400"/>
                    </a:xfrm>
                    <a:prstGeom prst="rect">
                      <a:avLst/>
                    </a:prstGeom>
                  </pic:spPr>
                </pic:pic>
              </a:graphicData>
            </a:graphic>
          </wp:inline>
        </w:drawing>
      </w:r>
    </w:p>
    <w:p w14:paraId="3DBEA4BA" w14:textId="391A696A" w:rsidR="00FD04BB" w:rsidRPr="00D90E4F" w:rsidRDefault="00FD04BB" w:rsidP="00FD04BB">
      <w:pPr>
        <w:pStyle w:val="Beskrivning"/>
        <w:rPr>
          <w:rFonts w:eastAsia="Tahoma" w:cs="Tahoma"/>
        </w:rPr>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191</w:t>
      </w:r>
      <w:r w:rsidRPr="00D90E4F">
        <w:fldChar w:fldCharType="end"/>
      </w:r>
    </w:p>
    <w:p w14:paraId="55C25367" w14:textId="77777777" w:rsidR="00FD04BB" w:rsidRPr="00D90E4F" w:rsidRDefault="00FD04BB" w:rsidP="00EA11A3">
      <w:pPr>
        <w:numPr>
          <w:ilvl w:val="0"/>
          <w:numId w:val="25"/>
        </w:numPr>
        <w:spacing w:line="276" w:lineRule="auto"/>
        <w:ind w:left="360" w:hanging="360"/>
        <w:rPr>
          <w:rFonts w:eastAsia="Tahoma" w:cs="Tahoma"/>
        </w:rPr>
      </w:pPr>
      <w:r w:rsidRPr="00D90E4F">
        <w:rPr>
          <w:rFonts w:eastAsia="Tahoma" w:cs="Tahoma"/>
        </w:rPr>
        <w:t xml:space="preserve">Select Aluminum, Mild Steel or Stainless Steel. </w:t>
      </w:r>
    </w:p>
    <w:p w14:paraId="1B067C79" w14:textId="77777777" w:rsidR="00FD04BB" w:rsidRPr="00D90E4F" w:rsidRDefault="00FD04BB" w:rsidP="00EA11A3">
      <w:pPr>
        <w:numPr>
          <w:ilvl w:val="0"/>
          <w:numId w:val="25"/>
        </w:numPr>
        <w:spacing w:line="276" w:lineRule="auto"/>
        <w:ind w:left="360" w:hanging="360"/>
        <w:rPr>
          <w:rFonts w:eastAsia="Tahoma"/>
        </w:rPr>
      </w:pPr>
      <w:r w:rsidRPr="00D90E4F">
        <w:rPr>
          <w:rFonts w:eastAsia="Tahoma" w:cs="Tahoma"/>
        </w:rPr>
        <w:t xml:space="preserve">Select correct Cutting parameter profile [10-30-3600] or [14-40-3600]. </w:t>
      </w:r>
    </w:p>
    <w:p w14:paraId="62E1F091" w14:textId="77777777" w:rsidR="00FD04BB" w:rsidRPr="00D90E4F" w:rsidRDefault="00FD04BB" w:rsidP="00EA11A3">
      <w:pPr>
        <w:numPr>
          <w:ilvl w:val="0"/>
          <w:numId w:val="25"/>
        </w:numPr>
        <w:spacing w:line="276" w:lineRule="auto"/>
        <w:ind w:left="360" w:hanging="360"/>
        <w:rPr>
          <w:rFonts w:eastAsia="Tahoma"/>
        </w:rPr>
      </w:pPr>
      <w:r w:rsidRPr="00D90E4F">
        <w:rPr>
          <w:rFonts w:eastAsia="Tahoma"/>
        </w:rPr>
        <w:t>Select corresponding TVL file.</w:t>
      </w:r>
    </w:p>
    <w:bookmarkEnd w:id="1115"/>
    <w:p w14:paraId="10D6D6E0" w14:textId="77777777" w:rsidR="00FD04BB" w:rsidRPr="00D90E4F" w:rsidRDefault="00FD04BB" w:rsidP="00FD04BB">
      <w:r w:rsidRPr="00D90E4F">
        <w:t>Be sure to use the selected cutting parameter profile when you do the postprocessing.</w:t>
      </w:r>
    </w:p>
    <w:p w14:paraId="1CFE0DF1" w14:textId="77777777" w:rsidR="00FD04BB" w:rsidRPr="00D90E4F" w:rsidRDefault="00FD04BB" w:rsidP="00FD04BB"/>
    <w:p w14:paraId="5969A3BA" w14:textId="77777777" w:rsidR="00FD04BB" w:rsidRPr="00D90E4F" w:rsidRDefault="00170E37" w:rsidP="00170E37">
      <w:pPr>
        <w:pStyle w:val="Rubrik2"/>
      </w:pPr>
      <w:bookmarkStart w:id="1120" w:name="_Toc129002946"/>
      <w:bookmarkStart w:id="1121" w:name="_Toc229474926"/>
      <w:r w:rsidRPr="00D90E4F">
        <w:t>Create your own TVL-data</w:t>
      </w:r>
      <w:bookmarkEnd w:id="1120"/>
      <w:bookmarkEnd w:id="1121"/>
    </w:p>
    <w:p w14:paraId="44BAF3DB" w14:textId="77777777" w:rsidR="00170E37" w:rsidRDefault="00D90E4F" w:rsidP="00170E37">
      <w:r w:rsidRPr="00D90E4F">
        <w:t xml:space="preserve">By unselect </w:t>
      </w:r>
      <w:r>
        <w:t>a TVL file and press the Edit button you will enter the TVL-editor.</w:t>
      </w:r>
    </w:p>
    <w:p w14:paraId="5329F7DE" w14:textId="77777777" w:rsidR="00D90E4F" w:rsidRDefault="00D90E4F" w:rsidP="00D90E4F">
      <w:pPr>
        <w:keepNext/>
      </w:pPr>
      <w:r>
        <w:rPr>
          <w:noProof/>
        </w:rPr>
        <w:drawing>
          <wp:inline distT="0" distB="0" distL="0" distR="0" wp14:anchorId="23113A14" wp14:editId="66EDE1D0">
            <wp:extent cx="1573200" cy="540000"/>
            <wp:effectExtent l="0" t="0" r="8255" b="0"/>
            <wp:docPr id="48338" name="Bildobjekt 48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8" name="TVL-new.png"/>
                    <pic:cNvPicPr/>
                  </pic:nvPicPr>
                  <pic:blipFill>
                    <a:blip r:embed="rId1026">
                      <a:extLst>
                        <a:ext uri="{28A0092B-C50C-407E-A947-70E740481C1C}">
                          <a14:useLocalDpi xmlns:a14="http://schemas.microsoft.com/office/drawing/2010/main" val="0"/>
                        </a:ext>
                      </a:extLst>
                    </a:blip>
                    <a:stretch>
                      <a:fillRect/>
                    </a:stretch>
                  </pic:blipFill>
                  <pic:spPr>
                    <a:xfrm>
                      <a:off x="0" y="0"/>
                      <a:ext cx="1573200" cy="540000"/>
                    </a:xfrm>
                    <a:prstGeom prst="rect">
                      <a:avLst/>
                    </a:prstGeom>
                  </pic:spPr>
                </pic:pic>
              </a:graphicData>
            </a:graphic>
          </wp:inline>
        </w:drawing>
      </w:r>
    </w:p>
    <w:p w14:paraId="0C16DB4A" w14:textId="056D81CA" w:rsidR="00D90E4F" w:rsidRDefault="00D90E4F" w:rsidP="00D90E4F">
      <w:pPr>
        <w:pStyle w:val="Beskrivning"/>
      </w:pPr>
      <w:r>
        <w:t xml:space="preserve">Picture </w:t>
      </w:r>
      <w:r>
        <w:fldChar w:fldCharType="begin"/>
      </w:r>
      <w:r>
        <w:instrText xml:space="preserve"> SEQ Picture \* ARABIC </w:instrText>
      </w:r>
      <w:r>
        <w:fldChar w:fldCharType="separate"/>
      </w:r>
      <w:r w:rsidR="00EB6DA4">
        <w:rPr>
          <w:noProof/>
        </w:rPr>
        <w:t>192</w:t>
      </w:r>
      <w:r>
        <w:fldChar w:fldCharType="end"/>
      </w:r>
    </w:p>
    <w:p w14:paraId="63E75EFA" w14:textId="77777777" w:rsidR="00D90E4F" w:rsidRDefault="00D90E4F" w:rsidP="00D90E4F">
      <w:r>
        <w:t>Sine the TVL file is empty we need to fill the form with information.</w:t>
      </w:r>
    </w:p>
    <w:p w14:paraId="3E338665" w14:textId="77777777" w:rsidR="00D90E4F" w:rsidRDefault="00D90E4F" w:rsidP="00D90E4F">
      <w:pPr>
        <w:pStyle w:val="DoNow"/>
      </w:pPr>
      <w:r>
        <w:t>Press the + sign and add a thickness.</w:t>
      </w:r>
    </w:p>
    <w:p w14:paraId="59B7A7E8" w14:textId="77777777" w:rsidR="00A25C98" w:rsidRDefault="00D90E4F" w:rsidP="00A25C98">
      <w:pPr>
        <w:keepNext/>
      </w:pPr>
      <w:r>
        <w:rPr>
          <w:noProof/>
        </w:rPr>
        <w:drawing>
          <wp:inline distT="0" distB="0" distL="0" distR="0" wp14:anchorId="4EFCCC84" wp14:editId="533EC9A1">
            <wp:extent cx="4233600" cy="2966400"/>
            <wp:effectExtent l="0" t="0" r="0" b="5715"/>
            <wp:docPr id="48342" name="Bildobjekt 48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2" name="TVL-Addthickness.png"/>
                    <pic:cNvPicPr/>
                  </pic:nvPicPr>
                  <pic:blipFill>
                    <a:blip r:embed="rId1027">
                      <a:extLst>
                        <a:ext uri="{28A0092B-C50C-407E-A947-70E740481C1C}">
                          <a14:useLocalDpi xmlns:a14="http://schemas.microsoft.com/office/drawing/2010/main" val="0"/>
                        </a:ext>
                      </a:extLst>
                    </a:blip>
                    <a:stretch>
                      <a:fillRect/>
                    </a:stretch>
                  </pic:blipFill>
                  <pic:spPr>
                    <a:xfrm>
                      <a:off x="0" y="0"/>
                      <a:ext cx="4233600" cy="2966400"/>
                    </a:xfrm>
                    <a:prstGeom prst="rect">
                      <a:avLst/>
                    </a:prstGeom>
                  </pic:spPr>
                </pic:pic>
              </a:graphicData>
            </a:graphic>
          </wp:inline>
        </w:drawing>
      </w:r>
    </w:p>
    <w:p w14:paraId="75B1599A" w14:textId="6DE00815" w:rsidR="00D90E4F" w:rsidRDefault="00A25C98" w:rsidP="00A25C98">
      <w:pPr>
        <w:pStyle w:val="Beskrivning"/>
      </w:pPr>
      <w:r>
        <w:t xml:space="preserve">Picture </w:t>
      </w:r>
      <w:r>
        <w:fldChar w:fldCharType="begin"/>
      </w:r>
      <w:r>
        <w:instrText xml:space="preserve"> SEQ Picture \* ARABIC </w:instrText>
      </w:r>
      <w:r>
        <w:fldChar w:fldCharType="separate"/>
      </w:r>
      <w:r w:rsidR="00EB6DA4">
        <w:rPr>
          <w:noProof/>
        </w:rPr>
        <w:t>193</w:t>
      </w:r>
      <w:r>
        <w:fldChar w:fldCharType="end"/>
      </w:r>
    </w:p>
    <w:p w14:paraId="2FC75F7C" w14:textId="77777777" w:rsidR="00A25C98" w:rsidRDefault="00A25C98" w:rsidP="00A25C98">
      <w:r>
        <w:t>You have now added 15 mm thickness.</w:t>
      </w:r>
    </w:p>
    <w:p w14:paraId="0EA6D950" w14:textId="77777777" w:rsidR="00B875D0" w:rsidRDefault="00B875D0" w:rsidP="00A25C98">
      <w:r>
        <w:t>Repeat this for all different thickness you plan to use.</w:t>
      </w:r>
    </w:p>
    <w:p w14:paraId="31EB8D8F" w14:textId="77777777" w:rsidR="00A25C98" w:rsidRDefault="00A25C98" w:rsidP="00A25C98">
      <w:pPr>
        <w:pStyle w:val="DoNow"/>
      </w:pPr>
      <w:r>
        <w:t>Press the Edit button</w:t>
      </w:r>
    </w:p>
    <w:p w14:paraId="34A262F8" w14:textId="77777777" w:rsidR="00C5750D" w:rsidRDefault="00324875" w:rsidP="00C5750D">
      <w:pPr>
        <w:keepNext/>
      </w:pPr>
      <w:r>
        <w:rPr>
          <w:noProof/>
        </w:rPr>
        <w:lastRenderedPageBreak/>
        <w:drawing>
          <wp:inline distT="0" distB="0" distL="0" distR="0" wp14:anchorId="2ACA11FC" wp14:editId="2520CAFD">
            <wp:extent cx="4870800" cy="3841200"/>
            <wp:effectExtent l="0" t="0" r="6350" b="6985"/>
            <wp:docPr id="48349" name="Bildobjekt 48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9" name="TVL-Edit.png"/>
                    <pic:cNvPicPr/>
                  </pic:nvPicPr>
                  <pic:blipFill>
                    <a:blip r:embed="rId1028">
                      <a:extLst>
                        <a:ext uri="{28A0092B-C50C-407E-A947-70E740481C1C}">
                          <a14:useLocalDpi xmlns:a14="http://schemas.microsoft.com/office/drawing/2010/main" val="0"/>
                        </a:ext>
                      </a:extLst>
                    </a:blip>
                    <a:stretch>
                      <a:fillRect/>
                    </a:stretch>
                  </pic:blipFill>
                  <pic:spPr>
                    <a:xfrm>
                      <a:off x="0" y="0"/>
                      <a:ext cx="4870800" cy="3841200"/>
                    </a:xfrm>
                    <a:prstGeom prst="rect">
                      <a:avLst/>
                    </a:prstGeom>
                  </pic:spPr>
                </pic:pic>
              </a:graphicData>
            </a:graphic>
          </wp:inline>
        </w:drawing>
      </w:r>
    </w:p>
    <w:p w14:paraId="54BB8A87" w14:textId="6B0052CC" w:rsidR="00A25C98" w:rsidRDefault="00C5750D" w:rsidP="00C5750D">
      <w:pPr>
        <w:pStyle w:val="Beskrivning"/>
      </w:pPr>
      <w:r>
        <w:t xml:space="preserve">Picture </w:t>
      </w:r>
      <w:r>
        <w:fldChar w:fldCharType="begin"/>
      </w:r>
      <w:r>
        <w:instrText xml:space="preserve"> SEQ Picture \* ARABIC </w:instrText>
      </w:r>
      <w:r>
        <w:fldChar w:fldCharType="separate"/>
      </w:r>
      <w:r w:rsidR="00EB6DA4">
        <w:rPr>
          <w:noProof/>
        </w:rPr>
        <w:t>194</w:t>
      </w:r>
      <w:r>
        <w:fldChar w:fldCharType="end"/>
      </w:r>
    </w:p>
    <w:p w14:paraId="39BE2CFE" w14:textId="77777777" w:rsidR="00C5750D" w:rsidRDefault="00C5750D" w:rsidP="00C5750D">
      <w:pPr>
        <w:pStyle w:val="DoNow"/>
      </w:pPr>
      <w:r>
        <w:t>Click on the + sign to add TVL information for different speeds.</w:t>
      </w:r>
    </w:p>
    <w:p w14:paraId="4FD0DED8" w14:textId="77777777" w:rsidR="004A52D6" w:rsidRDefault="004A52D6" w:rsidP="004A52D6">
      <w:pPr>
        <w:keepNext/>
      </w:pPr>
      <w:r>
        <w:rPr>
          <w:noProof/>
        </w:rPr>
        <w:drawing>
          <wp:inline distT="0" distB="0" distL="0" distR="0" wp14:anchorId="76180899" wp14:editId="130EDABC">
            <wp:extent cx="4028400" cy="2613600"/>
            <wp:effectExtent l="0" t="0" r="0" b="0"/>
            <wp:docPr id="48350" name="Bildobjekt 4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0" name="TVL-AtoE.png"/>
                    <pic:cNvPicPr/>
                  </pic:nvPicPr>
                  <pic:blipFill>
                    <a:blip r:embed="rId1029">
                      <a:extLst>
                        <a:ext uri="{28A0092B-C50C-407E-A947-70E740481C1C}">
                          <a14:useLocalDpi xmlns:a14="http://schemas.microsoft.com/office/drawing/2010/main" val="0"/>
                        </a:ext>
                      </a:extLst>
                    </a:blip>
                    <a:stretch>
                      <a:fillRect/>
                    </a:stretch>
                  </pic:blipFill>
                  <pic:spPr>
                    <a:xfrm>
                      <a:off x="0" y="0"/>
                      <a:ext cx="4028400" cy="2613600"/>
                    </a:xfrm>
                    <a:prstGeom prst="rect">
                      <a:avLst/>
                    </a:prstGeom>
                  </pic:spPr>
                </pic:pic>
              </a:graphicData>
            </a:graphic>
          </wp:inline>
        </w:drawing>
      </w:r>
    </w:p>
    <w:p w14:paraId="1B01E4C1" w14:textId="62F84D8D" w:rsidR="00C5750D" w:rsidRDefault="004A52D6" w:rsidP="004A52D6">
      <w:pPr>
        <w:pStyle w:val="Beskrivning"/>
      </w:pPr>
      <w:r>
        <w:t xml:space="preserve">Picture </w:t>
      </w:r>
      <w:r>
        <w:fldChar w:fldCharType="begin"/>
      </w:r>
      <w:r>
        <w:instrText xml:space="preserve"> SEQ Picture \* ARABIC </w:instrText>
      </w:r>
      <w:r>
        <w:fldChar w:fldCharType="separate"/>
      </w:r>
      <w:r w:rsidR="00EB6DA4">
        <w:rPr>
          <w:noProof/>
        </w:rPr>
        <w:t>195</w:t>
      </w:r>
      <w:r>
        <w:fldChar w:fldCharType="end"/>
      </w:r>
    </w:p>
    <w:p w14:paraId="32B18340" w14:textId="77777777" w:rsidR="004A52D6" w:rsidRDefault="004A52D6" w:rsidP="004A52D6">
      <w:r>
        <w:t xml:space="preserve">To find the correct values you must make a test cut. The part can be as the picture above, </w:t>
      </w:r>
      <w:r w:rsidR="000371E8">
        <w:t xml:space="preserve">or you can make </w:t>
      </w:r>
      <w:r>
        <w:t>another part as long as you can measure the needed value A to E.</w:t>
      </w:r>
    </w:p>
    <w:p w14:paraId="5F04FE7F" w14:textId="77777777" w:rsidR="000371E8" w:rsidRDefault="000371E8" w:rsidP="000371E8">
      <w:pPr>
        <w:pStyle w:val="Rubrik4"/>
      </w:pPr>
      <w:r>
        <w:t>Set speed</w:t>
      </w:r>
    </w:p>
    <w:p w14:paraId="5DA43C94" w14:textId="77777777" w:rsidR="000371E8" w:rsidRDefault="009B4B50" w:rsidP="004A52D6">
      <w:r>
        <w:t xml:space="preserve">In the machine setting you can change the speed method to fixed. This means that you will use the same speed whole time. </w:t>
      </w:r>
      <w:r w:rsidR="000371E8">
        <w:t xml:space="preserve">In the material database for 15 mm you must set the speed to </w:t>
      </w:r>
      <w:r>
        <w:t>wanted speed</w:t>
      </w:r>
      <w:r w:rsidR="00C15408">
        <w:t>.</w:t>
      </w:r>
    </w:p>
    <w:p w14:paraId="00B4EFEF" w14:textId="7CA1A285" w:rsidR="009B4B50" w:rsidRPr="00D90E4F" w:rsidRDefault="009B4B50" w:rsidP="009B4B50">
      <w:pPr>
        <w:spacing w:line="276" w:lineRule="auto"/>
        <w:rPr>
          <w:rFonts w:eastAsia="Tahoma" w:cs="Tahoma"/>
        </w:rPr>
      </w:pPr>
      <w:hyperlink r:id="rId1030" w:history="1">
        <w:r w:rsidRPr="00D90E4F">
          <w:rPr>
            <w:rStyle w:val="Hyperlnk"/>
            <w:sz w:val="24"/>
          </w:rPr>
          <w:t>VIDEO</w:t>
        </w:r>
      </w:hyperlink>
    </w:p>
    <w:p w14:paraId="38654219" w14:textId="77777777" w:rsidR="009B4B50" w:rsidRDefault="009B4B50" w:rsidP="004A52D6">
      <w:r>
        <w:t>In this example we use 400 mm/minute.</w:t>
      </w:r>
    </w:p>
    <w:p w14:paraId="1FA57B3F" w14:textId="77777777" w:rsidR="004A52D6" w:rsidRDefault="004A52D6" w:rsidP="004A52D6">
      <w:pPr>
        <w:pStyle w:val="Rubrik4"/>
      </w:pPr>
      <w:r>
        <w:t>Cut 1</w:t>
      </w:r>
    </w:p>
    <w:p w14:paraId="2A75EDBD" w14:textId="77777777" w:rsidR="004A52D6" w:rsidRDefault="004A52D6" w:rsidP="004A52D6">
      <w:r>
        <w:t xml:space="preserve">Start outside and cut into the part, turn of the jet without making a stop. </w:t>
      </w:r>
      <w:r w:rsidR="009B4B50" w:rsidRPr="009B4B50">
        <w:rPr>
          <w:b/>
        </w:rPr>
        <w:t>Note!</w:t>
      </w:r>
      <w:r>
        <w:t xml:space="preserve"> not all CNC-controller that can make this kind of motions.</w:t>
      </w:r>
    </w:p>
    <w:p w14:paraId="092E3AF0" w14:textId="6865F732" w:rsidR="000371E8" w:rsidRPr="00D90E4F" w:rsidRDefault="000371E8" w:rsidP="000371E8">
      <w:pPr>
        <w:spacing w:line="276" w:lineRule="auto"/>
        <w:rPr>
          <w:rFonts w:eastAsia="Tahoma" w:cs="Tahoma"/>
        </w:rPr>
      </w:pPr>
      <w:hyperlink r:id="rId1031" w:history="1">
        <w:r w:rsidRPr="00D90E4F">
          <w:rPr>
            <w:rStyle w:val="Hyperlnk"/>
            <w:sz w:val="24"/>
          </w:rPr>
          <w:t>VIDEO</w:t>
        </w:r>
      </w:hyperlink>
    </w:p>
    <w:p w14:paraId="4D97C368" w14:textId="77777777" w:rsidR="000371E8" w:rsidRDefault="000371E8" w:rsidP="000371E8">
      <w:pPr>
        <w:pStyle w:val="Rubrik4"/>
      </w:pPr>
      <w:r>
        <w:t>Cut 2</w:t>
      </w:r>
    </w:p>
    <w:p w14:paraId="52304BCA" w14:textId="77777777" w:rsidR="000371E8" w:rsidRDefault="000371E8" w:rsidP="000371E8">
      <w:r>
        <w:t>Cut around the part do not use any tool radius compensation.</w:t>
      </w:r>
    </w:p>
    <w:p w14:paraId="21D86A83" w14:textId="77777777" w:rsidR="009B4B50" w:rsidRDefault="009B4B50" w:rsidP="009B4B50">
      <w:pPr>
        <w:pStyle w:val="Rubrik4"/>
      </w:pPr>
      <w:r>
        <w:lastRenderedPageBreak/>
        <w:t>Tool diameter</w:t>
      </w:r>
    </w:p>
    <w:p w14:paraId="067AED2C" w14:textId="77777777" w:rsidR="009B4B50" w:rsidRDefault="009B4B50" w:rsidP="009B4B50">
      <w:r>
        <w:t>Set t</w:t>
      </w:r>
      <w:r w:rsidR="00A92E7F">
        <w:t>h</w:t>
      </w:r>
      <w:r>
        <w:t>is value to the same size as the mixing tube</w:t>
      </w:r>
    </w:p>
    <w:p w14:paraId="34E972B3" w14:textId="77777777" w:rsidR="009B4B50" w:rsidRDefault="009B4B50" w:rsidP="009B4B50">
      <w:pPr>
        <w:pStyle w:val="Rubrik4"/>
      </w:pPr>
      <w:r>
        <w:t>Feed</w:t>
      </w:r>
    </w:p>
    <w:p w14:paraId="7AE1FBF7" w14:textId="77777777" w:rsidR="009B4B50" w:rsidRDefault="009B4B50" w:rsidP="009B4B50">
      <w:r>
        <w:t>Set the value to the feed that you have set in the machine setting</w:t>
      </w:r>
    </w:p>
    <w:p w14:paraId="4A8C22BF" w14:textId="77777777" w:rsidR="009B4B50" w:rsidRDefault="009B4B50" w:rsidP="000371E8"/>
    <w:p w14:paraId="7D1DE881" w14:textId="77777777" w:rsidR="009B4B50" w:rsidRDefault="009B4B50" w:rsidP="009B4B50">
      <w:pPr>
        <w:keepNext/>
      </w:pPr>
      <w:r>
        <w:rPr>
          <w:noProof/>
        </w:rPr>
        <w:drawing>
          <wp:inline distT="0" distB="0" distL="0" distR="0" wp14:anchorId="3BEA093B" wp14:editId="1C70F959">
            <wp:extent cx="3016800" cy="1936800"/>
            <wp:effectExtent l="0" t="0" r="0" b="6350"/>
            <wp:docPr id="48351" name="Bildobjekt 4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1" name="TVL-data.png"/>
                    <pic:cNvPicPr/>
                  </pic:nvPicPr>
                  <pic:blipFill>
                    <a:blip r:embed="rId1032">
                      <a:extLst>
                        <a:ext uri="{28A0092B-C50C-407E-A947-70E740481C1C}">
                          <a14:useLocalDpi xmlns:a14="http://schemas.microsoft.com/office/drawing/2010/main" val="0"/>
                        </a:ext>
                      </a:extLst>
                    </a:blip>
                    <a:stretch>
                      <a:fillRect/>
                    </a:stretch>
                  </pic:blipFill>
                  <pic:spPr>
                    <a:xfrm>
                      <a:off x="0" y="0"/>
                      <a:ext cx="3016800" cy="1936800"/>
                    </a:xfrm>
                    <a:prstGeom prst="rect">
                      <a:avLst/>
                    </a:prstGeom>
                  </pic:spPr>
                </pic:pic>
              </a:graphicData>
            </a:graphic>
          </wp:inline>
        </w:drawing>
      </w:r>
    </w:p>
    <w:p w14:paraId="7F6D8503" w14:textId="50672F9E" w:rsidR="009B4B50" w:rsidRDefault="009B4B50" w:rsidP="009B4B50">
      <w:pPr>
        <w:pStyle w:val="Beskrivning"/>
      </w:pPr>
      <w:r>
        <w:t xml:space="preserve">Picture </w:t>
      </w:r>
      <w:r>
        <w:fldChar w:fldCharType="begin"/>
      </w:r>
      <w:r>
        <w:instrText xml:space="preserve"> SEQ Picture \* ARABIC </w:instrText>
      </w:r>
      <w:r>
        <w:fldChar w:fldCharType="separate"/>
      </w:r>
      <w:r w:rsidR="00EB6DA4">
        <w:rPr>
          <w:noProof/>
        </w:rPr>
        <w:t>196</w:t>
      </w:r>
      <w:r>
        <w:fldChar w:fldCharType="end"/>
      </w:r>
    </w:p>
    <w:p w14:paraId="2794B083" w14:textId="77777777" w:rsidR="009B4B50" w:rsidRDefault="009B4B50" w:rsidP="009B4B50">
      <w:pPr>
        <w:pStyle w:val="Rubrik4"/>
      </w:pPr>
      <w:r>
        <w:t>A</w:t>
      </w:r>
      <w:r w:rsidR="00A92E7F">
        <w:t>-</w:t>
      </w:r>
      <w:r>
        <w:t>value</w:t>
      </w:r>
    </w:p>
    <w:p w14:paraId="0E446523" w14:textId="77777777" w:rsidR="009B4B50" w:rsidRDefault="009B4B50" w:rsidP="009B4B50">
      <w:r>
        <w:t>Set the value to the size you have draw the part in IGEMS.</w:t>
      </w:r>
    </w:p>
    <w:p w14:paraId="70E8B77E" w14:textId="77777777" w:rsidR="009B4B50" w:rsidRPr="009B4B50" w:rsidRDefault="009B4B50" w:rsidP="009B4B50">
      <w:pPr>
        <w:pStyle w:val="Rubrik4"/>
      </w:pPr>
      <w:r>
        <w:t>B-value</w:t>
      </w:r>
    </w:p>
    <w:p w14:paraId="2AD45D6D" w14:textId="77777777" w:rsidR="009B4B50" w:rsidRDefault="009B4B50" w:rsidP="009B4B50">
      <w:r>
        <w:t>Measure the part on top side. This value should be around A minus the tool diameter.</w:t>
      </w:r>
    </w:p>
    <w:p w14:paraId="3010F3CB" w14:textId="77777777" w:rsidR="009B4B50" w:rsidRDefault="009B4B50" w:rsidP="009B4B50">
      <w:pPr>
        <w:pStyle w:val="Rubrik4"/>
      </w:pPr>
      <w:r>
        <w:t>C-value</w:t>
      </w:r>
    </w:p>
    <w:p w14:paraId="15657A61" w14:textId="77777777" w:rsidR="009B4B50" w:rsidRDefault="00A92E7F" w:rsidP="009B4B50">
      <w:r>
        <w:t>Measure the part on bottom side. This value should probably be little more than the B-value.</w:t>
      </w:r>
    </w:p>
    <w:p w14:paraId="7114A796" w14:textId="77777777" w:rsidR="00A92E7F" w:rsidRDefault="00A92E7F" w:rsidP="00A92E7F">
      <w:pPr>
        <w:pStyle w:val="Rubrik4"/>
      </w:pPr>
      <w:r>
        <w:t>D-value</w:t>
      </w:r>
    </w:p>
    <w:p w14:paraId="406E2937" w14:textId="77777777" w:rsidR="00A92E7F" w:rsidRDefault="00A92E7F" w:rsidP="009B4B50">
      <w:r>
        <w:t>The D and E values controls the LAG setting. Note! It is important that the machine don't make any stop when turning of the jet.</w:t>
      </w:r>
    </w:p>
    <w:p w14:paraId="5D300968" w14:textId="41FDE4AA" w:rsidR="00A92E7F" w:rsidRPr="00D90E4F" w:rsidRDefault="00A92E7F" w:rsidP="00A92E7F">
      <w:pPr>
        <w:spacing w:line="276" w:lineRule="auto"/>
        <w:rPr>
          <w:rFonts w:eastAsia="Tahoma" w:cs="Tahoma"/>
        </w:rPr>
      </w:pPr>
      <w:hyperlink r:id="rId1033" w:history="1">
        <w:r w:rsidRPr="00D90E4F">
          <w:rPr>
            <w:rStyle w:val="Hyperlnk"/>
            <w:sz w:val="24"/>
          </w:rPr>
          <w:t>VIDEO</w:t>
        </w:r>
      </w:hyperlink>
    </w:p>
    <w:p w14:paraId="16E5C03D" w14:textId="77777777" w:rsidR="00A92E7F" w:rsidRDefault="00A92E7F" w:rsidP="009B4B50">
      <w:r>
        <w:t>If the machine makes a stop, then it will destroy the edge in you will not have any correct value for TAC.</w:t>
      </w:r>
    </w:p>
    <w:p w14:paraId="070C9564" w14:textId="77777777" w:rsidR="00A92E7F" w:rsidRDefault="00A92E7F" w:rsidP="00A92E7F">
      <w:pPr>
        <w:pStyle w:val="Rubrik3"/>
      </w:pPr>
      <w:bookmarkStart w:id="1122" w:name="_Toc129002947"/>
      <w:r>
        <w:t>Add more speeds</w:t>
      </w:r>
      <w:bookmarkEnd w:id="1122"/>
    </w:p>
    <w:p w14:paraId="08CBDDC5" w14:textId="77777777" w:rsidR="00A92E7F" w:rsidRDefault="00A92E7F" w:rsidP="00A92E7F">
      <w:r>
        <w:t>The more speeds you add for every thickness the higher accuracy you will have for the TVL.</w:t>
      </w:r>
    </w:p>
    <w:p w14:paraId="10078A23" w14:textId="77777777" w:rsidR="00A92E7F" w:rsidRDefault="00A92E7F" w:rsidP="00A92E7F">
      <w:r>
        <w:t xml:space="preserve">We suggest that you add speeds between High speed for X-rough to </w:t>
      </w:r>
      <w:r w:rsidR="00541013">
        <w:t>Inside corner speed for X-fine</w:t>
      </w:r>
      <w:r w:rsidR="003434C3">
        <w:t>.</w:t>
      </w:r>
    </w:p>
    <w:p w14:paraId="0C4B23B4" w14:textId="24469F4C" w:rsidR="00541013" w:rsidRDefault="00F948CE" w:rsidP="00541013">
      <w:pPr>
        <w:keepNext/>
      </w:pPr>
      <w:r>
        <w:rPr>
          <w:noProof/>
        </w:rPr>
        <w:drawing>
          <wp:inline distT="0" distB="0" distL="0" distR="0" wp14:anchorId="0B3216EF" wp14:editId="05BDF243">
            <wp:extent cx="3873600" cy="3596400"/>
            <wp:effectExtent l="0" t="0" r="0" b="4445"/>
            <wp:docPr id="48355" name="Bildobjekt 4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4"/>
                    <a:stretch>
                      <a:fillRect/>
                    </a:stretch>
                  </pic:blipFill>
                  <pic:spPr>
                    <a:xfrm>
                      <a:off x="0" y="0"/>
                      <a:ext cx="3873600" cy="3596400"/>
                    </a:xfrm>
                    <a:prstGeom prst="rect">
                      <a:avLst/>
                    </a:prstGeom>
                  </pic:spPr>
                </pic:pic>
              </a:graphicData>
            </a:graphic>
          </wp:inline>
        </w:drawing>
      </w:r>
    </w:p>
    <w:p w14:paraId="39A572B4" w14:textId="2E281E9A" w:rsidR="00541013" w:rsidRDefault="00541013" w:rsidP="00541013">
      <w:pPr>
        <w:pStyle w:val="Beskrivning"/>
      </w:pPr>
      <w:r>
        <w:t xml:space="preserve">Picture </w:t>
      </w:r>
      <w:r>
        <w:fldChar w:fldCharType="begin"/>
      </w:r>
      <w:r>
        <w:instrText xml:space="preserve"> SEQ Picture \* ARABIC </w:instrText>
      </w:r>
      <w:r>
        <w:fldChar w:fldCharType="separate"/>
      </w:r>
      <w:r w:rsidR="00EB6DA4">
        <w:rPr>
          <w:noProof/>
        </w:rPr>
        <w:t>197</w:t>
      </w:r>
      <w:r>
        <w:fldChar w:fldCharType="end"/>
      </w:r>
    </w:p>
    <w:p w14:paraId="15DD4326" w14:textId="26ACED25" w:rsidR="00F948CE" w:rsidRDefault="00F948CE" w:rsidP="00F948CE">
      <w:pPr>
        <w:pStyle w:val="Rubrik4"/>
      </w:pPr>
      <w:r>
        <w:lastRenderedPageBreak/>
        <w:t>TAC adjustment</w:t>
      </w:r>
    </w:p>
    <w:p w14:paraId="34113883" w14:textId="24B71E14" w:rsidR="0036774E" w:rsidRDefault="00F948CE" w:rsidP="00F948CE">
      <w:r>
        <w:t>This value can be used to in a simple way modify the bottom side of a part</w:t>
      </w:r>
      <w:r w:rsidR="0036774E">
        <w:t xml:space="preserve">. </w:t>
      </w:r>
      <w:r>
        <w:t xml:space="preserve">If you </w:t>
      </w:r>
      <w:r w:rsidR="0036774E">
        <w:t>want to reduce the outside measurement on the bottom side, enter a negative value. This will increase the bottom measurement on internal holes.</w:t>
      </w:r>
    </w:p>
    <w:p w14:paraId="500938E0" w14:textId="77777777" w:rsidR="0036774E" w:rsidRDefault="0036774E" w:rsidP="00F948CE">
      <w:r>
        <w:t>If you enter a positive value then external measurements will increase and internal be reduced.</w:t>
      </w:r>
    </w:p>
    <w:p w14:paraId="53126D6C" w14:textId="61CB30AF" w:rsidR="00F948CE" w:rsidRDefault="0036774E" w:rsidP="0036774E">
      <w:pPr>
        <w:pStyle w:val="Rubrik4"/>
      </w:pPr>
      <w:r>
        <w:t>Arc factor</w:t>
      </w:r>
    </w:p>
    <w:p w14:paraId="63228FC0" w14:textId="13E657F8" w:rsidR="003C4AC9" w:rsidRDefault="003C4AC9" w:rsidP="00F948CE">
      <w:r>
        <w:t>Large arcs will be cut with high speed, arcs with radius zero (sharp edges) will be cut with low speed.</w:t>
      </w:r>
      <w:r w:rsidR="003A4F02">
        <w:t xml:space="preserve"> Speeds for the </w:t>
      </w:r>
      <w:r w:rsidR="009D060A">
        <w:t xml:space="preserve">arc </w:t>
      </w:r>
      <w:r w:rsidR="003A4F02">
        <w:t>radius that are between high and low speed are calculated by a linear function.</w:t>
      </w:r>
    </w:p>
    <w:p w14:paraId="78B578BC" w14:textId="52B9A9D4" w:rsidR="003C4AC9" w:rsidRDefault="0036774E" w:rsidP="00F948CE">
      <w:r w:rsidRPr="00D90E4F">
        <w:t>Th</w:t>
      </w:r>
      <w:r w:rsidR="003A4F02">
        <w:t>e Arc factor</w:t>
      </w:r>
      <w:r w:rsidRPr="00D90E4F">
        <w:t xml:space="preserve"> controls </w:t>
      </w:r>
      <w:r w:rsidR="003C4AC9">
        <w:t>on what radius size the speed should start to slow down.</w:t>
      </w:r>
    </w:p>
    <w:p w14:paraId="37B51610" w14:textId="3D01F300" w:rsidR="003A4F02" w:rsidRDefault="003A4F02" w:rsidP="00F948CE">
      <w:r>
        <w:t>Example:</w:t>
      </w:r>
    </w:p>
    <w:p w14:paraId="6B4D7BBE" w14:textId="45F2C2FA" w:rsidR="003C4AC9" w:rsidRDefault="003C4AC9" w:rsidP="00EA11A3">
      <w:pPr>
        <w:pStyle w:val="Liststycke"/>
        <w:numPr>
          <w:ilvl w:val="0"/>
          <w:numId w:val="36"/>
        </w:numPr>
      </w:pPr>
      <w:r>
        <w:t xml:space="preserve">If the value is set to 2.0 then the radius size is </w:t>
      </w:r>
      <w:r w:rsidR="003A4F02">
        <w:t>double thickness (increase the speed)</w:t>
      </w:r>
    </w:p>
    <w:p w14:paraId="5BCECDA1" w14:textId="21CA3D59" w:rsidR="003A4F02" w:rsidRDefault="003A4F02" w:rsidP="00EA11A3">
      <w:pPr>
        <w:pStyle w:val="Liststycke"/>
        <w:numPr>
          <w:ilvl w:val="0"/>
          <w:numId w:val="36"/>
        </w:numPr>
      </w:pPr>
      <w:r>
        <w:t>With the default value 1.0 the size is the same as the thickness.</w:t>
      </w:r>
    </w:p>
    <w:p w14:paraId="360B082E" w14:textId="6C79A8F6" w:rsidR="003C4AC9" w:rsidRDefault="003A4F02" w:rsidP="00EA11A3">
      <w:pPr>
        <w:pStyle w:val="Liststycke"/>
        <w:numPr>
          <w:ilvl w:val="0"/>
          <w:numId w:val="36"/>
        </w:numPr>
      </w:pPr>
      <w:r>
        <w:t>If the value is set to 0.5 the size if half of the thickness (reduce the speed).</w:t>
      </w:r>
    </w:p>
    <w:p w14:paraId="1B2E33B7" w14:textId="77777777" w:rsidR="00541013" w:rsidRDefault="00541013" w:rsidP="00541013">
      <w:pPr>
        <w:pStyle w:val="Rubrik2"/>
      </w:pPr>
      <w:bookmarkStart w:id="1123" w:name="_Toc129002948"/>
      <w:bookmarkStart w:id="1124" w:name="_Toc229474927"/>
      <w:r>
        <w:t>Add more thicknesses</w:t>
      </w:r>
      <w:bookmarkEnd w:id="1123"/>
      <w:bookmarkEnd w:id="1124"/>
    </w:p>
    <w:p w14:paraId="5682C287" w14:textId="77777777" w:rsidR="00541013" w:rsidRPr="00541013" w:rsidRDefault="00541013" w:rsidP="00541013">
      <w:r>
        <w:t>Repeat the same procedure to add another thickness. Important" For the moment you must have two different thickness to be able to use the TVL.</w:t>
      </w:r>
    </w:p>
    <w:p w14:paraId="716DA715" w14:textId="77777777" w:rsidR="00856135" w:rsidRPr="00D90E4F" w:rsidRDefault="00856135" w:rsidP="00856135">
      <w:pPr>
        <w:pStyle w:val="Rubrik1"/>
      </w:pPr>
      <w:bookmarkStart w:id="1125" w:name="_Toc335636998"/>
      <w:bookmarkStart w:id="1126" w:name="_Toc115697752"/>
      <w:bookmarkStart w:id="1127" w:name="_Toc129002949"/>
      <w:bookmarkStart w:id="1128" w:name="_Toc229474928"/>
      <w:r w:rsidRPr="00D90E4F">
        <w:lastRenderedPageBreak/>
        <w:t>CAM – Sheet commands</w:t>
      </w:r>
      <w:bookmarkEnd w:id="1125"/>
      <w:bookmarkEnd w:id="1126"/>
      <w:bookmarkEnd w:id="1127"/>
      <w:bookmarkEnd w:id="1128"/>
    </w:p>
    <w:p w14:paraId="16AFBC01" w14:textId="77777777" w:rsidR="00D97700" w:rsidRPr="00D90E4F" w:rsidRDefault="00D97700" w:rsidP="00D97700">
      <w:pPr>
        <w:pStyle w:val="Rubrik2"/>
      </w:pPr>
      <w:bookmarkStart w:id="1129" w:name="_Toc335636999"/>
      <w:bookmarkStart w:id="1130" w:name="_Toc129002950"/>
      <w:bookmarkStart w:id="1131" w:name="_Toc229474929"/>
      <w:r w:rsidRPr="00D90E4F">
        <w:t xml:space="preserve">Sheet </w:t>
      </w:r>
      <w:r w:rsidR="00856135" w:rsidRPr="00D90E4F">
        <w:t>Cr</w:t>
      </w:r>
      <w:bookmarkStart w:id="1132" w:name="createsheet"/>
      <w:bookmarkEnd w:id="1132"/>
      <w:r w:rsidR="00856135" w:rsidRPr="00D90E4F">
        <w:t>eate</w:t>
      </w:r>
      <w:bookmarkEnd w:id="1129"/>
      <w:bookmarkEnd w:id="1130"/>
      <w:bookmarkEnd w:id="1131"/>
    </w:p>
    <w:p w14:paraId="6ECC3113" w14:textId="77777777" w:rsidR="00856135" w:rsidRPr="00D90E4F" w:rsidRDefault="009378B9" w:rsidP="00856135">
      <w:pPr>
        <w:keepNext/>
      </w:pPr>
      <w:r w:rsidRPr="00D90E4F">
        <w:rPr>
          <w:noProof/>
        </w:rPr>
        <w:drawing>
          <wp:inline distT="0" distB="0" distL="0" distR="0" wp14:anchorId="6FB39347" wp14:editId="572605F9">
            <wp:extent cx="1397000" cy="862965"/>
            <wp:effectExtent l="19050" t="0" r="0" b="0"/>
            <wp:docPr id="19153" name="Bild 19153" descr="Image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53" descr="Image516"/>
                    <pic:cNvPicPr>
                      <a:picLocks noChangeAspect="1" noChangeArrowheads="1"/>
                    </pic:cNvPicPr>
                  </pic:nvPicPr>
                  <pic:blipFill>
                    <a:blip r:embed="rId1035" cstate="print"/>
                    <a:srcRect/>
                    <a:stretch>
                      <a:fillRect/>
                    </a:stretch>
                  </pic:blipFill>
                  <pic:spPr bwMode="auto">
                    <a:xfrm>
                      <a:off x="0" y="0"/>
                      <a:ext cx="1397000" cy="862965"/>
                    </a:xfrm>
                    <a:prstGeom prst="rect">
                      <a:avLst/>
                    </a:prstGeom>
                    <a:noFill/>
                    <a:ln w="9525">
                      <a:noFill/>
                      <a:miter lim="800000"/>
                      <a:headEnd/>
                      <a:tailEnd/>
                    </a:ln>
                  </pic:spPr>
                </pic:pic>
              </a:graphicData>
            </a:graphic>
          </wp:inline>
        </w:drawing>
      </w:r>
    </w:p>
    <w:p w14:paraId="2A83A761" w14:textId="09727043" w:rsidR="00856135" w:rsidRPr="00D90E4F" w:rsidRDefault="00856135" w:rsidP="0085613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198</w:t>
      </w:r>
      <w:r w:rsidR="00BE0559" w:rsidRPr="00D90E4F">
        <w:rPr>
          <w:noProof/>
        </w:rPr>
        <w:fldChar w:fldCharType="end"/>
      </w:r>
    </w:p>
    <w:p w14:paraId="17B90949" w14:textId="77777777" w:rsidR="00856135" w:rsidRPr="00D90E4F" w:rsidRDefault="00DD3F53" w:rsidP="00856135">
      <w:r w:rsidRPr="00D90E4F">
        <w:t>This command create</w:t>
      </w:r>
      <w:r w:rsidR="00507992" w:rsidRPr="00D90E4F">
        <w:t>s</w:t>
      </w:r>
      <w:r w:rsidRPr="00D90E4F">
        <w:t xml:space="preserve"> and</w:t>
      </w:r>
      <w:r w:rsidR="00856135" w:rsidRPr="00D90E4F">
        <w:t xml:space="preserve"> insert</w:t>
      </w:r>
      <w:r w:rsidR="00507992" w:rsidRPr="00D90E4F">
        <w:t>s</w:t>
      </w:r>
      <w:r w:rsidR="00856135" w:rsidRPr="00D90E4F">
        <w:t xml:space="preserve"> sheets onto </w:t>
      </w:r>
      <w:r w:rsidRPr="00D90E4F">
        <w:t>the drawing area.</w:t>
      </w:r>
    </w:p>
    <w:p w14:paraId="30A5EF37" w14:textId="77777777" w:rsidR="00DD3F53" w:rsidRPr="00D90E4F" w:rsidRDefault="00DD3F53" w:rsidP="00DD3F53">
      <w:pPr>
        <w:pStyle w:val="Rubrik3"/>
      </w:pPr>
      <w:bookmarkStart w:id="1133" w:name="_Standard_sheets"/>
      <w:bookmarkStart w:id="1134" w:name="_Toc129002951"/>
      <w:bookmarkEnd w:id="1133"/>
      <w:r w:rsidRPr="00D90E4F">
        <w:t>Standard sheets</w:t>
      </w:r>
      <w:bookmarkEnd w:id="1134"/>
    </w:p>
    <w:p w14:paraId="68D6E593" w14:textId="77777777" w:rsidR="00DD3F53" w:rsidRPr="00D90E4F" w:rsidRDefault="00DD3F53" w:rsidP="00DD3F53">
      <w:r w:rsidRPr="00D90E4F">
        <w:t xml:space="preserve">When the command </w:t>
      </w:r>
      <w:r w:rsidR="00507992" w:rsidRPr="00D90E4F">
        <w:t xml:space="preserve">is started there is the </w:t>
      </w:r>
      <w:r w:rsidRPr="00D90E4F">
        <w:t>following questio</w:t>
      </w:r>
      <w:r w:rsidR="00507992" w:rsidRPr="00D90E4F">
        <w:t>n:</w:t>
      </w:r>
    </w:p>
    <w:p w14:paraId="17321504" w14:textId="77777777" w:rsidR="00DD3F53" w:rsidRPr="00D90E4F" w:rsidRDefault="009378B9" w:rsidP="00DD3F53">
      <w:pPr>
        <w:keepNext/>
      </w:pPr>
      <w:r w:rsidRPr="00D90E4F">
        <w:rPr>
          <w:noProof/>
        </w:rPr>
        <w:drawing>
          <wp:inline distT="0" distB="0" distL="0" distR="0" wp14:anchorId="68C012F9" wp14:editId="2BA4BB6A">
            <wp:extent cx="2501900" cy="409575"/>
            <wp:effectExtent l="19050" t="19050" r="12700" b="28575"/>
            <wp:docPr id="19154" name="Bild 19154" descr="Image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54" descr="Image568"/>
                    <pic:cNvPicPr>
                      <a:picLocks noChangeAspect="1" noChangeArrowheads="1"/>
                    </pic:cNvPicPr>
                  </pic:nvPicPr>
                  <pic:blipFill>
                    <a:blip r:embed="rId1036" cstate="print"/>
                    <a:srcRect/>
                    <a:stretch>
                      <a:fillRect/>
                    </a:stretch>
                  </pic:blipFill>
                  <pic:spPr bwMode="auto">
                    <a:xfrm>
                      <a:off x="0" y="0"/>
                      <a:ext cx="2501900" cy="409575"/>
                    </a:xfrm>
                    <a:prstGeom prst="rect">
                      <a:avLst/>
                    </a:prstGeom>
                    <a:noFill/>
                    <a:ln w="6350">
                      <a:solidFill>
                        <a:srgbClr val="000000"/>
                      </a:solidFill>
                      <a:miter lim="800000"/>
                      <a:headEnd/>
                      <a:tailEnd/>
                    </a:ln>
                    <a:effectLst/>
                  </pic:spPr>
                </pic:pic>
              </a:graphicData>
            </a:graphic>
          </wp:inline>
        </w:drawing>
      </w:r>
    </w:p>
    <w:p w14:paraId="775D0168" w14:textId="213F0035" w:rsidR="00DD3F53" w:rsidRPr="00D90E4F" w:rsidRDefault="00DD3F53" w:rsidP="00DD3F53">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199</w:t>
      </w:r>
      <w:r w:rsidR="00BE0559" w:rsidRPr="00D90E4F">
        <w:rPr>
          <w:noProof/>
        </w:rPr>
        <w:fldChar w:fldCharType="end"/>
      </w:r>
    </w:p>
    <w:p w14:paraId="460BF382" w14:textId="77777777" w:rsidR="005205CB" w:rsidRPr="00D90E4F" w:rsidRDefault="005205CB" w:rsidP="00DD3F53"/>
    <w:p w14:paraId="53899E76" w14:textId="77777777" w:rsidR="00DD3F53" w:rsidRPr="00D90E4F" w:rsidRDefault="00507992" w:rsidP="00DD3F53">
      <w:r w:rsidRPr="00D90E4F">
        <w:t xml:space="preserve">Press the spacebar </w:t>
      </w:r>
      <w:r w:rsidR="00DD3F53" w:rsidRPr="00D90E4F">
        <w:t xml:space="preserve">or Enter </w:t>
      </w:r>
      <w:r w:rsidRPr="00D90E4F">
        <w:t>for</w:t>
      </w:r>
      <w:r w:rsidR="00DD3F53" w:rsidRPr="00D90E4F">
        <w:t xml:space="preserve"> a list of standard sheets.</w:t>
      </w:r>
    </w:p>
    <w:p w14:paraId="619105B5" w14:textId="77777777" w:rsidR="00DD3F53" w:rsidRPr="00D90E4F" w:rsidRDefault="009378B9" w:rsidP="00DD3F53">
      <w:pPr>
        <w:keepNext/>
      </w:pPr>
      <w:r w:rsidRPr="00D90E4F">
        <w:rPr>
          <w:noProof/>
        </w:rPr>
        <w:drawing>
          <wp:inline distT="0" distB="0" distL="0" distR="0" wp14:anchorId="69B6ACFE" wp14:editId="20178429">
            <wp:extent cx="2055495" cy="914400"/>
            <wp:effectExtent l="19050" t="0" r="1905" b="0"/>
            <wp:docPr id="19155" name="Bild 19155" descr="Image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55" descr="Image569"/>
                    <pic:cNvPicPr>
                      <a:picLocks noChangeAspect="1" noChangeArrowheads="1"/>
                    </pic:cNvPicPr>
                  </pic:nvPicPr>
                  <pic:blipFill>
                    <a:blip r:embed="rId1037" cstate="print"/>
                    <a:srcRect/>
                    <a:stretch>
                      <a:fillRect/>
                    </a:stretch>
                  </pic:blipFill>
                  <pic:spPr bwMode="auto">
                    <a:xfrm>
                      <a:off x="0" y="0"/>
                      <a:ext cx="2055495" cy="914400"/>
                    </a:xfrm>
                    <a:prstGeom prst="rect">
                      <a:avLst/>
                    </a:prstGeom>
                    <a:noFill/>
                    <a:ln w="9525">
                      <a:noFill/>
                      <a:miter lim="800000"/>
                      <a:headEnd/>
                      <a:tailEnd/>
                    </a:ln>
                  </pic:spPr>
                </pic:pic>
              </a:graphicData>
            </a:graphic>
          </wp:inline>
        </w:drawing>
      </w:r>
    </w:p>
    <w:p w14:paraId="1394DFBA" w14:textId="6B7409A1" w:rsidR="00DD3F53" w:rsidRPr="00D90E4F" w:rsidRDefault="00DD3F53" w:rsidP="00DD3F53">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200</w:t>
      </w:r>
      <w:r w:rsidR="00BE0559" w:rsidRPr="00D90E4F">
        <w:rPr>
          <w:noProof/>
        </w:rPr>
        <w:fldChar w:fldCharType="end"/>
      </w:r>
    </w:p>
    <w:p w14:paraId="5157966C" w14:textId="77777777" w:rsidR="00E748D5" w:rsidRPr="00D90E4F" w:rsidRDefault="00E748D5" w:rsidP="002D3E07">
      <w:pPr>
        <w:pStyle w:val="Rubrik5"/>
      </w:pPr>
      <w:r w:rsidRPr="00D90E4F">
        <w:t>Modify list of standard sheet</w:t>
      </w:r>
    </w:p>
    <w:p w14:paraId="28327B63" w14:textId="77777777" w:rsidR="00E748D5" w:rsidRPr="00D90E4F" w:rsidRDefault="00C16B3B" w:rsidP="00E748D5">
      <w:r w:rsidRPr="00D90E4F">
        <w:t xml:space="preserve">Press the </w:t>
      </w:r>
      <w:r w:rsidR="00C47395" w:rsidRPr="00D90E4F">
        <w:t>"</w:t>
      </w:r>
      <w:r w:rsidRPr="00D90E4F">
        <w:t>plus</w:t>
      </w:r>
      <w:r w:rsidR="00C47395" w:rsidRPr="00D90E4F">
        <w:t>"</w:t>
      </w:r>
      <w:r w:rsidRPr="00D90E4F">
        <w:t xml:space="preserve"> or </w:t>
      </w:r>
      <w:r w:rsidR="00C47395" w:rsidRPr="00D90E4F">
        <w:t>"</w:t>
      </w:r>
      <w:r w:rsidRPr="00D90E4F">
        <w:t>minus</w:t>
      </w:r>
      <w:r w:rsidR="00C47395" w:rsidRPr="00D90E4F">
        <w:t>"</w:t>
      </w:r>
      <w:r w:rsidRPr="00D90E4F">
        <w:t xml:space="preserve"> buttons to</w:t>
      </w:r>
      <w:r w:rsidR="00E748D5" w:rsidRPr="00D90E4F">
        <w:t xml:space="preserve"> modify the list of standard sheets.</w:t>
      </w:r>
    </w:p>
    <w:p w14:paraId="33B449C0" w14:textId="77777777" w:rsidR="00E748D5" w:rsidRPr="00D90E4F" w:rsidRDefault="009378B9" w:rsidP="00E748D5">
      <w:pPr>
        <w:keepNext/>
      </w:pPr>
      <w:r w:rsidRPr="00D90E4F">
        <w:rPr>
          <w:noProof/>
        </w:rPr>
        <w:drawing>
          <wp:inline distT="0" distB="0" distL="0" distR="0" wp14:anchorId="4135E459" wp14:editId="4B8600CD">
            <wp:extent cx="1294765" cy="1184910"/>
            <wp:effectExtent l="19050" t="0" r="635" b="0"/>
            <wp:docPr id="19148" name="Bild 19148" descr="Image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48" descr="Image576"/>
                    <pic:cNvPicPr>
                      <a:picLocks noChangeAspect="1" noChangeArrowheads="1"/>
                    </pic:cNvPicPr>
                  </pic:nvPicPr>
                  <pic:blipFill>
                    <a:blip r:embed="rId1038" cstate="print"/>
                    <a:srcRect/>
                    <a:stretch>
                      <a:fillRect/>
                    </a:stretch>
                  </pic:blipFill>
                  <pic:spPr bwMode="auto">
                    <a:xfrm>
                      <a:off x="0" y="0"/>
                      <a:ext cx="1294765" cy="1184910"/>
                    </a:xfrm>
                    <a:prstGeom prst="rect">
                      <a:avLst/>
                    </a:prstGeom>
                    <a:noFill/>
                    <a:ln w="9525">
                      <a:noFill/>
                      <a:miter lim="800000"/>
                      <a:headEnd/>
                      <a:tailEnd/>
                    </a:ln>
                  </pic:spPr>
                </pic:pic>
              </a:graphicData>
            </a:graphic>
          </wp:inline>
        </w:drawing>
      </w:r>
    </w:p>
    <w:p w14:paraId="267E1ADA" w14:textId="685F6840" w:rsidR="00E748D5" w:rsidRPr="00D90E4F" w:rsidRDefault="00E748D5" w:rsidP="00E748D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201</w:t>
      </w:r>
      <w:r w:rsidR="00BE0559" w:rsidRPr="00D90E4F">
        <w:rPr>
          <w:noProof/>
        </w:rPr>
        <w:fldChar w:fldCharType="end"/>
      </w:r>
    </w:p>
    <w:p w14:paraId="4ED8D757" w14:textId="77777777" w:rsidR="005205CB" w:rsidRPr="00D90E4F" w:rsidRDefault="005205CB" w:rsidP="0040591C">
      <w:r w:rsidRPr="00D90E4F">
        <w:t>P</w:t>
      </w:r>
      <w:r w:rsidR="00E748D5" w:rsidRPr="00D90E4F">
        <w:t xml:space="preserve">ress the </w:t>
      </w:r>
      <w:r w:rsidR="00C47395" w:rsidRPr="00D90E4F">
        <w:t>"</w:t>
      </w:r>
      <w:r w:rsidR="00E748D5" w:rsidRPr="00D90E4F">
        <w:t>plus</w:t>
      </w:r>
      <w:r w:rsidR="00C47395" w:rsidRPr="00D90E4F">
        <w:t>"</w:t>
      </w:r>
      <w:r w:rsidR="00E748D5" w:rsidRPr="00D90E4F">
        <w:t xml:space="preserve"> button </w:t>
      </w:r>
      <w:r w:rsidR="00B93D81" w:rsidRPr="00D90E4F">
        <w:t>to add</w:t>
      </w:r>
      <w:r w:rsidR="00E748D5" w:rsidRPr="00D90E4F">
        <w:t xml:space="preserve"> a new sheet size.</w:t>
      </w:r>
    </w:p>
    <w:p w14:paraId="6FC9FCA5" w14:textId="77777777" w:rsidR="00E748D5" w:rsidRPr="00D90E4F" w:rsidRDefault="003543E4" w:rsidP="00C5529E">
      <w:pPr>
        <w:pStyle w:val="Rubrik4"/>
      </w:pPr>
      <w:bookmarkStart w:id="1135" w:name="_Sheet_properties"/>
      <w:bookmarkEnd w:id="1135"/>
      <w:r w:rsidRPr="00D90E4F">
        <w:t>Sheet properties</w:t>
      </w:r>
    </w:p>
    <w:p w14:paraId="32EE3031" w14:textId="77777777" w:rsidR="00856135" w:rsidRPr="00D90E4F" w:rsidRDefault="00DD3F53" w:rsidP="00DD3F53">
      <w:r w:rsidRPr="00D90E4F">
        <w:t xml:space="preserve">Select a size in the drop down list and press </w:t>
      </w:r>
      <w:r w:rsidR="00507992" w:rsidRPr="00D90E4F">
        <w:t>"</w:t>
      </w:r>
      <w:r w:rsidRPr="00D90E4F">
        <w:t>OK</w:t>
      </w:r>
      <w:r w:rsidR="00507992" w:rsidRPr="00D90E4F">
        <w:t>"</w:t>
      </w:r>
      <w:r w:rsidRPr="00D90E4F">
        <w:t>.</w:t>
      </w:r>
      <w:r w:rsidR="00160420" w:rsidRPr="00D90E4F">
        <w:t xml:space="preserve"> </w:t>
      </w:r>
      <w:r w:rsidR="007828CF" w:rsidRPr="00D90E4F">
        <w:t>A</w:t>
      </w:r>
      <w:r w:rsidR="00160420" w:rsidRPr="00D90E4F">
        <w:t xml:space="preserve">dd additional information about the sheet in </w:t>
      </w:r>
      <w:r w:rsidR="007828CF" w:rsidRPr="00D90E4F">
        <w:t xml:space="preserve">the </w:t>
      </w:r>
      <w:r w:rsidR="00160420" w:rsidRPr="00D90E4F">
        <w:t>following dialog</w:t>
      </w:r>
      <w:r w:rsidR="007828CF" w:rsidRPr="00D90E4F">
        <w:t xml:space="preserve"> box:</w:t>
      </w:r>
    </w:p>
    <w:p w14:paraId="76BB9127" w14:textId="77777777" w:rsidR="00160420" w:rsidRPr="00D90E4F" w:rsidRDefault="009378B9" w:rsidP="00160420">
      <w:pPr>
        <w:keepNext/>
      </w:pPr>
      <w:r w:rsidRPr="00D90E4F">
        <w:rPr>
          <w:noProof/>
        </w:rPr>
        <w:drawing>
          <wp:inline distT="0" distB="0" distL="0" distR="0" wp14:anchorId="6ED98379" wp14:editId="2995B258">
            <wp:extent cx="2962910" cy="2070100"/>
            <wp:effectExtent l="19050" t="0" r="8890" b="0"/>
            <wp:docPr id="19149" name="Bild 19149" descr="Image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49" descr="Image570"/>
                    <pic:cNvPicPr>
                      <a:picLocks noChangeAspect="1" noChangeArrowheads="1"/>
                    </pic:cNvPicPr>
                  </pic:nvPicPr>
                  <pic:blipFill>
                    <a:blip r:embed="rId1039" cstate="print"/>
                    <a:srcRect/>
                    <a:stretch>
                      <a:fillRect/>
                    </a:stretch>
                  </pic:blipFill>
                  <pic:spPr bwMode="auto">
                    <a:xfrm>
                      <a:off x="0" y="0"/>
                      <a:ext cx="2962910" cy="2070100"/>
                    </a:xfrm>
                    <a:prstGeom prst="rect">
                      <a:avLst/>
                    </a:prstGeom>
                    <a:noFill/>
                    <a:ln w="9525">
                      <a:noFill/>
                      <a:miter lim="800000"/>
                      <a:headEnd/>
                      <a:tailEnd/>
                    </a:ln>
                  </pic:spPr>
                </pic:pic>
              </a:graphicData>
            </a:graphic>
          </wp:inline>
        </w:drawing>
      </w:r>
    </w:p>
    <w:p w14:paraId="14BC7EB4" w14:textId="10D3056E" w:rsidR="00DD3F53" w:rsidRPr="00D90E4F" w:rsidRDefault="00160420" w:rsidP="00160420">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202</w:t>
      </w:r>
      <w:r w:rsidR="00BE0559" w:rsidRPr="00D90E4F">
        <w:rPr>
          <w:noProof/>
        </w:rPr>
        <w:fldChar w:fldCharType="end"/>
      </w:r>
    </w:p>
    <w:p w14:paraId="1E558AD9" w14:textId="77777777" w:rsidR="00160420" w:rsidRPr="00D90E4F" w:rsidRDefault="00190DED" w:rsidP="002D3E07">
      <w:pPr>
        <w:pStyle w:val="Rubrik5"/>
      </w:pPr>
      <w:r w:rsidRPr="00D90E4F">
        <w:t>Name</w:t>
      </w:r>
    </w:p>
    <w:p w14:paraId="52BC56EF" w14:textId="08367627" w:rsidR="00190DED" w:rsidRPr="00D90E4F" w:rsidRDefault="00507992" w:rsidP="00190DED">
      <w:r w:rsidRPr="00D90E4F">
        <w:t>T</w:t>
      </w:r>
      <w:r w:rsidR="005A1855" w:rsidRPr="00D90E4F">
        <w:t xml:space="preserve">o track all </w:t>
      </w:r>
      <w:r w:rsidR="00A06144" w:rsidRPr="00D90E4F">
        <w:t>sheets,</w:t>
      </w:r>
      <w:r w:rsidR="005A1855" w:rsidRPr="00D90E4F">
        <w:t xml:space="preserve"> it</w:t>
      </w:r>
      <w:r w:rsidRPr="00D90E4F">
        <w:t xml:space="preserve"> i</w:t>
      </w:r>
      <w:r w:rsidR="005A1855" w:rsidRPr="00D90E4F">
        <w:t xml:space="preserve">s important to use </w:t>
      </w:r>
      <w:r w:rsidR="003A6958" w:rsidRPr="00D90E4F">
        <w:t>a</w:t>
      </w:r>
      <w:r w:rsidR="005A1855" w:rsidRPr="00D90E4F">
        <w:t xml:space="preserve"> unique </w:t>
      </w:r>
      <w:r w:rsidR="00B93D81" w:rsidRPr="00D90E4F">
        <w:t>name for</w:t>
      </w:r>
      <w:r w:rsidRPr="00D90E4F">
        <w:t xml:space="preserve"> </w:t>
      </w:r>
      <w:r w:rsidR="005A1855" w:rsidRPr="00D90E4F">
        <w:t xml:space="preserve">the sheet. </w:t>
      </w:r>
      <w:r w:rsidRPr="00D90E4F">
        <w:t>T</w:t>
      </w:r>
      <w:r w:rsidR="005A1855" w:rsidRPr="00D90E4F">
        <w:t>he "#" sign use</w:t>
      </w:r>
      <w:r w:rsidRPr="00D90E4F">
        <w:t>s</w:t>
      </w:r>
      <w:r w:rsidR="005A1855" w:rsidRPr="00D90E4F">
        <w:t xml:space="preserve"> an automatic counter in the same way as on </w:t>
      </w:r>
      <w:r w:rsidRPr="00D90E4F">
        <w:t>"</w:t>
      </w:r>
      <w:r w:rsidR="005A1855" w:rsidRPr="00D90E4F">
        <w:t>Part create</w:t>
      </w:r>
      <w:r w:rsidRPr="00D90E4F">
        <w:t>"</w:t>
      </w:r>
      <w:r w:rsidR="005A1855" w:rsidRPr="00D90E4F">
        <w:t xml:space="preserve"> (see page </w:t>
      </w:r>
      <w:r w:rsidR="00BF11A7" w:rsidRPr="00D90E4F">
        <w:fldChar w:fldCharType="begin"/>
      </w:r>
      <w:r w:rsidR="005A1855" w:rsidRPr="00D90E4F">
        <w:instrText xml:space="preserve"> PAGEREF _Ref334347753 \h </w:instrText>
      </w:r>
      <w:r w:rsidR="00BF11A7" w:rsidRPr="00D90E4F">
        <w:fldChar w:fldCharType="separate"/>
      </w:r>
      <w:r w:rsidR="00EB6DA4">
        <w:rPr>
          <w:noProof/>
        </w:rPr>
        <w:t>108</w:t>
      </w:r>
      <w:r w:rsidR="00BF11A7" w:rsidRPr="00D90E4F">
        <w:fldChar w:fldCharType="end"/>
      </w:r>
      <w:r w:rsidR="005A1855" w:rsidRPr="00D90E4F">
        <w:t xml:space="preserve"> for more information).</w:t>
      </w:r>
    </w:p>
    <w:p w14:paraId="1E600031" w14:textId="77777777" w:rsidR="005A1855" w:rsidRPr="00D90E4F" w:rsidRDefault="005A1855" w:rsidP="002D3E07">
      <w:pPr>
        <w:pStyle w:val="Rubrik5"/>
      </w:pPr>
      <w:r w:rsidRPr="00D90E4F">
        <w:lastRenderedPageBreak/>
        <w:t>Info</w:t>
      </w:r>
    </w:p>
    <w:p w14:paraId="63F42AD2" w14:textId="77777777" w:rsidR="005A1855" w:rsidRPr="00D90E4F" w:rsidRDefault="005A1855" w:rsidP="005A1855">
      <w:r w:rsidRPr="00D90E4F">
        <w:t xml:space="preserve">This information </w:t>
      </w:r>
      <w:r w:rsidR="00507992" w:rsidRPr="00D90E4F">
        <w:t xml:space="preserve">is </w:t>
      </w:r>
      <w:r w:rsidRPr="00D90E4F">
        <w:t xml:space="preserve">used by the postprocessors and </w:t>
      </w:r>
      <w:r w:rsidR="003A6958" w:rsidRPr="00D90E4F">
        <w:t>in the reports.</w:t>
      </w:r>
    </w:p>
    <w:p w14:paraId="291B9E05" w14:textId="77777777" w:rsidR="003A6958" w:rsidRPr="00D90E4F" w:rsidRDefault="003A6958" w:rsidP="002D3E07">
      <w:pPr>
        <w:pStyle w:val="Rubrik5"/>
      </w:pPr>
      <w:bookmarkStart w:id="1136" w:name="_Collar_width"/>
      <w:bookmarkEnd w:id="1136"/>
      <w:r w:rsidRPr="00D90E4F">
        <w:t>Collar width</w:t>
      </w:r>
    </w:p>
    <w:p w14:paraId="2389F697" w14:textId="77777777" w:rsidR="00AE1095" w:rsidRPr="00D90E4F" w:rsidRDefault="009378B9" w:rsidP="00AE1095">
      <w:pPr>
        <w:keepNext/>
      </w:pPr>
      <w:r w:rsidRPr="00D90E4F">
        <w:rPr>
          <w:noProof/>
        </w:rPr>
        <w:drawing>
          <wp:inline distT="0" distB="0" distL="0" distR="0" wp14:anchorId="6EE79755" wp14:editId="45A58F04">
            <wp:extent cx="1697355" cy="1024255"/>
            <wp:effectExtent l="19050" t="0" r="0" b="0"/>
            <wp:docPr id="19147" name="Bild 19147" descr="Image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47" descr="Image571"/>
                    <pic:cNvPicPr>
                      <a:picLocks noChangeAspect="1" noChangeArrowheads="1"/>
                    </pic:cNvPicPr>
                  </pic:nvPicPr>
                  <pic:blipFill>
                    <a:blip r:embed="rId1040" cstate="print"/>
                    <a:srcRect/>
                    <a:stretch>
                      <a:fillRect/>
                    </a:stretch>
                  </pic:blipFill>
                  <pic:spPr bwMode="auto">
                    <a:xfrm>
                      <a:off x="0" y="0"/>
                      <a:ext cx="1697355" cy="1024255"/>
                    </a:xfrm>
                    <a:prstGeom prst="rect">
                      <a:avLst/>
                    </a:prstGeom>
                    <a:noFill/>
                    <a:ln w="9525">
                      <a:noFill/>
                      <a:miter lim="800000"/>
                      <a:headEnd/>
                      <a:tailEnd/>
                    </a:ln>
                  </pic:spPr>
                </pic:pic>
              </a:graphicData>
            </a:graphic>
          </wp:inline>
        </w:drawing>
      </w:r>
    </w:p>
    <w:p w14:paraId="7EC5D159" w14:textId="75DBCA7E" w:rsidR="00AE1095" w:rsidRPr="00D90E4F" w:rsidRDefault="00AE1095" w:rsidP="00AE109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203</w:t>
      </w:r>
      <w:r w:rsidR="00BE0559" w:rsidRPr="00D90E4F">
        <w:rPr>
          <w:noProof/>
        </w:rPr>
        <w:fldChar w:fldCharType="end"/>
      </w:r>
    </w:p>
    <w:p w14:paraId="05FD4304" w14:textId="77777777" w:rsidR="003A6958" w:rsidRPr="00D90E4F" w:rsidRDefault="00AE1095" w:rsidP="003A6958">
      <w:r w:rsidRPr="00D90E4F">
        <w:t>This value control</w:t>
      </w:r>
      <w:r w:rsidR="00507992" w:rsidRPr="00D90E4F">
        <w:t>s</w:t>
      </w:r>
      <w:r w:rsidRPr="00D90E4F">
        <w:t xml:space="preserve"> the distance between the edge of the parts and the edge of the sheets when using </w:t>
      </w:r>
      <w:r w:rsidR="00C47395" w:rsidRPr="00D90E4F">
        <w:t>"</w:t>
      </w:r>
      <w:r w:rsidR="00E37C69" w:rsidRPr="00D90E4F">
        <w:t>N</w:t>
      </w:r>
      <w:r w:rsidRPr="00D90E4F">
        <w:t>esting</w:t>
      </w:r>
      <w:r w:rsidR="00C47395" w:rsidRPr="00D90E4F">
        <w:t>"</w:t>
      </w:r>
      <w:r w:rsidRPr="00D90E4F">
        <w:t xml:space="preserve"> commands.</w:t>
      </w:r>
    </w:p>
    <w:p w14:paraId="60009158" w14:textId="77777777" w:rsidR="00AE1095" w:rsidRPr="00D90E4F" w:rsidRDefault="00F177FD" w:rsidP="002D3E07">
      <w:pPr>
        <w:pStyle w:val="Rubrik5"/>
      </w:pPr>
      <w:r w:rsidRPr="00D90E4F">
        <w:t>Show name</w:t>
      </w:r>
    </w:p>
    <w:p w14:paraId="10D4D335" w14:textId="77777777" w:rsidR="00F177FD" w:rsidRPr="00D90E4F" w:rsidRDefault="009378B9" w:rsidP="00F177FD">
      <w:pPr>
        <w:keepNext/>
      </w:pPr>
      <w:r w:rsidRPr="00D90E4F">
        <w:rPr>
          <w:noProof/>
        </w:rPr>
        <w:drawing>
          <wp:inline distT="0" distB="0" distL="0" distR="0" wp14:anchorId="7B6C5F19" wp14:editId="07892956">
            <wp:extent cx="1485265" cy="453390"/>
            <wp:effectExtent l="19050" t="19050" r="19685" b="22860"/>
            <wp:docPr id="18855" name="Bild 18855" descr="Image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55" descr="Image572"/>
                    <pic:cNvPicPr>
                      <a:picLocks noChangeAspect="1" noChangeArrowheads="1"/>
                    </pic:cNvPicPr>
                  </pic:nvPicPr>
                  <pic:blipFill>
                    <a:blip r:embed="rId1041" cstate="print"/>
                    <a:srcRect/>
                    <a:stretch>
                      <a:fillRect/>
                    </a:stretch>
                  </pic:blipFill>
                  <pic:spPr bwMode="auto">
                    <a:xfrm>
                      <a:off x="0" y="0"/>
                      <a:ext cx="1485265" cy="453390"/>
                    </a:xfrm>
                    <a:prstGeom prst="rect">
                      <a:avLst/>
                    </a:prstGeom>
                    <a:noFill/>
                    <a:ln w="6350">
                      <a:solidFill>
                        <a:srgbClr val="000000"/>
                      </a:solidFill>
                      <a:miter lim="800000"/>
                      <a:headEnd/>
                      <a:tailEnd/>
                    </a:ln>
                    <a:effectLst/>
                  </pic:spPr>
                </pic:pic>
              </a:graphicData>
            </a:graphic>
          </wp:inline>
        </w:drawing>
      </w:r>
    </w:p>
    <w:p w14:paraId="4FB763DB" w14:textId="20531A5F" w:rsidR="00F177FD" w:rsidRPr="00D90E4F" w:rsidRDefault="00F177FD" w:rsidP="00F177FD">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204</w:t>
      </w:r>
      <w:r w:rsidR="00BE0559" w:rsidRPr="00D90E4F">
        <w:rPr>
          <w:noProof/>
        </w:rPr>
        <w:fldChar w:fldCharType="end"/>
      </w:r>
    </w:p>
    <w:p w14:paraId="497EACF6" w14:textId="77777777" w:rsidR="00160420" w:rsidRPr="00D90E4F" w:rsidRDefault="00F177FD" w:rsidP="00856135">
      <w:r w:rsidRPr="00D90E4F">
        <w:t xml:space="preserve">With these settings control height and </w:t>
      </w:r>
      <w:r w:rsidR="00507992" w:rsidRPr="00D90E4F">
        <w:t xml:space="preserve">the </w:t>
      </w:r>
      <w:r w:rsidRPr="00D90E4F">
        <w:t xml:space="preserve">name of the sheet </w:t>
      </w:r>
      <w:r w:rsidR="00507992" w:rsidRPr="00D90E4F">
        <w:t xml:space="preserve">is </w:t>
      </w:r>
      <w:r w:rsidRPr="00D90E4F">
        <w:t>visible on the lower left corner on the sheet.</w:t>
      </w:r>
    </w:p>
    <w:p w14:paraId="1BBE427E" w14:textId="77777777" w:rsidR="00F177FD" w:rsidRPr="00D90E4F" w:rsidRDefault="009378B9" w:rsidP="007057F5">
      <w:r w:rsidRPr="00D90E4F">
        <w:rPr>
          <w:noProof/>
        </w:rPr>
        <w:drawing>
          <wp:inline distT="0" distB="0" distL="0" distR="0" wp14:anchorId="34038768" wp14:editId="066E7F58">
            <wp:extent cx="1697355" cy="877570"/>
            <wp:effectExtent l="19050" t="0" r="0" b="0"/>
            <wp:docPr id="18856" name="Bild 18856" descr="Image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56" descr="Image573"/>
                    <pic:cNvPicPr>
                      <a:picLocks noChangeAspect="1" noChangeArrowheads="1"/>
                    </pic:cNvPicPr>
                  </pic:nvPicPr>
                  <pic:blipFill>
                    <a:blip r:embed="rId1042" cstate="print"/>
                    <a:srcRect/>
                    <a:stretch>
                      <a:fillRect/>
                    </a:stretch>
                  </pic:blipFill>
                  <pic:spPr bwMode="auto">
                    <a:xfrm>
                      <a:off x="0" y="0"/>
                      <a:ext cx="1697355" cy="877570"/>
                    </a:xfrm>
                    <a:prstGeom prst="rect">
                      <a:avLst/>
                    </a:prstGeom>
                    <a:noFill/>
                    <a:ln w="9525">
                      <a:noFill/>
                      <a:miter lim="800000"/>
                      <a:headEnd/>
                      <a:tailEnd/>
                    </a:ln>
                  </pic:spPr>
                </pic:pic>
              </a:graphicData>
            </a:graphic>
          </wp:inline>
        </w:drawing>
      </w:r>
    </w:p>
    <w:p w14:paraId="6D09AF8A" w14:textId="0580AAC3" w:rsidR="00F177FD" w:rsidRPr="00D90E4F" w:rsidRDefault="00F177FD" w:rsidP="00F177FD">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205</w:t>
      </w:r>
      <w:r w:rsidR="00BE0559" w:rsidRPr="00D90E4F">
        <w:rPr>
          <w:noProof/>
        </w:rPr>
        <w:fldChar w:fldCharType="end"/>
      </w:r>
    </w:p>
    <w:p w14:paraId="27A0442F" w14:textId="77777777" w:rsidR="00F177FD" w:rsidRPr="00D90E4F" w:rsidRDefault="00F177FD" w:rsidP="002D3E07">
      <w:pPr>
        <w:pStyle w:val="Rubrik5"/>
      </w:pPr>
      <w:bookmarkStart w:id="1137" w:name="_Ref334443932"/>
      <w:r w:rsidRPr="00D90E4F">
        <w:t>Subtext</w:t>
      </w:r>
      <w:bookmarkEnd w:id="1137"/>
    </w:p>
    <w:p w14:paraId="4A648D13" w14:textId="77777777" w:rsidR="007057F5" w:rsidRPr="00D90E4F" w:rsidRDefault="009378B9" w:rsidP="007057F5">
      <w:r w:rsidRPr="00D90E4F">
        <w:rPr>
          <w:noProof/>
        </w:rPr>
        <w:drawing>
          <wp:inline distT="0" distB="0" distL="0" distR="0" wp14:anchorId="58180F49" wp14:editId="2E0F45D4">
            <wp:extent cx="1485265" cy="336550"/>
            <wp:effectExtent l="19050" t="19050" r="19685" b="25400"/>
            <wp:docPr id="19146" name="Bild 19146" descr="Image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46" descr="Image574"/>
                    <pic:cNvPicPr>
                      <a:picLocks noChangeAspect="1" noChangeArrowheads="1"/>
                    </pic:cNvPicPr>
                  </pic:nvPicPr>
                  <pic:blipFill>
                    <a:blip r:embed="rId1043" cstate="print"/>
                    <a:srcRect/>
                    <a:stretch>
                      <a:fillRect/>
                    </a:stretch>
                  </pic:blipFill>
                  <pic:spPr bwMode="auto">
                    <a:xfrm>
                      <a:off x="0" y="0"/>
                      <a:ext cx="1485265" cy="336550"/>
                    </a:xfrm>
                    <a:prstGeom prst="rect">
                      <a:avLst/>
                    </a:prstGeom>
                    <a:noFill/>
                    <a:ln w="6350">
                      <a:solidFill>
                        <a:srgbClr val="000000"/>
                      </a:solidFill>
                      <a:miter lim="800000"/>
                      <a:headEnd/>
                      <a:tailEnd/>
                    </a:ln>
                    <a:effectLst/>
                  </pic:spPr>
                </pic:pic>
              </a:graphicData>
            </a:graphic>
          </wp:inline>
        </w:drawing>
      </w:r>
    </w:p>
    <w:p w14:paraId="0E84EF1E" w14:textId="458FEC03" w:rsidR="00F177FD" w:rsidRPr="00D90E4F" w:rsidRDefault="007057F5" w:rsidP="007057F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206</w:t>
      </w:r>
      <w:r w:rsidR="00BE0559" w:rsidRPr="00D90E4F">
        <w:rPr>
          <w:noProof/>
        </w:rPr>
        <w:fldChar w:fldCharType="end"/>
      </w:r>
    </w:p>
    <w:p w14:paraId="1CD603E1" w14:textId="77777777" w:rsidR="007057F5" w:rsidRPr="00D90E4F" w:rsidRDefault="007057F5" w:rsidP="00856135">
      <w:r w:rsidRPr="00D90E4F">
        <w:t xml:space="preserve">This setting controls the height of the text placed on the sheet when using the </w:t>
      </w:r>
      <w:r w:rsidR="00C47395" w:rsidRPr="00D90E4F">
        <w:t>"</w:t>
      </w:r>
      <w:r w:rsidR="00E37C69" w:rsidRPr="00D90E4F">
        <w:t>L</w:t>
      </w:r>
      <w:r w:rsidRPr="00D90E4F">
        <w:t xml:space="preserve">ock </w:t>
      </w:r>
      <w:r w:rsidR="00E37C69" w:rsidRPr="00D90E4F">
        <w:t>sheet</w:t>
      </w:r>
      <w:r w:rsidR="00C47395" w:rsidRPr="00D90E4F">
        <w:t>"</w:t>
      </w:r>
      <w:r w:rsidR="00E37C69" w:rsidRPr="00D90E4F">
        <w:t xml:space="preserve"> c</w:t>
      </w:r>
      <w:r w:rsidRPr="00D90E4F">
        <w:t>ommand.</w:t>
      </w:r>
    </w:p>
    <w:p w14:paraId="595F8822" w14:textId="77777777" w:rsidR="00CD3328" w:rsidRPr="00D90E4F" w:rsidRDefault="00CD3328" w:rsidP="002D3E07">
      <w:pPr>
        <w:pStyle w:val="Rubrik5"/>
      </w:pPr>
      <w:r w:rsidRPr="00D90E4F">
        <w:t>Insert sheet</w:t>
      </w:r>
    </w:p>
    <w:p w14:paraId="40F65F70" w14:textId="77777777" w:rsidR="00CD3328" w:rsidRPr="00D90E4F" w:rsidRDefault="00507992" w:rsidP="00CD3328">
      <w:r w:rsidRPr="00D90E4F">
        <w:t>P</w:t>
      </w:r>
      <w:r w:rsidR="00CD3328" w:rsidRPr="00D90E4F">
        <w:t xml:space="preserve">ress </w:t>
      </w:r>
      <w:r w:rsidRPr="00D90E4F">
        <w:t>"</w:t>
      </w:r>
      <w:r w:rsidR="00CD3328" w:rsidRPr="00D90E4F">
        <w:t>OK</w:t>
      </w:r>
      <w:r w:rsidRPr="00D90E4F">
        <w:t>" to insert</w:t>
      </w:r>
      <w:r w:rsidR="00CD3328" w:rsidRPr="00D90E4F">
        <w:t xml:space="preserve"> the sheet </w:t>
      </w:r>
      <w:r w:rsidRPr="00D90E4F">
        <w:t xml:space="preserve">into </w:t>
      </w:r>
      <w:r w:rsidR="00CD3328" w:rsidRPr="00D90E4F">
        <w:t>the drawing.</w:t>
      </w:r>
    </w:p>
    <w:p w14:paraId="46B8126B" w14:textId="77777777" w:rsidR="00D337D7" w:rsidRPr="00D90E4F" w:rsidRDefault="009378B9" w:rsidP="00D337D7">
      <w:pPr>
        <w:keepNext/>
      </w:pPr>
      <w:r w:rsidRPr="00D90E4F">
        <w:rPr>
          <w:noProof/>
        </w:rPr>
        <w:drawing>
          <wp:inline distT="0" distB="0" distL="0" distR="0" wp14:anchorId="1AF6957C" wp14:editId="00D163C2">
            <wp:extent cx="2084705" cy="1565275"/>
            <wp:effectExtent l="19050" t="0" r="0" b="0"/>
            <wp:docPr id="19136" name="Bild 19136" descr="Image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36" descr="Image577"/>
                    <pic:cNvPicPr>
                      <a:picLocks noChangeAspect="1" noChangeArrowheads="1"/>
                    </pic:cNvPicPr>
                  </pic:nvPicPr>
                  <pic:blipFill>
                    <a:blip r:embed="rId1044" cstate="print"/>
                    <a:srcRect/>
                    <a:stretch>
                      <a:fillRect/>
                    </a:stretch>
                  </pic:blipFill>
                  <pic:spPr bwMode="auto">
                    <a:xfrm>
                      <a:off x="0" y="0"/>
                      <a:ext cx="2084705" cy="1565275"/>
                    </a:xfrm>
                    <a:prstGeom prst="rect">
                      <a:avLst/>
                    </a:prstGeom>
                    <a:noFill/>
                    <a:ln w="9525">
                      <a:noFill/>
                      <a:miter lim="800000"/>
                      <a:headEnd/>
                      <a:tailEnd/>
                    </a:ln>
                  </pic:spPr>
                </pic:pic>
              </a:graphicData>
            </a:graphic>
          </wp:inline>
        </w:drawing>
      </w:r>
    </w:p>
    <w:p w14:paraId="1EA77EB2" w14:textId="59AE861A" w:rsidR="00D337D7" w:rsidRPr="00D90E4F" w:rsidRDefault="00D337D7" w:rsidP="00D337D7">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207</w:t>
      </w:r>
      <w:r w:rsidR="00BE0559" w:rsidRPr="00D90E4F">
        <w:rPr>
          <w:noProof/>
        </w:rPr>
        <w:fldChar w:fldCharType="end"/>
      </w:r>
    </w:p>
    <w:p w14:paraId="1AB434C1" w14:textId="77777777" w:rsidR="00D337D7" w:rsidRPr="00D90E4F" w:rsidRDefault="009C687D" w:rsidP="00D337D7">
      <w:r w:rsidRPr="00D90E4F">
        <w:t xml:space="preserve">Pick the </w:t>
      </w:r>
      <w:r w:rsidR="00D337D7" w:rsidRPr="00D90E4F">
        <w:t xml:space="preserve">position </w:t>
      </w:r>
      <w:r w:rsidRPr="00D90E4F">
        <w:t xml:space="preserve">for </w:t>
      </w:r>
      <w:r w:rsidR="00D337D7" w:rsidRPr="00D90E4F">
        <w:t>the lower left corner (A)</w:t>
      </w:r>
      <w:r w:rsidRPr="00D90E4F">
        <w:t xml:space="preserve"> then the orientation of the sheet (B) or (C).</w:t>
      </w:r>
    </w:p>
    <w:p w14:paraId="0E588B89" w14:textId="77777777" w:rsidR="007057F5" w:rsidRPr="00D90E4F" w:rsidRDefault="007057F5" w:rsidP="007057F5">
      <w:pPr>
        <w:pStyle w:val="Rubrik3"/>
      </w:pPr>
      <w:bookmarkStart w:id="1138" w:name="_Toc129002952"/>
      <w:r w:rsidRPr="00D90E4F">
        <w:t>Irregular sheets</w:t>
      </w:r>
      <w:bookmarkEnd w:id="1138"/>
    </w:p>
    <w:p w14:paraId="75EDBBD1" w14:textId="77777777" w:rsidR="007057F5" w:rsidRPr="00D90E4F" w:rsidRDefault="00507992" w:rsidP="007057F5">
      <w:r w:rsidRPr="00D90E4F">
        <w:t>If a</w:t>
      </w:r>
      <w:r w:rsidR="007057F5" w:rsidRPr="00D90E4F">
        <w:t xml:space="preserve"> sheet </w:t>
      </w:r>
      <w:r w:rsidRPr="00D90E4F">
        <w:t>has</w:t>
      </w:r>
      <w:r w:rsidR="007057F5" w:rsidRPr="00D90E4F">
        <w:t xml:space="preserve"> complex geometry, be sure that the geometries are closed before </w:t>
      </w:r>
      <w:r w:rsidRPr="00D90E4F">
        <w:t>starting</w:t>
      </w:r>
      <w:r w:rsidR="007057F5" w:rsidRPr="00D90E4F">
        <w:t xml:space="preserve"> the command.</w:t>
      </w:r>
    </w:p>
    <w:p w14:paraId="3C4B31D8" w14:textId="77777777" w:rsidR="007057F5" w:rsidRPr="00D90E4F" w:rsidRDefault="009378B9" w:rsidP="007057F5">
      <w:pPr>
        <w:keepNext/>
      </w:pPr>
      <w:r w:rsidRPr="00D90E4F">
        <w:rPr>
          <w:noProof/>
        </w:rPr>
        <w:drawing>
          <wp:inline distT="0" distB="0" distL="0" distR="0" wp14:anchorId="7BECB54E" wp14:editId="42F47B81">
            <wp:extent cx="2501900" cy="409575"/>
            <wp:effectExtent l="19050" t="19050" r="12700" b="28575"/>
            <wp:docPr id="19137" name="Bild 19137" descr="Image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37" descr="Image568"/>
                    <pic:cNvPicPr>
                      <a:picLocks noChangeAspect="1" noChangeArrowheads="1"/>
                    </pic:cNvPicPr>
                  </pic:nvPicPr>
                  <pic:blipFill>
                    <a:blip r:embed="rId1036" cstate="print"/>
                    <a:srcRect/>
                    <a:stretch>
                      <a:fillRect/>
                    </a:stretch>
                  </pic:blipFill>
                  <pic:spPr bwMode="auto">
                    <a:xfrm>
                      <a:off x="0" y="0"/>
                      <a:ext cx="2501900" cy="409575"/>
                    </a:xfrm>
                    <a:prstGeom prst="rect">
                      <a:avLst/>
                    </a:prstGeom>
                    <a:noFill/>
                    <a:ln w="6350">
                      <a:solidFill>
                        <a:srgbClr val="000000"/>
                      </a:solidFill>
                      <a:miter lim="800000"/>
                      <a:headEnd/>
                      <a:tailEnd/>
                    </a:ln>
                    <a:effectLst/>
                  </pic:spPr>
                </pic:pic>
              </a:graphicData>
            </a:graphic>
          </wp:inline>
        </w:drawing>
      </w:r>
    </w:p>
    <w:p w14:paraId="2BC3FB1E" w14:textId="23B884D0" w:rsidR="007057F5" w:rsidRPr="00D90E4F" w:rsidRDefault="007057F5" w:rsidP="007057F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208</w:t>
      </w:r>
      <w:r w:rsidR="00BE0559" w:rsidRPr="00D90E4F">
        <w:rPr>
          <w:noProof/>
        </w:rPr>
        <w:fldChar w:fldCharType="end"/>
      </w:r>
    </w:p>
    <w:p w14:paraId="18858AF6" w14:textId="77777777" w:rsidR="007057F5" w:rsidRPr="00D90E4F" w:rsidRDefault="00955464" w:rsidP="00856135">
      <w:r w:rsidRPr="00D90E4F">
        <w:t>Select the objects that describe the sheet.</w:t>
      </w:r>
    </w:p>
    <w:p w14:paraId="5630C9C5" w14:textId="77777777" w:rsidR="00955464" w:rsidRPr="00D90E4F" w:rsidRDefault="009378B9" w:rsidP="00955464">
      <w:pPr>
        <w:keepNext/>
      </w:pPr>
      <w:r w:rsidRPr="00D90E4F">
        <w:rPr>
          <w:noProof/>
        </w:rPr>
        <w:lastRenderedPageBreak/>
        <w:drawing>
          <wp:inline distT="0" distB="0" distL="0" distR="0" wp14:anchorId="3832E725" wp14:editId="13DA43C5">
            <wp:extent cx="2962910" cy="2070100"/>
            <wp:effectExtent l="19050" t="0" r="8890" b="0"/>
            <wp:docPr id="19138" name="Bild 19138" descr="Image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38" descr="Image575"/>
                    <pic:cNvPicPr>
                      <a:picLocks noChangeAspect="1" noChangeArrowheads="1"/>
                    </pic:cNvPicPr>
                  </pic:nvPicPr>
                  <pic:blipFill>
                    <a:blip r:embed="rId1045" cstate="print"/>
                    <a:srcRect/>
                    <a:stretch>
                      <a:fillRect/>
                    </a:stretch>
                  </pic:blipFill>
                  <pic:spPr bwMode="auto">
                    <a:xfrm>
                      <a:off x="0" y="0"/>
                      <a:ext cx="2962910" cy="2070100"/>
                    </a:xfrm>
                    <a:prstGeom prst="rect">
                      <a:avLst/>
                    </a:prstGeom>
                    <a:noFill/>
                    <a:ln w="9525">
                      <a:noFill/>
                      <a:miter lim="800000"/>
                      <a:headEnd/>
                      <a:tailEnd/>
                    </a:ln>
                  </pic:spPr>
                </pic:pic>
              </a:graphicData>
            </a:graphic>
          </wp:inline>
        </w:drawing>
      </w:r>
    </w:p>
    <w:p w14:paraId="28B97292" w14:textId="0E4B9DDC" w:rsidR="00955464" w:rsidRPr="00D90E4F" w:rsidRDefault="00955464" w:rsidP="00955464">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209</w:t>
      </w:r>
      <w:r w:rsidR="00BE0559" w:rsidRPr="00D90E4F">
        <w:rPr>
          <w:noProof/>
        </w:rPr>
        <w:fldChar w:fldCharType="end"/>
      </w:r>
    </w:p>
    <w:p w14:paraId="6D6D0302" w14:textId="71623E77" w:rsidR="00955464" w:rsidRPr="00D90E4F" w:rsidRDefault="00955464" w:rsidP="00955464">
      <w:r w:rsidRPr="00D90E4F">
        <w:t>The sheet can contain holes and it</w:t>
      </w:r>
      <w:r w:rsidR="00507992" w:rsidRPr="00D90E4F">
        <w:t xml:space="preserve"> i</w:t>
      </w:r>
      <w:r w:rsidRPr="00D90E4F">
        <w:t xml:space="preserve">s also possible to use the "Text as names" function. See page </w:t>
      </w:r>
      <w:r w:rsidR="00BF11A7" w:rsidRPr="00D90E4F">
        <w:fldChar w:fldCharType="begin"/>
      </w:r>
      <w:r w:rsidRPr="00D90E4F">
        <w:instrText xml:space="preserve"> PAGEREF _Ref334351179 \h </w:instrText>
      </w:r>
      <w:r w:rsidR="00BF11A7" w:rsidRPr="00D90E4F">
        <w:fldChar w:fldCharType="separate"/>
      </w:r>
      <w:r w:rsidR="00EB6DA4">
        <w:rPr>
          <w:noProof/>
        </w:rPr>
        <w:t>108</w:t>
      </w:r>
      <w:r w:rsidR="00BF11A7" w:rsidRPr="00D90E4F">
        <w:fldChar w:fldCharType="end"/>
      </w:r>
      <w:r w:rsidRPr="00D90E4F">
        <w:t xml:space="preserve"> for more information.</w:t>
      </w:r>
    </w:p>
    <w:p w14:paraId="0A1957DE" w14:textId="77777777" w:rsidR="00955464" w:rsidRPr="00D90E4F" w:rsidRDefault="00955464" w:rsidP="00955464">
      <w:pPr>
        <w:pStyle w:val="Rubrik3"/>
      </w:pPr>
      <w:bookmarkStart w:id="1139" w:name="_Toc129002953"/>
      <w:r w:rsidRPr="00D90E4F">
        <w:t>Edit sheet properties</w:t>
      </w:r>
      <w:bookmarkEnd w:id="1139"/>
    </w:p>
    <w:p w14:paraId="094CA81C" w14:textId="77777777" w:rsidR="00C02FF2" w:rsidRPr="00D90E4F" w:rsidRDefault="009378B9" w:rsidP="00C02FF2">
      <w:pPr>
        <w:keepNext/>
      </w:pPr>
      <w:r w:rsidRPr="00D90E4F">
        <w:rPr>
          <w:noProof/>
        </w:rPr>
        <w:drawing>
          <wp:inline distT="0" distB="0" distL="0" distR="0" wp14:anchorId="3766A16D" wp14:editId="774BA9A9">
            <wp:extent cx="2501900" cy="409575"/>
            <wp:effectExtent l="19050" t="19050" r="12700" b="28575"/>
            <wp:docPr id="19139" name="Bild 19139" descr="Image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39" descr="Image568"/>
                    <pic:cNvPicPr>
                      <a:picLocks noChangeAspect="1" noChangeArrowheads="1"/>
                    </pic:cNvPicPr>
                  </pic:nvPicPr>
                  <pic:blipFill>
                    <a:blip r:embed="rId1036" cstate="print"/>
                    <a:srcRect/>
                    <a:stretch>
                      <a:fillRect/>
                    </a:stretch>
                  </pic:blipFill>
                  <pic:spPr bwMode="auto">
                    <a:xfrm>
                      <a:off x="0" y="0"/>
                      <a:ext cx="2501900" cy="409575"/>
                    </a:xfrm>
                    <a:prstGeom prst="rect">
                      <a:avLst/>
                    </a:prstGeom>
                    <a:noFill/>
                    <a:ln w="6350">
                      <a:solidFill>
                        <a:srgbClr val="000000"/>
                      </a:solidFill>
                      <a:miter lim="800000"/>
                      <a:headEnd/>
                      <a:tailEnd/>
                    </a:ln>
                    <a:effectLst/>
                  </pic:spPr>
                </pic:pic>
              </a:graphicData>
            </a:graphic>
          </wp:inline>
        </w:drawing>
      </w:r>
    </w:p>
    <w:p w14:paraId="5CD9E016" w14:textId="5ADBCF23" w:rsidR="00C02FF2" w:rsidRPr="00D90E4F" w:rsidRDefault="00C02FF2" w:rsidP="00C02FF2">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210</w:t>
      </w:r>
      <w:r w:rsidR="00BE0559" w:rsidRPr="00D90E4F">
        <w:rPr>
          <w:noProof/>
        </w:rPr>
        <w:fldChar w:fldCharType="end"/>
      </w:r>
    </w:p>
    <w:p w14:paraId="2D768263" w14:textId="77777777" w:rsidR="00C02FF2" w:rsidRPr="00D90E4F" w:rsidRDefault="00507992" w:rsidP="00955464">
      <w:r w:rsidRPr="00D90E4F">
        <w:t>T</w:t>
      </w:r>
      <w:r w:rsidR="00955464" w:rsidRPr="00D90E4F">
        <w:t xml:space="preserve">o change any parameters </w:t>
      </w:r>
      <w:r w:rsidR="00C02FF2" w:rsidRPr="00D90E4F">
        <w:t>on an existing sheet use the same command to change the parameters. Select the sheet instead of geometry. It</w:t>
      </w:r>
      <w:r w:rsidRPr="00D90E4F">
        <w:t xml:space="preserve"> i</w:t>
      </w:r>
      <w:r w:rsidR="00C02FF2" w:rsidRPr="00D90E4F">
        <w:t>s also possible to double click on the sheet without starting the command.</w:t>
      </w:r>
    </w:p>
    <w:p w14:paraId="3674D400" w14:textId="77777777" w:rsidR="00FC0DC7" w:rsidRPr="00D90E4F" w:rsidRDefault="00FC0DC7" w:rsidP="00856135">
      <w:pPr>
        <w:pStyle w:val="Rubrik2"/>
      </w:pPr>
      <w:bookmarkStart w:id="1140" w:name="_Toc335637000"/>
      <w:bookmarkStart w:id="1141" w:name="_Toc129002954"/>
      <w:bookmarkStart w:id="1142" w:name="_Toc229474930"/>
      <w:r w:rsidRPr="00D90E4F">
        <w:t>From</w:t>
      </w:r>
      <w:bookmarkStart w:id="1143" w:name="fromhole"/>
      <w:bookmarkEnd w:id="1143"/>
      <w:r w:rsidRPr="00D90E4F">
        <w:t xml:space="preserve"> h</w:t>
      </w:r>
      <w:bookmarkStart w:id="1144" w:name="sheetfromhole"/>
      <w:bookmarkEnd w:id="1144"/>
      <w:r w:rsidRPr="00D90E4F">
        <w:t>ole</w:t>
      </w:r>
      <w:bookmarkEnd w:id="1140"/>
      <w:bookmarkEnd w:id="1141"/>
      <w:bookmarkEnd w:id="1142"/>
    </w:p>
    <w:p w14:paraId="3AF5DB24" w14:textId="77777777" w:rsidR="00AE433B" w:rsidRPr="00D90E4F" w:rsidRDefault="009378B9" w:rsidP="00AE433B">
      <w:pPr>
        <w:keepNext/>
      </w:pPr>
      <w:r w:rsidRPr="00D90E4F">
        <w:rPr>
          <w:noProof/>
        </w:rPr>
        <w:drawing>
          <wp:inline distT="0" distB="0" distL="0" distR="0" wp14:anchorId="2CB8BB25" wp14:editId="45F052EF">
            <wp:extent cx="1682750" cy="1068070"/>
            <wp:effectExtent l="19050" t="19050" r="12700" b="17780"/>
            <wp:docPr id="19140" name="Bild 19140" descr="Image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40" descr="Image578"/>
                    <pic:cNvPicPr>
                      <a:picLocks noChangeAspect="1" noChangeArrowheads="1"/>
                    </pic:cNvPicPr>
                  </pic:nvPicPr>
                  <pic:blipFill>
                    <a:blip r:embed="rId1046" cstate="print"/>
                    <a:srcRect/>
                    <a:stretch>
                      <a:fillRect/>
                    </a:stretch>
                  </pic:blipFill>
                  <pic:spPr bwMode="auto">
                    <a:xfrm>
                      <a:off x="0" y="0"/>
                      <a:ext cx="1682750" cy="1068070"/>
                    </a:xfrm>
                    <a:prstGeom prst="rect">
                      <a:avLst/>
                    </a:prstGeom>
                    <a:noFill/>
                    <a:ln w="6350">
                      <a:solidFill>
                        <a:srgbClr val="000000"/>
                      </a:solidFill>
                      <a:miter lim="800000"/>
                      <a:headEnd/>
                      <a:tailEnd/>
                    </a:ln>
                    <a:effectLst/>
                  </pic:spPr>
                </pic:pic>
              </a:graphicData>
            </a:graphic>
          </wp:inline>
        </w:drawing>
      </w:r>
    </w:p>
    <w:p w14:paraId="04E4D770" w14:textId="4EE85396" w:rsidR="00AE433B" w:rsidRPr="00D90E4F" w:rsidRDefault="00AE433B" w:rsidP="00AE433B">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211</w:t>
      </w:r>
      <w:r w:rsidR="00BE0559" w:rsidRPr="00D90E4F">
        <w:rPr>
          <w:noProof/>
        </w:rPr>
        <w:fldChar w:fldCharType="end"/>
      </w:r>
    </w:p>
    <w:p w14:paraId="5A29919E" w14:textId="77777777" w:rsidR="00487F66" w:rsidRPr="00D90E4F" w:rsidRDefault="00507992" w:rsidP="00487F66">
      <w:r w:rsidRPr="00D90E4F">
        <w:t xml:space="preserve">In </w:t>
      </w:r>
      <w:r w:rsidR="00487F66" w:rsidRPr="00D90E4F">
        <w:t xml:space="preserve">parts with large internal contours, </w:t>
      </w:r>
      <w:r w:rsidR="001A24F8" w:rsidRPr="00D90E4F">
        <w:t xml:space="preserve">use this command </w:t>
      </w:r>
      <w:r w:rsidRPr="00D90E4F">
        <w:t>to keep the internal areas and store as "rest sheets"</w:t>
      </w:r>
      <w:r w:rsidR="001A24F8" w:rsidRPr="00D90E4F">
        <w:t>.</w:t>
      </w:r>
      <w:r w:rsidR="00487F66" w:rsidRPr="00D90E4F">
        <w:t xml:space="preserve"> The new sheet inh</w:t>
      </w:r>
      <w:r w:rsidR="001A24F8" w:rsidRPr="00D90E4F">
        <w:t>erits</w:t>
      </w:r>
      <w:r w:rsidR="00487F66" w:rsidRPr="00D90E4F">
        <w:t xml:space="preserve"> all the properties from the original sheet.</w:t>
      </w:r>
    </w:p>
    <w:p w14:paraId="07C44181" w14:textId="77777777" w:rsidR="003B2EE6" w:rsidRPr="00D90E4F" w:rsidRDefault="009378B9" w:rsidP="003B2EE6">
      <w:pPr>
        <w:keepNext/>
      </w:pPr>
      <w:r w:rsidRPr="00D90E4F">
        <w:rPr>
          <w:noProof/>
        </w:rPr>
        <w:drawing>
          <wp:inline distT="0" distB="0" distL="0" distR="0" wp14:anchorId="2FAA6228" wp14:editId="36846F60">
            <wp:extent cx="2962910" cy="1177925"/>
            <wp:effectExtent l="19050" t="0" r="8890" b="0"/>
            <wp:docPr id="19141" name="Bild 19141" descr="Image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41" descr="Image584"/>
                    <pic:cNvPicPr>
                      <a:picLocks noChangeAspect="1" noChangeArrowheads="1"/>
                    </pic:cNvPicPr>
                  </pic:nvPicPr>
                  <pic:blipFill>
                    <a:blip r:embed="rId1047" cstate="print"/>
                    <a:srcRect/>
                    <a:stretch>
                      <a:fillRect/>
                    </a:stretch>
                  </pic:blipFill>
                  <pic:spPr bwMode="auto">
                    <a:xfrm>
                      <a:off x="0" y="0"/>
                      <a:ext cx="2962910" cy="1177925"/>
                    </a:xfrm>
                    <a:prstGeom prst="rect">
                      <a:avLst/>
                    </a:prstGeom>
                    <a:noFill/>
                    <a:ln w="9525">
                      <a:noFill/>
                      <a:miter lim="800000"/>
                      <a:headEnd/>
                      <a:tailEnd/>
                    </a:ln>
                  </pic:spPr>
                </pic:pic>
              </a:graphicData>
            </a:graphic>
          </wp:inline>
        </w:drawing>
      </w:r>
    </w:p>
    <w:p w14:paraId="0F11A2F2" w14:textId="6F04D798" w:rsidR="00FC0DC7" w:rsidRPr="00D90E4F" w:rsidRDefault="003B2EE6" w:rsidP="003B2EE6">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212</w:t>
      </w:r>
      <w:r w:rsidR="00BE0559" w:rsidRPr="00D90E4F">
        <w:rPr>
          <w:noProof/>
        </w:rPr>
        <w:fldChar w:fldCharType="end"/>
      </w:r>
    </w:p>
    <w:p w14:paraId="32A4D06B" w14:textId="77777777" w:rsidR="003B2EE6" w:rsidRPr="00D90E4F" w:rsidRDefault="003B2EE6" w:rsidP="003B2EE6">
      <w:r w:rsidRPr="00D90E4F">
        <w:t>Start the command and click inside a hole in the part (A). This create</w:t>
      </w:r>
      <w:r w:rsidR="001A24F8" w:rsidRPr="00D90E4F">
        <w:t>s</w:t>
      </w:r>
      <w:r w:rsidRPr="00D90E4F">
        <w:t xml:space="preserve"> a new sheet with same geometry as the hole. Move the mouse and the sheet to a position (B). The new sheet (B) ha</w:t>
      </w:r>
      <w:r w:rsidR="001A24F8" w:rsidRPr="00D90E4F">
        <w:t>s</w:t>
      </w:r>
      <w:r w:rsidRPr="00D90E4F">
        <w:t xml:space="preserve"> the same properties as its </w:t>
      </w:r>
      <w:r w:rsidR="001A24F8" w:rsidRPr="00D90E4F">
        <w:t>parent</w:t>
      </w:r>
      <w:r w:rsidRPr="00D90E4F">
        <w:t>.</w:t>
      </w:r>
    </w:p>
    <w:p w14:paraId="77DC5CAE" w14:textId="77777777" w:rsidR="00856135" w:rsidRPr="00D90E4F" w:rsidRDefault="001D6A8A" w:rsidP="00856135">
      <w:pPr>
        <w:pStyle w:val="Rubrik2"/>
      </w:pPr>
      <w:bookmarkStart w:id="1145" w:name="_Toc335637001"/>
      <w:bookmarkStart w:id="1146" w:name="_Toc129002955"/>
      <w:bookmarkStart w:id="1147" w:name="_Toc229474931"/>
      <w:r w:rsidRPr="00D90E4F">
        <w:t>Lock sh</w:t>
      </w:r>
      <w:bookmarkStart w:id="1148" w:name="sheetlock"/>
      <w:bookmarkEnd w:id="1148"/>
      <w:r w:rsidRPr="00D90E4F">
        <w:t>eet</w:t>
      </w:r>
      <w:bookmarkEnd w:id="1145"/>
      <w:bookmarkEnd w:id="1146"/>
      <w:bookmarkEnd w:id="1147"/>
    </w:p>
    <w:p w14:paraId="5BDC67CF" w14:textId="77777777" w:rsidR="001204D9" w:rsidRPr="00D90E4F" w:rsidRDefault="009378B9" w:rsidP="001204D9">
      <w:pPr>
        <w:keepNext/>
      </w:pPr>
      <w:r w:rsidRPr="00D90E4F">
        <w:rPr>
          <w:noProof/>
        </w:rPr>
        <w:drawing>
          <wp:inline distT="0" distB="0" distL="0" distR="0" wp14:anchorId="11B17D5C" wp14:editId="6122F0D6">
            <wp:extent cx="1616710" cy="995045"/>
            <wp:effectExtent l="19050" t="19050" r="21590" b="14605"/>
            <wp:docPr id="19142" name="Bild 19142" descr="Image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42" descr="Image585"/>
                    <pic:cNvPicPr>
                      <a:picLocks noChangeAspect="1" noChangeArrowheads="1"/>
                    </pic:cNvPicPr>
                  </pic:nvPicPr>
                  <pic:blipFill>
                    <a:blip r:embed="rId1048" cstate="print"/>
                    <a:srcRect/>
                    <a:stretch>
                      <a:fillRect/>
                    </a:stretch>
                  </pic:blipFill>
                  <pic:spPr bwMode="auto">
                    <a:xfrm>
                      <a:off x="0" y="0"/>
                      <a:ext cx="1616710" cy="995045"/>
                    </a:xfrm>
                    <a:prstGeom prst="rect">
                      <a:avLst/>
                    </a:prstGeom>
                    <a:noFill/>
                    <a:ln w="6350">
                      <a:solidFill>
                        <a:srgbClr val="000000"/>
                      </a:solidFill>
                      <a:miter lim="800000"/>
                      <a:headEnd/>
                      <a:tailEnd/>
                    </a:ln>
                    <a:effectLst/>
                  </pic:spPr>
                </pic:pic>
              </a:graphicData>
            </a:graphic>
          </wp:inline>
        </w:drawing>
      </w:r>
    </w:p>
    <w:p w14:paraId="31875FEB" w14:textId="0517FD4D" w:rsidR="001D6A8A" w:rsidRPr="00D90E4F" w:rsidRDefault="001204D9" w:rsidP="001204D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213</w:t>
      </w:r>
      <w:r w:rsidR="00BE0559" w:rsidRPr="00D90E4F">
        <w:rPr>
          <w:noProof/>
        </w:rPr>
        <w:fldChar w:fldCharType="end"/>
      </w:r>
    </w:p>
    <w:p w14:paraId="31778D8B" w14:textId="77777777" w:rsidR="001D6A8A" w:rsidRPr="00D90E4F" w:rsidRDefault="001A24F8" w:rsidP="001D6A8A">
      <w:r w:rsidRPr="00D90E4F">
        <w:t>Use</w:t>
      </w:r>
      <w:r w:rsidR="001D6A8A" w:rsidRPr="00D90E4F">
        <w:t xml:space="preserve"> this function </w:t>
      </w:r>
      <w:r w:rsidR="00441F81" w:rsidRPr="00D90E4F">
        <w:t>to</w:t>
      </w:r>
      <w:r w:rsidR="001D6A8A" w:rsidRPr="00D90E4F">
        <w:t xml:space="preserve"> convert parts located on</w:t>
      </w:r>
      <w:r w:rsidR="001204D9" w:rsidRPr="00D90E4F">
        <w:t xml:space="preserve"> </w:t>
      </w:r>
      <w:r w:rsidR="001D6A8A" w:rsidRPr="00D90E4F">
        <w:t>sheets to holes.</w:t>
      </w:r>
    </w:p>
    <w:p w14:paraId="527DD8CC" w14:textId="77777777" w:rsidR="001204D9" w:rsidRPr="00D90E4F" w:rsidRDefault="009378B9" w:rsidP="001204D9">
      <w:pPr>
        <w:keepNext/>
      </w:pPr>
      <w:r w:rsidRPr="00D90E4F">
        <w:rPr>
          <w:noProof/>
        </w:rPr>
        <w:lastRenderedPageBreak/>
        <w:drawing>
          <wp:inline distT="0" distB="0" distL="0" distR="0" wp14:anchorId="147E2759" wp14:editId="46B8407F">
            <wp:extent cx="2962910" cy="1053465"/>
            <wp:effectExtent l="19050" t="0" r="8890" b="0"/>
            <wp:docPr id="19143" name="Bild 19143" descr="Image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43" descr="Image579"/>
                    <pic:cNvPicPr>
                      <a:picLocks noChangeAspect="1" noChangeArrowheads="1"/>
                    </pic:cNvPicPr>
                  </pic:nvPicPr>
                  <pic:blipFill>
                    <a:blip r:embed="rId1049" cstate="print"/>
                    <a:srcRect/>
                    <a:stretch>
                      <a:fillRect/>
                    </a:stretch>
                  </pic:blipFill>
                  <pic:spPr bwMode="auto">
                    <a:xfrm>
                      <a:off x="0" y="0"/>
                      <a:ext cx="2962910" cy="1053465"/>
                    </a:xfrm>
                    <a:prstGeom prst="rect">
                      <a:avLst/>
                    </a:prstGeom>
                    <a:noFill/>
                    <a:ln w="9525">
                      <a:noFill/>
                      <a:miter lim="800000"/>
                      <a:headEnd/>
                      <a:tailEnd/>
                    </a:ln>
                  </pic:spPr>
                </pic:pic>
              </a:graphicData>
            </a:graphic>
          </wp:inline>
        </w:drawing>
      </w:r>
    </w:p>
    <w:p w14:paraId="40F2F901" w14:textId="6B194613" w:rsidR="001D6A8A" w:rsidRPr="00D90E4F" w:rsidRDefault="001204D9" w:rsidP="001204D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214</w:t>
      </w:r>
      <w:r w:rsidR="00BE0559" w:rsidRPr="00D90E4F">
        <w:rPr>
          <w:noProof/>
        </w:rPr>
        <w:fldChar w:fldCharType="end"/>
      </w:r>
    </w:p>
    <w:p w14:paraId="44476E9C" w14:textId="77777777" w:rsidR="001D6A8A" w:rsidRPr="00D90E4F" w:rsidRDefault="001A24F8" w:rsidP="001D6A8A">
      <w:r w:rsidRPr="00D90E4F">
        <w:t>T</w:t>
      </w:r>
      <w:r w:rsidR="001204D9" w:rsidRPr="00D90E4F">
        <w:t xml:space="preserve">he sheet </w:t>
      </w:r>
      <w:r w:rsidRPr="00D90E4F">
        <w:t>now</w:t>
      </w:r>
      <w:r w:rsidR="001204D9" w:rsidRPr="00D90E4F">
        <w:t xml:space="preserve"> look</w:t>
      </w:r>
      <w:r w:rsidRPr="00D90E4F">
        <w:t>s</w:t>
      </w:r>
      <w:r w:rsidR="001204D9" w:rsidRPr="00D90E4F">
        <w:t xml:space="preserve"> </w:t>
      </w:r>
      <w:r w:rsidR="00B62BAE" w:rsidRPr="00D90E4F">
        <w:t>as follows</w:t>
      </w:r>
      <w:r w:rsidRPr="00D90E4F">
        <w:t>:</w:t>
      </w:r>
    </w:p>
    <w:p w14:paraId="036B28F2" w14:textId="77777777" w:rsidR="00B62BAE" w:rsidRPr="00D90E4F" w:rsidRDefault="009378B9" w:rsidP="00B62BAE">
      <w:pPr>
        <w:keepNext/>
      </w:pPr>
      <w:r w:rsidRPr="00D90E4F">
        <w:rPr>
          <w:noProof/>
        </w:rPr>
        <w:drawing>
          <wp:inline distT="0" distB="0" distL="0" distR="0" wp14:anchorId="258F26B3" wp14:editId="7FCC5D57">
            <wp:extent cx="2962910" cy="1053465"/>
            <wp:effectExtent l="19050" t="0" r="8890" b="0"/>
            <wp:docPr id="19144" name="Bild 19144" descr="Image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44" descr="Image580"/>
                    <pic:cNvPicPr>
                      <a:picLocks noChangeAspect="1" noChangeArrowheads="1"/>
                    </pic:cNvPicPr>
                  </pic:nvPicPr>
                  <pic:blipFill>
                    <a:blip r:embed="rId1050" cstate="print"/>
                    <a:srcRect/>
                    <a:stretch>
                      <a:fillRect/>
                    </a:stretch>
                  </pic:blipFill>
                  <pic:spPr bwMode="auto">
                    <a:xfrm>
                      <a:off x="0" y="0"/>
                      <a:ext cx="2962910" cy="1053465"/>
                    </a:xfrm>
                    <a:prstGeom prst="rect">
                      <a:avLst/>
                    </a:prstGeom>
                    <a:noFill/>
                    <a:ln w="9525">
                      <a:noFill/>
                      <a:miter lim="800000"/>
                      <a:headEnd/>
                      <a:tailEnd/>
                    </a:ln>
                  </pic:spPr>
                </pic:pic>
              </a:graphicData>
            </a:graphic>
          </wp:inline>
        </w:drawing>
      </w:r>
    </w:p>
    <w:p w14:paraId="410E9053" w14:textId="2F2B13C7" w:rsidR="00B62BAE" w:rsidRPr="00D90E4F" w:rsidRDefault="00B62BAE" w:rsidP="00B62BAE">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215</w:t>
      </w:r>
      <w:r w:rsidR="00BE0559" w:rsidRPr="00D90E4F">
        <w:rPr>
          <w:noProof/>
        </w:rPr>
        <w:fldChar w:fldCharType="end"/>
      </w:r>
    </w:p>
    <w:p w14:paraId="66C393C5" w14:textId="4E52DACC" w:rsidR="00441F81" w:rsidRPr="00D90E4F" w:rsidRDefault="00F724B1" w:rsidP="00F724B1">
      <w:r w:rsidRPr="00D90E4F">
        <w:t>The external contour and the toolpath create</w:t>
      </w:r>
      <w:r w:rsidR="001A24F8" w:rsidRPr="00D90E4F">
        <w:t>s</w:t>
      </w:r>
      <w:r w:rsidRPr="00D90E4F">
        <w:t xml:space="preserve"> a hole in the sheet. The text located in the hole is the name of the part. This text height is controlled by the </w:t>
      </w:r>
      <w:r w:rsidR="001A24F8" w:rsidRPr="00D90E4F">
        <w:t>"</w:t>
      </w:r>
      <w:r w:rsidRPr="00D90E4F">
        <w:t>Subtext height</w:t>
      </w:r>
      <w:r w:rsidR="001A24F8" w:rsidRPr="00D90E4F">
        <w:t>"</w:t>
      </w:r>
      <w:r w:rsidRPr="00D90E4F">
        <w:t xml:space="preserve"> in the </w:t>
      </w:r>
      <w:r w:rsidR="00C47395" w:rsidRPr="00D90E4F">
        <w:t>"</w:t>
      </w:r>
      <w:r w:rsidRPr="00D90E4F">
        <w:t xml:space="preserve">Sheet </w:t>
      </w:r>
      <w:r w:rsidR="00E37C69" w:rsidRPr="00D90E4F">
        <w:t>c</w:t>
      </w:r>
      <w:r w:rsidRPr="00D90E4F">
        <w:t>reate command</w:t>
      </w:r>
      <w:r w:rsidR="00C47395" w:rsidRPr="00D90E4F">
        <w:t>"</w:t>
      </w:r>
      <w:r w:rsidR="001A24F8" w:rsidRPr="00D90E4F">
        <w:t>. S</w:t>
      </w:r>
      <w:r w:rsidRPr="00D90E4F">
        <w:t xml:space="preserve">ee page </w:t>
      </w:r>
      <w:r w:rsidR="00BF11A7" w:rsidRPr="00D90E4F">
        <w:fldChar w:fldCharType="begin"/>
      </w:r>
      <w:r w:rsidRPr="00D90E4F">
        <w:instrText xml:space="preserve"> PAGEREF _Ref334443932 \h </w:instrText>
      </w:r>
      <w:r w:rsidR="00BF11A7" w:rsidRPr="00D90E4F">
        <w:fldChar w:fldCharType="separate"/>
      </w:r>
      <w:r w:rsidR="00EB6DA4">
        <w:rPr>
          <w:noProof/>
        </w:rPr>
        <w:t>250</w:t>
      </w:r>
      <w:r w:rsidR="00BF11A7" w:rsidRPr="00D90E4F">
        <w:fldChar w:fldCharType="end"/>
      </w:r>
      <w:r w:rsidRPr="00D90E4F">
        <w:t xml:space="preserve"> for more information.</w:t>
      </w:r>
    </w:p>
    <w:p w14:paraId="7808E1AD" w14:textId="77777777" w:rsidR="00F724B1" w:rsidRPr="00D90E4F" w:rsidRDefault="009378B9" w:rsidP="00F724B1">
      <w:pPr>
        <w:keepNext/>
      </w:pPr>
      <w:r w:rsidRPr="00D90E4F">
        <w:rPr>
          <w:noProof/>
        </w:rPr>
        <w:drawing>
          <wp:inline distT="0" distB="0" distL="0" distR="0" wp14:anchorId="5E25DB46" wp14:editId="6D59F241">
            <wp:extent cx="1294765" cy="680085"/>
            <wp:effectExtent l="19050" t="0" r="635" b="0"/>
            <wp:docPr id="19145" name="Bild 19145" descr="Image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45" descr="Image581"/>
                    <pic:cNvPicPr>
                      <a:picLocks noChangeAspect="1" noChangeArrowheads="1"/>
                    </pic:cNvPicPr>
                  </pic:nvPicPr>
                  <pic:blipFill>
                    <a:blip r:embed="rId1051" cstate="print"/>
                    <a:srcRect/>
                    <a:stretch>
                      <a:fillRect/>
                    </a:stretch>
                  </pic:blipFill>
                  <pic:spPr bwMode="auto">
                    <a:xfrm>
                      <a:off x="0" y="0"/>
                      <a:ext cx="1294765" cy="680085"/>
                    </a:xfrm>
                    <a:prstGeom prst="rect">
                      <a:avLst/>
                    </a:prstGeom>
                    <a:noFill/>
                    <a:ln w="9525">
                      <a:noFill/>
                      <a:miter lim="800000"/>
                      <a:headEnd/>
                      <a:tailEnd/>
                    </a:ln>
                  </pic:spPr>
                </pic:pic>
              </a:graphicData>
            </a:graphic>
          </wp:inline>
        </w:drawing>
      </w:r>
    </w:p>
    <w:p w14:paraId="07C6A662" w14:textId="1C00B8B4" w:rsidR="00F724B1" w:rsidRPr="00D90E4F" w:rsidRDefault="00F724B1" w:rsidP="00F724B1">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216</w:t>
      </w:r>
      <w:r w:rsidR="00BE0559" w:rsidRPr="00D90E4F">
        <w:rPr>
          <w:noProof/>
        </w:rPr>
        <w:fldChar w:fldCharType="end"/>
      </w:r>
    </w:p>
    <w:p w14:paraId="6AE9ACE1" w14:textId="77777777" w:rsidR="00F724B1" w:rsidRPr="00D90E4F" w:rsidRDefault="001A24F8" w:rsidP="00F724B1">
      <w:r w:rsidRPr="00D90E4F">
        <w:t>T</w:t>
      </w:r>
      <w:r w:rsidR="00F724B1" w:rsidRPr="00D90E4F">
        <w:t>he exact geometry of the part and the piercing geometry (A)</w:t>
      </w:r>
      <w:r w:rsidR="007828CF" w:rsidRPr="00D90E4F">
        <w:t xml:space="preserve"> </w:t>
      </w:r>
      <w:r w:rsidR="00B93D81" w:rsidRPr="00D90E4F">
        <w:t>are</w:t>
      </w:r>
      <w:r w:rsidR="007828CF" w:rsidRPr="00D90E4F">
        <w:t xml:space="preserve"> shown</w:t>
      </w:r>
      <w:r w:rsidRPr="00D90E4F">
        <w:t xml:space="preserve"> on the sheet</w:t>
      </w:r>
      <w:r w:rsidR="00F724B1" w:rsidRPr="00D90E4F">
        <w:t>.</w:t>
      </w:r>
    </w:p>
    <w:p w14:paraId="219A252F" w14:textId="77777777" w:rsidR="00AE433B" w:rsidRPr="00D90E4F" w:rsidRDefault="00AE433B" w:rsidP="002D3E07">
      <w:pPr>
        <w:pStyle w:val="Rubrik5"/>
      </w:pPr>
      <w:r w:rsidRPr="00D90E4F">
        <w:t>Automatic divide</w:t>
      </w:r>
    </w:p>
    <w:p w14:paraId="31912FDA" w14:textId="1E7F5EB9" w:rsidR="00441F81" w:rsidRPr="00D90E4F" w:rsidRDefault="00B93D81" w:rsidP="00AE433B">
      <w:r w:rsidRPr="00D90E4F">
        <w:t xml:space="preserve">If a cutoff crosses the sheet, then the sheet automatically will be divided into two. </w:t>
      </w:r>
      <w:r w:rsidR="001A24F8" w:rsidRPr="00D90E4F">
        <w:t xml:space="preserve">See </w:t>
      </w:r>
      <w:r w:rsidR="005067AA" w:rsidRPr="00D90E4F">
        <w:t xml:space="preserve">page </w:t>
      </w:r>
      <w:r w:rsidR="00BF11A7" w:rsidRPr="00D90E4F">
        <w:fldChar w:fldCharType="begin"/>
      </w:r>
      <w:r w:rsidR="005067AA" w:rsidRPr="00D90E4F">
        <w:instrText xml:space="preserve"> PAGEREF _Ref334453631 \h </w:instrText>
      </w:r>
      <w:r w:rsidR="00BF11A7" w:rsidRPr="00D90E4F">
        <w:fldChar w:fldCharType="separate"/>
      </w:r>
      <w:r w:rsidR="00EB6DA4">
        <w:rPr>
          <w:b/>
          <w:bCs/>
          <w:noProof/>
          <w:lang w:val="sv-SE"/>
        </w:rPr>
        <w:t>Fel! Bokmärket är inte definierat.</w:t>
      </w:r>
      <w:r w:rsidR="00BF11A7" w:rsidRPr="00D90E4F">
        <w:fldChar w:fldCharType="end"/>
      </w:r>
      <w:r w:rsidR="005067AA" w:rsidRPr="00D90E4F">
        <w:t xml:space="preserve"> for more information about </w:t>
      </w:r>
      <w:r w:rsidR="00C47395" w:rsidRPr="00D90E4F">
        <w:t>"</w:t>
      </w:r>
      <w:r w:rsidR="005067AA" w:rsidRPr="00D90E4F">
        <w:t>Cutoff</w:t>
      </w:r>
      <w:r w:rsidR="00C47395" w:rsidRPr="00D90E4F">
        <w:t>"</w:t>
      </w:r>
      <w:r w:rsidR="005067AA" w:rsidRPr="00D90E4F">
        <w:t xml:space="preserve"> command</w:t>
      </w:r>
      <w:r w:rsidR="001A24F8" w:rsidRPr="00D90E4F">
        <w:t>.</w:t>
      </w:r>
    </w:p>
    <w:p w14:paraId="29E58561" w14:textId="77777777" w:rsidR="00FF2716" w:rsidRPr="00D90E4F" w:rsidRDefault="009378B9" w:rsidP="00FF2716">
      <w:pPr>
        <w:keepNext/>
      </w:pPr>
      <w:r w:rsidRPr="00D90E4F">
        <w:rPr>
          <w:noProof/>
        </w:rPr>
        <w:drawing>
          <wp:inline distT="0" distB="0" distL="0" distR="0" wp14:anchorId="2EAFA20C" wp14:editId="22E878B5">
            <wp:extent cx="3042920" cy="1075055"/>
            <wp:effectExtent l="19050" t="0" r="5080" b="0"/>
            <wp:docPr id="19123" name="Bild 19123" descr="Image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23" descr="Image587"/>
                    <pic:cNvPicPr>
                      <a:picLocks noChangeAspect="1" noChangeArrowheads="1"/>
                    </pic:cNvPicPr>
                  </pic:nvPicPr>
                  <pic:blipFill>
                    <a:blip r:embed="rId1052" cstate="print"/>
                    <a:srcRect/>
                    <a:stretch>
                      <a:fillRect/>
                    </a:stretch>
                  </pic:blipFill>
                  <pic:spPr bwMode="auto">
                    <a:xfrm>
                      <a:off x="0" y="0"/>
                      <a:ext cx="3042920" cy="1075055"/>
                    </a:xfrm>
                    <a:prstGeom prst="rect">
                      <a:avLst/>
                    </a:prstGeom>
                    <a:noFill/>
                    <a:ln w="9525">
                      <a:noFill/>
                      <a:miter lim="800000"/>
                      <a:headEnd/>
                      <a:tailEnd/>
                    </a:ln>
                  </pic:spPr>
                </pic:pic>
              </a:graphicData>
            </a:graphic>
          </wp:inline>
        </w:drawing>
      </w:r>
    </w:p>
    <w:p w14:paraId="653AA324" w14:textId="5D291C64" w:rsidR="00AE433B" w:rsidRPr="00D90E4F" w:rsidRDefault="00FF2716" w:rsidP="00FF2716">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217</w:t>
      </w:r>
      <w:r w:rsidR="00BE0559" w:rsidRPr="00D90E4F">
        <w:rPr>
          <w:noProof/>
        </w:rPr>
        <w:fldChar w:fldCharType="end"/>
      </w:r>
    </w:p>
    <w:p w14:paraId="1591922B" w14:textId="77777777" w:rsidR="005067AA" w:rsidRPr="00D90E4F" w:rsidRDefault="005067AA" w:rsidP="005067AA">
      <w:r w:rsidRPr="00D90E4F">
        <w:t>Both sheets (A) and (B) have the same properties.</w:t>
      </w:r>
    </w:p>
    <w:p w14:paraId="0CA1394A" w14:textId="77777777" w:rsidR="00F724B1" w:rsidRPr="00D90E4F" w:rsidRDefault="00FD141C" w:rsidP="00FD141C">
      <w:pPr>
        <w:pStyle w:val="Rubrik2"/>
      </w:pPr>
      <w:bookmarkStart w:id="1149" w:name="_Toc335637002"/>
      <w:bookmarkStart w:id="1150" w:name="_Toc129002956"/>
      <w:bookmarkStart w:id="1151" w:name="_Toc229474932"/>
      <w:r w:rsidRPr="00D90E4F">
        <w:t>Unl</w:t>
      </w:r>
      <w:bookmarkStart w:id="1152" w:name="sheetunlock"/>
      <w:bookmarkEnd w:id="1152"/>
      <w:r w:rsidRPr="00D90E4F">
        <w:t>ock</w:t>
      </w:r>
      <w:bookmarkEnd w:id="1149"/>
      <w:bookmarkEnd w:id="1150"/>
      <w:bookmarkEnd w:id="1151"/>
    </w:p>
    <w:p w14:paraId="201F922B" w14:textId="77777777" w:rsidR="00FD141C" w:rsidRPr="00D90E4F" w:rsidRDefault="009378B9" w:rsidP="00FD141C">
      <w:pPr>
        <w:keepNext/>
      </w:pPr>
      <w:r w:rsidRPr="00D90E4F">
        <w:rPr>
          <w:noProof/>
        </w:rPr>
        <w:drawing>
          <wp:inline distT="0" distB="0" distL="0" distR="0" wp14:anchorId="4B6B8322" wp14:editId="76927ED9">
            <wp:extent cx="1602105" cy="951230"/>
            <wp:effectExtent l="19050" t="19050" r="17145" b="20320"/>
            <wp:docPr id="19124" name="Bild 19124" descr="Image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24" descr="Image586"/>
                    <pic:cNvPicPr>
                      <a:picLocks noChangeAspect="1" noChangeArrowheads="1"/>
                    </pic:cNvPicPr>
                  </pic:nvPicPr>
                  <pic:blipFill>
                    <a:blip r:embed="rId1053" cstate="print"/>
                    <a:srcRect/>
                    <a:stretch>
                      <a:fillRect/>
                    </a:stretch>
                  </pic:blipFill>
                  <pic:spPr bwMode="auto">
                    <a:xfrm>
                      <a:off x="0" y="0"/>
                      <a:ext cx="1602105" cy="951230"/>
                    </a:xfrm>
                    <a:prstGeom prst="rect">
                      <a:avLst/>
                    </a:prstGeom>
                    <a:noFill/>
                    <a:ln w="6350">
                      <a:solidFill>
                        <a:srgbClr val="000000"/>
                      </a:solidFill>
                      <a:miter lim="800000"/>
                      <a:headEnd/>
                      <a:tailEnd/>
                    </a:ln>
                    <a:effectLst/>
                  </pic:spPr>
                </pic:pic>
              </a:graphicData>
            </a:graphic>
          </wp:inline>
        </w:drawing>
      </w:r>
    </w:p>
    <w:p w14:paraId="76373DA1" w14:textId="54F96761" w:rsidR="00F724B1" w:rsidRPr="00D90E4F" w:rsidRDefault="00FD141C" w:rsidP="00FD141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218</w:t>
      </w:r>
      <w:r w:rsidR="00BE0559" w:rsidRPr="00D90E4F">
        <w:rPr>
          <w:noProof/>
        </w:rPr>
        <w:fldChar w:fldCharType="end"/>
      </w:r>
    </w:p>
    <w:p w14:paraId="40444AAA" w14:textId="77777777" w:rsidR="00FD141C" w:rsidRPr="00D90E4F" w:rsidRDefault="00B93D81" w:rsidP="00F724B1">
      <w:r w:rsidRPr="00D90E4F">
        <w:t xml:space="preserve">To modify the position of the part on the sheet, use the "Unlock" command. </w:t>
      </w:r>
      <w:r w:rsidR="00FD141C" w:rsidRPr="00D90E4F">
        <w:t>Start the command and select the sheet to unlock.</w:t>
      </w:r>
    </w:p>
    <w:p w14:paraId="16F13B4B" w14:textId="77777777" w:rsidR="00FD141C" w:rsidRPr="00D90E4F" w:rsidRDefault="009378B9" w:rsidP="00FF2716">
      <w:r w:rsidRPr="00D90E4F">
        <w:rPr>
          <w:noProof/>
        </w:rPr>
        <w:drawing>
          <wp:inline distT="0" distB="0" distL="0" distR="0" wp14:anchorId="6D194051" wp14:editId="7CC55C6E">
            <wp:extent cx="2962910" cy="1045845"/>
            <wp:effectExtent l="19050" t="0" r="8890" b="0"/>
            <wp:docPr id="19125" name="Bild 19125" descr="Image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25" descr="Image583"/>
                    <pic:cNvPicPr>
                      <a:picLocks noChangeAspect="1" noChangeArrowheads="1"/>
                    </pic:cNvPicPr>
                  </pic:nvPicPr>
                  <pic:blipFill>
                    <a:blip r:embed="rId1054" cstate="print"/>
                    <a:srcRect/>
                    <a:stretch>
                      <a:fillRect/>
                    </a:stretch>
                  </pic:blipFill>
                  <pic:spPr bwMode="auto">
                    <a:xfrm>
                      <a:off x="0" y="0"/>
                      <a:ext cx="2962910" cy="1045845"/>
                    </a:xfrm>
                    <a:prstGeom prst="rect">
                      <a:avLst/>
                    </a:prstGeom>
                    <a:noFill/>
                    <a:ln w="9525">
                      <a:noFill/>
                      <a:miter lim="800000"/>
                      <a:headEnd/>
                      <a:tailEnd/>
                    </a:ln>
                  </pic:spPr>
                </pic:pic>
              </a:graphicData>
            </a:graphic>
          </wp:inline>
        </w:drawing>
      </w:r>
    </w:p>
    <w:p w14:paraId="3F7C766D" w14:textId="35D59559" w:rsidR="00FD141C" w:rsidRPr="00D90E4F" w:rsidRDefault="00FD141C" w:rsidP="00FD141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219</w:t>
      </w:r>
      <w:r w:rsidR="00BE0559" w:rsidRPr="00D90E4F">
        <w:rPr>
          <w:noProof/>
        </w:rPr>
        <w:fldChar w:fldCharType="end"/>
      </w:r>
    </w:p>
    <w:p w14:paraId="24D806B2" w14:textId="77777777" w:rsidR="00FD141C" w:rsidRPr="00D90E4F" w:rsidRDefault="007828CF" w:rsidP="00F724B1">
      <w:r w:rsidRPr="00D90E4F">
        <w:t>N</w:t>
      </w:r>
      <w:r w:rsidR="003B20C9" w:rsidRPr="00D90E4F">
        <w:t xml:space="preserve">ow move the geometry on the sheet. </w:t>
      </w:r>
      <w:r w:rsidR="00B93D81" w:rsidRPr="00D90E4F">
        <w:t>When the geometry is in the correct position, lock the sheet again.</w:t>
      </w:r>
    </w:p>
    <w:p w14:paraId="0E859F01" w14:textId="77777777" w:rsidR="003B20C9" w:rsidRPr="00D90E4F" w:rsidRDefault="003B20C9" w:rsidP="003B20C9">
      <w:pPr>
        <w:pStyle w:val="Frga"/>
      </w:pPr>
      <w:r w:rsidRPr="00D90E4F">
        <w:t>Why is it important to move the geometry afterwards?</w:t>
      </w:r>
    </w:p>
    <w:p w14:paraId="37318FA7" w14:textId="77777777" w:rsidR="003B20C9" w:rsidRPr="00D90E4F" w:rsidRDefault="00B93D81" w:rsidP="003B20C9">
      <w:pPr>
        <w:pStyle w:val="Answer"/>
      </w:pPr>
      <w:r w:rsidRPr="00D90E4F">
        <w:t>It is only important if there is some space left on the sheet and you plan to use the sheet again.</w:t>
      </w:r>
    </w:p>
    <w:p w14:paraId="0360CC8B" w14:textId="77777777" w:rsidR="003B20C9" w:rsidRPr="00D90E4F" w:rsidRDefault="003B20C9" w:rsidP="003B20C9">
      <w:pPr>
        <w:pStyle w:val="Frga"/>
      </w:pPr>
      <w:r w:rsidRPr="00D90E4F">
        <w:lastRenderedPageBreak/>
        <w:t xml:space="preserve">Why can the hole be </w:t>
      </w:r>
      <w:r w:rsidR="001A24F8" w:rsidRPr="00D90E4F">
        <w:t xml:space="preserve">in the </w:t>
      </w:r>
      <w:r w:rsidRPr="00D90E4F">
        <w:t>wrong position?</w:t>
      </w:r>
    </w:p>
    <w:p w14:paraId="33939FED" w14:textId="77777777" w:rsidR="003B20C9" w:rsidRPr="00D90E4F" w:rsidRDefault="003B20C9" w:rsidP="003B20C9">
      <w:pPr>
        <w:pStyle w:val="Answer"/>
      </w:pPr>
      <w:r w:rsidRPr="00D90E4F">
        <w:t>For example</w:t>
      </w:r>
      <w:r w:rsidR="0040591C" w:rsidRPr="00D90E4F">
        <w:t>: I</w:t>
      </w:r>
      <w:r w:rsidR="001A24F8" w:rsidRPr="00D90E4F">
        <w:t>f</w:t>
      </w:r>
      <w:r w:rsidRPr="00D90E4F">
        <w:t xml:space="preserve"> the sheet was not aligned correc</w:t>
      </w:r>
      <w:r w:rsidR="001A24F8" w:rsidRPr="00D90E4F">
        <w:t xml:space="preserve">tly </w:t>
      </w:r>
      <w:r w:rsidRPr="00D90E4F">
        <w:t>on the machine or the zero point was wrong</w:t>
      </w:r>
      <w:r w:rsidR="001A24F8" w:rsidRPr="00D90E4F">
        <w:t>. U</w:t>
      </w:r>
      <w:r w:rsidRPr="00D90E4F">
        <w:t xml:space="preserve">se </w:t>
      </w:r>
      <w:r w:rsidR="001A24F8" w:rsidRPr="00D90E4F">
        <w:t>"</w:t>
      </w:r>
      <w:r w:rsidRPr="00D90E4F">
        <w:t>rotate</w:t>
      </w:r>
      <w:r w:rsidR="001A24F8" w:rsidRPr="00D90E4F">
        <w:t>"</w:t>
      </w:r>
      <w:r w:rsidRPr="00D90E4F">
        <w:t xml:space="preserve"> or </w:t>
      </w:r>
      <w:r w:rsidR="001A24F8" w:rsidRPr="00D90E4F">
        <w:t>"</w:t>
      </w:r>
      <w:r w:rsidRPr="00D90E4F">
        <w:t>move</w:t>
      </w:r>
      <w:r w:rsidR="001A24F8" w:rsidRPr="00D90E4F">
        <w:t>"</w:t>
      </w:r>
      <w:r w:rsidRPr="00D90E4F">
        <w:t xml:space="preserve"> to correct this.</w:t>
      </w:r>
    </w:p>
    <w:p w14:paraId="416B201D" w14:textId="77777777" w:rsidR="002C775D" w:rsidRPr="00D90E4F" w:rsidRDefault="002C775D" w:rsidP="002C775D">
      <w:pPr>
        <w:pStyle w:val="Rubrik2"/>
      </w:pPr>
      <w:bookmarkStart w:id="1153" w:name="_Toc335637003"/>
      <w:bookmarkStart w:id="1154" w:name="_Toc129002957"/>
      <w:bookmarkStart w:id="1155" w:name="_Toc229474933"/>
      <w:r w:rsidRPr="00D90E4F">
        <w:t>Div</w:t>
      </w:r>
      <w:bookmarkStart w:id="1156" w:name="sheetdivide"/>
      <w:bookmarkEnd w:id="1156"/>
      <w:r w:rsidRPr="00D90E4F">
        <w:t>ide</w:t>
      </w:r>
      <w:bookmarkEnd w:id="1153"/>
      <w:bookmarkEnd w:id="1154"/>
      <w:bookmarkEnd w:id="1155"/>
    </w:p>
    <w:p w14:paraId="45BBCA48" w14:textId="77777777" w:rsidR="00FF2716" w:rsidRPr="00D90E4F" w:rsidRDefault="009378B9" w:rsidP="00FF2716">
      <w:r w:rsidRPr="00D90E4F">
        <w:rPr>
          <w:noProof/>
        </w:rPr>
        <w:drawing>
          <wp:inline distT="0" distB="0" distL="0" distR="0" wp14:anchorId="3A77F5A7" wp14:editId="2717CDBA">
            <wp:extent cx="1228725" cy="739140"/>
            <wp:effectExtent l="19050" t="19050" r="28575" b="22860"/>
            <wp:docPr id="19126" name="Bild 19126" descr="Image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26" descr="Image588"/>
                    <pic:cNvPicPr>
                      <a:picLocks noChangeAspect="1" noChangeArrowheads="1"/>
                    </pic:cNvPicPr>
                  </pic:nvPicPr>
                  <pic:blipFill>
                    <a:blip r:embed="rId1055" cstate="print"/>
                    <a:srcRect/>
                    <a:stretch>
                      <a:fillRect/>
                    </a:stretch>
                  </pic:blipFill>
                  <pic:spPr bwMode="auto">
                    <a:xfrm>
                      <a:off x="0" y="0"/>
                      <a:ext cx="1228725" cy="739140"/>
                    </a:xfrm>
                    <a:prstGeom prst="rect">
                      <a:avLst/>
                    </a:prstGeom>
                    <a:noFill/>
                    <a:ln w="6350">
                      <a:solidFill>
                        <a:srgbClr val="000000"/>
                      </a:solidFill>
                      <a:miter lim="800000"/>
                      <a:headEnd/>
                      <a:tailEnd/>
                    </a:ln>
                    <a:effectLst/>
                  </pic:spPr>
                </pic:pic>
              </a:graphicData>
            </a:graphic>
          </wp:inline>
        </w:drawing>
      </w:r>
    </w:p>
    <w:p w14:paraId="504C0C83" w14:textId="0BA1B993" w:rsidR="002C775D" w:rsidRPr="00D90E4F" w:rsidRDefault="00FF2716" w:rsidP="00FF2716">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220</w:t>
      </w:r>
      <w:r w:rsidR="00BE0559" w:rsidRPr="00D90E4F">
        <w:rPr>
          <w:noProof/>
        </w:rPr>
        <w:fldChar w:fldCharType="end"/>
      </w:r>
    </w:p>
    <w:p w14:paraId="1088EE0F" w14:textId="77777777" w:rsidR="005067AA" w:rsidRPr="00D90E4F" w:rsidRDefault="00FF2716" w:rsidP="00FF2716">
      <w:r w:rsidRPr="00D90E4F">
        <w:t xml:space="preserve">The </w:t>
      </w:r>
      <w:r w:rsidR="00C47395" w:rsidRPr="00D90E4F">
        <w:t>"</w:t>
      </w:r>
      <w:r w:rsidR="005067AA" w:rsidRPr="00D90E4F">
        <w:t>Lock</w:t>
      </w:r>
      <w:r w:rsidRPr="00D90E4F">
        <w:t xml:space="preserve"> sheet</w:t>
      </w:r>
      <w:r w:rsidR="00C47395" w:rsidRPr="00D90E4F">
        <w:t>"</w:t>
      </w:r>
      <w:r w:rsidRPr="00D90E4F">
        <w:t xml:space="preserve"> command </w:t>
      </w:r>
      <w:r w:rsidR="005067AA" w:rsidRPr="00D90E4F">
        <w:t xml:space="preserve">automatically </w:t>
      </w:r>
      <w:r w:rsidRPr="00D90E4F">
        <w:t>divide</w:t>
      </w:r>
      <w:r w:rsidR="00711099" w:rsidRPr="00D90E4F">
        <w:t>s</w:t>
      </w:r>
      <w:r w:rsidRPr="00D90E4F">
        <w:t xml:space="preserve"> a sheet </w:t>
      </w:r>
      <w:r w:rsidR="005067AA" w:rsidRPr="00D90E4F">
        <w:t>in</w:t>
      </w:r>
      <w:r w:rsidR="00711099" w:rsidRPr="00D90E4F">
        <w:t>to</w:t>
      </w:r>
      <w:r w:rsidR="005067AA" w:rsidRPr="00D90E4F">
        <w:t xml:space="preserve"> several parts. </w:t>
      </w:r>
      <w:r w:rsidR="00B93D81" w:rsidRPr="00D90E4F">
        <w:t xml:space="preserve">To divide a sheet manually, use the </w:t>
      </w:r>
      <w:r w:rsidR="00C47395" w:rsidRPr="00D90E4F">
        <w:t>"</w:t>
      </w:r>
      <w:r w:rsidR="00B93D81" w:rsidRPr="00D90E4F">
        <w:t>Divide</w:t>
      </w:r>
      <w:r w:rsidR="00C47395" w:rsidRPr="00D90E4F">
        <w:t>"</w:t>
      </w:r>
      <w:r w:rsidR="00B93D81" w:rsidRPr="00D90E4F">
        <w:t xml:space="preserve"> command.</w:t>
      </w:r>
    </w:p>
    <w:p w14:paraId="70218193" w14:textId="77777777" w:rsidR="005067AA" w:rsidRPr="00D90E4F" w:rsidRDefault="009378B9" w:rsidP="005067AA">
      <w:pPr>
        <w:keepNext/>
      </w:pPr>
      <w:r w:rsidRPr="00D90E4F">
        <w:rPr>
          <w:noProof/>
        </w:rPr>
        <w:drawing>
          <wp:inline distT="0" distB="0" distL="0" distR="0" wp14:anchorId="573C2C0A" wp14:editId="3A7262CF">
            <wp:extent cx="3072130" cy="1045845"/>
            <wp:effectExtent l="19050" t="0" r="0" b="0"/>
            <wp:docPr id="19127" name="Bild 19127" descr="Imag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27" descr="Image589"/>
                    <pic:cNvPicPr>
                      <a:picLocks noChangeAspect="1" noChangeArrowheads="1"/>
                    </pic:cNvPicPr>
                  </pic:nvPicPr>
                  <pic:blipFill>
                    <a:blip r:embed="rId1056" cstate="print"/>
                    <a:srcRect/>
                    <a:stretch>
                      <a:fillRect/>
                    </a:stretch>
                  </pic:blipFill>
                  <pic:spPr bwMode="auto">
                    <a:xfrm>
                      <a:off x="0" y="0"/>
                      <a:ext cx="3072130" cy="1045845"/>
                    </a:xfrm>
                    <a:prstGeom prst="rect">
                      <a:avLst/>
                    </a:prstGeom>
                    <a:noFill/>
                    <a:ln w="9525">
                      <a:noFill/>
                      <a:miter lim="800000"/>
                      <a:headEnd/>
                      <a:tailEnd/>
                    </a:ln>
                  </pic:spPr>
                </pic:pic>
              </a:graphicData>
            </a:graphic>
          </wp:inline>
        </w:drawing>
      </w:r>
    </w:p>
    <w:p w14:paraId="5074D338" w14:textId="41B8D29C" w:rsidR="005067AA" w:rsidRPr="00D90E4F" w:rsidRDefault="005067AA" w:rsidP="005067AA">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221</w:t>
      </w:r>
      <w:r w:rsidR="00BE0559" w:rsidRPr="00D90E4F">
        <w:rPr>
          <w:noProof/>
        </w:rPr>
        <w:fldChar w:fldCharType="end"/>
      </w:r>
    </w:p>
    <w:p w14:paraId="2CD7FE0F" w14:textId="77777777" w:rsidR="005067AA" w:rsidRPr="00D90E4F" w:rsidRDefault="007828CF" w:rsidP="00FF2716">
      <w:r w:rsidRPr="00D90E4F">
        <w:t>M</w:t>
      </w:r>
      <w:r w:rsidR="00903A22" w:rsidRPr="00D90E4F">
        <w:t>ake a polyline that describe</w:t>
      </w:r>
      <w:r w:rsidR="00711099" w:rsidRPr="00D90E4F">
        <w:t>s</w:t>
      </w:r>
      <w:r w:rsidR="00903A22" w:rsidRPr="00D90E4F">
        <w:t xml:space="preserve"> how </w:t>
      </w:r>
      <w:r w:rsidR="00711099" w:rsidRPr="00D90E4F">
        <w:t xml:space="preserve">to divide </w:t>
      </w:r>
      <w:r w:rsidR="00903A22" w:rsidRPr="00D90E4F">
        <w:t>the sheet</w:t>
      </w:r>
      <w:r w:rsidR="007901B6" w:rsidRPr="00D90E4F">
        <w:t>.</w:t>
      </w:r>
    </w:p>
    <w:p w14:paraId="753A62CF" w14:textId="77777777" w:rsidR="00903A22" w:rsidRPr="00D90E4F" w:rsidRDefault="009378B9" w:rsidP="00903A22">
      <w:pPr>
        <w:keepNext/>
      </w:pPr>
      <w:r w:rsidRPr="00D90E4F">
        <w:rPr>
          <w:noProof/>
        </w:rPr>
        <w:drawing>
          <wp:inline distT="0" distB="0" distL="0" distR="0" wp14:anchorId="51457D9C" wp14:editId="71F09E6A">
            <wp:extent cx="3065145" cy="1089660"/>
            <wp:effectExtent l="19050" t="0" r="1905" b="0"/>
            <wp:docPr id="19128" name="Bild 19128" descr="Image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28" descr="Image590"/>
                    <pic:cNvPicPr>
                      <a:picLocks noChangeAspect="1" noChangeArrowheads="1"/>
                    </pic:cNvPicPr>
                  </pic:nvPicPr>
                  <pic:blipFill>
                    <a:blip r:embed="rId1057" cstate="print"/>
                    <a:srcRect/>
                    <a:stretch>
                      <a:fillRect/>
                    </a:stretch>
                  </pic:blipFill>
                  <pic:spPr bwMode="auto">
                    <a:xfrm>
                      <a:off x="0" y="0"/>
                      <a:ext cx="3065145" cy="1089660"/>
                    </a:xfrm>
                    <a:prstGeom prst="rect">
                      <a:avLst/>
                    </a:prstGeom>
                    <a:noFill/>
                    <a:ln w="9525">
                      <a:noFill/>
                      <a:miter lim="800000"/>
                      <a:headEnd/>
                      <a:tailEnd/>
                    </a:ln>
                  </pic:spPr>
                </pic:pic>
              </a:graphicData>
            </a:graphic>
          </wp:inline>
        </w:drawing>
      </w:r>
    </w:p>
    <w:p w14:paraId="5BED857A" w14:textId="6E794CF0" w:rsidR="00903A22" w:rsidRPr="00D90E4F" w:rsidRDefault="00903A22" w:rsidP="00903A22">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222</w:t>
      </w:r>
      <w:r w:rsidR="00BE0559" w:rsidRPr="00D90E4F">
        <w:rPr>
          <w:noProof/>
        </w:rPr>
        <w:fldChar w:fldCharType="end"/>
      </w:r>
    </w:p>
    <w:p w14:paraId="422670E9" w14:textId="643BD74C" w:rsidR="00875892" w:rsidRPr="00D90E4F" w:rsidRDefault="00903A22" w:rsidP="00FF2716">
      <w:r w:rsidRPr="00D90E4F">
        <w:t>The command create</w:t>
      </w:r>
      <w:r w:rsidR="00711099" w:rsidRPr="00D90E4F">
        <w:t>s</w:t>
      </w:r>
      <w:r w:rsidRPr="00D90E4F">
        <w:t xml:space="preserve"> two sheets (B) and (C) with the same properties.</w:t>
      </w:r>
      <w:r w:rsidR="00875892" w:rsidRPr="00D90E4F">
        <w:t xml:space="preserve"> The </w:t>
      </w:r>
      <w:r w:rsidR="00C47395" w:rsidRPr="00D90E4F">
        <w:t>"</w:t>
      </w:r>
      <w:r w:rsidR="00E37C69" w:rsidRPr="00D90E4F">
        <w:t>D</w:t>
      </w:r>
      <w:r w:rsidR="00875892" w:rsidRPr="00D90E4F">
        <w:t>ivide</w:t>
      </w:r>
      <w:r w:rsidR="00C47395" w:rsidRPr="00D90E4F">
        <w:t>"</w:t>
      </w:r>
      <w:r w:rsidR="00875892" w:rsidRPr="00D90E4F">
        <w:t xml:space="preserve"> </w:t>
      </w:r>
      <w:r w:rsidR="00D478BB" w:rsidRPr="00D90E4F">
        <w:t xml:space="preserve">command </w:t>
      </w:r>
      <w:r w:rsidR="00875892" w:rsidRPr="00D90E4F">
        <w:t>also work</w:t>
      </w:r>
      <w:r w:rsidR="00711099" w:rsidRPr="00D90E4F">
        <w:t>s</w:t>
      </w:r>
      <w:r w:rsidR="00875892" w:rsidRPr="00D90E4F">
        <w:t xml:space="preserve"> with toolpaths from the </w:t>
      </w:r>
      <w:r w:rsidR="00C47395" w:rsidRPr="00D90E4F">
        <w:t>"</w:t>
      </w:r>
      <w:r w:rsidR="00E37C69" w:rsidRPr="00D90E4F">
        <w:t>C</w:t>
      </w:r>
      <w:r w:rsidR="00875892" w:rsidRPr="00D90E4F">
        <w:t>utoff</w:t>
      </w:r>
      <w:r w:rsidR="00C47395" w:rsidRPr="00D90E4F">
        <w:t>"</w:t>
      </w:r>
      <w:r w:rsidR="00875892" w:rsidRPr="00D90E4F">
        <w:t xml:space="preserve"> command</w:t>
      </w:r>
      <w:r w:rsidR="00711099" w:rsidRPr="00D90E4F">
        <w:t xml:space="preserve">. </w:t>
      </w:r>
      <w:r w:rsidR="00875892" w:rsidRPr="00D90E4F">
        <w:t xml:space="preserve">See page </w:t>
      </w:r>
      <w:r w:rsidR="00BF11A7" w:rsidRPr="00D90E4F">
        <w:fldChar w:fldCharType="begin"/>
      </w:r>
      <w:r w:rsidR="00875892" w:rsidRPr="00D90E4F">
        <w:instrText xml:space="preserve"> PAGEREF _Ref334453631 \h </w:instrText>
      </w:r>
      <w:r w:rsidR="00BF11A7" w:rsidRPr="00D90E4F">
        <w:fldChar w:fldCharType="separate"/>
      </w:r>
      <w:r w:rsidR="00EB6DA4">
        <w:rPr>
          <w:b/>
          <w:bCs/>
          <w:noProof/>
          <w:lang w:val="sv-SE"/>
        </w:rPr>
        <w:t>Fel! Bokmärket är inte definierat.</w:t>
      </w:r>
      <w:r w:rsidR="00BF11A7" w:rsidRPr="00D90E4F">
        <w:fldChar w:fldCharType="end"/>
      </w:r>
      <w:r w:rsidR="00711099" w:rsidRPr="00D90E4F">
        <w:t>.</w:t>
      </w:r>
    </w:p>
    <w:p w14:paraId="57C68172" w14:textId="77777777" w:rsidR="00854ED4" w:rsidRPr="00D90E4F" w:rsidRDefault="00854ED4" w:rsidP="00854ED4">
      <w:pPr>
        <w:pStyle w:val="Rubrik2"/>
      </w:pPr>
      <w:bookmarkStart w:id="1157" w:name="_Ref335481834"/>
      <w:bookmarkStart w:id="1158" w:name="_Toc335637004"/>
      <w:bookmarkStart w:id="1159" w:name="_Toc129002958"/>
      <w:bookmarkStart w:id="1160" w:name="_Toc229474934"/>
      <w:r w:rsidRPr="00D90E4F">
        <w:t>Shee</w:t>
      </w:r>
      <w:bookmarkStart w:id="1161" w:name="sheetrxport"/>
      <w:bookmarkEnd w:id="1161"/>
      <w:r w:rsidRPr="00D90E4F">
        <w:t>t export</w:t>
      </w:r>
      <w:bookmarkEnd w:id="1157"/>
      <w:bookmarkEnd w:id="1158"/>
      <w:bookmarkEnd w:id="1159"/>
      <w:bookmarkEnd w:id="1160"/>
    </w:p>
    <w:p w14:paraId="7560D458" w14:textId="77777777" w:rsidR="003C30C0" w:rsidRPr="00D90E4F" w:rsidRDefault="009378B9" w:rsidP="003C30C0">
      <w:pPr>
        <w:keepNext/>
      </w:pPr>
      <w:r w:rsidRPr="00D90E4F">
        <w:rPr>
          <w:noProof/>
        </w:rPr>
        <w:drawing>
          <wp:inline distT="0" distB="0" distL="0" distR="0" wp14:anchorId="36FA330F" wp14:editId="37858551">
            <wp:extent cx="1192530" cy="716915"/>
            <wp:effectExtent l="19050" t="19050" r="26670" b="26035"/>
            <wp:docPr id="19129" name="Bild 19129" descr="Image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29" descr="Image601"/>
                    <pic:cNvPicPr>
                      <a:picLocks noChangeAspect="1" noChangeArrowheads="1"/>
                    </pic:cNvPicPr>
                  </pic:nvPicPr>
                  <pic:blipFill>
                    <a:blip r:embed="rId1058" cstate="print"/>
                    <a:srcRect/>
                    <a:stretch>
                      <a:fillRect/>
                    </a:stretch>
                  </pic:blipFill>
                  <pic:spPr bwMode="auto">
                    <a:xfrm>
                      <a:off x="0" y="0"/>
                      <a:ext cx="1192530" cy="716915"/>
                    </a:xfrm>
                    <a:prstGeom prst="rect">
                      <a:avLst/>
                    </a:prstGeom>
                    <a:noFill/>
                    <a:ln w="6350">
                      <a:solidFill>
                        <a:srgbClr val="000000"/>
                      </a:solidFill>
                      <a:miter lim="800000"/>
                      <a:headEnd/>
                      <a:tailEnd/>
                    </a:ln>
                    <a:effectLst/>
                  </pic:spPr>
                </pic:pic>
              </a:graphicData>
            </a:graphic>
          </wp:inline>
        </w:drawing>
      </w:r>
    </w:p>
    <w:p w14:paraId="1EBF1D52" w14:textId="2FF3ED89" w:rsidR="00854ED4" w:rsidRPr="00D90E4F" w:rsidRDefault="003C30C0" w:rsidP="003C30C0">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223</w:t>
      </w:r>
      <w:r w:rsidR="00BE0559" w:rsidRPr="00D90E4F">
        <w:rPr>
          <w:noProof/>
        </w:rPr>
        <w:fldChar w:fldCharType="end"/>
      </w:r>
    </w:p>
    <w:p w14:paraId="24D49541" w14:textId="77777777" w:rsidR="00DE453E" w:rsidRPr="00D90E4F" w:rsidRDefault="00D478BB" w:rsidP="0085251B">
      <w:r w:rsidRPr="00D90E4F">
        <w:t xml:space="preserve">IGEMS </w:t>
      </w:r>
      <w:r w:rsidR="00441F81" w:rsidRPr="00D90E4F">
        <w:t xml:space="preserve">has </w:t>
      </w:r>
      <w:r w:rsidRPr="00D90E4F">
        <w:t xml:space="preserve">an excellent way </w:t>
      </w:r>
      <w:r w:rsidR="00441F81" w:rsidRPr="00D90E4F">
        <w:t xml:space="preserve">to </w:t>
      </w:r>
      <w:r w:rsidRPr="00D90E4F">
        <w:t xml:space="preserve">handle the </w:t>
      </w:r>
      <w:r w:rsidR="0019077E" w:rsidRPr="00D90E4F">
        <w:t xml:space="preserve">library </w:t>
      </w:r>
      <w:r w:rsidRPr="00D90E4F">
        <w:t xml:space="preserve">of </w:t>
      </w:r>
      <w:r w:rsidR="0019077E" w:rsidRPr="00D90E4F">
        <w:t xml:space="preserve">sheets and </w:t>
      </w:r>
      <w:r w:rsidRPr="00D90E4F">
        <w:t xml:space="preserve">rest sheets. </w:t>
      </w:r>
    </w:p>
    <w:p w14:paraId="0A6E9683" w14:textId="77777777" w:rsidR="00441F81" w:rsidRPr="00D90E4F" w:rsidRDefault="00D478BB" w:rsidP="0085251B">
      <w:r w:rsidRPr="00D90E4F">
        <w:t xml:space="preserve">For every </w:t>
      </w:r>
      <w:r w:rsidR="00A06144" w:rsidRPr="00D90E4F">
        <w:t>material,</w:t>
      </w:r>
      <w:r w:rsidRPr="00D90E4F">
        <w:t xml:space="preserve"> there is a corresponding DIG file that contain</w:t>
      </w:r>
      <w:r w:rsidR="00711099" w:rsidRPr="00D90E4F">
        <w:t>s</w:t>
      </w:r>
      <w:r w:rsidRPr="00D90E4F">
        <w:t xml:space="preserve"> the sheets.</w:t>
      </w:r>
      <w:r w:rsidR="0019077E" w:rsidRPr="00D90E4F">
        <w:t xml:space="preserve"> </w:t>
      </w:r>
      <w:r w:rsidR="00DE453E" w:rsidRPr="00D90E4F">
        <w:t>If the actual material is:</w:t>
      </w:r>
      <w:r w:rsidRPr="00D90E4F">
        <w:t xml:space="preserve"> "Stainless Steel"</w:t>
      </w:r>
      <w:r w:rsidR="00DE453E" w:rsidRPr="00D90E4F">
        <w:t xml:space="preserve"> quality </w:t>
      </w:r>
      <w:r w:rsidRPr="00D90E4F">
        <w:t>"304" and thickness 10.00</w:t>
      </w:r>
      <w:r w:rsidR="00711099" w:rsidRPr="00D90E4F">
        <w:t>, t</w:t>
      </w:r>
      <w:r w:rsidRPr="00D90E4F">
        <w:t xml:space="preserve">hen the corresponding "DIG" file </w:t>
      </w:r>
      <w:r w:rsidR="00711099" w:rsidRPr="00D90E4F">
        <w:t xml:space="preserve">is </w:t>
      </w:r>
      <w:r w:rsidRPr="00D90E4F">
        <w:t>"Stainless Steel_304_10.00 mm.dig"</w:t>
      </w:r>
      <w:r w:rsidR="00711099" w:rsidRPr="00D90E4F">
        <w:t>.</w:t>
      </w:r>
    </w:p>
    <w:p w14:paraId="4F90E665" w14:textId="77777777" w:rsidR="00DE453E" w:rsidRPr="00D90E4F" w:rsidRDefault="007B30EC" w:rsidP="0085251B">
      <w:r w:rsidRPr="00D90E4F">
        <w:t xml:space="preserve"> </w:t>
      </w:r>
    </w:p>
    <w:p w14:paraId="04E3A37C" w14:textId="77777777" w:rsidR="00DE453E" w:rsidRPr="00D90E4F" w:rsidRDefault="00DE453E" w:rsidP="0085251B">
      <w:r w:rsidRPr="00D90E4F">
        <w:t>Use this command to export Sheets, rest sheets</w:t>
      </w:r>
      <w:r w:rsidR="0019077E" w:rsidRPr="00D90E4F">
        <w:t>, parts</w:t>
      </w:r>
      <w:r w:rsidRPr="00D90E4F">
        <w:t xml:space="preserve"> or locked sheets from the drawing into the </w:t>
      </w:r>
      <w:r w:rsidR="0019077E" w:rsidRPr="00D90E4F">
        <w:t>corresponding file</w:t>
      </w:r>
      <w:r w:rsidRPr="00D90E4F">
        <w:t>. Save the file after exporting.</w:t>
      </w:r>
    </w:p>
    <w:p w14:paraId="2C038A04" w14:textId="77777777" w:rsidR="007B30EC" w:rsidRPr="00D90E4F" w:rsidRDefault="009378B9" w:rsidP="007B30EC">
      <w:pPr>
        <w:keepNext/>
      </w:pPr>
      <w:r w:rsidRPr="00D90E4F">
        <w:rPr>
          <w:noProof/>
        </w:rPr>
        <w:drawing>
          <wp:inline distT="0" distB="0" distL="0" distR="0" wp14:anchorId="1858371D" wp14:editId="0B472057">
            <wp:extent cx="2933700" cy="1536065"/>
            <wp:effectExtent l="19050" t="0" r="0" b="0"/>
            <wp:docPr id="19130" name="Bild 19130" descr="Image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30" descr="Image603"/>
                    <pic:cNvPicPr>
                      <a:picLocks noChangeAspect="1" noChangeArrowheads="1"/>
                    </pic:cNvPicPr>
                  </pic:nvPicPr>
                  <pic:blipFill>
                    <a:blip r:embed="rId1059" cstate="print"/>
                    <a:srcRect/>
                    <a:stretch>
                      <a:fillRect/>
                    </a:stretch>
                  </pic:blipFill>
                  <pic:spPr bwMode="auto">
                    <a:xfrm>
                      <a:off x="0" y="0"/>
                      <a:ext cx="2933700" cy="1536065"/>
                    </a:xfrm>
                    <a:prstGeom prst="rect">
                      <a:avLst/>
                    </a:prstGeom>
                    <a:noFill/>
                    <a:ln w="9525">
                      <a:noFill/>
                      <a:miter lim="800000"/>
                      <a:headEnd/>
                      <a:tailEnd/>
                    </a:ln>
                  </pic:spPr>
                </pic:pic>
              </a:graphicData>
            </a:graphic>
          </wp:inline>
        </w:drawing>
      </w:r>
    </w:p>
    <w:p w14:paraId="1ED27740" w14:textId="337E62C5" w:rsidR="007B30EC" w:rsidRPr="00D90E4F" w:rsidRDefault="007B30EC" w:rsidP="007B30E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224</w:t>
      </w:r>
      <w:r w:rsidR="00BE0559" w:rsidRPr="00D90E4F">
        <w:rPr>
          <w:noProof/>
        </w:rPr>
        <w:fldChar w:fldCharType="end"/>
      </w:r>
    </w:p>
    <w:p w14:paraId="0B3583C8" w14:textId="1D3B8773" w:rsidR="0085251B" w:rsidRPr="00D90E4F" w:rsidRDefault="007B30EC" w:rsidP="0085251B">
      <w:r w:rsidRPr="00D90E4F">
        <w:t xml:space="preserve">If the corresponding file does not exist then IGEMS will create a file. </w:t>
      </w:r>
      <w:r w:rsidR="0085251B" w:rsidRPr="00D90E4F">
        <w:t>All sheet files are normal IGEMS drawing files located in the Sheet directory in the Shared folder. See</w:t>
      </w:r>
      <w:r w:rsidR="00711099" w:rsidRPr="00D90E4F">
        <w:t xml:space="preserve"> Section</w:t>
      </w:r>
      <w:r w:rsidR="0085251B" w:rsidRPr="00D90E4F">
        <w:t xml:space="preserve"> </w:t>
      </w:r>
      <w:r w:rsidR="00BF11A7" w:rsidRPr="00D90E4F">
        <w:fldChar w:fldCharType="begin"/>
      </w:r>
      <w:r w:rsidR="0085251B" w:rsidRPr="00D90E4F">
        <w:instrText xml:space="preserve"> REF _Ref335229855 \r \h </w:instrText>
      </w:r>
      <w:r w:rsidR="00BF11A7" w:rsidRPr="00D90E4F">
        <w:fldChar w:fldCharType="separate"/>
      </w:r>
      <w:r w:rsidR="00EB6DA4">
        <w:t>3.5</w:t>
      </w:r>
      <w:r w:rsidR="00BF11A7" w:rsidRPr="00D90E4F">
        <w:fldChar w:fldCharType="end"/>
      </w:r>
      <w:r w:rsidR="0085251B" w:rsidRPr="00D90E4F">
        <w:t xml:space="preserve"> for more information about the shared folder).</w:t>
      </w:r>
      <w:r w:rsidR="00DE453E" w:rsidRPr="00D90E4F">
        <w:t xml:space="preserve"> The file will contain all rest sheets.</w:t>
      </w:r>
    </w:p>
    <w:p w14:paraId="1F0D459B" w14:textId="77777777" w:rsidR="0085251B" w:rsidRPr="00D90E4F" w:rsidRDefault="00DE453E" w:rsidP="007B30EC">
      <w:pPr>
        <w:pStyle w:val="Frga"/>
      </w:pPr>
      <w:r w:rsidRPr="00D90E4F">
        <w:lastRenderedPageBreak/>
        <w:t xml:space="preserve">Should I lock the sheet before I use the </w:t>
      </w:r>
      <w:r w:rsidR="00C47395" w:rsidRPr="00D90E4F">
        <w:t>"</w:t>
      </w:r>
      <w:r w:rsidRPr="00D90E4F">
        <w:t>Export</w:t>
      </w:r>
      <w:r w:rsidR="00C47395" w:rsidRPr="00D90E4F">
        <w:t>"</w:t>
      </w:r>
      <w:r w:rsidRPr="00D90E4F">
        <w:t xml:space="preserve"> command?</w:t>
      </w:r>
    </w:p>
    <w:p w14:paraId="5B341CC1" w14:textId="77777777" w:rsidR="00DE453E" w:rsidRPr="00D90E4F" w:rsidRDefault="007828CF" w:rsidP="00DE453E">
      <w:pPr>
        <w:pStyle w:val="Answer"/>
      </w:pPr>
      <w:r w:rsidRPr="00D90E4F">
        <w:t xml:space="preserve">Do this </w:t>
      </w:r>
      <w:r w:rsidR="00DE453E" w:rsidRPr="00D90E4F">
        <w:t>before or after.</w:t>
      </w:r>
    </w:p>
    <w:p w14:paraId="794002F5" w14:textId="77777777" w:rsidR="00DE453E" w:rsidRPr="00D90E4F" w:rsidRDefault="00DE453E" w:rsidP="00DE453E">
      <w:pPr>
        <w:pStyle w:val="Frga"/>
      </w:pPr>
      <w:r w:rsidRPr="00D90E4F">
        <w:t>Can I make the nesting and toolpath in the Sheet file?</w:t>
      </w:r>
    </w:p>
    <w:p w14:paraId="27BE71F5" w14:textId="77777777" w:rsidR="00DE453E" w:rsidRPr="00D90E4F" w:rsidRDefault="00DE453E" w:rsidP="00DE453E">
      <w:pPr>
        <w:pStyle w:val="Answer"/>
      </w:pPr>
      <w:r w:rsidRPr="00D90E4F">
        <w:t>Yes, handle this file as any other file.</w:t>
      </w:r>
    </w:p>
    <w:p w14:paraId="50268EB5" w14:textId="77777777" w:rsidR="00903A22" w:rsidRPr="00D90E4F" w:rsidRDefault="00482568" w:rsidP="00903A22">
      <w:pPr>
        <w:pStyle w:val="Rubrik2"/>
      </w:pPr>
      <w:bookmarkStart w:id="1162" w:name="_Toc335637005"/>
      <w:bookmarkStart w:id="1163" w:name="_Toc129002959"/>
      <w:bookmarkStart w:id="1164" w:name="_Toc229474935"/>
      <w:r w:rsidRPr="00D90E4F">
        <w:t>She</w:t>
      </w:r>
      <w:bookmarkStart w:id="1165" w:name="sheetopen"/>
      <w:bookmarkEnd w:id="1165"/>
      <w:r w:rsidRPr="00D90E4F">
        <w:t>et o</w:t>
      </w:r>
      <w:r w:rsidR="00903A22" w:rsidRPr="00D90E4F">
        <w:t>pen</w:t>
      </w:r>
      <w:bookmarkEnd w:id="1162"/>
      <w:bookmarkEnd w:id="1163"/>
      <w:bookmarkEnd w:id="1164"/>
    </w:p>
    <w:p w14:paraId="723D9343" w14:textId="77777777" w:rsidR="00482568" w:rsidRPr="00D90E4F" w:rsidRDefault="009378B9" w:rsidP="00482568">
      <w:pPr>
        <w:keepNext/>
      </w:pPr>
      <w:r w:rsidRPr="00D90E4F">
        <w:rPr>
          <w:noProof/>
        </w:rPr>
        <w:drawing>
          <wp:inline distT="0" distB="0" distL="0" distR="0" wp14:anchorId="42B0640D" wp14:editId="03FB1447">
            <wp:extent cx="1192530" cy="600075"/>
            <wp:effectExtent l="19050" t="19050" r="26670" b="28575"/>
            <wp:docPr id="19131" name="Bild 19131" descr="Image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31" descr="Image602"/>
                    <pic:cNvPicPr>
                      <a:picLocks noChangeAspect="1" noChangeArrowheads="1"/>
                    </pic:cNvPicPr>
                  </pic:nvPicPr>
                  <pic:blipFill>
                    <a:blip r:embed="rId1060" cstate="print"/>
                    <a:srcRect/>
                    <a:stretch>
                      <a:fillRect/>
                    </a:stretch>
                  </pic:blipFill>
                  <pic:spPr bwMode="auto">
                    <a:xfrm>
                      <a:off x="0" y="0"/>
                      <a:ext cx="1192530" cy="600075"/>
                    </a:xfrm>
                    <a:prstGeom prst="rect">
                      <a:avLst/>
                    </a:prstGeom>
                    <a:noFill/>
                    <a:ln w="6350">
                      <a:solidFill>
                        <a:srgbClr val="000000"/>
                      </a:solidFill>
                      <a:miter lim="800000"/>
                      <a:headEnd/>
                      <a:tailEnd/>
                    </a:ln>
                    <a:effectLst/>
                  </pic:spPr>
                </pic:pic>
              </a:graphicData>
            </a:graphic>
          </wp:inline>
        </w:drawing>
      </w:r>
    </w:p>
    <w:p w14:paraId="3F47658E" w14:textId="795A033C" w:rsidR="00903A22" w:rsidRPr="00D90E4F" w:rsidRDefault="00482568" w:rsidP="00482568">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225</w:t>
      </w:r>
      <w:r w:rsidR="00BE0559" w:rsidRPr="00D90E4F">
        <w:rPr>
          <w:noProof/>
        </w:rPr>
        <w:fldChar w:fldCharType="end"/>
      </w:r>
    </w:p>
    <w:p w14:paraId="310FC7F0" w14:textId="2ED2507A" w:rsidR="00DE453E" w:rsidRPr="00D90E4F" w:rsidRDefault="00DE453E" w:rsidP="00856135">
      <w:r w:rsidRPr="00D90E4F">
        <w:t>This command open</w:t>
      </w:r>
      <w:r w:rsidR="00711099" w:rsidRPr="00D90E4F">
        <w:t>s</w:t>
      </w:r>
      <w:r w:rsidRPr="00D90E4F">
        <w:t xml:space="preserve"> the corresponding file</w:t>
      </w:r>
      <w:r w:rsidR="00711099" w:rsidRPr="00D90E4F">
        <w:t xml:space="preserve"> </w:t>
      </w:r>
      <w:r w:rsidR="0019077E" w:rsidRPr="00D90E4F">
        <w:t xml:space="preserve">but will not export any information. </w:t>
      </w:r>
      <w:r w:rsidR="00441F81" w:rsidRPr="00D90E4F">
        <w:t xml:space="preserve">See Section </w:t>
      </w:r>
      <w:r w:rsidR="00BF11A7" w:rsidRPr="00D90E4F">
        <w:fldChar w:fldCharType="begin"/>
      </w:r>
      <w:r w:rsidR="00441F81" w:rsidRPr="00D90E4F">
        <w:instrText xml:space="preserve"> REF _Ref335481834 \r \h </w:instrText>
      </w:r>
      <w:r w:rsidR="00BF11A7" w:rsidRPr="00D90E4F">
        <w:fldChar w:fldCharType="separate"/>
      </w:r>
      <w:r w:rsidR="00EB6DA4">
        <w:t>16.6</w:t>
      </w:r>
      <w:r w:rsidR="00BF11A7" w:rsidRPr="00D90E4F">
        <w:fldChar w:fldCharType="end"/>
      </w:r>
      <w:r w:rsidR="00711099" w:rsidRPr="00D90E4F">
        <w:t>.</w:t>
      </w:r>
      <w:r w:rsidR="00441F81" w:rsidRPr="00D90E4F">
        <w:t xml:space="preserve"> </w:t>
      </w:r>
      <w:r w:rsidR="0019077E" w:rsidRPr="00D90E4F">
        <w:t>Use this command to look in the res</w:t>
      </w:r>
      <w:r w:rsidR="00711099" w:rsidRPr="00D90E4F">
        <w:t>t</w:t>
      </w:r>
      <w:r w:rsidR="0019077E" w:rsidRPr="00D90E4F">
        <w:t xml:space="preserve"> sheet library.</w:t>
      </w:r>
    </w:p>
    <w:p w14:paraId="45760360" w14:textId="77777777" w:rsidR="00856135" w:rsidRPr="00D90E4F" w:rsidRDefault="00856135" w:rsidP="00856135">
      <w:pPr>
        <w:pStyle w:val="Rubrik2"/>
      </w:pPr>
      <w:bookmarkStart w:id="1166" w:name="_Toc335637006"/>
      <w:bookmarkStart w:id="1167" w:name="_Toc129002960"/>
      <w:bookmarkStart w:id="1168" w:name="_Toc229474936"/>
      <w:r w:rsidRPr="00D90E4F">
        <w:t>Histo</w:t>
      </w:r>
      <w:bookmarkStart w:id="1169" w:name="sheethistory"/>
      <w:bookmarkEnd w:id="1169"/>
      <w:r w:rsidRPr="00D90E4F">
        <w:t>ry</w:t>
      </w:r>
      <w:bookmarkEnd w:id="1166"/>
      <w:bookmarkEnd w:id="1167"/>
      <w:bookmarkEnd w:id="1168"/>
    </w:p>
    <w:p w14:paraId="5B6C54C3" w14:textId="77777777" w:rsidR="00856135" w:rsidRPr="00D90E4F" w:rsidRDefault="009378B9" w:rsidP="00856135">
      <w:pPr>
        <w:keepNext/>
      </w:pPr>
      <w:r w:rsidRPr="00D90E4F">
        <w:rPr>
          <w:noProof/>
        </w:rPr>
        <w:drawing>
          <wp:inline distT="0" distB="0" distL="0" distR="0" wp14:anchorId="52459B31" wp14:editId="535F97DE">
            <wp:extent cx="1192530" cy="636270"/>
            <wp:effectExtent l="19050" t="19050" r="26670" b="11430"/>
            <wp:docPr id="19132" name="Bild 19132" descr="Image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32" descr="Image604"/>
                    <pic:cNvPicPr>
                      <a:picLocks noChangeAspect="1" noChangeArrowheads="1"/>
                    </pic:cNvPicPr>
                  </pic:nvPicPr>
                  <pic:blipFill>
                    <a:blip r:embed="rId1061" cstate="print"/>
                    <a:srcRect/>
                    <a:stretch>
                      <a:fillRect/>
                    </a:stretch>
                  </pic:blipFill>
                  <pic:spPr bwMode="auto">
                    <a:xfrm>
                      <a:off x="0" y="0"/>
                      <a:ext cx="1192530" cy="636270"/>
                    </a:xfrm>
                    <a:prstGeom prst="rect">
                      <a:avLst/>
                    </a:prstGeom>
                    <a:noFill/>
                    <a:ln w="6350">
                      <a:solidFill>
                        <a:srgbClr val="000000"/>
                      </a:solidFill>
                      <a:miter lim="800000"/>
                      <a:headEnd/>
                      <a:tailEnd/>
                    </a:ln>
                    <a:effectLst/>
                  </pic:spPr>
                </pic:pic>
              </a:graphicData>
            </a:graphic>
          </wp:inline>
        </w:drawing>
      </w:r>
    </w:p>
    <w:p w14:paraId="65FCA357" w14:textId="1544D76B" w:rsidR="00856135" w:rsidRPr="00D90E4F" w:rsidRDefault="00856135" w:rsidP="0085613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226</w:t>
      </w:r>
      <w:r w:rsidR="00BE0559" w:rsidRPr="00D90E4F">
        <w:rPr>
          <w:noProof/>
        </w:rPr>
        <w:fldChar w:fldCharType="end"/>
      </w:r>
    </w:p>
    <w:p w14:paraId="28132D07" w14:textId="77777777" w:rsidR="00A70C76" w:rsidRPr="00D90E4F" w:rsidRDefault="003F4864" w:rsidP="00856135">
      <w:r w:rsidRPr="00D90E4F">
        <w:t xml:space="preserve">This </w:t>
      </w:r>
      <w:r w:rsidR="00A70C76" w:rsidRPr="00D90E4F">
        <w:t xml:space="preserve">command asks </w:t>
      </w:r>
      <w:r w:rsidR="00711099" w:rsidRPr="00D90E4F">
        <w:t>for the selection of</w:t>
      </w:r>
      <w:r w:rsidR="00A70C76" w:rsidRPr="00D90E4F">
        <w:t xml:space="preserve"> one or several sheets. It then show</w:t>
      </w:r>
      <w:r w:rsidR="00711099" w:rsidRPr="00D90E4F">
        <w:t>s</w:t>
      </w:r>
      <w:r w:rsidR="00A70C76" w:rsidRPr="00D90E4F">
        <w:t xml:space="preserve"> information about </w:t>
      </w:r>
      <w:r w:rsidR="00A627F6" w:rsidRPr="00D90E4F">
        <w:t xml:space="preserve">sheets and the </w:t>
      </w:r>
      <w:r w:rsidR="00A70C76" w:rsidRPr="00D90E4F">
        <w:t>parts</w:t>
      </w:r>
      <w:r w:rsidR="00507D7A" w:rsidRPr="00D90E4F">
        <w:t xml:space="preserve"> </w:t>
      </w:r>
      <w:r w:rsidR="00A70C76" w:rsidRPr="00D90E4F">
        <w:t>that have been located on the sheet.</w:t>
      </w:r>
    </w:p>
    <w:p w14:paraId="02B33904" w14:textId="77777777" w:rsidR="00A70C76" w:rsidRPr="00D90E4F" w:rsidRDefault="009378B9" w:rsidP="00A70C76">
      <w:pPr>
        <w:keepNext/>
      </w:pPr>
      <w:r w:rsidRPr="00D90E4F">
        <w:rPr>
          <w:noProof/>
        </w:rPr>
        <w:drawing>
          <wp:inline distT="0" distB="0" distL="0" distR="0" wp14:anchorId="1551FD29" wp14:editId="0569DBC0">
            <wp:extent cx="4754880" cy="1733550"/>
            <wp:effectExtent l="19050" t="0" r="7620" b="0"/>
            <wp:docPr id="19133" name="Bild 19133" descr="Image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33" descr="Image605"/>
                    <pic:cNvPicPr>
                      <a:picLocks noChangeAspect="1" noChangeArrowheads="1"/>
                    </pic:cNvPicPr>
                  </pic:nvPicPr>
                  <pic:blipFill>
                    <a:blip r:embed="rId1062" cstate="print"/>
                    <a:srcRect/>
                    <a:stretch>
                      <a:fillRect/>
                    </a:stretch>
                  </pic:blipFill>
                  <pic:spPr bwMode="auto">
                    <a:xfrm>
                      <a:off x="0" y="0"/>
                      <a:ext cx="4754880" cy="1733550"/>
                    </a:xfrm>
                    <a:prstGeom prst="rect">
                      <a:avLst/>
                    </a:prstGeom>
                    <a:noFill/>
                    <a:ln w="9525">
                      <a:noFill/>
                      <a:miter lim="800000"/>
                      <a:headEnd/>
                      <a:tailEnd/>
                    </a:ln>
                  </pic:spPr>
                </pic:pic>
              </a:graphicData>
            </a:graphic>
          </wp:inline>
        </w:drawing>
      </w:r>
    </w:p>
    <w:p w14:paraId="309F0F44" w14:textId="410829C2" w:rsidR="00A70C76" w:rsidRPr="00D90E4F" w:rsidRDefault="00A70C76" w:rsidP="00A70C76">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227</w:t>
      </w:r>
      <w:r w:rsidR="00BE0559" w:rsidRPr="00D90E4F">
        <w:rPr>
          <w:noProof/>
        </w:rPr>
        <w:fldChar w:fldCharType="end"/>
      </w:r>
    </w:p>
    <w:p w14:paraId="6119821D" w14:textId="77777777" w:rsidR="00A70C76" w:rsidRPr="00D90E4F" w:rsidRDefault="00711099" w:rsidP="00856135">
      <w:r w:rsidRPr="00D90E4F">
        <w:t>S</w:t>
      </w:r>
      <w:r w:rsidR="00A70C76" w:rsidRPr="00D90E4F">
        <w:t xml:space="preserve">elect a part in the dialog </w:t>
      </w:r>
      <w:r w:rsidRPr="00D90E4F">
        <w:t xml:space="preserve">box and </w:t>
      </w:r>
      <w:r w:rsidR="00A70C76" w:rsidRPr="00D90E4F">
        <w:t>the location will be highlighted on the sheet.</w:t>
      </w:r>
    </w:p>
    <w:p w14:paraId="2AA17E49" w14:textId="77777777" w:rsidR="00A70C76" w:rsidRPr="00D90E4F" w:rsidRDefault="009378B9" w:rsidP="00A70C76">
      <w:pPr>
        <w:keepNext/>
      </w:pPr>
      <w:r w:rsidRPr="00D90E4F">
        <w:rPr>
          <w:noProof/>
        </w:rPr>
        <w:drawing>
          <wp:inline distT="0" distB="0" distL="0" distR="0" wp14:anchorId="491FFDA9" wp14:editId="6B531CFA">
            <wp:extent cx="2406650" cy="1214120"/>
            <wp:effectExtent l="19050" t="0" r="0" b="0"/>
            <wp:docPr id="19134" name="Bild 19134" descr="Image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34" descr="Image606"/>
                    <pic:cNvPicPr>
                      <a:picLocks noChangeAspect="1" noChangeArrowheads="1"/>
                    </pic:cNvPicPr>
                  </pic:nvPicPr>
                  <pic:blipFill>
                    <a:blip r:embed="rId1063" cstate="print"/>
                    <a:srcRect/>
                    <a:stretch>
                      <a:fillRect/>
                    </a:stretch>
                  </pic:blipFill>
                  <pic:spPr bwMode="auto">
                    <a:xfrm>
                      <a:off x="0" y="0"/>
                      <a:ext cx="2406650" cy="1214120"/>
                    </a:xfrm>
                    <a:prstGeom prst="rect">
                      <a:avLst/>
                    </a:prstGeom>
                    <a:noFill/>
                    <a:ln w="9525">
                      <a:noFill/>
                      <a:miter lim="800000"/>
                      <a:headEnd/>
                      <a:tailEnd/>
                    </a:ln>
                  </pic:spPr>
                </pic:pic>
              </a:graphicData>
            </a:graphic>
          </wp:inline>
        </w:drawing>
      </w:r>
    </w:p>
    <w:p w14:paraId="107671A4" w14:textId="210EE90B" w:rsidR="00A70C76" w:rsidRPr="00D90E4F" w:rsidRDefault="00A70C76" w:rsidP="00A70C76">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228</w:t>
      </w:r>
      <w:r w:rsidR="00BE0559" w:rsidRPr="00D90E4F">
        <w:rPr>
          <w:noProof/>
        </w:rPr>
        <w:fldChar w:fldCharType="end"/>
      </w:r>
    </w:p>
    <w:p w14:paraId="2AF2601E" w14:textId="77777777" w:rsidR="00A85D8C" w:rsidRPr="00D90E4F" w:rsidRDefault="00711099" w:rsidP="00856135">
      <w:r w:rsidRPr="00D90E4F">
        <w:t>If the parts were</w:t>
      </w:r>
      <w:r w:rsidR="00A627F6" w:rsidRPr="00D90E4F">
        <w:t xml:space="preserve"> registered in the </w:t>
      </w:r>
      <w:r w:rsidR="00C47395" w:rsidRPr="00D90E4F">
        <w:t>"</w:t>
      </w:r>
      <w:r w:rsidR="00A627F6" w:rsidRPr="00D90E4F">
        <w:t>Organizer</w:t>
      </w:r>
      <w:r w:rsidR="00C47395" w:rsidRPr="00D90E4F">
        <w:t>"</w:t>
      </w:r>
      <w:r w:rsidR="00A627F6" w:rsidRPr="00D90E4F">
        <w:t xml:space="preserve"> module then the DBID flag has a positive number. </w:t>
      </w:r>
      <w:r w:rsidR="00CC53E5" w:rsidRPr="00D90E4F">
        <w:t>D</w:t>
      </w:r>
      <w:r w:rsidR="00A627F6" w:rsidRPr="00D90E4F">
        <w:t xml:space="preserve">ouble click on </w:t>
      </w:r>
      <w:r w:rsidR="00CC53E5" w:rsidRPr="00D90E4F">
        <w:t>that</w:t>
      </w:r>
      <w:r w:rsidR="00A85D8C" w:rsidRPr="00D90E4F">
        <w:t xml:space="preserve"> </w:t>
      </w:r>
      <w:r w:rsidR="00A627F6" w:rsidRPr="00D90E4F">
        <w:t>line</w:t>
      </w:r>
      <w:r w:rsidR="00CC53E5" w:rsidRPr="00D90E4F">
        <w:t xml:space="preserve"> and</w:t>
      </w:r>
      <w:r w:rsidR="00A85D8C" w:rsidRPr="00D90E4F">
        <w:t xml:space="preserve"> the </w:t>
      </w:r>
      <w:r w:rsidR="00C47395" w:rsidRPr="00D90E4F">
        <w:t>"</w:t>
      </w:r>
      <w:r w:rsidR="00A85D8C" w:rsidRPr="00D90E4F">
        <w:t>Organizer</w:t>
      </w:r>
      <w:r w:rsidR="00C47395" w:rsidRPr="00D90E4F">
        <w:t>"</w:t>
      </w:r>
      <w:r w:rsidR="00A85D8C" w:rsidRPr="00D90E4F">
        <w:t xml:space="preserve"> show</w:t>
      </w:r>
      <w:r w:rsidR="00CC53E5" w:rsidRPr="00D90E4F">
        <w:t>s</w:t>
      </w:r>
      <w:r w:rsidR="00A85D8C" w:rsidRPr="00D90E4F">
        <w:t xml:space="preserve"> more detailed information about the part. </w:t>
      </w:r>
    </w:p>
    <w:p w14:paraId="2F5E39F0" w14:textId="77777777" w:rsidR="00A85D8C" w:rsidRPr="00D90E4F" w:rsidRDefault="00A85D8C" w:rsidP="00C5529E">
      <w:pPr>
        <w:pStyle w:val="Rubrik4"/>
      </w:pPr>
      <w:r w:rsidRPr="00D90E4F">
        <w:t>Sheets</w:t>
      </w:r>
    </w:p>
    <w:p w14:paraId="4CE17A43" w14:textId="77777777" w:rsidR="00A627F6" w:rsidRPr="00D90E4F" w:rsidRDefault="003F4864" w:rsidP="00856135">
      <w:r w:rsidRPr="00D90E4F">
        <w:t>S</w:t>
      </w:r>
      <w:r w:rsidR="00A627F6" w:rsidRPr="00D90E4F">
        <w:t xml:space="preserve">elect the </w:t>
      </w:r>
      <w:r w:rsidR="00CC53E5" w:rsidRPr="00D90E4F">
        <w:t>"</w:t>
      </w:r>
      <w:r w:rsidR="00A627F6" w:rsidRPr="00D90E4F">
        <w:t>sheet tab</w:t>
      </w:r>
      <w:r w:rsidR="00CC53E5" w:rsidRPr="00D90E4F">
        <w:t>"</w:t>
      </w:r>
      <w:r w:rsidR="00A627F6" w:rsidRPr="00D90E4F">
        <w:t xml:space="preserve"> </w:t>
      </w:r>
      <w:r w:rsidRPr="00D90E4F">
        <w:t>to</w:t>
      </w:r>
      <w:r w:rsidR="00A627F6" w:rsidRPr="00D90E4F">
        <w:t xml:space="preserve"> see information about the sheets.</w:t>
      </w:r>
    </w:p>
    <w:p w14:paraId="011C4086" w14:textId="77777777" w:rsidR="00A627F6" w:rsidRPr="00D90E4F" w:rsidRDefault="009378B9" w:rsidP="00A627F6">
      <w:pPr>
        <w:keepNext/>
      </w:pPr>
      <w:r w:rsidRPr="00D90E4F">
        <w:rPr>
          <w:noProof/>
        </w:rPr>
        <w:drawing>
          <wp:inline distT="0" distB="0" distL="0" distR="0" wp14:anchorId="6E8B81D4" wp14:editId="79008824">
            <wp:extent cx="3979545" cy="1704340"/>
            <wp:effectExtent l="19050" t="0" r="1905" b="0"/>
            <wp:docPr id="19135" name="Bild 19135" descr="Image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35" descr="Image608"/>
                    <pic:cNvPicPr>
                      <a:picLocks noChangeAspect="1" noChangeArrowheads="1"/>
                    </pic:cNvPicPr>
                  </pic:nvPicPr>
                  <pic:blipFill>
                    <a:blip r:embed="rId1064" cstate="print"/>
                    <a:srcRect/>
                    <a:stretch>
                      <a:fillRect/>
                    </a:stretch>
                  </pic:blipFill>
                  <pic:spPr bwMode="auto">
                    <a:xfrm>
                      <a:off x="0" y="0"/>
                      <a:ext cx="3979545" cy="1704340"/>
                    </a:xfrm>
                    <a:prstGeom prst="rect">
                      <a:avLst/>
                    </a:prstGeom>
                    <a:noFill/>
                    <a:ln w="9525">
                      <a:noFill/>
                      <a:miter lim="800000"/>
                      <a:headEnd/>
                      <a:tailEnd/>
                    </a:ln>
                  </pic:spPr>
                </pic:pic>
              </a:graphicData>
            </a:graphic>
          </wp:inline>
        </w:drawing>
      </w:r>
    </w:p>
    <w:p w14:paraId="33E40289" w14:textId="009F3A58" w:rsidR="00A627F6" w:rsidRPr="00D90E4F" w:rsidRDefault="00A627F6" w:rsidP="00A627F6">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229</w:t>
      </w:r>
      <w:r w:rsidR="00BE0559" w:rsidRPr="00D90E4F">
        <w:rPr>
          <w:noProof/>
        </w:rPr>
        <w:fldChar w:fldCharType="end"/>
      </w:r>
    </w:p>
    <w:p w14:paraId="4D4221E7" w14:textId="77777777" w:rsidR="00A627F6" w:rsidRPr="00D90E4F" w:rsidRDefault="00A627F6" w:rsidP="002D3E07">
      <w:pPr>
        <w:pStyle w:val="Rubrik5"/>
      </w:pPr>
      <w:r w:rsidRPr="00D90E4F">
        <w:lastRenderedPageBreak/>
        <w:t>Search</w:t>
      </w:r>
    </w:p>
    <w:p w14:paraId="7D1B81FA" w14:textId="77777777" w:rsidR="00A627F6" w:rsidRPr="00D90E4F" w:rsidRDefault="00A627F6" w:rsidP="00856135">
      <w:r w:rsidRPr="00D90E4F">
        <w:t xml:space="preserve">If </w:t>
      </w:r>
      <w:r w:rsidR="00CC53E5" w:rsidRPr="00D90E4F">
        <w:t xml:space="preserve">there are </w:t>
      </w:r>
      <w:r w:rsidRPr="00D90E4F">
        <w:t xml:space="preserve">many parts and sheets </w:t>
      </w:r>
      <w:r w:rsidR="003F4864" w:rsidRPr="00D90E4F">
        <w:t xml:space="preserve">use </w:t>
      </w:r>
      <w:r w:rsidRPr="00D90E4F">
        <w:t>the Search function to find the information.</w:t>
      </w:r>
    </w:p>
    <w:p w14:paraId="23566149" w14:textId="77777777" w:rsidR="00A627F6" w:rsidRPr="00D90E4F" w:rsidRDefault="009378B9" w:rsidP="00A627F6">
      <w:pPr>
        <w:keepNext/>
      </w:pPr>
      <w:r w:rsidRPr="00D90E4F">
        <w:rPr>
          <w:noProof/>
        </w:rPr>
        <w:drawing>
          <wp:inline distT="0" distB="0" distL="0" distR="0" wp14:anchorId="2473BD19" wp14:editId="072A30D7">
            <wp:extent cx="1697355" cy="804545"/>
            <wp:effectExtent l="19050" t="0" r="0" b="0"/>
            <wp:docPr id="19119" name="Bild 19119" descr="Image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9" descr="Image609"/>
                    <pic:cNvPicPr>
                      <a:picLocks noChangeAspect="1" noChangeArrowheads="1"/>
                    </pic:cNvPicPr>
                  </pic:nvPicPr>
                  <pic:blipFill>
                    <a:blip r:embed="rId1065" cstate="print"/>
                    <a:srcRect/>
                    <a:stretch>
                      <a:fillRect/>
                    </a:stretch>
                  </pic:blipFill>
                  <pic:spPr bwMode="auto">
                    <a:xfrm>
                      <a:off x="0" y="0"/>
                      <a:ext cx="1697355" cy="804545"/>
                    </a:xfrm>
                    <a:prstGeom prst="rect">
                      <a:avLst/>
                    </a:prstGeom>
                    <a:noFill/>
                    <a:ln w="9525">
                      <a:noFill/>
                      <a:miter lim="800000"/>
                      <a:headEnd/>
                      <a:tailEnd/>
                    </a:ln>
                  </pic:spPr>
                </pic:pic>
              </a:graphicData>
            </a:graphic>
          </wp:inline>
        </w:drawing>
      </w:r>
    </w:p>
    <w:p w14:paraId="43DF04F6" w14:textId="266FA908" w:rsidR="00A627F6" w:rsidRPr="00D90E4F" w:rsidRDefault="00A627F6" w:rsidP="00A627F6">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230</w:t>
      </w:r>
      <w:r w:rsidR="00BE0559" w:rsidRPr="00D90E4F">
        <w:rPr>
          <w:noProof/>
        </w:rPr>
        <w:fldChar w:fldCharType="end"/>
      </w:r>
    </w:p>
    <w:p w14:paraId="5DCE2A3B" w14:textId="77777777" w:rsidR="00856135" w:rsidRPr="00D90E4F" w:rsidRDefault="00CC53E5" w:rsidP="00856135">
      <w:r w:rsidRPr="00D90E4F">
        <w:t>Use</w:t>
      </w:r>
      <w:r w:rsidR="00A627F6" w:rsidRPr="00D90E4F">
        <w:t xml:space="preserve"> the</w:t>
      </w:r>
      <w:r w:rsidRPr="00D90E4F">
        <w:t xml:space="preserve"> "</w:t>
      </w:r>
      <w:r w:rsidR="00A627F6" w:rsidRPr="00D90E4F">
        <w:t>Search</w:t>
      </w:r>
      <w:r w:rsidRPr="00D90E4F">
        <w:t>"</w:t>
      </w:r>
      <w:r w:rsidR="00A627F6" w:rsidRPr="00D90E4F">
        <w:t xml:space="preserve"> function </w:t>
      </w:r>
      <w:r w:rsidRPr="00D90E4F">
        <w:t xml:space="preserve">to </w:t>
      </w:r>
      <w:r w:rsidR="00A627F6" w:rsidRPr="00D90E4F">
        <w:t>make a search on all</w:t>
      </w:r>
      <w:r w:rsidRPr="00D90E4F">
        <w:t>.</w:t>
      </w:r>
      <w:r w:rsidR="00A627F6" w:rsidRPr="00D90E4F">
        <w:t xml:space="preserve"> </w:t>
      </w:r>
    </w:p>
    <w:p w14:paraId="4937039B" w14:textId="77777777" w:rsidR="00856135" w:rsidRPr="00D90E4F" w:rsidRDefault="00A85D8C" w:rsidP="00A85D8C">
      <w:pPr>
        <w:pStyle w:val="Rubrik2"/>
      </w:pPr>
      <w:bookmarkStart w:id="1170" w:name="_Toc335637007"/>
      <w:bookmarkStart w:id="1171" w:name="_Toc129002961"/>
      <w:bookmarkStart w:id="1172" w:name="_Toc229474937"/>
      <w:r w:rsidRPr="00D90E4F">
        <w:t>Inven</w:t>
      </w:r>
      <w:bookmarkStart w:id="1173" w:name="sheetinventory"/>
      <w:bookmarkEnd w:id="1173"/>
      <w:r w:rsidRPr="00D90E4F">
        <w:t>tory</w:t>
      </w:r>
      <w:bookmarkEnd w:id="1170"/>
      <w:bookmarkEnd w:id="1171"/>
      <w:bookmarkEnd w:id="1172"/>
    </w:p>
    <w:p w14:paraId="5E9239E8" w14:textId="77777777" w:rsidR="00A85D8C" w:rsidRPr="00D90E4F" w:rsidRDefault="009378B9" w:rsidP="00A85D8C">
      <w:pPr>
        <w:pStyle w:val="Beskrivning"/>
        <w:keepNext/>
      </w:pPr>
      <w:r w:rsidRPr="00D90E4F">
        <w:rPr>
          <w:b w:val="0"/>
          <w:noProof/>
          <w:sz w:val="20"/>
          <w:szCs w:val="20"/>
        </w:rPr>
        <w:drawing>
          <wp:inline distT="0" distB="0" distL="0" distR="0" wp14:anchorId="78A069E4" wp14:editId="3D0B3C1A">
            <wp:extent cx="1134110" cy="768350"/>
            <wp:effectExtent l="19050" t="19050" r="27940" b="12700"/>
            <wp:docPr id="19120" name="Bild 19120" descr="Image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20" descr="Image610"/>
                    <pic:cNvPicPr>
                      <a:picLocks noChangeAspect="1" noChangeArrowheads="1"/>
                    </pic:cNvPicPr>
                  </pic:nvPicPr>
                  <pic:blipFill>
                    <a:blip r:embed="rId1066" cstate="print"/>
                    <a:srcRect/>
                    <a:stretch>
                      <a:fillRect/>
                    </a:stretch>
                  </pic:blipFill>
                  <pic:spPr bwMode="auto">
                    <a:xfrm>
                      <a:off x="0" y="0"/>
                      <a:ext cx="1134110" cy="768350"/>
                    </a:xfrm>
                    <a:prstGeom prst="rect">
                      <a:avLst/>
                    </a:prstGeom>
                    <a:noFill/>
                    <a:ln w="6350">
                      <a:solidFill>
                        <a:srgbClr val="000000"/>
                      </a:solidFill>
                      <a:miter lim="800000"/>
                      <a:headEnd/>
                      <a:tailEnd/>
                    </a:ln>
                    <a:effectLst/>
                  </pic:spPr>
                </pic:pic>
              </a:graphicData>
            </a:graphic>
          </wp:inline>
        </w:drawing>
      </w:r>
    </w:p>
    <w:p w14:paraId="2AC46900" w14:textId="1F5ABAE5" w:rsidR="00A85D8C" w:rsidRPr="00D90E4F" w:rsidRDefault="00A85D8C" w:rsidP="00A85D8C">
      <w:pPr>
        <w:pStyle w:val="Beskrivning"/>
        <w:rPr>
          <w:b w:val="0"/>
          <w:sz w:val="20"/>
          <w:szCs w:val="20"/>
        </w:rPr>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231</w:t>
      </w:r>
      <w:r w:rsidR="00BE0559" w:rsidRPr="00D90E4F">
        <w:rPr>
          <w:noProof/>
        </w:rPr>
        <w:fldChar w:fldCharType="end"/>
      </w:r>
    </w:p>
    <w:p w14:paraId="4BFCF82C" w14:textId="77777777" w:rsidR="00CC53E5" w:rsidRPr="00D90E4F" w:rsidRDefault="00CC53E5" w:rsidP="00CC53E5">
      <w:pPr>
        <w:pStyle w:val="Beskrivning"/>
        <w:rPr>
          <w:ins w:id="1174" w:author="jnelson" w:date="2012-09-18T16:16:00Z"/>
        </w:rPr>
      </w:pPr>
      <w:r w:rsidRPr="00D90E4F">
        <w:rPr>
          <w:b w:val="0"/>
          <w:sz w:val="20"/>
          <w:szCs w:val="20"/>
        </w:rPr>
        <w:t>"</w:t>
      </w:r>
      <w:r w:rsidR="00856135" w:rsidRPr="00D90E4F">
        <w:rPr>
          <w:b w:val="0"/>
          <w:sz w:val="20"/>
          <w:szCs w:val="20"/>
        </w:rPr>
        <w:t>Inventory</w:t>
      </w:r>
      <w:r w:rsidRPr="00D90E4F">
        <w:rPr>
          <w:b w:val="0"/>
          <w:sz w:val="20"/>
          <w:szCs w:val="20"/>
        </w:rPr>
        <w:t>"</w:t>
      </w:r>
      <w:r w:rsidR="00856135" w:rsidRPr="00D90E4F">
        <w:rPr>
          <w:b w:val="0"/>
          <w:sz w:val="20"/>
          <w:szCs w:val="20"/>
        </w:rPr>
        <w:t xml:space="preserve"> locates rectangular areas on a locked sheet and give</w:t>
      </w:r>
      <w:r w:rsidRPr="00D90E4F">
        <w:rPr>
          <w:b w:val="0"/>
          <w:sz w:val="20"/>
          <w:szCs w:val="20"/>
        </w:rPr>
        <w:t>s</w:t>
      </w:r>
      <w:r w:rsidR="00856135" w:rsidRPr="00D90E4F">
        <w:rPr>
          <w:b w:val="0"/>
          <w:sz w:val="20"/>
          <w:szCs w:val="20"/>
        </w:rPr>
        <w:t xml:space="preserve"> information on area and weight of </w:t>
      </w:r>
      <w:r w:rsidRPr="00D90E4F">
        <w:rPr>
          <w:b w:val="0"/>
          <w:sz w:val="20"/>
          <w:szCs w:val="20"/>
        </w:rPr>
        <w:t xml:space="preserve">the </w:t>
      </w:r>
      <w:r w:rsidR="00856135" w:rsidRPr="00D90E4F">
        <w:rPr>
          <w:b w:val="0"/>
          <w:sz w:val="20"/>
          <w:szCs w:val="20"/>
        </w:rPr>
        <w:t xml:space="preserve">rest </w:t>
      </w:r>
      <w:r w:rsidRPr="00D90E4F">
        <w:rPr>
          <w:b w:val="0"/>
          <w:sz w:val="20"/>
          <w:szCs w:val="20"/>
        </w:rPr>
        <w:t xml:space="preserve">of the </w:t>
      </w:r>
      <w:r w:rsidR="00856135" w:rsidRPr="00D90E4F">
        <w:rPr>
          <w:b w:val="0"/>
          <w:sz w:val="20"/>
          <w:szCs w:val="20"/>
        </w:rPr>
        <w:t>material based on the size. Different colors show the categorized size of each rectangle.</w:t>
      </w:r>
    </w:p>
    <w:p w14:paraId="42C97B4A" w14:textId="77777777" w:rsidR="00856135" w:rsidRPr="00D90E4F" w:rsidRDefault="009378B9" w:rsidP="00856135">
      <w:pPr>
        <w:keepNext/>
      </w:pPr>
      <w:r w:rsidRPr="00D90E4F">
        <w:rPr>
          <w:noProof/>
        </w:rPr>
        <w:drawing>
          <wp:inline distT="0" distB="0" distL="0" distR="0" wp14:anchorId="730D770D" wp14:editId="669D241B">
            <wp:extent cx="3408680" cy="1762760"/>
            <wp:effectExtent l="19050" t="0" r="1270" b="0"/>
            <wp:docPr id="19121" name="Bild 19121" descr="Image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21" descr="Image612"/>
                    <pic:cNvPicPr>
                      <a:picLocks noChangeAspect="1" noChangeArrowheads="1"/>
                    </pic:cNvPicPr>
                  </pic:nvPicPr>
                  <pic:blipFill>
                    <a:blip r:embed="rId1067" cstate="print"/>
                    <a:srcRect/>
                    <a:stretch>
                      <a:fillRect/>
                    </a:stretch>
                  </pic:blipFill>
                  <pic:spPr bwMode="auto">
                    <a:xfrm>
                      <a:off x="0" y="0"/>
                      <a:ext cx="3408680" cy="1762760"/>
                    </a:xfrm>
                    <a:prstGeom prst="rect">
                      <a:avLst/>
                    </a:prstGeom>
                    <a:noFill/>
                    <a:ln w="9525">
                      <a:noFill/>
                      <a:miter lim="800000"/>
                      <a:headEnd/>
                      <a:tailEnd/>
                    </a:ln>
                  </pic:spPr>
                </pic:pic>
              </a:graphicData>
            </a:graphic>
          </wp:inline>
        </w:drawing>
      </w:r>
    </w:p>
    <w:p w14:paraId="468B8E6A" w14:textId="51B1BBD5" w:rsidR="00856135" w:rsidRPr="00D90E4F" w:rsidRDefault="00856135" w:rsidP="0085613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232</w:t>
      </w:r>
      <w:r w:rsidR="00BE0559" w:rsidRPr="00D90E4F">
        <w:rPr>
          <w:noProof/>
        </w:rPr>
        <w:fldChar w:fldCharType="end"/>
      </w:r>
    </w:p>
    <w:p w14:paraId="72E34BC0" w14:textId="77777777" w:rsidR="00856135" w:rsidRPr="00D90E4F" w:rsidRDefault="00CC53E5" w:rsidP="00856135">
      <w:r w:rsidRPr="00D90E4F">
        <w:t>P</w:t>
      </w:r>
      <w:r w:rsidR="00856135" w:rsidRPr="00D90E4F">
        <w:t xml:space="preserve">icture </w:t>
      </w:r>
      <w:r w:rsidRPr="00D90E4F">
        <w:t xml:space="preserve">596 </w:t>
      </w:r>
      <w:r w:rsidR="00856135" w:rsidRPr="00D90E4F">
        <w:t xml:space="preserve">above shows the screen after using </w:t>
      </w:r>
      <w:r w:rsidRPr="00D90E4F">
        <w:t>"</w:t>
      </w:r>
      <w:r w:rsidR="00856135" w:rsidRPr="00D90E4F">
        <w:t>Inventory</w:t>
      </w:r>
      <w:r w:rsidRPr="00D90E4F">
        <w:t>". Areas are different</w:t>
      </w:r>
      <w:r w:rsidR="00856135" w:rsidRPr="00D90E4F">
        <w:t xml:space="preserve"> color</w:t>
      </w:r>
      <w:r w:rsidRPr="00D90E4F">
        <w:t xml:space="preserve">s </w:t>
      </w:r>
      <w:r w:rsidR="00856135" w:rsidRPr="00D90E4F">
        <w:t>dependin</w:t>
      </w:r>
      <w:r w:rsidR="00985EA2" w:rsidRPr="00D90E4F">
        <w:t>g on the size of the rectangles</w:t>
      </w:r>
      <w:r w:rsidR="00856135" w:rsidRPr="00D90E4F">
        <w:t>.</w:t>
      </w:r>
      <w:r w:rsidR="00985EA2" w:rsidRPr="00D90E4F">
        <w:t xml:space="preserve"> The command shows </w:t>
      </w:r>
      <w:r w:rsidR="003F4864" w:rsidRPr="00D90E4F">
        <w:t xml:space="preserve">the </w:t>
      </w:r>
      <w:r w:rsidR="00985EA2" w:rsidRPr="00D90E4F">
        <w:t>following dialog</w:t>
      </w:r>
      <w:r w:rsidRPr="00D90E4F">
        <w:t xml:space="preserve"> box:</w:t>
      </w:r>
    </w:p>
    <w:p w14:paraId="14DDFD63" w14:textId="77777777" w:rsidR="00856135" w:rsidRPr="00D90E4F" w:rsidRDefault="009378B9" w:rsidP="00856135">
      <w:pPr>
        <w:keepNext/>
      </w:pPr>
      <w:r w:rsidRPr="00D90E4F">
        <w:rPr>
          <w:noProof/>
        </w:rPr>
        <w:drawing>
          <wp:inline distT="0" distB="0" distL="0" distR="0" wp14:anchorId="357F1FB6" wp14:editId="68F06547">
            <wp:extent cx="3284220" cy="1243330"/>
            <wp:effectExtent l="19050" t="0" r="0" b="0"/>
            <wp:docPr id="19122" name="Bild 19122" descr="Image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22" descr="Image611"/>
                    <pic:cNvPicPr>
                      <a:picLocks noChangeAspect="1" noChangeArrowheads="1"/>
                    </pic:cNvPicPr>
                  </pic:nvPicPr>
                  <pic:blipFill>
                    <a:blip r:embed="rId1068" cstate="print"/>
                    <a:srcRect/>
                    <a:stretch>
                      <a:fillRect/>
                    </a:stretch>
                  </pic:blipFill>
                  <pic:spPr bwMode="auto">
                    <a:xfrm>
                      <a:off x="0" y="0"/>
                      <a:ext cx="3284220" cy="1243330"/>
                    </a:xfrm>
                    <a:prstGeom prst="rect">
                      <a:avLst/>
                    </a:prstGeom>
                    <a:noFill/>
                    <a:ln w="9525">
                      <a:noFill/>
                      <a:miter lim="800000"/>
                      <a:headEnd/>
                      <a:tailEnd/>
                    </a:ln>
                  </pic:spPr>
                </pic:pic>
              </a:graphicData>
            </a:graphic>
          </wp:inline>
        </w:drawing>
      </w:r>
    </w:p>
    <w:p w14:paraId="234E8387" w14:textId="102F8F56" w:rsidR="00856135" w:rsidRPr="00D90E4F" w:rsidRDefault="00856135" w:rsidP="0085613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233</w:t>
      </w:r>
      <w:r w:rsidR="00BE0559" w:rsidRPr="00D90E4F">
        <w:rPr>
          <w:noProof/>
        </w:rPr>
        <w:fldChar w:fldCharType="end"/>
      </w:r>
    </w:p>
    <w:p w14:paraId="16188D3D" w14:textId="77777777" w:rsidR="00856135" w:rsidRPr="00D90E4F" w:rsidRDefault="00CC53E5" w:rsidP="00856135">
      <w:r w:rsidRPr="00D90E4F">
        <w:t>The f</w:t>
      </w:r>
      <w:r w:rsidR="00856135" w:rsidRPr="00D90E4F">
        <w:t xml:space="preserve">ollowing options </w:t>
      </w:r>
      <w:r w:rsidRPr="00D90E4F">
        <w:t>are available in</w:t>
      </w:r>
      <w:r w:rsidR="00856135" w:rsidRPr="00D90E4F">
        <w:t xml:space="preserve"> the </w:t>
      </w:r>
      <w:r w:rsidR="00C47395" w:rsidRPr="00D90E4F">
        <w:t>"</w:t>
      </w:r>
      <w:r w:rsidR="00856135" w:rsidRPr="00D90E4F">
        <w:t>Inventory</w:t>
      </w:r>
      <w:r w:rsidR="00C47395" w:rsidRPr="00D90E4F">
        <w:t>"</w:t>
      </w:r>
      <w:r w:rsidR="00856135" w:rsidRPr="00D90E4F">
        <w:t xml:space="preserve"> command</w:t>
      </w:r>
      <w:r w:rsidRPr="00D90E4F">
        <w:t>:</w:t>
      </w:r>
    </w:p>
    <w:p w14:paraId="46EF23AB" w14:textId="77777777" w:rsidR="00985EA2" w:rsidRPr="00D90E4F" w:rsidRDefault="00985EA2" w:rsidP="002D3E07">
      <w:pPr>
        <w:pStyle w:val="Rubrik5"/>
      </w:pPr>
      <w:r w:rsidRPr="00D90E4F">
        <w:t>Reports</w:t>
      </w:r>
    </w:p>
    <w:p w14:paraId="5F382E09" w14:textId="77777777" w:rsidR="00985EA2" w:rsidRPr="00D90E4F" w:rsidRDefault="00985EA2" w:rsidP="00985EA2">
      <w:r w:rsidRPr="00D90E4F">
        <w:t>This option create</w:t>
      </w:r>
      <w:r w:rsidR="00CC53E5" w:rsidRPr="00D90E4F">
        <w:t>s</w:t>
      </w:r>
      <w:r w:rsidRPr="00D90E4F">
        <w:t xml:space="preserve"> a full report on selected sheets.</w:t>
      </w:r>
    </w:p>
    <w:p w14:paraId="094B0416" w14:textId="77777777" w:rsidR="00985EA2" w:rsidRPr="00D90E4F" w:rsidRDefault="009378B9" w:rsidP="00985EA2">
      <w:pPr>
        <w:keepNext/>
      </w:pPr>
      <w:r w:rsidRPr="00D90E4F">
        <w:rPr>
          <w:noProof/>
        </w:rPr>
        <w:lastRenderedPageBreak/>
        <w:drawing>
          <wp:inline distT="0" distB="0" distL="0" distR="0" wp14:anchorId="696A3EAA" wp14:editId="2BF2F2D9">
            <wp:extent cx="3489325" cy="2867660"/>
            <wp:effectExtent l="19050" t="19050" r="15875" b="27940"/>
            <wp:docPr id="19118" name="Bild 19118" descr="Image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8" descr="Image613"/>
                    <pic:cNvPicPr>
                      <a:picLocks noChangeAspect="1" noChangeArrowheads="1"/>
                    </pic:cNvPicPr>
                  </pic:nvPicPr>
                  <pic:blipFill>
                    <a:blip r:embed="rId1069" cstate="print"/>
                    <a:srcRect/>
                    <a:stretch>
                      <a:fillRect/>
                    </a:stretch>
                  </pic:blipFill>
                  <pic:spPr bwMode="auto">
                    <a:xfrm>
                      <a:off x="0" y="0"/>
                      <a:ext cx="3489325" cy="2867660"/>
                    </a:xfrm>
                    <a:prstGeom prst="rect">
                      <a:avLst/>
                    </a:prstGeom>
                    <a:noFill/>
                    <a:ln w="6350">
                      <a:solidFill>
                        <a:srgbClr val="000000"/>
                      </a:solidFill>
                      <a:miter lim="800000"/>
                      <a:headEnd/>
                      <a:tailEnd/>
                    </a:ln>
                    <a:effectLst/>
                  </pic:spPr>
                </pic:pic>
              </a:graphicData>
            </a:graphic>
          </wp:inline>
        </w:drawing>
      </w:r>
    </w:p>
    <w:p w14:paraId="1DE87A4A" w14:textId="37A0C890" w:rsidR="00985EA2" w:rsidRPr="00D90E4F" w:rsidRDefault="00985EA2" w:rsidP="00985EA2">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234</w:t>
      </w:r>
      <w:r w:rsidR="00BE0559" w:rsidRPr="00D90E4F">
        <w:rPr>
          <w:noProof/>
        </w:rPr>
        <w:fldChar w:fldCharType="end"/>
      </w:r>
    </w:p>
    <w:p w14:paraId="7AA8287E" w14:textId="77777777" w:rsidR="00985EA2" w:rsidRPr="00D90E4F" w:rsidRDefault="00985EA2" w:rsidP="002D3E07">
      <w:pPr>
        <w:pStyle w:val="Rubrik5"/>
      </w:pPr>
      <w:r w:rsidRPr="00D90E4F">
        <w:t>Draw</w:t>
      </w:r>
    </w:p>
    <w:p w14:paraId="20267225" w14:textId="77777777" w:rsidR="00985EA2" w:rsidRPr="00D90E4F" w:rsidRDefault="00985EA2" w:rsidP="00985EA2">
      <w:r w:rsidRPr="00D90E4F">
        <w:t>This command creates rectangles around the different colors.</w:t>
      </w:r>
    </w:p>
    <w:p w14:paraId="7DF5BF64" w14:textId="77777777" w:rsidR="00985EA2" w:rsidRPr="00D90E4F" w:rsidRDefault="00985EA2" w:rsidP="002D3E07">
      <w:pPr>
        <w:pStyle w:val="Rubrik5"/>
      </w:pPr>
      <w:r w:rsidRPr="00D90E4F">
        <w:t>Settings</w:t>
      </w:r>
    </w:p>
    <w:p w14:paraId="57BC6A3E" w14:textId="77777777" w:rsidR="00985EA2" w:rsidRPr="00D90E4F" w:rsidRDefault="009378B9" w:rsidP="00985EA2">
      <w:pPr>
        <w:keepNext/>
      </w:pPr>
      <w:r w:rsidRPr="00D90E4F">
        <w:rPr>
          <w:noProof/>
        </w:rPr>
        <w:drawing>
          <wp:inline distT="0" distB="0" distL="0" distR="0" wp14:anchorId="225B48AC" wp14:editId="22FFC029">
            <wp:extent cx="2830830" cy="1579880"/>
            <wp:effectExtent l="19050" t="0" r="7620" b="0"/>
            <wp:docPr id="18857" name="Bild 18857" descr="Image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57" descr="Image614"/>
                    <pic:cNvPicPr>
                      <a:picLocks noChangeAspect="1" noChangeArrowheads="1"/>
                    </pic:cNvPicPr>
                  </pic:nvPicPr>
                  <pic:blipFill>
                    <a:blip r:embed="rId1070" cstate="print"/>
                    <a:srcRect/>
                    <a:stretch>
                      <a:fillRect/>
                    </a:stretch>
                  </pic:blipFill>
                  <pic:spPr bwMode="auto">
                    <a:xfrm>
                      <a:off x="0" y="0"/>
                      <a:ext cx="2830830" cy="1579880"/>
                    </a:xfrm>
                    <a:prstGeom prst="rect">
                      <a:avLst/>
                    </a:prstGeom>
                    <a:noFill/>
                    <a:ln w="9525">
                      <a:noFill/>
                      <a:miter lim="800000"/>
                      <a:headEnd/>
                      <a:tailEnd/>
                    </a:ln>
                  </pic:spPr>
                </pic:pic>
              </a:graphicData>
            </a:graphic>
          </wp:inline>
        </w:drawing>
      </w:r>
    </w:p>
    <w:p w14:paraId="7244C3BB" w14:textId="34D975CF" w:rsidR="00985EA2" w:rsidRPr="00D90E4F" w:rsidRDefault="00985EA2" w:rsidP="00985EA2">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235</w:t>
      </w:r>
      <w:r w:rsidR="00BE0559" w:rsidRPr="00D90E4F">
        <w:rPr>
          <w:noProof/>
        </w:rPr>
        <w:fldChar w:fldCharType="end"/>
      </w:r>
    </w:p>
    <w:p w14:paraId="5315DCC3" w14:textId="77777777" w:rsidR="00985EA2" w:rsidRPr="00D90E4F" w:rsidRDefault="00CC53E5" w:rsidP="00985EA2">
      <w:r w:rsidRPr="00D90E4F">
        <w:t>T</w:t>
      </w:r>
      <w:r w:rsidR="00985EA2" w:rsidRPr="00D90E4F">
        <w:t xml:space="preserve">he </w:t>
      </w:r>
      <w:r w:rsidR="00C47395" w:rsidRPr="00D90E4F">
        <w:t>"</w:t>
      </w:r>
      <w:r w:rsidR="00A946E1" w:rsidRPr="00D90E4F">
        <w:t>S</w:t>
      </w:r>
      <w:r w:rsidR="00985EA2" w:rsidRPr="00D90E4F">
        <w:t>ettings</w:t>
      </w:r>
      <w:r w:rsidR="00C47395" w:rsidRPr="00D90E4F">
        <w:t>"</w:t>
      </w:r>
      <w:r w:rsidR="00985EA2" w:rsidRPr="00D90E4F">
        <w:t xml:space="preserve"> option define</w:t>
      </w:r>
      <w:r w:rsidRPr="00D90E4F">
        <w:t>s</w:t>
      </w:r>
      <w:r w:rsidR="00985EA2" w:rsidRPr="00D90E4F">
        <w:t xml:space="preserve"> the</w:t>
      </w:r>
      <w:r w:rsidR="00363F05" w:rsidRPr="00D90E4F">
        <w:t xml:space="preserve"> categorized size of the </w:t>
      </w:r>
      <w:r w:rsidR="00985EA2" w:rsidRPr="00D90E4F">
        <w:t xml:space="preserve">areas </w:t>
      </w:r>
      <w:r w:rsidR="00363F05" w:rsidRPr="00D90E4F">
        <w:t>used in the Inventory.</w:t>
      </w:r>
    </w:p>
    <w:p w14:paraId="08C2FA30" w14:textId="77777777" w:rsidR="00856135" w:rsidRPr="00D90E4F" w:rsidRDefault="00856135" w:rsidP="00856135">
      <w:pPr>
        <w:pStyle w:val="Rubrik2"/>
      </w:pPr>
      <w:bookmarkStart w:id="1175" w:name="_Toc335637008"/>
      <w:bookmarkStart w:id="1176" w:name="_Toc129002962"/>
      <w:bookmarkStart w:id="1177" w:name="_Toc229474938"/>
      <w:r w:rsidRPr="00D90E4F">
        <w:t>Migr</w:t>
      </w:r>
      <w:bookmarkStart w:id="1178" w:name="sheetmigrate"/>
      <w:bookmarkEnd w:id="1178"/>
      <w:r w:rsidRPr="00D90E4F">
        <w:t>ate</w:t>
      </w:r>
      <w:bookmarkEnd w:id="1175"/>
      <w:bookmarkEnd w:id="1176"/>
      <w:bookmarkEnd w:id="1177"/>
    </w:p>
    <w:p w14:paraId="3B04B2A5" w14:textId="77777777" w:rsidR="00856135" w:rsidRPr="00D90E4F" w:rsidRDefault="009378B9" w:rsidP="00856135">
      <w:pPr>
        <w:keepNext/>
      </w:pPr>
      <w:r w:rsidRPr="00D90E4F">
        <w:rPr>
          <w:noProof/>
        </w:rPr>
        <w:drawing>
          <wp:inline distT="0" distB="0" distL="0" distR="0" wp14:anchorId="487B97EC" wp14:editId="488006F6">
            <wp:extent cx="2216785" cy="804545"/>
            <wp:effectExtent l="19050" t="0" r="0" b="0"/>
            <wp:docPr id="18858" name="Bild 18858" descr="Image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58" descr="Image615"/>
                    <pic:cNvPicPr>
                      <a:picLocks noChangeAspect="1" noChangeArrowheads="1"/>
                    </pic:cNvPicPr>
                  </pic:nvPicPr>
                  <pic:blipFill>
                    <a:blip r:embed="rId1071" cstate="print"/>
                    <a:srcRect/>
                    <a:stretch>
                      <a:fillRect/>
                    </a:stretch>
                  </pic:blipFill>
                  <pic:spPr bwMode="auto">
                    <a:xfrm>
                      <a:off x="0" y="0"/>
                      <a:ext cx="2216785" cy="804545"/>
                    </a:xfrm>
                    <a:prstGeom prst="rect">
                      <a:avLst/>
                    </a:prstGeom>
                    <a:noFill/>
                    <a:ln w="9525">
                      <a:noFill/>
                      <a:miter lim="800000"/>
                      <a:headEnd/>
                      <a:tailEnd/>
                    </a:ln>
                  </pic:spPr>
                </pic:pic>
              </a:graphicData>
            </a:graphic>
          </wp:inline>
        </w:drawing>
      </w:r>
    </w:p>
    <w:p w14:paraId="3E46280D" w14:textId="2F29834D" w:rsidR="00856135" w:rsidRPr="00D90E4F" w:rsidRDefault="00856135" w:rsidP="0085613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236</w:t>
      </w:r>
      <w:r w:rsidR="00BE0559" w:rsidRPr="00D90E4F">
        <w:rPr>
          <w:noProof/>
        </w:rPr>
        <w:fldChar w:fldCharType="end"/>
      </w:r>
    </w:p>
    <w:p w14:paraId="247B58D6" w14:textId="77777777" w:rsidR="003F4864" w:rsidRPr="00D90E4F" w:rsidRDefault="00856135" w:rsidP="00856135">
      <w:r w:rsidRPr="00D90E4F">
        <w:t xml:space="preserve">Use the </w:t>
      </w:r>
      <w:r w:rsidR="00C47395" w:rsidRPr="00D90E4F">
        <w:t>"</w:t>
      </w:r>
      <w:r w:rsidRPr="00D90E4F">
        <w:t>Migrate</w:t>
      </w:r>
      <w:r w:rsidR="00C47395" w:rsidRPr="00D90E4F">
        <w:t>"</w:t>
      </w:r>
      <w:r w:rsidRPr="00D90E4F">
        <w:t xml:space="preserve"> command to migrate sheets/rest sheets previously stored in </w:t>
      </w:r>
      <w:r w:rsidR="003F4864" w:rsidRPr="00D90E4F">
        <w:t xml:space="preserve">the </w:t>
      </w:r>
      <w:r w:rsidR="00CC53E5" w:rsidRPr="00D90E4F">
        <w:t>"</w:t>
      </w:r>
      <w:r w:rsidRPr="00D90E4F">
        <w:t>Organizer</w:t>
      </w:r>
      <w:r w:rsidR="00CC53E5" w:rsidRPr="00D90E4F">
        <w:t>"</w:t>
      </w:r>
      <w:r w:rsidRPr="00D90E4F">
        <w:t xml:space="preserve"> from older IGEMS versions into IGEMS R10. Before using this command run the "Open" command in the sheet menu and select </w:t>
      </w:r>
      <w:r w:rsidR="003F4864" w:rsidRPr="00D90E4F">
        <w:t xml:space="preserve">the </w:t>
      </w:r>
      <w:r w:rsidRPr="00D90E4F">
        <w:t>name of material and thickness.</w:t>
      </w:r>
    </w:p>
    <w:p w14:paraId="2B0BC29D" w14:textId="77777777" w:rsidR="00856135" w:rsidRPr="00D90E4F" w:rsidRDefault="00CC53E5" w:rsidP="00856135">
      <w:r w:rsidRPr="00D90E4F">
        <w:t>Then s</w:t>
      </w:r>
      <w:r w:rsidR="00856135" w:rsidRPr="00D90E4F">
        <w:t xml:space="preserve">elect the </w:t>
      </w:r>
      <w:r w:rsidR="00C47395" w:rsidRPr="00D90E4F">
        <w:t>"</w:t>
      </w:r>
      <w:r w:rsidR="00856135" w:rsidRPr="00D90E4F">
        <w:t>Migrate</w:t>
      </w:r>
      <w:r w:rsidR="00C47395" w:rsidRPr="00D90E4F">
        <w:t>"</w:t>
      </w:r>
      <w:r w:rsidR="00856135" w:rsidRPr="00D90E4F">
        <w:t xml:space="preserve"> command and the correct "Shared" folder to import from.</w:t>
      </w:r>
    </w:p>
    <w:p w14:paraId="7D35D5B3" w14:textId="77777777" w:rsidR="00D155A5" w:rsidRPr="00D90E4F" w:rsidRDefault="009378B9" w:rsidP="00D155A5">
      <w:pPr>
        <w:keepNext/>
      </w:pPr>
      <w:r w:rsidRPr="00D90E4F">
        <w:rPr>
          <w:noProof/>
        </w:rPr>
        <w:drawing>
          <wp:inline distT="0" distB="0" distL="0" distR="0" wp14:anchorId="7297D71E" wp14:editId="46248C3D">
            <wp:extent cx="2699385" cy="1367790"/>
            <wp:effectExtent l="19050" t="0" r="5715" b="0"/>
            <wp:docPr id="18859" name="Bild 18859" descr="Image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59" descr="Image616"/>
                    <pic:cNvPicPr>
                      <a:picLocks noChangeAspect="1" noChangeArrowheads="1"/>
                    </pic:cNvPicPr>
                  </pic:nvPicPr>
                  <pic:blipFill>
                    <a:blip r:embed="rId1072" cstate="print"/>
                    <a:srcRect/>
                    <a:stretch>
                      <a:fillRect/>
                    </a:stretch>
                  </pic:blipFill>
                  <pic:spPr bwMode="auto">
                    <a:xfrm>
                      <a:off x="0" y="0"/>
                      <a:ext cx="2699385" cy="1367790"/>
                    </a:xfrm>
                    <a:prstGeom prst="rect">
                      <a:avLst/>
                    </a:prstGeom>
                    <a:noFill/>
                    <a:ln w="9525">
                      <a:noFill/>
                      <a:miter lim="800000"/>
                      <a:headEnd/>
                      <a:tailEnd/>
                    </a:ln>
                  </pic:spPr>
                </pic:pic>
              </a:graphicData>
            </a:graphic>
          </wp:inline>
        </w:drawing>
      </w:r>
    </w:p>
    <w:p w14:paraId="15543DF9" w14:textId="7E6872A8" w:rsidR="00856135" w:rsidRPr="00D90E4F" w:rsidRDefault="00D155A5" w:rsidP="00D155A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237</w:t>
      </w:r>
      <w:r w:rsidR="00BE0559" w:rsidRPr="00D90E4F">
        <w:rPr>
          <w:noProof/>
        </w:rPr>
        <w:fldChar w:fldCharType="end"/>
      </w:r>
    </w:p>
    <w:p w14:paraId="5BDA3C5E" w14:textId="77777777" w:rsidR="00856135" w:rsidRPr="00D90E4F" w:rsidRDefault="00856135" w:rsidP="00856135">
      <w:r w:rsidRPr="00D90E4F">
        <w:t xml:space="preserve">After the migration is completed, </w:t>
      </w:r>
      <w:r w:rsidR="00CC53E5" w:rsidRPr="00D90E4F">
        <w:t>the</w:t>
      </w:r>
      <w:r w:rsidRPr="00D90E4F">
        <w:t xml:space="preserve"> previously stored sheets </w:t>
      </w:r>
      <w:r w:rsidR="00CC53E5" w:rsidRPr="00D90E4F">
        <w:t xml:space="preserve">are </w:t>
      </w:r>
      <w:r w:rsidRPr="00D90E4F">
        <w:t>imported into the IGEMS R10 sheet files.</w:t>
      </w:r>
    </w:p>
    <w:p w14:paraId="5E4AC3DA" w14:textId="77777777" w:rsidR="00BD158B" w:rsidRPr="00D90E4F" w:rsidRDefault="00901139" w:rsidP="00BD158B">
      <w:pPr>
        <w:pStyle w:val="Rubrik1"/>
      </w:pPr>
      <w:bookmarkStart w:id="1179" w:name="_Nest_commands"/>
      <w:bookmarkStart w:id="1180" w:name="_Toc335637030"/>
      <w:bookmarkEnd w:id="1179"/>
      <w:r w:rsidRPr="00D90E4F">
        <w:lastRenderedPageBreak/>
        <w:t xml:space="preserve"> </w:t>
      </w:r>
      <w:bookmarkStart w:id="1181" w:name="_Toc115697753"/>
      <w:bookmarkStart w:id="1182" w:name="_Toc129002963"/>
      <w:bookmarkStart w:id="1183" w:name="_Toc229474939"/>
      <w:r w:rsidR="00BD158B" w:rsidRPr="00D90E4F">
        <w:t xml:space="preserve">Nest </w:t>
      </w:r>
      <w:r w:rsidRPr="00D90E4F">
        <w:t>Level 1</w:t>
      </w:r>
      <w:bookmarkEnd w:id="1180"/>
      <w:bookmarkEnd w:id="1181"/>
      <w:bookmarkEnd w:id="1182"/>
      <w:bookmarkEnd w:id="1183"/>
    </w:p>
    <w:p w14:paraId="75487D00" w14:textId="77777777" w:rsidR="00BD158B" w:rsidRPr="00D90E4F" w:rsidRDefault="00BD158B" w:rsidP="00BD158B">
      <w:r w:rsidRPr="00D90E4F">
        <w:t>The</w:t>
      </w:r>
      <w:r w:rsidR="00901139" w:rsidRPr="00D90E4F">
        <w:t xml:space="preserve"> Nest Level 1</w:t>
      </w:r>
      <w:r w:rsidRPr="00D90E4F">
        <w:t xml:space="preserve"> commands are used to automatically or semi-automatically place parts on a sheet of material and minimize the material waste.</w:t>
      </w:r>
    </w:p>
    <w:p w14:paraId="78F05E09" w14:textId="77777777" w:rsidR="00BD158B" w:rsidRPr="00D90E4F" w:rsidRDefault="00BD158B" w:rsidP="00BD158B">
      <w:pPr>
        <w:pStyle w:val="Rubrik2"/>
      </w:pPr>
      <w:bookmarkStart w:id="1184" w:name="_Toc335637031"/>
      <w:bookmarkStart w:id="1185" w:name="_Toc129002964"/>
      <w:bookmarkStart w:id="1186" w:name="_Toc229474940"/>
      <w:r w:rsidRPr="00D90E4F">
        <w:t>Quick n</w:t>
      </w:r>
      <w:bookmarkStart w:id="1187" w:name="quicknest"/>
      <w:bookmarkEnd w:id="1187"/>
      <w:r w:rsidRPr="00D90E4F">
        <w:t>est</w:t>
      </w:r>
      <w:bookmarkEnd w:id="1184"/>
      <w:bookmarkEnd w:id="1185"/>
      <w:bookmarkEnd w:id="1186"/>
    </w:p>
    <w:p w14:paraId="385474FC" w14:textId="77777777" w:rsidR="00BD158B" w:rsidRPr="00D90E4F" w:rsidRDefault="00915F07" w:rsidP="00BD158B">
      <w:r w:rsidRPr="00D90E4F">
        <w:rPr>
          <w:noProof/>
        </w:rPr>
        <w:drawing>
          <wp:inline distT="0" distB="0" distL="0" distR="0" wp14:anchorId="0324E132" wp14:editId="38DFF742">
            <wp:extent cx="3013200" cy="939600"/>
            <wp:effectExtent l="0" t="0" r="0" b="0"/>
            <wp:docPr id="882" name="Bildobjekt 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 name="NestQuick.png"/>
                    <pic:cNvPicPr/>
                  </pic:nvPicPr>
                  <pic:blipFill>
                    <a:blip r:embed="rId1073">
                      <a:extLst>
                        <a:ext uri="{28A0092B-C50C-407E-A947-70E740481C1C}">
                          <a14:useLocalDpi xmlns:a14="http://schemas.microsoft.com/office/drawing/2010/main" val="0"/>
                        </a:ext>
                      </a:extLst>
                    </a:blip>
                    <a:stretch>
                      <a:fillRect/>
                    </a:stretch>
                  </pic:blipFill>
                  <pic:spPr>
                    <a:xfrm>
                      <a:off x="0" y="0"/>
                      <a:ext cx="3013200" cy="939600"/>
                    </a:xfrm>
                    <a:prstGeom prst="rect">
                      <a:avLst/>
                    </a:prstGeom>
                  </pic:spPr>
                </pic:pic>
              </a:graphicData>
            </a:graphic>
          </wp:inline>
        </w:drawing>
      </w:r>
    </w:p>
    <w:p w14:paraId="1B18A8D0" w14:textId="2AB311EC" w:rsidR="00BD158B" w:rsidRPr="00D90E4F" w:rsidRDefault="00BD158B" w:rsidP="00BD158B">
      <w:pPr>
        <w:pStyle w:val="Beskrivning"/>
        <w:rPr>
          <w:noProof/>
        </w:rPr>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238</w:t>
      </w:r>
      <w:r w:rsidRPr="00D90E4F">
        <w:rPr>
          <w:noProof/>
        </w:rPr>
        <w:fldChar w:fldCharType="end"/>
      </w:r>
    </w:p>
    <w:p w14:paraId="1C10EF0F" w14:textId="0ADCA543" w:rsidR="00A2130C" w:rsidRPr="00D90E4F" w:rsidRDefault="00A2130C" w:rsidP="00A2130C">
      <w:pPr>
        <w:rPr>
          <w:rStyle w:val="Hyperlnk"/>
        </w:rPr>
      </w:pPr>
      <w:r w:rsidRPr="00D90E4F">
        <w:rPr>
          <w:sz w:val="72"/>
        </w:rPr>
        <w:fldChar w:fldCharType="begin"/>
      </w:r>
      <w:r w:rsidRPr="00D90E4F">
        <w:rPr>
          <w:sz w:val="72"/>
        </w:rPr>
        <w:instrText xml:space="preserve"> HYPERLINK "http://212.73.171.142/video/QuickNest.mp4" </w:instrText>
      </w:r>
      <w:r w:rsidR="00EB6DA4" w:rsidRPr="00D90E4F">
        <w:rPr>
          <w:sz w:val="72"/>
        </w:rPr>
      </w:r>
      <w:r w:rsidRPr="00D90E4F">
        <w:rPr>
          <w:sz w:val="72"/>
        </w:rPr>
        <w:fldChar w:fldCharType="separate"/>
      </w:r>
      <w:r w:rsidRPr="00D90E4F">
        <w:rPr>
          <w:rStyle w:val="Hyperlnk"/>
          <w:sz w:val="72"/>
        </w:rPr>
        <w:sym w:font="Webdings" w:char="F0B4"/>
      </w:r>
    </w:p>
    <w:p w14:paraId="50AFCE77" w14:textId="77777777" w:rsidR="00BD158B" w:rsidRPr="00D90E4F" w:rsidRDefault="00A2130C" w:rsidP="00BD158B">
      <w:pPr>
        <w:keepNext/>
      </w:pPr>
      <w:r w:rsidRPr="00D90E4F">
        <w:rPr>
          <w:sz w:val="72"/>
        </w:rPr>
        <w:fldChar w:fldCharType="end"/>
      </w:r>
      <w:r w:rsidR="00BD158B" w:rsidRPr="00D90E4F">
        <w:t>Shortcut "Q"</w:t>
      </w:r>
    </w:p>
    <w:p w14:paraId="03909808" w14:textId="77777777" w:rsidR="00BD158B" w:rsidRPr="00D90E4F" w:rsidRDefault="00BD158B" w:rsidP="00BD158B">
      <w:r w:rsidRPr="00D90E4F">
        <w:t xml:space="preserve">This command positions individual parts/geometry with a pre-defined distance in relation to other parts/geometries. "Quick nest" works with parts or closed geometries. </w:t>
      </w:r>
    </w:p>
    <w:p w14:paraId="5D25147D" w14:textId="77777777" w:rsidR="00BD158B" w:rsidRPr="00D90E4F" w:rsidRDefault="00BD158B" w:rsidP="00BD158B">
      <w:r w:rsidRPr="00D90E4F">
        <w:t>Start the command and select the part that should be moved (A).</w:t>
      </w:r>
    </w:p>
    <w:p w14:paraId="728FF857" w14:textId="77777777" w:rsidR="00BD158B" w:rsidRPr="00D90E4F" w:rsidRDefault="00BD158B" w:rsidP="00BD158B">
      <w:r w:rsidRPr="00D90E4F">
        <w:rPr>
          <w:noProof/>
        </w:rPr>
        <w:drawing>
          <wp:inline distT="0" distB="0" distL="0" distR="0" wp14:anchorId="031D6C62" wp14:editId="1AD3A812">
            <wp:extent cx="1828800" cy="1060450"/>
            <wp:effectExtent l="19050" t="0" r="0" b="0"/>
            <wp:docPr id="18897" name="Bild 18897" descr="Image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97" descr="Image648"/>
                    <pic:cNvPicPr>
                      <a:picLocks noChangeAspect="1" noChangeArrowheads="1"/>
                    </pic:cNvPicPr>
                  </pic:nvPicPr>
                  <pic:blipFill>
                    <a:blip r:embed="rId1074" cstate="print"/>
                    <a:srcRect/>
                    <a:stretch>
                      <a:fillRect/>
                    </a:stretch>
                  </pic:blipFill>
                  <pic:spPr bwMode="auto">
                    <a:xfrm>
                      <a:off x="0" y="0"/>
                      <a:ext cx="1828800" cy="1060450"/>
                    </a:xfrm>
                    <a:prstGeom prst="rect">
                      <a:avLst/>
                    </a:prstGeom>
                    <a:noFill/>
                    <a:ln w="9525">
                      <a:noFill/>
                      <a:miter lim="800000"/>
                      <a:headEnd/>
                      <a:tailEnd/>
                    </a:ln>
                  </pic:spPr>
                </pic:pic>
              </a:graphicData>
            </a:graphic>
          </wp:inline>
        </w:drawing>
      </w:r>
    </w:p>
    <w:p w14:paraId="18372841" w14:textId="26532598" w:rsidR="00BD158B" w:rsidRPr="00D90E4F" w:rsidRDefault="00BD158B" w:rsidP="00BD158B">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239</w:t>
      </w:r>
      <w:r w:rsidRPr="00D90E4F">
        <w:rPr>
          <w:noProof/>
        </w:rPr>
        <w:fldChar w:fldCharType="end"/>
      </w:r>
    </w:p>
    <w:p w14:paraId="171008D4" w14:textId="77777777" w:rsidR="00BD158B" w:rsidRPr="00D90E4F" w:rsidRDefault="00BD158B" w:rsidP="00BD158B">
      <w:r w:rsidRPr="00D90E4F">
        <w:t>Move the part that it overlapping part (B).</w:t>
      </w:r>
    </w:p>
    <w:p w14:paraId="5D2F5DDE" w14:textId="77777777" w:rsidR="00BD158B" w:rsidRPr="00D90E4F" w:rsidRDefault="00BD158B" w:rsidP="00BD158B">
      <w:pPr>
        <w:keepNext/>
      </w:pPr>
      <w:r w:rsidRPr="00D90E4F">
        <w:rPr>
          <w:noProof/>
        </w:rPr>
        <w:drawing>
          <wp:inline distT="0" distB="0" distL="0" distR="0" wp14:anchorId="44E3846C" wp14:editId="675BF175">
            <wp:extent cx="1924050" cy="1199515"/>
            <wp:effectExtent l="19050" t="0" r="0" b="0"/>
            <wp:docPr id="18898" name="Bild 18898" descr="Image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98" descr="Image649"/>
                    <pic:cNvPicPr>
                      <a:picLocks noChangeAspect="1" noChangeArrowheads="1"/>
                    </pic:cNvPicPr>
                  </pic:nvPicPr>
                  <pic:blipFill>
                    <a:blip r:embed="rId1075" cstate="print"/>
                    <a:srcRect/>
                    <a:stretch>
                      <a:fillRect/>
                    </a:stretch>
                  </pic:blipFill>
                  <pic:spPr bwMode="auto">
                    <a:xfrm>
                      <a:off x="0" y="0"/>
                      <a:ext cx="1924050" cy="1199515"/>
                    </a:xfrm>
                    <a:prstGeom prst="rect">
                      <a:avLst/>
                    </a:prstGeom>
                    <a:noFill/>
                    <a:ln w="9525">
                      <a:noFill/>
                      <a:miter lim="800000"/>
                      <a:headEnd/>
                      <a:tailEnd/>
                    </a:ln>
                  </pic:spPr>
                </pic:pic>
              </a:graphicData>
            </a:graphic>
          </wp:inline>
        </w:drawing>
      </w:r>
    </w:p>
    <w:p w14:paraId="7D30F7F8" w14:textId="488CABC1" w:rsidR="00BD158B" w:rsidRPr="00D90E4F" w:rsidRDefault="00BD158B" w:rsidP="00BD158B">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240</w:t>
      </w:r>
      <w:r w:rsidRPr="00D90E4F">
        <w:rPr>
          <w:noProof/>
        </w:rPr>
        <w:fldChar w:fldCharType="end"/>
      </w:r>
    </w:p>
    <w:p w14:paraId="5AA5DBA1" w14:textId="77777777" w:rsidR="00BD158B" w:rsidRPr="00D90E4F" w:rsidRDefault="00BD158B" w:rsidP="00BD158B">
      <w:r w:rsidRPr="00D90E4F">
        <w:t>Part (A) automatically moves out from part (B) to a correct distance. Click on the right mouse button for a list of different available options.</w:t>
      </w:r>
    </w:p>
    <w:p w14:paraId="27E7971E" w14:textId="77777777" w:rsidR="00BD158B" w:rsidRPr="00D90E4F" w:rsidRDefault="00BD158B" w:rsidP="00BD158B">
      <w:pPr>
        <w:keepNext/>
      </w:pPr>
      <w:r w:rsidRPr="00D90E4F">
        <w:rPr>
          <w:noProof/>
        </w:rPr>
        <w:drawing>
          <wp:inline distT="0" distB="0" distL="0" distR="0" wp14:anchorId="4D4B079F" wp14:editId="52702ABD">
            <wp:extent cx="1530000" cy="2437200"/>
            <wp:effectExtent l="0" t="0" r="0" b="1270"/>
            <wp:docPr id="18899" name="Bild 18899" descr="Image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99" descr="Image650"/>
                    <pic:cNvPicPr>
                      <a:picLocks noChangeAspect="1" noChangeArrowheads="1"/>
                    </pic:cNvPicPr>
                  </pic:nvPicPr>
                  <pic:blipFill>
                    <a:blip r:embed="rId1076" cstate="print"/>
                    <a:srcRect/>
                    <a:stretch>
                      <a:fillRect/>
                    </a:stretch>
                  </pic:blipFill>
                  <pic:spPr bwMode="auto">
                    <a:xfrm>
                      <a:off x="0" y="0"/>
                      <a:ext cx="1530000" cy="2437200"/>
                    </a:xfrm>
                    <a:prstGeom prst="rect">
                      <a:avLst/>
                    </a:prstGeom>
                    <a:noFill/>
                    <a:ln w="9525">
                      <a:noFill/>
                      <a:miter lim="800000"/>
                      <a:headEnd/>
                      <a:tailEnd/>
                    </a:ln>
                  </pic:spPr>
                </pic:pic>
              </a:graphicData>
            </a:graphic>
          </wp:inline>
        </w:drawing>
      </w:r>
    </w:p>
    <w:p w14:paraId="7A9D1563" w14:textId="35EF5ADB" w:rsidR="00BD158B" w:rsidRPr="00D90E4F" w:rsidRDefault="00BD158B" w:rsidP="00BD158B">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241</w:t>
      </w:r>
      <w:r w:rsidRPr="00D90E4F">
        <w:rPr>
          <w:noProof/>
        </w:rPr>
        <w:fldChar w:fldCharType="end"/>
      </w:r>
    </w:p>
    <w:p w14:paraId="774A7FB5" w14:textId="77777777" w:rsidR="00BD158B" w:rsidRPr="00D90E4F" w:rsidRDefault="00BD158B" w:rsidP="00BD158B">
      <w:pPr>
        <w:rPr>
          <w:b/>
        </w:rPr>
      </w:pPr>
      <w:r w:rsidRPr="00D90E4F">
        <w:t>Most of these options are self-describing.</w:t>
      </w:r>
    </w:p>
    <w:p w14:paraId="00122FA1" w14:textId="77777777" w:rsidR="00BD158B" w:rsidRPr="00D90E4F" w:rsidRDefault="00BD158B" w:rsidP="00BD158B">
      <w:pPr>
        <w:rPr>
          <w:b/>
        </w:rPr>
      </w:pPr>
      <w:r w:rsidRPr="00D90E4F">
        <w:rPr>
          <w:b/>
        </w:rPr>
        <w:t>K: Reset</w:t>
      </w:r>
    </w:p>
    <w:p w14:paraId="54B9E41E" w14:textId="77777777" w:rsidR="00BD158B" w:rsidRPr="00D90E4F" w:rsidRDefault="00BD158B" w:rsidP="00BD158B">
      <w:pPr>
        <w:rPr>
          <w:b/>
        </w:rPr>
      </w:pPr>
      <w:r w:rsidRPr="00D90E4F">
        <w:t>When a part is rotated, this command rotates the part to its original angle.</w:t>
      </w:r>
    </w:p>
    <w:p w14:paraId="7A712851" w14:textId="77777777" w:rsidR="00BD158B" w:rsidRPr="00D90E4F" w:rsidRDefault="00BD158B" w:rsidP="00BD158B">
      <w:pPr>
        <w:rPr>
          <w:b/>
        </w:rPr>
      </w:pPr>
      <w:r w:rsidRPr="00D90E4F">
        <w:rPr>
          <w:b/>
        </w:rPr>
        <w:t>M: Toggle move/copy</w:t>
      </w:r>
    </w:p>
    <w:p w14:paraId="62249599" w14:textId="77777777" w:rsidR="00BD158B" w:rsidRPr="00D90E4F" w:rsidRDefault="00BD158B" w:rsidP="00BD158B">
      <w:pPr>
        <w:rPr>
          <w:b/>
        </w:rPr>
      </w:pPr>
      <w:r w:rsidRPr="00D90E4F">
        <w:lastRenderedPageBreak/>
        <w:t>The normal mode is copy. Use this command to switch between these two modes.</w:t>
      </w:r>
    </w:p>
    <w:p w14:paraId="308BF742" w14:textId="77777777" w:rsidR="00BD158B" w:rsidRPr="00D90E4F" w:rsidRDefault="00BD158B" w:rsidP="00BD158B">
      <w:pPr>
        <w:rPr>
          <w:b/>
        </w:rPr>
      </w:pPr>
      <w:r w:rsidRPr="00D90E4F">
        <w:rPr>
          <w:b/>
        </w:rPr>
        <w:t>A: Align</w:t>
      </w:r>
    </w:p>
    <w:p w14:paraId="04996F4E" w14:textId="77777777" w:rsidR="00BD158B" w:rsidRPr="00D90E4F" w:rsidRDefault="00BD158B" w:rsidP="00BD158B">
      <w:pPr>
        <w:rPr>
          <w:b/>
        </w:rPr>
      </w:pPr>
      <w:r w:rsidRPr="00D90E4F">
        <w:t>This automatically aligns the part to an edge.</w:t>
      </w:r>
    </w:p>
    <w:p w14:paraId="0D4FAC07" w14:textId="77777777" w:rsidR="00BD158B" w:rsidRPr="00D90E4F" w:rsidRDefault="00BD158B" w:rsidP="00BD158B">
      <w:pPr>
        <w:keepNext/>
      </w:pPr>
      <w:r w:rsidRPr="00D90E4F">
        <w:rPr>
          <w:noProof/>
        </w:rPr>
        <w:drawing>
          <wp:inline distT="0" distB="0" distL="0" distR="0" wp14:anchorId="3424758B" wp14:editId="75BE2A03">
            <wp:extent cx="1704340" cy="1207135"/>
            <wp:effectExtent l="19050" t="0" r="0" b="0"/>
            <wp:docPr id="18900" name="Bild 18900" descr="Image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00" descr="Image651"/>
                    <pic:cNvPicPr>
                      <a:picLocks noChangeAspect="1" noChangeArrowheads="1"/>
                    </pic:cNvPicPr>
                  </pic:nvPicPr>
                  <pic:blipFill>
                    <a:blip r:embed="rId1077" cstate="print"/>
                    <a:srcRect/>
                    <a:stretch>
                      <a:fillRect/>
                    </a:stretch>
                  </pic:blipFill>
                  <pic:spPr bwMode="auto">
                    <a:xfrm>
                      <a:off x="0" y="0"/>
                      <a:ext cx="1704340" cy="1207135"/>
                    </a:xfrm>
                    <a:prstGeom prst="rect">
                      <a:avLst/>
                    </a:prstGeom>
                    <a:noFill/>
                    <a:ln w="9525">
                      <a:noFill/>
                      <a:miter lim="800000"/>
                      <a:headEnd/>
                      <a:tailEnd/>
                    </a:ln>
                  </pic:spPr>
                </pic:pic>
              </a:graphicData>
            </a:graphic>
          </wp:inline>
        </w:drawing>
      </w:r>
    </w:p>
    <w:p w14:paraId="44872DDB" w14:textId="2C28DF0A" w:rsidR="00BD158B" w:rsidRPr="00D90E4F" w:rsidRDefault="00BD158B" w:rsidP="00BD158B">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242</w:t>
      </w:r>
      <w:r w:rsidRPr="00D90E4F">
        <w:rPr>
          <w:noProof/>
        </w:rPr>
        <w:fldChar w:fldCharType="end"/>
      </w:r>
    </w:p>
    <w:p w14:paraId="10F715EF" w14:textId="77777777" w:rsidR="00BD158B" w:rsidRPr="00D90E4F" w:rsidRDefault="00BD158B" w:rsidP="00BD158B">
      <w:r w:rsidRPr="00D90E4F">
        <w:t>Hold the edges of part (A) on the edges of part (B) at the point (C).</w:t>
      </w:r>
    </w:p>
    <w:p w14:paraId="72113076" w14:textId="77777777" w:rsidR="00BD158B" w:rsidRPr="00D90E4F" w:rsidRDefault="00BD158B" w:rsidP="00BD158B">
      <w:pPr>
        <w:keepNext/>
      </w:pPr>
      <w:r w:rsidRPr="00D90E4F">
        <w:rPr>
          <w:noProof/>
        </w:rPr>
        <w:drawing>
          <wp:inline distT="0" distB="0" distL="0" distR="0" wp14:anchorId="1B5EB119" wp14:editId="1ABCD73D">
            <wp:extent cx="1704340" cy="1280160"/>
            <wp:effectExtent l="19050" t="0" r="0" b="0"/>
            <wp:docPr id="18901" name="Bild 18901" descr="Image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01" descr="Image652"/>
                    <pic:cNvPicPr>
                      <a:picLocks noChangeAspect="1" noChangeArrowheads="1"/>
                    </pic:cNvPicPr>
                  </pic:nvPicPr>
                  <pic:blipFill>
                    <a:blip r:embed="rId1078" cstate="print"/>
                    <a:srcRect/>
                    <a:stretch>
                      <a:fillRect/>
                    </a:stretch>
                  </pic:blipFill>
                  <pic:spPr bwMode="auto">
                    <a:xfrm>
                      <a:off x="0" y="0"/>
                      <a:ext cx="1704340" cy="1280160"/>
                    </a:xfrm>
                    <a:prstGeom prst="rect">
                      <a:avLst/>
                    </a:prstGeom>
                    <a:noFill/>
                    <a:ln w="9525">
                      <a:noFill/>
                      <a:miter lim="800000"/>
                      <a:headEnd/>
                      <a:tailEnd/>
                    </a:ln>
                  </pic:spPr>
                </pic:pic>
              </a:graphicData>
            </a:graphic>
          </wp:inline>
        </w:drawing>
      </w:r>
    </w:p>
    <w:p w14:paraId="187D1961" w14:textId="281EC824" w:rsidR="00BD158B" w:rsidRPr="00D90E4F" w:rsidRDefault="00BD158B" w:rsidP="00BD158B">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243</w:t>
      </w:r>
      <w:r w:rsidRPr="00D90E4F">
        <w:rPr>
          <w:noProof/>
        </w:rPr>
        <w:fldChar w:fldCharType="end"/>
      </w:r>
    </w:p>
    <w:p w14:paraId="1243511E" w14:textId="77777777" w:rsidR="00BD158B" w:rsidRPr="00D90E4F" w:rsidRDefault="00BD158B" w:rsidP="00BD158B">
      <w:r w:rsidRPr="00D90E4F">
        <w:t>Press the shortcut A and the two parts will be aligned.</w:t>
      </w:r>
    </w:p>
    <w:p w14:paraId="3B8BAC30" w14:textId="77777777" w:rsidR="00BD158B" w:rsidRPr="00D90E4F" w:rsidRDefault="00BD158B" w:rsidP="00BD158B">
      <w:pPr>
        <w:rPr>
          <w:b/>
        </w:rPr>
      </w:pPr>
      <w:r w:rsidRPr="00D90E4F">
        <w:rPr>
          <w:b/>
        </w:rPr>
        <w:t>D: Toggle part distance</w:t>
      </w:r>
    </w:p>
    <w:p w14:paraId="7859816E" w14:textId="13CFA579" w:rsidR="00BD158B" w:rsidRPr="00D90E4F" w:rsidRDefault="00BD158B" w:rsidP="00BD158B">
      <w:r w:rsidRPr="00D90E4F">
        <w:t>The material settings define a part distance (</w:t>
      </w:r>
      <w:r w:rsidRPr="00D90E4F">
        <w:fldChar w:fldCharType="begin"/>
      </w:r>
      <w:r w:rsidRPr="00D90E4F">
        <w:instrText xml:space="preserve"> REF _Ref335578380 \r \h </w:instrText>
      </w:r>
      <w:r w:rsidRPr="00D90E4F">
        <w:fldChar w:fldCharType="separate"/>
      </w:r>
      <w:r w:rsidR="00EB6DA4">
        <w:t>0</w:t>
      </w:r>
      <w:r w:rsidRPr="00D90E4F">
        <w:fldChar w:fldCharType="end"/>
      </w:r>
      <w:r w:rsidRPr="00D90E4F">
        <w:t>) and there can be a custom distance. The D-key will toggle between these two distances.</w:t>
      </w:r>
    </w:p>
    <w:p w14:paraId="1CC74A8E" w14:textId="77777777" w:rsidR="00BD158B" w:rsidRPr="00D90E4F" w:rsidRDefault="00BD158B" w:rsidP="00BD158B">
      <w:pPr>
        <w:rPr>
          <w:b/>
        </w:rPr>
      </w:pPr>
      <w:r w:rsidRPr="00D90E4F">
        <w:rPr>
          <w:b/>
        </w:rPr>
        <w:t>C: Custom distance</w:t>
      </w:r>
    </w:p>
    <w:p w14:paraId="2483EB26" w14:textId="77777777" w:rsidR="00BD158B" w:rsidRPr="00D90E4F" w:rsidRDefault="00BD158B" w:rsidP="00BD158B">
      <w:r w:rsidRPr="00D90E4F">
        <w:t>Use this option to define the custom distance.</w:t>
      </w:r>
    </w:p>
    <w:p w14:paraId="73E0E82B" w14:textId="77777777" w:rsidR="00915F07" w:rsidRPr="00D90E4F" w:rsidRDefault="00915F07" w:rsidP="00915F07">
      <w:pPr>
        <w:pStyle w:val="Rubrik2"/>
      </w:pPr>
      <w:bookmarkStart w:id="1188" w:name="_Toc129002965"/>
      <w:bookmarkStart w:id="1189" w:name="glidenest"/>
      <w:bookmarkStart w:id="1190" w:name="_Toc229474941"/>
      <w:r w:rsidRPr="00D90E4F">
        <w:t>Glide nest</w:t>
      </w:r>
      <w:bookmarkEnd w:id="1188"/>
      <w:bookmarkEnd w:id="1190"/>
    </w:p>
    <w:bookmarkEnd w:id="1189"/>
    <w:p w14:paraId="1637B1E2" w14:textId="77777777" w:rsidR="00915F07" w:rsidRPr="00D90E4F" w:rsidRDefault="00915F07" w:rsidP="00915F07">
      <w:pPr>
        <w:keepNext/>
      </w:pPr>
      <w:r w:rsidRPr="00D90E4F">
        <w:rPr>
          <w:noProof/>
        </w:rPr>
        <w:drawing>
          <wp:inline distT="0" distB="0" distL="0" distR="0" wp14:anchorId="5999F9C1" wp14:editId="030F3C9B">
            <wp:extent cx="3002400" cy="932400"/>
            <wp:effectExtent l="0" t="0" r="7620" b="1270"/>
            <wp:docPr id="891" name="Bildobjekt 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 name="NestGlide.png"/>
                    <pic:cNvPicPr/>
                  </pic:nvPicPr>
                  <pic:blipFill>
                    <a:blip r:embed="rId1079">
                      <a:extLst>
                        <a:ext uri="{28A0092B-C50C-407E-A947-70E740481C1C}">
                          <a14:useLocalDpi xmlns:a14="http://schemas.microsoft.com/office/drawing/2010/main" val="0"/>
                        </a:ext>
                      </a:extLst>
                    </a:blip>
                    <a:stretch>
                      <a:fillRect/>
                    </a:stretch>
                  </pic:blipFill>
                  <pic:spPr>
                    <a:xfrm>
                      <a:off x="0" y="0"/>
                      <a:ext cx="3002400" cy="932400"/>
                    </a:xfrm>
                    <a:prstGeom prst="rect">
                      <a:avLst/>
                    </a:prstGeom>
                  </pic:spPr>
                </pic:pic>
              </a:graphicData>
            </a:graphic>
          </wp:inline>
        </w:drawing>
      </w:r>
    </w:p>
    <w:p w14:paraId="71AFF31B" w14:textId="10487D28" w:rsidR="00915F07" w:rsidRPr="00D90E4F" w:rsidRDefault="00915F07" w:rsidP="00915F0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244</w:t>
      </w:r>
      <w:r w:rsidRPr="00D90E4F">
        <w:fldChar w:fldCharType="end"/>
      </w:r>
    </w:p>
    <w:p w14:paraId="060E4202" w14:textId="77777777" w:rsidR="002108EF" w:rsidRPr="00D90E4F" w:rsidRDefault="00915F07" w:rsidP="00915F07">
      <w:r w:rsidRPr="00D90E4F">
        <w:t>The Glide nest is a variant of quick nest function with a different user interface.</w:t>
      </w:r>
    </w:p>
    <w:p w14:paraId="6C06E91E" w14:textId="48EC9C96" w:rsidR="009B5A1D" w:rsidRPr="00D90E4F" w:rsidRDefault="002108EF" w:rsidP="00A2130C">
      <w:hyperlink r:id="rId1080" w:history="1">
        <w:r w:rsidRPr="00D90E4F">
          <w:rPr>
            <w:rStyle w:val="Hyperlnk"/>
            <w:sz w:val="72"/>
          </w:rPr>
          <w:sym w:font="Webdings" w:char="F0B4"/>
        </w:r>
      </w:hyperlink>
    </w:p>
    <w:p w14:paraId="602A0C0C" w14:textId="77777777" w:rsidR="009B5A1D" w:rsidRPr="00D90E4F" w:rsidRDefault="009B5A1D" w:rsidP="00A2130C">
      <w:r w:rsidRPr="00D90E4F">
        <w:t>The command works as follows:</w:t>
      </w:r>
    </w:p>
    <w:p w14:paraId="481D14C8" w14:textId="77777777" w:rsidR="009B5A1D" w:rsidRPr="00D90E4F" w:rsidRDefault="009B5A1D" w:rsidP="009B5A1D">
      <w:pPr>
        <w:pStyle w:val="DoNow"/>
      </w:pPr>
      <w:r w:rsidRPr="00D90E4F">
        <w:t>Start the command</w:t>
      </w:r>
    </w:p>
    <w:p w14:paraId="1EB31021" w14:textId="77777777" w:rsidR="009B5A1D" w:rsidRPr="00D90E4F" w:rsidRDefault="009B5A1D" w:rsidP="009B5A1D">
      <w:pPr>
        <w:pStyle w:val="Command"/>
      </w:pPr>
      <w:r w:rsidRPr="00D90E4F">
        <w:t>Part distance &lt;4&gt; (type wanted distance or press space/enter)</w:t>
      </w:r>
      <w:r w:rsidRPr="00D90E4F">
        <w:br/>
        <w:t>Select parts (select part(s) to move)</w:t>
      </w:r>
    </w:p>
    <w:p w14:paraId="567E82CD" w14:textId="0A7C0D01" w:rsidR="009B5A1D" w:rsidRPr="00D90E4F" w:rsidRDefault="009B5A1D" w:rsidP="009B5A1D">
      <w:r w:rsidRPr="00D90E4F">
        <w:t xml:space="preserve">Move the part on the screen </w:t>
      </w:r>
      <w:r w:rsidR="004B4E1B" w:rsidRPr="00D90E4F">
        <w:t xml:space="preserve">by moving the mouse, the functionality become more understandable if the </w:t>
      </w:r>
      <w:hyperlink w:anchor="_Ortho_mode" w:history="1">
        <w:r w:rsidR="004B4E1B" w:rsidRPr="00D90E4F">
          <w:rPr>
            <w:rStyle w:val="Hyperlnk"/>
          </w:rPr>
          <w:t>Ortho mode</w:t>
        </w:r>
      </w:hyperlink>
      <w:r w:rsidR="004B4E1B" w:rsidRPr="00D90E4F">
        <w:t xml:space="preserve"> is not activated.</w:t>
      </w:r>
    </w:p>
    <w:p w14:paraId="4E6CD0E2" w14:textId="77777777" w:rsidR="00FB1F28" w:rsidRPr="00D90E4F" w:rsidRDefault="00FB1F28" w:rsidP="00FB1F28">
      <w:pPr>
        <w:keepNext/>
      </w:pPr>
      <w:r w:rsidRPr="00D90E4F">
        <w:rPr>
          <w:noProof/>
        </w:rPr>
        <w:lastRenderedPageBreak/>
        <w:drawing>
          <wp:inline distT="0" distB="0" distL="0" distR="0" wp14:anchorId="7A94B177" wp14:editId="3569140D">
            <wp:extent cx="5562000" cy="3128400"/>
            <wp:effectExtent l="0" t="0" r="635" b="0"/>
            <wp:docPr id="18896" name="Bildobjekt 18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 name="GlideNest.png"/>
                    <pic:cNvPicPr/>
                  </pic:nvPicPr>
                  <pic:blipFill>
                    <a:blip r:embed="rId1081" cstate="print">
                      <a:extLst>
                        <a:ext uri="{28A0092B-C50C-407E-A947-70E740481C1C}">
                          <a14:useLocalDpi xmlns:a14="http://schemas.microsoft.com/office/drawing/2010/main" val="0"/>
                        </a:ext>
                      </a:extLst>
                    </a:blip>
                    <a:stretch>
                      <a:fillRect/>
                    </a:stretch>
                  </pic:blipFill>
                  <pic:spPr>
                    <a:xfrm>
                      <a:off x="0" y="0"/>
                      <a:ext cx="5562000" cy="3128400"/>
                    </a:xfrm>
                    <a:prstGeom prst="rect">
                      <a:avLst/>
                    </a:prstGeom>
                  </pic:spPr>
                </pic:pic>
              </a:graphicData>
            </a:graphic>
          </wp:inline>
        </w:drawing>
      </w:r>
    </w:p>
    <w:p w14:paraId="3F9642D9" w14:textId="246BD293" w:rsidR="009B5A1D" w:rsidRPr="00D90E4F" w:rsidRDefault="00FB1F28" w:rsidP="00FB1F28">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245</w:t>
      </w:r>
      <w:r w:rsidRPr="00D90E4F">
        <w:fldChar w:fldCharType="end"/>
      </w:r>
    </w:p>
    <w:p w14:paraId="028F4305" w14:textId="77777777" w:rsidR="00FB1F28" w:rsidRPr="00D90E4F" w:rsidRDefault="00FB1F28" w:rsidP="00FB1F28">
      <w:r w:rsidRPr="00D90E4F">
        <w:t>By following short keys, you can rotate and manage the part. The part can never get closer to another part then selected part distance.</w:t>
      </w:r>
    </w:p>
    <w:p w14:paraId="4D0AD588" w14:textId="77777777" w:rsidR="00FB1F28" w:rsidRPr="00D90E4F" w:rsidRDefault="00FB1F28" w:rsidP="00FB1F28">
      <w:pPr>
        <w:keepNext/>
      </w:pPr>
      <w:r w:rsidRPr="00D90E4F">
        <w:rPr>
          <w:noProof/>
        </w:rPr>
        <w:drawing>
          <wp:inline distT="0" distB="0" distL="0" distR="0" wp14:anchorId="1B32FDD5" wp14:editId="0E409652">
            <wp:extent cx="1170000" cy="1378800"/>
            <wp:effectExtent l="0" t="0" r="0" b="0"/>
            <wp:docPr id="18902" name="Bildobjekt 18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 name="Glide-shortcuts.png"/>
                    <pic:cNvPicPr/>
                  </pic:nvPicPr>
                  <pic:blipFill>
                    <a:blip r:embed="rId1082">
                      <a:extLst>
                        <a:ext uri="{28A0092B-C50C-407E-A947-70E740481C1C}">
                          <a14:useLocalDpi xmlns:a14="http://schemas.microsoft.com/office/drawing/2010/main" val="0"/>
                        </a:ext>
                      </a:extLst>
                    </a:blip>
                    <a:stretch>
                      <a:fillRect/>
                    </a:stretch>
                  </pic:blipFill>
                  <pic:spPr>
                    <a:xfrm>
                      <a:off x="0" y="0"/>
                      <a:ext cx="1170000" cy="1378800"/>
                    </a:xfrm>
                    <a:prstGeom prst="rect">
                      <a:avLst/>
                    </a:prstGeom>
                  </pic:spPr>
                </pic:pic>
              </a:graphicData>
            </a:graphic>
          </wp:inline>
        </w:drawing>
      </w:r>
    </w:p>
    <w:p w14:paraId="33AE9D86" w14:textId="04458BE3" w:rsidR="00FB1F28" w:rsidRPr="00D90E4F" w:rsidRDefault="00FB1F28" w:rsidP="00FB1F28">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246</w:t>
      </w:r>
      <w:r w:rsidRPr="00D90E4F">
        <w:fldChar w:fldCharType="end"/>
      </w:r>
    </w:p>
    <w:p w14:paraId="4CDDE35D" w14:textId="77777777" w:rsidR="00BD158B" w:rsidRPr="00D90E4F" w:rsidRDefault="00BD158B" w:rsidP="00BD158B">
      <w:pPr>
        <w:pStyle w:val="Rubrik2"/>
      </w:pPr>
      <w:bookmarkStart w:id="1191" w:name="_Single_nest"/>
      <w:bookmarkStart w:id="1192" w:name="_Toc335637032"/>
      <w:bookmarkStart w:id="1193" w:name="_Toc129002966"/>
      <w:bookmarkStart w:id="1194" w:name="singlenest"/>
      <w:bookmarkStart w:id="1195" w:name="_Toc229474942"/>
      <w:bookmarkEnd w:id="1191"/>
      <w:r w:rsidRPr="00D90E4F">
        <w:t>Single nest</w:t>
      </w:r>
      <w:bookmarkEnd w:id="1192"/>
      <w:bookmarkEnd w:id="1193"/>
      <w:bookmarkEnd w:id="1195"/>
    </w:p>
    <w:bookmarkEnd w:id="1194"/>
    <w:p w14:paraId="77683DC6" w14:textId="77777777" w:rsidR="00BD158B" w:rsidRPr="00D90E4F" w:rsidRDefault="006F184F" w:rsidP="00BD158B">
      <w:pPr>
        <w:keepNext/>
      </w:pPr>
      <w:r w:rsidRPr="00D90E4F">
        <w:rPr>
          <w:noProof/>
        </w:rPr>
        <w:drawing>
          <wp:inline distT="0" distB="0" distL="0" distR="0" wp14:anchorId="5ED37545" wp14:editId="7146BBB8">
            <wp:extent cx="2977200" cy="964800"/>
            <wp:effectExtent l="0" t="0" r="0" b="6985"/>
            <wp:docPr id="881" name="Bildobjekt 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 name="NestSingle.png"/>
                    <pic:cNvPicPr/>
                  </pic:nvPicPr>
                  <pic:blipFill>
                    <a:blip r:embed="rId1083">
                      <a:extLst>
                        <a:ext uri="{28A0092B-C50C-407E-A947-70E740481C1C}">
                          <a14:useLocalDpi xmlns:a14="http://schemas.microsoft.com/office/drawing/2010/main" val="0"/>
                        </a:ext>
                      </a:extLst>
                    </a:blip>
                    <a:stretch>
                      <a:fillRect/>
                    </a:stretch>
                  </pic:blipFill>
                  <pic:spPr>
                    <a:xfrm>
                      <a:off x="0" y="0"/>
                      <a:ext cx="2977200" cy="964800"/>
                    </a:xfrm>
                    <a:prstGeom prst="rect">
                      <a:avLst/>
                    </a:prstGeom>
                  </pic:spPr>
                </pic:pic>
              </a:graphicData>
            </a:graphic>
          </wp:inline>
        </w:drawing>
      </w:r>
    </w:p>
    <w:p w14:paraId="7516D0B5" w14:textId="2E142691" w:rsidR="00BD158B" w:rsidRPr="00D90E4F" w:rsidRDefault="00BD158B" w:rsidP="00BD158B">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247</w:t>
      </w:r>
      <w:r w:rsidRPr="00D90E4F">
        <w:rPr>
          <w:noProof/>
        </w:rPr>
        <w:fldChar w:fldCharType="end"/>
      </w:r>
    </w:p>
    <w:p w14:paraId="0751B2A8" w14:textId="7F4C01D9" w:rsidR="002108EF" w:rsidRPr="00D90E4F" w:rsidRDefault="002108EF" w:rsidP="00BD158B">
      <w:pPr>
        <w:rPr>
          <w:sz w:val="18"/>
        </w:rPr>
      </w:pPr>
      <w:hyperlink r:id="rId1084" w:history="1">
        <w:r w:rsidRPr="00D90E4F">
          <w:rPr>
            <w:rStyle w:val="Hyperlnk"/>
            <w:sz w:val="72"/>
          </w:rPr>
          <w:sym w:font="Webdings" w:char="F0B4"/>
        </w:r>
      </w:hyperlink>
    </w:p>
    <w:p w14:paraId="643F9718" w14:textId="77777777" w:rsidR="00BD158B" w:rsidRPr="00D90E4F" w:rsidRDefault="00BD158B" w:rsidP="00BD158B">
      <w:r w:rsidRPr="00D90E4F">
        <w:t>The "Single nest" nests one type of geometry on a rectangular area described by two points</w:t>
      </w:r>
      <w:r w:rsidR="005F29D2" w:rsidRPr="00D90E4F">
        <w:t xml:space="preserve"> or </w:t>
      </w:r>
      <w:r w:rsidRPr="00D90E4F">
        <w:t xml:space="preserve"> It is possible to nest parts and closed geometries. There is no counter; the command will nest as many as possible.</w:t>
      </w:r>
    </w:p>
    <w:p w14:paraId="7694592B" w14:textId="77777777" w:rsidR="00BD158B" w:rsidRPr="00D90E4F" w:rsidRDefault="00BD158B" w:rsidP="00BD158B">
      <w:r w:rsidRPr="00D90E4F">
        <w:t>Make a part from a circle. Start the command and select the part.</w:t>
      </w:r>
    </w:p>
    <w:p w14:paraId="342DC494" w14:textId="77777777" w:rsidR="00BD158B" w:rsidRPr="00D90E4F" w:rsidRDefault="00FB1F28" w:rsidP="00BD158B">
      <w:pPr>
        <w:keepNext/>
      </w:pPr>
      <w:r w:rsidRPr="00D90E4F">
        <w:rPr>
          <w:noProof/>
        </w:rPr>
        <w:drawing>
          <wp:inline distT="0" distB="0" distL="0" distR="0" wp14:anchorId="419C7203" wp14:editId="29CEB3C9">
            <wp:extent cx="1515600" cy="1425600"/>
            <wp:effectExtent l="0" t="0" r="8890" b="3175"/>
            <wp:docPr id="18907" name="Bildobjekt 18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 name="SingleNest.png"/>
                    <pic:cNvPicPr/>
                  </pic:nvPicPr>
                  <pic:blipFill>
                    <a:blip r:embed="rId1085">
                      <a:extLst>
                        <a:ext uri="{28A0092B-C50C-407E-A947-70E740481C1C}">
                          <a14:useLocalDpi xmlns:a14="http://schemas.microsoft.com/office/drawing/2010/main" val="0"/>
                        </a:ext>
                      </a:extLst>
                    </a:blip>
                    <a:stretch>
                      <a:fillRect/>
                    </a:stretch>
                  </pic:blipFill>
                  <pic:spPr>
                    <a:xfrm>
                      <a:off x="0" y="0"/>
                      <a:ext cx="1515600" cy="1425600"/>
                    </a:xfrm>
                    <a:prstGeom prst="rect">
                      <a:avLst/>
                    </a:prstGeom>
                  </pic:spPr>
                </pic:pic>
              </a:graphicData>
            </a:graphic>
          </wp:inline>
        </w:drawing>
      </w:r>
    </w:p>
    <w:p w14:paraId="5ADB2247" w14:textId="4655C364" w:rsidR="00BD158B" w:rsidRPr="00D90E4F" w:rsidRDefault="00BD158B" w:rsidP="00BD158B">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248</w:t>
      </w:r>
      <w:r w:rsidRPr="00D90E4F">
        <w:rPr>
          <w:noProof/>
        </w:rPr>
        <w:fldChar w:fldCharType="end"/>
      </w:r>
    </w:p>
    <w:p w14:paraId="23BEE6B2" w14:textId="77777777" w:rsidR="00BD158B" w:rsidRPr="00D90E4F" w:rsidRDefault="00BD158B" w:rsidP="00BD158B">
      <w:r w:rsidRPr="00D90E4F">
        <w:t xml:space="preserve">Set the wanted distance and rotation steps (not important for a circle). </w:t>
      </w:r>
      <w:r w:rsidR="005F29D2" w:rsidRPr="00D90E4F">
        <w:t xml:space="preserve">If you want to nest a full sheet, then press the "Select sheet". Press OK and </w:t>
      </w:r>
      <w:r w:rsidRPr="00D90E4F">
        <w:t>define two corner points of the nesting area.</w:t>
      </w:r>
    </w:p>
    <w:p w14:paraId="6DA4F987" w14:textId="77777777" w:rsidR="00BD158B" w:rsidRPr="00D90E4F" w:rsidRDefault="00BD158B" w:rsidP="00BD158B">
      <w:pPr>
        <w:keepNext/>
      </w:pPr>
      <w:r w:rsidRPr="00D90E4F">
        <w:rPr>
          <w:noProof/>
        </w:rPr>
        <w:lastRenderedPageBreak/>
        <w:drawing>
          <wp:inline distT="0" distB="0" distL="0" distR="0" wp14:anchorId="79D3DF90" wp14:editId="50348455">
            <wp:extent cx="2019300" cy="1141095"/>
            <wp:effectExtent l="19050" t="0" r="0" b="0"/>
            <wp:docPr id="18904" name="Bild 18904" descr="Image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04" descr="Image655"/>
                    <pic:cNvPicPr>
                      <a:picLocks noChangeAspect="1" noChangeArrowheads="1"/>
                    </pic:cNvPicPr>
                  </pic:nvPicPr>
                  <pic:blipFill>
                    <a:blip r:embed="rId1086" cstate="print"/>
                    <a:srcRect/>
                    <a:stretch>
                      <a:fillRect/>
                    </a:stretch>
                  </pic:blipFill>
                  <pic:spPr bwMode="auto">
                    <a:xfrm>
                      <a:off x="0" y="0"/>
                      <a:ext cx="2019300" cy="1141095"/>
                    </a:xfrm>
                    <a:prstGeom prst="rect">
                      <a:avLst/>
                    </a:prstGeom>
                    <a:noFill/>
                    <a:ln w="9525">
                      <a:noFill/>
                      <a:miter lim="800000"/>
                      <a:headEnd/>
                      <a:tailEnd/>
                    </a:ln>
                  </pic:spPr>
                </pic:pic>
              </a:graphicData>
            </a:graphic>
          </wp:inline>
        </w:drawing>
      </w:r>
    </w:p>
    <w:p w14:paraId="6D059917" w14:textId="47D3B2FD" w:rsidR="00BD158B" w:rsidRPr="00D90E4F" w:rsidRDefault="00BD158B" w:rsidP="00BD158B">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249</w:t>
      </w:r>
      <w:r w:rsidRPr="00D90E4F">
        <w:rPr>
          <w:noProof/>
        </w:rPr>
        <w:fldChar w:fldCharType="end"/>
      </w:r>
    </w:p>
    <w:p w14:paraId="0ACEFAAC" w14:textId="77777777" w:rsidR="00BD158B" w:rsidRPr="00D90E4F" w:rsidRDefault="00BD158B" w:rsidP="00BD158B">
      <w:r w:rsidRPr="00D90E4F">
        <w:t>This could be the result when nesting disks.</w:t>
      </w:r>
    </w:p>
    <w:p w14:paraId="417360F1" w14:textId="77777777" w:rsidR="00BD158B" w:rsidRPr="00D90E4F" w:rsidRDefault="00BD158B" w:rsidP="00BD158B">
      <w:pPr>
        <w:keepNext/>
      </w:pPr>
      <w:r w:rsidRPr="00D90E4F">
        <w:rPr>
          <w:noProof/>
        </w:rPr>
        <w:drawing>
          <wp:inline distT="0" distB="0" distL="0" distR="0" wp14:anchorId="09C595D0" wp14:editId="7C10F35F">
            <wp:extent cx="2026285" cy="1170305"/>
            <wp:effectExtent l="19050" t="0" r="0" b="0"/>
            <wp:docPr id="18905" name="Bild 18905" descr="Image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05" descr="Image656"/>
                    <pic:cNvPicPr>
                      <a:picLocks noChangeAspect="1" noChangeArrowheads="1"/>
                    </pic:cNvPicPr>
                  </pic:nvPicPr>
                  <pic:blipFill>
                    <a:blip r:embed="rId1087" cstate="print"/>
                    <a:srcRect/>
                    <a:stretch>
                      <a:fillRect/>
                    </a:stretch>
                  </pic:blipFill>
                  <pic:spPr bwMode="auto">
                    <a:xfrm>
                      <a:off x="0" y="0"/>
                      <a:ext cx="2026285" cy="1170305"/>
                    </a:xfrm>
                    <a:prstGeom prst="rect">
                      <a:avLst/>
                    </a:prstGeom>
                    <a:noFill/>
                    <a:ln w="9525">
                      <a:noFill/>
                      <a:miter lim="800000"/>
                      <a:headEnd/>
                      <a:tailEnd/>
                    </a:ln>
                  </pic:spPr>
                </pic:pic>
              </a:graphicData>
            </a:graphic>
          </wp:inline>
        </w:drawing>
      </w:r>
    </w:p>
    <w:p w14:paraId="025AC9D5" w14:textId="57B52EEF" w:rsidR="00BD158B" w:rsidRPr="00D90E4F" w:rsidRDefault="00BD158B" w:rsidP="00BD158B">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250</w:t>
      </w:r>
      <w:r w:rsidRPr="00D90E4F">
        <w:rPr>
          <w:noProof/>
        </w:rPr>
        <w:fldChar w:fldCharType="end"/>
      </w:r>
    </w:p>
    <w:p w14:paraId="6FFDA068" w14:textId="77777777" w:rsidR="00BD158B" w:rsidRPr="00D90E4F" w:rsidRDefault="00BD158B" w:rsidP="00BD158B">
      <w:r w:rsidRPr="00D90E4F">
        <w:t>Press ESC when nesting irregular geometries to interrupt the nesting function.</w:t>
      </w:r>
    </w:p>
    <w:p w14:paraId="6FFFA02E" w14:textId="77777777" w:rsidR="00BD158B" w:rsidRPr="00D90E4F" w:rsidRDefault="00BD158B" w:rsidP="00BD158B">
      <w:pPr>
        <w:keepNext/>
      </w:pPr>
      <w:r w:rsidRPr="00D90E4F">
        <w:rPr>
          <w:noProof/>
        </w:rPr>
        <w:drawing>
          <wp:inline distT="0" distB="0" distL="0" distR="0" wp14:anchorId="31558729" wp14:editId="392F0F47">
            <wp:extent cx="1953260" cy="387985"/>
            <wp:effectExtent l="19050" t="0" r="8890" b="0"/>
            <wp:docPr id="18906" name="Bild 18906" descr="Image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06" descr="Image657"/>
                    <pic:cNvPicPr>
                      <a:picLocks noChangeAspect="1" noChangeArrowheads="1"/>
                    </pic:cNvPicPr>
                  </pic:nvPicPr>
                  <pic:blipFill>
                    <a:blip r:embed="rId1088" cstate="print"/>
                    <a:srcRect/>
                    <a:stretch>
                      <a:fillRect/>
                    </a:stretch>
                  </pic:blipFill>
                  <pic:spPr bwMode="auto">
                    <a:xfrm>
                      <a:off x="0" y="0"/>
                      <a:ext cx="1953260" cy="387985"/>
                    </a:xfrm>
                    <a:prstGeom prst="rect">
                      <a:avLst/>
                    </a:prstGeom>
                    <a:noFill/>
                    <a:ln w="9525">
                      <a:noFill/>
                      <a:miter lim="800000"/>
                      <a:headEnd/>
                      <a:tailEnd/>
                    </a:ln>
                  </pic:spPr>
                </pic:pic>
              </a:graphicData>
            </a:graphic>
          </wp:inline>
        </w:drawing>
      </w:r>
    </w:p>
    <w:p w14:paraId="3CB0F2EE" w14:textId="72EBE1F1" w:rsidR="00BD158B" w:rsidRPr="00D90E4F" w:rsidRDefault="00BD158B" w:rsidP="00BD158B">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251</w:t>
      </w:r>
      <w:r w:rsidRPr="00D90E4F">
        <w:rPr>
          <w:noProof/>
        </w:rPr>
        <w:fldChar w:fldCharType="end"/>
      </w:r>
    </w:p>
    <w:p w14:paraId="6B6475CA" w14:textId="77777777" w:rsidR="00BD158B" w:rsidRPr="00D90E4F" w:rsidRDefault="00BD158B" w:rsidP="00BD158B">
      <w:r w:rsidRPr="00D90E4F">
        <w:t>Information about the number of parts and the utilization inside the nesting area is in the lower left corner.</w:t>
      </w:r>
    </w:p>
    <w:p w14:paraId="0807C4B7" w14:textId="77777777" w:rsidR="00BD158B" w:rsidRPr="00D90E4F" w:rsidRDefault="00BD158B" w:rsidP="00BD158B">
      <w:pPr>
        <w:pStyle w:val="Rubrik2"/>
      </w:pPr>
      <w:bookmarkStart w:id="1196" w:name="_Toc335637033"/>
      <w:bookmarkStart w:id="1197" w:name="_Toc129002967"/>
      <w:bookmarkStart w:id="1198" w:name="_Toc229474943"/>
      <w:r w:rsidRPr="00D90E4F">
        <w:t>Rectan</w:t>
      </w:r>
      <w:bookmarkStart w:id="1199" w:name="rectanglenest"/>
      <w:bookmarkEnd w:id="1199"/>
      <w:r w:rsidRPr="00D90E4F">
        <w:t>gle nest</w:t>
      </w:r>
      <w:bookmarkEnd w:id="1196"/>
      <w:bookmarkEnd w:id="1197"/>
      <w:bookmarkEnd w:id="1198"/>
    </w:p>
    <w:p w14:paraId="2D125D8C" w14:textId="77777777" w:rsidR="00BD158B" w:rsidRPr="00D90E4F" w:rsidRDefault="006F184F" w:rsidP="00BD158B">
      <w:pPr>
        <w:keepNext/>
      </w:pPr>
      <w:r w:rsidRPr="00D90E4F">
        <w:rPr>
          <w:noProof/>
        </w:rPr>
        <w:drawing>
          <wp:inline distT="0" distB="0" distL="0" distR="0" wp14:anchorId="5D69F966" wp14:editId="45919964">
            <wp:extent cx="3009600" cy="921600"/>
            <wp:effectExtent l="0" t="0" r="635" b="0"/>
            <wp:docPr id="870" name="Bildobjekt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 name="NestRectangle.png"/>
                    <pic:cNvPicPr/>
                  </pic:nvPicPr>
                  <pic:blipFill>
                    <a:blip r:embed="rId1089">
                      <a:extLst>
                        <a:ext uri="{28A0092B-C50C-407E-A947-70E740481C1C}">
                          <a14:useLocalDpi xmlns:a14="http://schemas.microsoft.com/office/drawing/2010/main" val="0"/>
                        </a:ext>
                      </a:extLst>
                    </a:blip>
                    <a:stretch>
                      <a:fillRect/>
                    </a:stretch>
                  </pic:blipFill>
                  <pic:spPr>
                    <a:xfrm>
                      <a:off x="0" y="0"/>
                      <a:ext cx="3009600" cy="921600"/>
                    </a:xfrm>
                    <a:prstGeom prst="rect">
                      <a:avLst/>
                    </a:prstGeom>
                  </pic:spPr>
                </pic:pic>
              </a:graphicData>
            </a:graphic>
          </wp:inline>
        </w:drawing>
      </w:r>
    </w:p>
    <w:p w14:paraId="349B9F20" w14:textId="58B5C02A" w:rsidR="00BD158B" w:rsidRPr="00D90E4F" w:rsidRDefault="00BD158B" w:rsidP="00BD158B">
      <w:pPr>
        <w:pStyle w:val="Beskrivning"/>
        <w:rPr>
          <w:noProof/>
        </w:rPr>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252</w:t>
      </w:r>
      <w:r w:rsidRPr="00D90E4F">
        <w:rPr>
          <w:noProof/>
        </w:rPr>
        <w:fldChar w:fldCharType="end"/>
      </w:r>
    </w:p>
    <w:p w14:paraId="51344B3E" w14:textId="601EA8EC" w:rsidR="002108EF" w:rsidRPr="00D90E4F" w:rsidRDefault="002108EF" w:rsidP="002108EF">
      <w:hyperlink r:id="rId1090" w:history="1">
        <w:r w:rsidRPr="00D90E4F">
          <w:rPr>
            <w:rStyle w:val="Hyperlnk"/>
            <w:sz w:val="72"/>
          </w:rPr>
          <w:sym w:font="Webdings" w:char="F0B4"/>
        </w:r>
      </w:hyperlink>
    </w:p>
    <w:p w14:paraId="5E376156" w14:textId="77777777" w:rsidR="00BD158B" w:rsidRPr="00D90E4F" w:rsidRDefault="00BD158B" w:rsidP="00BD158B">
      <w:r w:rsidRPr="00D90E4F">
        <w:t>"Rectangle nest" is especially designed to work well when nesting rectangular parts. Select several parts at the same time. The command has a counter to avoid too many parts being nested.</w:t>
      </w:r>
    </w:p>
    <w:p w14:paraId="0D9E1BF4" w14:textId="77777777" w:rsidR="00BD158B" w:rsidRPr="00D90E4F" w:rsidRDefault="00BD158B" w:rsidP="00BD158B">
      <w:pPr>
        <w:keepNext/>
      </w:pPr>
      <w:r w:rsidRPr="00D90E4F">
        <w:rPr>
          <w:noProof/>
        </w:rPr>
        <w:drawing>
          <wp:inline distT="0" distB="0" distL="0" distR="0" wp14:anchorId="7DB67B46" wp14:editId="5CA4267D">
            <wp:extent cx="2019300" cy="1016635"/>
            <wp:effectExtent l="19050" t="0" r="0" b="0"/>
            <wp:docPr id="18908" name="Bild 18908" descr="Image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08" descr="Image659"/>
                    <pic:cNvPicPr>
                      <a:picLocks noChangeAspect="1" noChangeArrowheads="1"/>
                    </pic:cNvPicPr>
                  </pic:nvPicPr>
                  <pic:blipFill>
                    <a:blip r:embed="rId1091" cstate="print"/>
                    <a:srcRect/>
                    <a:stretch>
                      <a:fillRect/>
                    </a:stretch>
                  </pic:blipFill>
                  <pic:spPr bwMode="auto">
                    <a:xfrm>
                      <a:off x="0" y="0"/>
                      <a:ext cx="2019300" cy="1016635"/>
                    </a:xfrm>
                    <a:prstGeom prst="rect">
                      <a:avLst/>
                    </a:prstGeom>
                    <a:noFill/>
                    <a:ln w="9525">
                      <a:noFill/>
                      <a:miter lim="800000"/>
                      <a:headEnd/>
                      <a:tailEnd/>
                    </a:ln>
                  </pic:spPr>
                </pic:pic>
              </a:graphicData>
            </a:graphic>
          </wp:inline>
        </w:drawing>
      </w:r>
    </w:p>
    <w:p w14:paraId="05A30ED9" w14:textId="6FC3972F" w:rsidR="00BD158B" w:rsidRPr="00D90E4F" w:rsidRDefault="00BD158B" w:rsidP="00BD158B">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253</w:t>
      </w:r>
      <w:r w:rsidRPr="00D90E4F">
        <w:rPr>
          <w:noProof/>
        </w:rPr>
        <w:fldChar w:fldCharType="end"/>
      </w:r>
    </w:p>
    <w:p w14:paraId="5B7D5EF1" w14:textId="77777777" w:rsidR="00BD158B" w:rsidRPr="00D90E4F" w:rsidRDefault="00BD158B" w:rsidP="00BD158B">
      <w:r w:rsidRPr="00D90E4F">
        <w:t>This example uses these four parts. The quantity is set to 10 on all parts. Start the command and select the parts.</w:t>
      </w:r>
    </w:p>
    <w:p w14:paraId="73B021A8" w14:textId="77777777" w:rsidR="00BD158B" w:rsidRPr="00D90E4F" w:rsidRDefault="005F29D2" w:rsidP="00BD158B">
      <w:pPr>
        <w:keepNext/>
      </w:pPr>
      <w:r w:rsidRPr="00D90E4F">
        <w:rPr>
          <w:noProof/>
        </w:rPr>
        <w:lastRenderedPageBreak/>
        <w:drawing>
          <wp:inline distT="0" distB="0" distL="0" distR="0" wp14:anchorId="20655F35" wp14:editId="6C0226E7">
            <wp:extent cx="3240000" cy="3002400"/>
            <wp:effectExtent l="0" t="0" r="0" b="7620"/>
            <wp:docPr id="18911" name="Bildobjekt 18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 name="RectangleNest.png"/>
                    <pic:cNvPicPr/>
                  </pic:nvPicPr>
                  <pic:blipFill>
                    <a:blip r:embed="rId1092">
                      <a:extLst>
                        <a:ext uri="{28A0092B-C50C-407E-A947-70E740481C1C}">
                          <a14:useLocalDpi xmlns:a14="http://schemas.microsoft.com/office/drawing/2010/main" val="0"/>
                        </a:ext>
                      </a:extLst>
                    </a:blip>
                    <a:stretch>
                      <a:fillRect/>
                    </a:stretch>
                  </pic:blipFill>
                  <pic:spPr>
                    <a:xfrm>
                      <a:off x="0" y="0"/>
                      <a:ext cx="3240000" cy="3002400"/>
                    </a:xfrm>
                    <a:prstGeom prst="rect">
                      <a:avLst/>
                    </a:prstGeom>
                  </pic:spPr>
                </pic:pic>
              </a:graphicData>
            </a:graphic>
          </wp:inline>
        </w:drawing>
      </w:r>
    </w:p>
    <w:p w14:paraId="47082FA1" w14:textId="7B3CCF0D" w:rsidR="00BD158B" w:rsidRPr="00D90E4F" w:rsidRDefault="00BD158B" w:rsidP="00BD158B">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254</w:t>
      </w:r>
      <w:r w:rsidRPr="00D90E4F">
        <w:rPr>
          <w:noProof/>
        </w:rPr>
        <w:fldChar w:fldCharType="end"/>
      </w:r>
    </w:p>
    <w:p w14:paraId="2018083C" w14:textId="77777777" w:rsidR="00BD158B" w:rsidRPr="00D90E4F" w:rsidRDefault="00BD158B" w:rsidP="00BD158B">
      <w:r w:rsidRPr="00D90E4F">
        <w:t>With the "Auto nest" module select one or several sheets.  Otherwise only a rectangular nesting area by two points can be defined.</w:t>
      </w:r>
    </w:p>
    <w:p w14:paraId="5500A9FB" w14:textId="77777777" w:rsidR="00BD158B" w:rsidRPr="00D90E4F" w:rsidRDefault="00BD158B" w:rsidP="00BD158B">
      <w:pPr>
        <w:keepNext/>
      </w:pPr>
      <w:r w:rsidRPr="00D90E4F">
        <w:rPr>
          <w:noProof/>
        </w:rPr>
        <w:drawing>
          <wp:inline distT="0" distB="0" distL="0" distR="0" wp14:anchorId="299B6408" wp14:editId="495940FA">
            <wp:extent cx="3101340" cy="1777365"/>
            <wp:effectExtent l="19050" t="0" r="3810" b="0"/>
            <wp:docPr id="18910" name="Bild 18910" descr="Image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10" descr="Image660"/>
                    <pic:cNvPicPr>
                      <a:picLocks noChangeAspect="1" noChangeArrowheads="1"/>
                    </pic:cNvPicPr>
                  </pic:nvPicPr>
                  <pic:blipFill>
                    <a:blip r:embed="rId1093" cstate="print"/>
                    <a:srcRect/>
                    <a:stretch>
                      <a:fillRect/>
                    </a:stretch>
                  </pic:blipFill>
                  <pic:spPr bwMode="auto">
                    <a:xfrm>
                      <a:off x="0" y="0"/>
                      <a:ext cx="3101340" cy="1777365"/>
                    </a:xfrm>
                    <a:prstGeom prst="rect">
                      <a:avLst/>
                    </a:prstGeom>
                    <a:noFill/>
                    <a:ln w="9525">
                      <a:noFill/>
                      <a:miter lim="800000"/>
                      <a:headEnd/>
                      <a:tailEnd/>
                    </a:ln>
                  </pic:spPr>
                </pic:pic>
              </a:graphicData>
            </a:graphic>
          </wp:inline>
        </w:drawing>
      </w:r>
    </w:p>
    <w:p w14:paraId="1585E744" w14:textId="28C4E58C" w:rsidR="00BD158B" w:rsidRPr="00D90E4F" w:rsidRDefault="00BD158B" w:rsidP="00BD158B">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255</w:t>
      </w:r>
      <w:r w:rsidRPr="00D90E4F">
        <w:rPr>
          <w:noProof/>
        </w:rPr>
        <w:fldChar w:fldCharType="end"/>
      </w:r>
    </w:p>
    <w:p w14:paraId="4D05D074" w14:textId="77777777" w:rsidR="00BD158B" w:rsidRPr="00D90E4F" w:rsidRDefault="00BD158B" w:rsidP="00BD158B">
      <w:r w:rsidRPr="00D90E4F">
        <w:t>The lower left corner of the screen will show how many parts were nested and a utilization percentage based on the enclosed rectangular area used. Press ESC to interrupt the nesting.</w:t>
      </w:r>
    </w:p>
    <w:p w14:paraId="731AC72E" w14:textId="77777777" w:rsidR="00BD158B" w:rsidRPr="00D90E4F" w:rsidRDefault="00BD158B" w:rsidP="00BD158B">
      <w:pPr>
        <w:pStyle w:val="Rubrik2"/>
      </w:pPr>
      <w:bookmarkStart w:id="1200" w:name="_Toc129002968"/>
      <w:bookmarkStart w:id="1201" w:name="circlenest"/>
      <w:bookmarkStart w:id="1202" w:name="_Toc229474944"/>
      <w:r w:rsidRPr="00D90E4F">
        <w:t>Circle nest</w:t>
      </w:r>
      <w:bookmarkEnd w:id="1200"/>
      <w:bookmarkEnd w:id="1202"/>
    </w:p>
    <w:bookmarkEnd w:id="1201"/>
    <w:p w14:paraId="65583621" w14:textId="77777777" w:rsidR="00AB24CF" w:rsidRPr="00D90E4F" w:rsidRDefault="00AB24CF" w:rsidP="00AB24CF">
      <w:pPr>
        <w:keepNext/>
      </w:pPr>
      <w:r w:rsidRPr="00D90E4F">
        <w:rPr>
          <w:noProof/>
        </w:rPr>
        <w:drawing>
          <wp:inline distT="0" distB="0" distL="0" distR="0" wp14:anchorId="001E87E6" wp14:editId="2E502433">
            <wp:extent cx="2980800" cy="943200"/>
            <wp:effectExtent l="0" t="0" r="0" b="9525"/>
            <wp:docPr id="48319" name="Bildobjekt 48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9" name="NestCircle.png"/>
                    <pic:cNvPicPr/>
                  </pic:nvPicPr>
                  <pic:blipFill>
                    <a:blip r:embed="rId1094">
                      <a:extLst>
                        <a:ext uri="{28A0092B-C50C-407E-A947-70E740481C1C}">
                          <a14:useLocalDpi xmlns:a14="http://schemas.microsoft.com/office/drawing/2010/main" val="0"/>
                        </a:ext>
                      </a:extLst>
                    </a:blip>
                    <a:stretch>
                      <a:fillRect/>
                    </a:stretch>
                  </pic:blipFill>
                  <pic:spPr>
                    <a:xfrm>
                      <a:off x="0" y="0"/>
                      <a:ext cx="2980800" cy="943200"/>
                    </a:xfrm>
                    <a:prstGeom prst="rect">
                      <a:avLst/>
                    </a:prstGeom>
                  </pic:spPr>
                </pic:pic>
              </a:graphicData>
            </a:graphic>
          </wp:inline>
        </w:drawing>
      </w:r>
    </w:p>
    <w:p w14:paraId="04218B19" w14:textId="1186803A" w:rsidR="00AB24CF" w:rsidRPr="00D90E4F" w:rsidRDefault="00AB24CF" w:rsidP="00AB24CF">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256</w:t>
      </w:r>
      <w:r w:rsidRPr="00D90E4F">
        <w:fldChar w:fldCharType="end"/>
      </w:r>
    </w:p>
    <w:p w14:paraId="15E20245" w14:textId="31043C10" w:rsidR="00AB24CF" w:rsidRPr="00D90E4F" w:rsidRDefault="002108EF" w:rsidP="002108EF">
      <w:hyperlink r:id="rId1095" w:history="1">
        <w:r w:rsidRPr="00D90E4F">
          <w:rPr>
            <w:rStyle w:val="Hyperlnk"/>
            <w:sz w:val="72"/>
          </w:rPr>
          <w:sym w:font="Webdings" w:char="F0B4"/>
        </w:r>
      </w:hyperlink>
    </w:p>
    <w:p w14:paraId="1A7DCFC9" w14:textId="77777777" w:rsidR="00BD158B" w:rsidRPr="00D90E4F" w:rsidRDefault="00BD158B" w:rsidP="00BD158B">
      <w:r w:rsidRPr="00D90E4F">
        <w:t>Need to write about this.</w:t>
      </w:r>
    </w:p>
    <w:p w14:paraId="679906C4" w14:textId="77777777" w:rsidR="00B33D2F" w:rsidRPr="00D90E4F" w:rsidRDefault="00B33D2F" w:rsidP="00B33D2F">
      <w:pPr>
        <w:pStyle w:val="Rubrik2"/>
      </w:pPr>
      <w:bookmarkStart w:id="1203" w:name="_Toc335637035"/>
      <w:bookmarkStart w:id="1204" w:name="_Toc129002969"/>
      <w:bookmarkStart w:id="1205" w:name="_Toc229474945"/>
      <w:r w:rsidRPr="00D90E4F">
        <w:t xml:space="preserve">Nest </w:t>
      </w:r>
      <w:bookmarkStart w:id="1206" w:name="nestreport"/>
      <w:bookmarkEnd w:id="1206"/>
      <w:r w:rsidRPr="00D90E4F">
        <w:t>Report</w:t>
      </w:r>
      <w:bookmarkEnd w:id="1203"/>
      <w:bookmarkEnd w:id="1204"/>
      <w:bookmarkEnd w:id="1205"/>
      <w:r w:rsidRPr="00D90E4F">
        <w:t xml:space="preserve"> </w:t>
      </w:r>
    </w:p>
    <w:p w14:paraId="74A5889B" w14:textId="77777777" w:rsidR="00B33D2F" w:rsidRPr="00D90E4F" w:rsidRDefault="00E044C1" w:rsidP="00B33D2F">
      <w:pPr>
        <w:keepNext/>
      </w:pPr>
      <w:r w:rsidRPr="00D90E4F">
        <w:rPr>
          <w:noProof/>
        </w:rPr>
        <w:drawing>
          <wp:inline distT="0" distB="0" distL="0" distR="0" wp14:anchorId="5389815C" wp14:editId="5D347D90">
            <wp:extent cx="3009600" cy="975600"/>
            <wp:effectExtent l="0" t="0" r="635" b="0"/>
            <wp:docPr id="869" name="Bildobjekt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 name="NestReport.png"/>
                    <pic:cNvPicPr/>
                  </pic:nvPicPr>
                  <pic:blipFill>
                    <a:blip r:embed="rId1096">
                      <a:extLst>
                        <a:ext uri="{28A0092B-C50C-407E-A947-70E740481C1C}">
                          <a14:useLocalDpi xmlns:a14="http://schemas.microsoft.com/office/drawing/2010/main" val="0"/>
                        </a:ext>
                      </a:extLst>
                    </a:blip>
                    <a:stretch>
                      <a:fillRect/>
                    </a:stretch>
                  </pic:blipFill>
                  <pic:spPr>
                    <a:xfrm>
                      <a:off x="0" y="0"/>
                      <a:ext cx="3009600" cy="975600"/>
                    </a:xfrm>
                    <a:prstGeom prst="rect">
                      <a:avLst/>
                    </a:prstGeom>
                  </pic:spPr>
                </pic:pic>
              </a:graphicData>
            </a:graphic>
          </wp:inline>
        </w:drawing>
      </w:r>
    </w:p>
    <w:p w14:paraId="0D76A8BC" w14:textId="47F10E3B" w:rsidR="00B33D2F" w:rsidRPr="00D90E4F" w:rsidRDefault="00B33D2F" w:rsidP="00B33D2F">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257</w:t>
      </w:r>
      <w:r w:rsidRPr="00D90E4F">
        <w:rPr>
          <w:noProof/>
        </w:rPr>
        <w:fldChar w:fldCharType="end"/>
      </w:r>
    </w:p>
    <w:p w14:paraId="1C33E2AE" w14:textId="0F939D35" w:rsidR="002108EF" w:rsidRPr="00D90E4F" w:rsidRDefault="002108EF" w:rsidP="002108EF">
      <w:hyperlink r:id="rId1097" w:history="1">
        <w:r w:rsidRPr="00D90E4F">
          <w:rPr>
            <w:rStyle w:val="Hyperlnk"/>
            <w:sz w:val="72"/>
          </w:rPr>
          <w:sym w:font="Webdings" w:char="F0B4"/>
        </w:r>
      </w:hyperlink>
    </w:p>
    <w:p w14:paraId="0D8BF166" w14:textId="77777777" w:rsidR="00B33D2F" w:rsidRPr="00D90E4F" w:rsidRDefault="00B33D2F" w:rsidP="00B33D2F">
      <w:r w:rsidRPr="00D90E4F">
        <w:t>The "Nest report" is one of several reports generated from IGEMS. Start the command and select the sheet and the parts to generate a report.</w:t>
      </w:r>
    </w:p>
    <w:p w14:paraId="4CB894C5" w14:textId="77777777" w:rsidR="00BD158B" w:rsidRPr="00D90E4F" w:rsidRDefault="00901139" w:rsidP="00901139">
      <w:pPr>
        <w:pStyle w:val="Rubrik1"/>
      </w:pPr>
      <w:bookmarkStart w:id="1207" w:name="_Toc335637034"/>
      <w:r w:rsidRPr="00D90E4F">
        <w:lastRenderedPageBreak/>
        <w:t xml:space="preserve"> </w:t>
      </w:r>
      <w:bookmarkStart w:id="1208" w:name="_Toc115697754"/>
      <w:bookmarkStart w:id="1209" w:name="_Toc129002970"/>
      <w:bookmarkStart w:id="1210" w:name="_Toc229474946"/>
      <w:r w:rsidRPr="00D90E4F">
        <w:t>Nest Level 2</w:t>
      </w:r>
      <w:bookmarkEnd w:id="1208"/>
      <w:bookmarkEnd w:id="1209"/>
      <w:bookmarkEnd w:id="1210"/>
      <w:r w:rsidRPr="00D90E4F">
        <w:t xml:space="preserve"> </w:t>
      </w:r>
      <w:bookmarkEnd w:id="1207"/>
    </w:p>
    <w:p w14:paraId="603024AD" w14:textId="77777777" w:rsidR="00AC2866" w:rsidRPr="00D90E4F" w:rsidRDefault="00901139" w:rsidP="00901139">
      <w:r w:rsidRPr="00D90E4F">
        <w:t>Nest level 2 are using one of the best nesting algorithm ever made. This is implemented in the new Auto nest command released in IGEMS R2017.2</w:t>
      </w:r>
      <w:r w:rsidR="00AC2866" w:rsidRPr="00D90E4F">
        <w:t>.</w:t>
      </w:r>
      <w:r w:rsidR="00AB24CF" w:rsidRPr="00D90E4F">
        <w:t xml:space="preserve"> </w:t>
      </w:r>
      <w:r w:rsidR="00AC2866" w:rsidRPr="00D90E4F">
        <w:t>Nest Level 2 includes the "Auto nest" and the" Re</w:t>
      </w:r>
      <w:r w:rsidR="00ED5EF0" w:rsidRPr="00D90E4F">
        <w:t>-nest</w:t>
      </w:r>
      <w:r w:rsidR="00AC2866" w:rsidRPr="00D90E4F">
        <w:t>" functions.</w:t>
      </w:r>
    </w:p>
    <w:p w14:paraId="31FBFC41" w14:textId="77777777" w:rsidR="00901139" w:rsidRPr="00D90E4F" w:rsidRDefault="00901139" w:rsidP="00901139">
      <w:pPr>
        <w:pStyle w:val="Rubrik2"/>
      </w:pPr>
      <w:bookmarkStart w:id="1211" w:name="_Auto_nest"/>
      <w:bookmarkStart w:id="1212" w:name="_Toc129002971"/>
      <w:bookmarkStart w:id="1213" w:name="autonest"/>
      <w:bookmarkStart w:id="1214" w:name="_Toc229474947"/>
      <w:bookmarkEnd w:id="1211"/>
      <w:r w:rsidRPr="00D90E4F">
        <w:t>Auto nest</w:t>
      </w:r>
      <w:bookmarkEnd w:id="1212"/>
      <w:bookmarkEnd w:id="1214"/>
    </w:p>
    <w:bookmarkEnd w:id="1213"/>
    <w:p w14:paraId="2B0929AC" w14:textId="77777777" w:rsidR="00BD158B" w:rsidRPr="00D90E4F" w:rsidRDefault="00E044C1" w:rsidP="00BD158B">
      <w:pPr>
        <w:keepNext/>
      </w:pPr>
      <w:r w:rsidRPr="00D90E4F">
        <w:rPr>
          <w:noProof/>
        </w:rPr>
        <w:drawing>
          <wp:inline distT="0" distB="0" distL="0" distR="0" wp14:anchorId="41C1E0AB" wp14:editId="45D4D46A">
            <wp:extent cx="2401200" cy="896400"/>
            <wp:effectExtent l="0" t="0" r="0" b="0"/>
            <wp:docPr id="18914" name="Bildobjekt 18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 name="AutoNestStart.png"/>
                    <pic:cNvPicPr/>
                  </pic:nvPicPr>
                  <pic:blipFill>
                    <a:blip r:embed="rId1098">
                      <a:extLst>
                        <a:ext uri="{28A0092B-C50C-407E-A947-70E740481C1C}">
                          <a14:useLocalDpi xmlns:a14="http://schemas.microsoft.com/office/drawing/2010/main" val="0"/>
                        </a:ext>
                      </a:extLst>
                    </a:blip>
                    <a:stretch>
                      <a:fillRect/>
                    </a:stretch>
                  </pic:blipFill>
                  <pic:spPr>
                    <a:xfrm>
                      <a:off x="0" y="0"/>
                      <a:ext cx="2401200" cy="896400"/>
                    </a:xfrm>
                    <a:prstGeom prst="rect">
                      <a:avLst/>
                    </a:prstGeom>
                  </pic:spPr>
                </pic:pic>
              </a:graphicData>
            </a:graphic>
          </wp:inline>
        </w:drawing>
      </w:r>
    </w:p>
    <w:p w14:paraId="19908015" w14:textId="0088930F" w:rsidR="00BD158B" w:rsidRPr="00D90E4F" w:rsidRDefault="00BD158B" w:rsidP="00BD158B">
      <w:pPr>
        <w:pStyle w:val="Beskrivning"/>
        <w:rPr>
          <w:noProof/>
        </w:rPr>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258</w:t>
      </w:r>
      <w:r w:rsidRPr="00D90E4F">
        <w:rPr>
          <w:noProof/>
        </w:rPr>
        <w:fldChar w:fldCharType="end"/>
      </w:r>
    </w:p>
    <w:p w14:paraId="578E5BE0" w14:textId="38C04298" w:rsidR="002108EF" w:rsidRPr="00D90E4F" w:rsidRDefault="002108EF" w:rsidP="002108EF">
      <w:hyperlink r:id="rId1099" w:history="1">
        <w:r w:rsidRPr="00D90E4F">
          <w:rPr>
            <w:rStyle w:val="Hyperlnk"/>
            <w:sz w:val="72"/>
          </w:rPr>
          <w:sym w:font="Webdings" w:char="F0B4"/>
        </w:r>
      </w:hyperlink>
      <w:hyperlink r:id="rId1100" w:history="1">
        <w:r w:rsidR="009469A9" w:rsidRPr="00D90E4F">
          <w:rPr>
            <w:rStyle w:val="Hyperlnk"/>
            <w:sz w:val="72"/>
          </w:rPr>
          <w:t xml:space="preserve"> </w:t>
        </w:r>
      </w:hyperlink>
    </w:p>
    <w:p w14:paraId="0B678DB3" w14:textId="77777777" w:rsidR="00BD158B" w:rsidRPr="00D90E4F" w:rsidRDefault="00A01A09" w:rsidP="00BD158B">
      <w:r w:rsidRPr="00D90E4F">
        <w:t xml:space="preserve">Auto nest optimizes the layout of a set of parts on a set of sheets in order to minimize the material used to produce all the parts. By default, Auto nest considers the nesting problem as a whole. It will try to nest all parts at once using a given set of sheets. It will minimize the total surface of sheet used and try to generate the biggest possible remnant in the last sheet. Parts can be of any shape. Sheets can have different sizes, defects and each sheet has a given quantity. </w:t>
      </w:r>
      <w:r w:rsidR="00BD158B" w:rsidRPr="00D90E4F">
        <w:t>"Auto nest" is a true shape nest module that automatically nests multiple parts to a sheet. "Auto nest" also supports nesting with multiple heads in different combinations. It can nes</w:t>
      </w:r>
      <w:r w:rsidRPr="00D90E4F">
        <w:t>t parts in holes of other parts and so on.</w:t>
      </w:r>
    </w:p>
    <w:p w14:paraId="1EB3C008" w14:textId="7F1E59E9" w:rsidR="005F205D" w:rsidRPr="00D90E4F" w:rsidRDefault="00596B40" w:rsidP="005F205D">
      <w:pPr>
        <w:pStyle w:val="DoNow"/>
      </w:pPr>
      <w:r w:rsidRPr="00D90E4F">
        <w:t>Open the file "AutoNest</w:t>
      </w:r>
      <w:r w:rsidR="002D498D" w:rsidRPr="00D90E4F">
        <w:t>-01</w:t>
      </w:r>
      <w:r w:rsidR="005F205D" w:rsidRPr="00D90E4F">
        <w:t xml:space="preserve">.dig that are located in the </w:t>
      </w:r>
      <w:hyperlink w:anchor="_Samples" w:history="1">
        <w:r w:rsidR="005F205D" w:rsidRPr="00D90E4F">
          <w:rPr>
            <w:rStyle w:val="Hyperlnk"/>
          </w:rPr>
          <w:t>Sample directory</w:t>
        </w:r>
      </w:hyperlink>
      <w:r w:rsidRPr="00D90E4F">
        <w:t>.</w:t>
      </w:r>
    </w:p>
    <w:p w14:paraId="70DAA8A1" w14:textId="77777777" w:rsidR="005F205D" w:rsidRPr="00D90E4F" w:rsidRDefault="00596B40" w:rsidP="005F205D">
      <w:r w:rsidRPr="00D90E4F">
        <w:rPr>
          <w:noProof/>
        </w:rPr>
        <w:drawing>
          <wp:inline distT="0" distB="0" distL="0" distR="0" wp14:anchorId="10E5CD9D" wp14:editId="5B0DB11D">
            <wp:extent cx="5562000" cy="3128400"/>
            <wp:effectExtent l="0" t="0" r="635" b="0"/>
            <wp:docPr id="865" name="Bildobjekt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 name="Image6.png"/>
                    <pic:cNvPicPr/>
                  </pic:nvPicPr>
                  <pic:blipFill>
                    <a:blip r:embed="rId1101" cstate="print">
                      <a:extLst>
                        <a:ext uri="{28A0092B-C50C-407E-A947-70E740481C1C}">
                          <a14:useLocalDpi xmlns:a14="http://schemas.microsoft.com/office/drawing/2010/main" val="0"/>
                        </a:ext>
                      </a:extLst>
                    </a:blip>
                    <a:stretch>
                      <a:fillRect/>
                    </a:stretch>
                  </pic:blipFill>
                  <pic:spPr>
                    <a:xfrm>
                      <a:off x="0" y="0"/>
                      <a:ext cx="5562000" cy="3128400"/>
                    </a:xfrm>
                    <a:prstGeom prst="rect">
                      <a:avLst/>
                    </a:prstGeom>
                  </pic:spPr>
                </pic:pic>
              </a:graphicData>
            </a:graphic>
          </wp:inline>
        </w:drawing>
      </w:r>
    </w:p>
    <w:p w14:paraId="0F840B66" w14:textId="7AAA7B4A" w:rsidR="00BD158B" w:rsidRPr="00D90E4F" w:rsidRDefault="00BD158B" w:rsidP="00BD158B">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259</w:t>
      </w:r>
      <w:r w:rsidRPr="00D90E4F">
        <w:rPr>
          <w:noProof/>
        </w:rPr>
        <w:fldChar w:fldCharType="end"/>
      </w:r>
    </w:p>
    <w:p w14:paraId="57B5F28A" w14:textId="77777777" w:rsidR="00244026" w:rsidRPr="00D90E4F" w:rsidRDefault="00596B40" w:rsidP="00596B40">
      <w:pPr>
        <w:pStyle w:val="DoNow"/>
        <w:numPr>
          <w:ilvl w:val="0"/>
          <w:numId w:val="0"/>
        </w:numPr>
      </w:pPr>
      <w:r w:rsidRPr="00D90E4F">
        <w:t>Start the command</w:t>
      </w:r>
    </w:p>
    <w:p w14:paraId="7A267198" w14:textId="77777777" w:rsidR="00244026" w:rsidRPr="00D90E4F" w:rsidRDefault="00244026" w:rsidP="00244026">
      <w:pPr>
        <w:pStyle w:val="Command"/>
      </w:pPr>
      <w:r w:rsidRPr="00D90E4F">
        <w:t>Select parts: (Select the 23 part and press enter)</w:t>
      </w:r>
      <w:r w:rsidR="0080656C" w:rsidRPr="00D90E4F">
        <w:br/>
      </w:r>
      <w:r w:rsidRPr="00D90E4F">
        <w:t>Select sheets and obstacles (Select the four sheets</w:t>
      </w:r>
      <w:r w:rsidR="00BE6F53" w:rsidRPr="00D90E4F">
        <w:t xml:space="preserve"> and press enter</w:t>
      </w:r>
      <w:r w:rsidRPr="00D90E4F">
        <w:t>)</w:t>
      </w:r>
    </w:p>
    <w:p w14:paraId="2FE0CFC7" w14:textId="77777777" w:rsidR="00244026" w:rsidRPr="00D90E4F" w:rsidRDefault="00A06144" w:rsidP="00244026">
      <w:r w:rsidRPr="00D90E4F">
        <w:t>The command will show following window</w:t>
      </w:r>
      <w:r w:rsidR="00BE6F53" w:rsidRPr="00D90E4F">
        <w:t>.</w:t>
      </w:r>
    </w:p>
    <w:p w14:paraId="5E8FCCFF" w14:textId="77777777" w:rsidR="00BE6F53" w:rsidRPr="00D90E4F" w:rsidRDefault="00874D3C" w:rsidP="00BE6F53">
      <w:pPr>
        <w:keepNext/>
      </w:pPr>
      <w:r w:rsidRPr="00D90E4F">
        <w:rPr>
          <w:noProof/>
        </w:rPr>
        <w:lastRenderedPageBreak/>
        <w:drawing>
          <wp:inline distT="0" distB="0" distL="0" distR="0" wp14:anchorId="37507E67" wp14:editId="260DF93B">
            <wp:extent cx="4514400" cy="3294000"/>
            <wp:effectExtent l="0" t="0" r="635" b="1905"/>
            <wp:docPr id="887" name="Bildobjekt 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 name="Image7.png"/>
                    <pic:cNvPicPr/>
                  </pic:nvPicPr>
                  <pic:blipFill>
                    <a:blip r:embed="rId1102">
                      <a:extLst>
                        <a:ext uri="{28A0092B-C50C-407E-A947-70E740481C1C}">
                          <a14:useLocalDpi xmlns:a14="http://schemas.microsoft.com/office/drawing/2010/main" val="0"/>
                        </a:ext>
                      </a:extLst>
                    </a:blip>
                    <a:stretch>
                      <a:fillRect/>
                    </a:stretch>
                  </pic:blipFill>
                  <pic:spPr>
                    <a:xfrm>
                      <a:off x="0" y="0"/>
                      <a:ext cx="4514400" cy="3294000"/>
                    </a:xfrm>
                    <a:prstGeom prst="rect">
                      <a:avLst/>
                    </a:prstGeom>
                  </pic:spPr>
                </pic:pic>
              </a:graphicData>
            </a:graphic>
          </wp:inline>
        </w:drawing>
      </w:r>
    </w:p>
    <w:p w14:paraId="4DB84C52" w14:textId="2A65BDB4" w:rsidR="00244026" w:rsidRPr="00D90E4F" w:rsidRDefault="00BE6F53" w:rsidP="00BE6F53">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260</w:t>
      </w:r>
      <w:r w:rsidRPr="00D90E4F">
        <w:fldChar w:fldCharType="end"/>
      </w:r>
    </w:p>
    <w:p w14:paraId="3254BF08" w14:textId="77777777" w:rsidR="00D26AED" w:rsidRPr="00D90E4F" w:rsidRDefault="00D26AED" w:rsidP="00D26AED">
      <w:pPr>
        <w:pStyle w:val="Rubrik3"/>
      </w:pPr>
      <w:bookmarkStart w:id="1215" w:name="_Toc129002972"/>
      <w:r w:rsidRPr="00D90E4F">
        <w:t>Selected parts</w:t>
      </w:r>
      <w:bookmarkEnd w:id="1215"/>
    </w:p>
    <w:p w14:paraId="78315631" w14:textId="77777777" w:rsidR="00D26AED" w:rsidRPr="00D90E4F" w:rsidRDefault="00D26AED" w:rsidP="00D26AED">
      <w:r w:rsidRPr="00D90E4F">
        <w:t>On the list on the left side you can see all selected parts and the quantity to nest.</w:t>
      </w:r>
    </w:p>
    <w:p w14:paraId="17C49029" w14:textId="77777777" w:rsidR="00D26AED" w:rsidRPr="00D90E4F" w:rsidRDefault="00D26AED" w:rsidP="00D26AED">
      <w:pPr>
        <w:keepNext/>
      </w:pPr>
      <w:r w:rsidRPr="00D90E4F">
        <w:rPr>
          <w:noProof/>
        </w:rPr>
        <w:drawing>
          <wp:inline distT="0" distB="0" distL="0" distR="0" wp14:anchorId="011F0EAD" wp14:editId="1F82A5D7">
            <wp:extent cx="1364400" cy="2631600"/>
            <wp:effectExtent l="0" t="0" r="7620" b="0"/>
            <wp:docPr id="19082" name="Bildobjekt 19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 name="Image27.png"/>
                    <pic:cNvPicPr/>
                  </pic:nvPicPr>
                  <pic:blipFill>
                    <a:blip r:embed="rId1103">
                      <a:extLst>
                        <a:ext uri="{28A0092B-C50C-407E-A947-70E740481C1C}">
                          <a14:useLocalDpi xmlns:a14="http://schemas.microsoft.com/office/drawing/2010/main" val="0"/>
                        </a:ext>
                      </a:extLst>
                    </a:blip>
                    <a:stretch>
                      <a:fillRect/>
                    </a:stretch>
                  </pic:blipFill>
                  <pic:spPr>
                    <a:xfrm>
                      <a:off x="0" y="0"/>
                      <a:ext cx="1364400" cy="2631600"/>
                    </a:xfrm>
                    <a:prstGeom prst="rect">
                      <a:avLst/>
                    </a:prstGeom>
                  </pic:spPr>
                </pic:pic>
              </a:graphicData>
            </a:graphic>
          </wp:inline>
        </w:drawing>
      </w:r>
    </w:p>
    <w:p w14:paraId="6ADB4032" w14:textId="1E030B39" w:rsidR="00D26AED" w:rsidRPr="00D90E4F" w:rsidRDefault="00D26AED" w:rsidP="00D26AED">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261</w:t>
      </w:r>
      <w:r w:rsidRPr="00D90E4F">
        <w:fldChar w:fldCharType="end"/>
      </w:r>
    </w:p>
    <w:p w14:paraId="783AAD0E" w14:textId="77777777" w:rsidR="00313E9C" w:rsidRPr="00D90E4F" w:rsidRDefault="00313E9C" w:rsidP="00313E9C">
      <w:pPr>
        <w:pStyle w:val="Rubrik5"/>
      </w:pPr>
      <w:r w:rsidRPr="00D90E4F">
        <w:t>Add or remove parts</w:t>
      </w:r>
    </w:p>
    <w:p w14:paraId="7E0DEBB1" w14:textId="77777777" w:rsidR="00313E9C" w:rsidRPr="00D90E4F" w:rsidRDefault="00313E9C" w:rsidP="00D26AED">
      <w:r w:rsidRPr="00D90E4F">
        <w:rPr>
          <w:noProof/>
        </w:rPr>
        <w:drawing>
          <wp:inline distT="0" distB="0" distL="0" distR="0" wp14:anchorId="7220FC46" wp14:editId="767B0698">
            <wp:extent cx="529200" cy="241200"/>
            <wp:effectExtent l="0" t="0" r="4445" b="6985"/>
            <wp:docPr id="48289" name="Bildobjekt 48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9" name="+-.png"/>
                    <pic:cNvPicPr/>
                  </pic:nvPicPr>
                  <pic:blipFill>
                    <a:blip r:embed="rId1104">
                      <a:extLst>
                        <a:ext uri="{28A0092B-C50C-407E-A947-70E740481C1C}">
                          <a14:useLocalDpi xmlns:a14="http://schemas.microsoft.com/office/drawing/2010/main" val="0"/>
                        </a:ext>
                      </a:extLst>
                    </a:blip>
                    <a:stretch>
                      <a:fillRect/>
                    </a:stretch>
                  </pic:blipFill>
                  <pic:spPr>
                    <a:xfrm>
                      <a:off x="0" y="0"/>
                      <a:ext cx="529200" cy="241200"/>
                    </a:xfrm>
                    <a:prstGeom prst="rect">
                      <a:avLst/>
                    </a:prstGeom>
                  </pic:spPr>
                </pic:pic>
              </a:graphicData>
            </a:graphic>
          </wp:inline>
        </w:drawing>
      </w:r>
    </w:p>
    <w:p w14:paraId="7717DE02" w14:textId="77777777" w:rsidR="00662E54" w:rsidRPr="00D90E4F" w:rsidRDefault="00D26AED" w:rsidP="00D26AED">
      <w:r w:rsidRPr="00D90E4F">
        <w:t xml:space="preserve">By using the </w:t>
      </w:r>
      <w:r w:rsidR="00745631" w:rsidRPr="00D90E4F">
        <w:t>buttons,</w:t>
      </w:r>
      <w:r w:rsidRPr="00D90E4F">
        <w:t xml:space="preserve"> you can add more parts, remove actual parts or delete all parts from the list.</w:t>
      </w:r>
    </w:p>
    <w:p w14:paraId="69ACE48A" w14:textId="77777777" w:rsidR="00313E9C" w:rsidRPr="00D90E4F" w:rsidRDefault="00313E9C" w:rsidP="00D23CCD">
      <w:pPr>
        <w:pStyle w:val="Rubrik5"/>
      </w:pPr>
      <w:r w:rsidRPr="00D90E4F">
        <w:t>Remove unnecessary parts</w:t>
      </w:r>
    </w:p>
    <w:p w14:paraId="28C87F0A" w14:textId="77777777" w:rsidR="00313E9C" w:rsidRPr="00D90E4F" w:rsidRDefault="00D23CCD" w:rsidP="00D26AED">
      <w:r w:rsidRPr="00D90E4F">
        <w:rPr>
          <w:noProof/>
        </w:rPr>
        <w:drawing>
          <wp:inline distT="0" distB="0" distL="0" distR="0" wp14:anchorId="68B8F2DF" wp14:editId="1A4A4661">
            <wp:extent cx="262800" cy="252000"/>
            <wp:effectExtent l="0" t="0" r="4445" b="0"/>
            <wp:docPr id="48290" name="Bildobjekt 48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0" name="x.png"/>
                    <pic:cNvPicPr/>
                  </pic:nvPicPr>
                  <pic:blipFill>
                    <a:blip r:embed="rId1105">
                      <a:extLst>
                        <a:ext uri="{28A0092B-C50C-407E-A947-70E740481C1C}">
                          <a14:useLocalDpi xmlns:a14="http://schemas.microsoft.com/office/drawing/2010/main" val="0"/>
                        </a:ext>
                      </a:extLst>
                    </a:blip>
                    <a:stretch>
                      <a:fillRect/>
                    </a:stretch>
                  </pic:blipFill>
                  <pic:spPr>
                    <a:xfrm>
                      <a:off x="0" y="0"/>
                      <a:ext cx="262800" cy="252000"/>
                    </a:xfrm>
                    <a:prstGeom prst="rect">
                      <a:avLst/>
                    </a:prstGeom>
                  </pic:spPr>
                </pic:pic>
              </a:graphicData>
            </a:graphic>
          </wp:inline>
        </w:drawing>
      </w:r>
    </w:p>
    <w:p w14:paraId="2EBE749B" w14:textId="77777777" w:rsidR="00662E54" w:rsidRPr="00D90E4F" w:rsidRDefault="00D23CCD">
      <w:r w:rsidRPr="00D90E4F">
        <w:t>This button will remove parts with zero quantity from the list. Parts with zero quantity can occur if you execute the nesting several times without closing the command.</w:t>
      </w:r>
    </w:p>
    <w:p w14:paraId="5B8C2D35" w14:textId="77777777" w:rsidR="00596B40" w:rsidRPr="00D90E4F" w:rsidRDefault="00C658CA" w:rsidP="00D26AED">
      <w:pPr>
        <w:pStyle w:val="Rubrik3"/>
      </w:pPr>
      <w:bookmarkStart w:id="1216" w:name="_Toc129002973"/>
      <w:r w:rsidRPr="00D90E4F">
        <w:t>Individual p</w:t>
      </w:r>
      <w:r w:rsidR="00BE6F53" w:rsidRPr="00D90E4F">
        <w:t>art settings</w:t>
      </w:r>
      <w:bookmarkEnd w:id="1216"/>
    </w:p>
    <w:p w14:paraId="2BAF2E5C" w14:textId="77777777" w:rsidR="00BE6F53" w:rsidRPr="00D90E4F" w:rsidRDefault="00BE6F53" w:rsidP="00596B40">
      <w:r w:rsidRPr="00D90E4F">
        <w:t xml:space="preserve">In this area, you can </w:t>
      </w:r>
      <w:r w:rsidR="00A06144" w:rsidRPr="00D90E4F">
        <w:t>enter individual settings for each</w:t>
      </w:r>
      <w:r w:rsidRPr="00D90E4F">
        <w:t xml:space="preserve"> </w:t>
      </w:r>
      <w:r w:rsidR="00DC5F5D" w:rsidRPr="00D90E4F">
        <w:t>part</w:t>
      </w:r>
      <w:r w:rsidRPr="00D90E4F">
        <w:t>.</w:t>
      </w:r>
    </w:p>
    <w:p w14:paraId="7A924CAB" w14:textId="77777777" w:rsidR="00851899" w:rsidRPr="00D90E4F" w:rsidRDefault="00874D3C" w:rsidP="00851899">
      <w:pPr>
        <w:keepNext/>
      </w:pPr>
      <w:r w:rsidRPr="00D90E4F">
        <w:rPr>
          <w:noProof/>
        </w:rPr>
        <w:lastRenderedPageBreak/>
        <w:drawing>
          <wp:inline distT="0" distB="0" distL="0" distR="0" wp14:anchorId="2E7ACA43" wp14:editId="37AE29B5">
            <wp:extent cx="2782800" cy="3272400"/>
            <wp:effectExtent l="0" t="0" r="0" b="4445"/>
            <wp:docPr id="888" name="Bildobjekt 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 name="Image8.png"/>
                    <pic:cNvPicPr/>
                  </pic:nvPicPr>
                  <pic:blipFill>
                    <a:blip r:embed="rId1106">
                      <a:extLst>
                        <a:ext uri="{28A0092B-C50C-407E-A947-70E740481C1C}">
                          <a14:useLocalDpi xmlns:a14="http://schemas.microsoft.com/office/drawing/2010/main" val="0"/>
                        </a:ext>
                      </a:extLst>
                    </a:blip>
                    <a:stretch>
                      <a:fillRect/>
                    </a:stretch>
                  </pic:blipFill>
                  <pic:spPr>
                    <a:xfrm>
                      <a:off x="0" y="0"/>
                      <a:ext cx="2782800" cy="3272400"/>
                    </a:xfrm>
                    <a:prstGeom prst="rect">
                      <a:avLst/>
                    </a:prstGeom>
                  </pic:spPr>
                </pic:pic>
              </a:graphicData>
            </a:graphic>
          </wp:inline>
        </w:drawing>
      </w:r>
    </w:p>
    <w:p w14:paraId="599446BD" w14:textId="3D32FF4A" w:rsidR="00BE6F53" w:rsidRPr="00D90E4F" w:rsidRDefault="00851899" w:rsidP="00851899">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262</w:t>
      </w:r>
      <w:r w:rsidRPr="00D90E4F">
        <w:fldChar w:fldCharType="end"/>
      </w:r>
    </w:p>
    <w:p w14:paraId="286A9C00" w14:textId="77777777" w:rsidR="00F73B1F" w:rsidRPr="00D90E4F" w:rsidRDefault="00F73B1F" w:rsidP="00851899">
      <w:pPr>
        <w:pStyle w:val="Rubrik4"/>
      </w:pPr>
      <w:r w:rsidRPr="00D90E4F">
        <w:t>Name</w:t>
      </w:r>
    </w:p>
    <w:p w14:paraId="1CEF6F96" w14:textId="72D3C861" w:rsidR="00F73B1F" w:rsidRPr="00D90E4F" w:rsidRDefault="00F73B1F" w:rsidP="00F73B1F">
      <w:r w:rsidRPr="00D90E4F">
        <w:t xml:space="preserve">The part will have the name that was used </w:t>
      </w:r>
      <w:hyperlink w:anchor="_Name" w:history="1">
        <w:r w:rsidRPr="00D90E4F">
          <w:rPr>
            <w:rStyle w:val="Hyperlnk"/>
          </w:rPr>
          <w:t>when the part was created</w:t>
        </w:r>
      </w:hyperlink>
      <w:r w:rsidRPr="00D90E4F">
        <w:t>. The name of the part cannot be changed in this window.</w:t>
      </w:r>
    </w:p>
    <w:p w14:paraId="2898A130" w14:textId="77777777" w:rsidR="00BE6F53" w:rsidRPr="00D90E4F" w:rsidRDefault="00F73B1F" w:rsidP="00851899">
      <w:pPr>
        <w:pStyle w:val="Rubrik4"/>
      </w:pPr>
      <w:r w:rsidRPr="00D90E4F">
        <w:t>Q</w:t>
      </w:r>
      <w:r w:rsidR="00851899" w:rsidRPr="00D90E4F">
        <w:t>uantity</w:t>
      </w:r>
    </w:p>
    <w:p w14:paraId="026C8429" w14:textId="438D2302" w:rsidR="00874D3C" w:rsidRPr="00D90E4F" w:rsidRDefault="00851899" w:rsidP="00851899">
      <w:r w:rsidRPr="00D90E4F">
        <w:t xml:space="preserve">The part </w:t>
      </w:r>
      <w:r w:rsidR="00874D3C" w:rsidRPr="00D90E4F">
        <w:t xml:space="preserve">has an original </w:t>
      </w:r>
      <w:r w:rsidRPr="00D90E4F">
        <w:t xml:space="preserve">quantity that was entered </w:t>
      </w:r>
      <w:hyperlink w:anchor="_Quantity" w:history="1">
        <w:r w:rsidRPr="00D90E4F">
          <w:rPr>
            <w:rStyle w:val="Hyperlnk"/>
          </w:rPr>
          <w:t>when the part was created</w:t>
        </w:r>
      </w:hyperlink>
      <w:r w:rsidR="003402F6" w:rsidRPr="00D90E4F">
        <w:t>. You can either use this quantity or you can use a calculated quantity.</w:t>
      </w:r>
    </w:p>
    <w:p w14:paraId="1816C495" w14:textId="77777777" w:rsidR="003402F6" w:rsidRPr="00D90E4F" w:rsidRDefault="003402F6" w:rsidP="00851899">
      <w:r w:rsidRPr="00D90E4F">
        <w:rPr>
          <w:noProof/>
        </w:rPr>
        <w:drawing>
          <wp:inline distT="0" distB="0" distL="0" distR="0" wp14:anchorId="2F82D587" wp14:editId="49466E8A">
            <wp:extent cx="1998000" cy="622800"/>
            <wp:effectExtent l="0" t="0" r="2540" b="6350"/>
            <wp:docPr id="889" name="Bildobjekt 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 name="Image44.png"/>
                    <pic:cNvPicPr/>
                  </pic:nvPicPr>
                  <pic:blipFill>
                    <a:blip r:embed="rId1107">
                      <a:extLst>
                        <a:ext uri="{28A0092B-C50C-407E-A947-70E740481C1C}">
                          <a14:useLocalDpi xmlns:a14="http://schemas.microsoft.com/office/drawing/2010/main" val="0"/>
                        </a:ext>
                      </a:extLst>
                    </a:blip>
                    <a:stretch>
                      <a:fillRect/>
                    </a:stretch>
                  </pic:blipFill>
                  <pic:spPr>
                    <a:xfrm>
                      <a:off x="0" y="0"/>
                      <a:ext cx="1998000" cy="622800"/>
                    </a:xfrm>
                    <a:prstGeom prst="rect">
                      <a:avLst/>
                    </a:prstGeom>
                  </pic:spPr>
                </pic:pic>
              </a:graphicData>
            </a:graphic>
          </wp:inline>
        </w:drawing>
      </w:r>
    </w:p>
    <w:p w14:paraId="3C8037A3" w14:textId="77777777" w:rsidR="00874D3C" w:rsidRPr="00D90E4F" w:rsidRDefault="003402F6" w:rsidP="00851899">
      <w:r w:rsidRPr="00D90E4F">
        <w:t>The calculated quantity reduces the original quantity by the number of parts that already are located on a sheet. The normal method is to use the calculated quantity.</w:t>
      </w:r>
    </w:p>
    <w:p w14:paraId="1DE338D7" w14:textId="77777777" w:rsidR="003402F6" w:rsidRPr="00D90E4F" w:rsidRDefault="003402F6" w:rsidP="00851899"/>
    <w:p w14:paraId="310854AB" w14:textId="77777777" w:rsidR="00851899" w:rsidRPr="00D90E4F" w:rsidRDefault="00851899" w:rsidP="00851899">
      <w:r w:rsidRPr="00D90E4F">
        <w:t xml:space="preserve">If you want to change the number of parts </w:t>
      </w:r>
      <w:r w:rsidR="003402F6" w:rsidRPr="00D90E4F">
        <w:t xml:space="preserve">manually then </w:t>
      </w:r>
      <w:r w:rsidRPr="00D90E4F">
        <w:t>you can change the quantity informa</w:t>
      </w:r>
      <w:r w:rsidR="00DB4DDD" w:rsidRPr="00D90E4F">
        <w:t>tion.</w:t>
      </w:r>
    </w:p>
    <w:p w14:paraId="27A4DF51" w14:textId="77777777" w:rsidR="00DB4DDD" w:rsidRPr="00D90E4F" w:rsidRDefault="00DB4DDD" w:rsidP="00DB4DDD">
      <w:r w:rsidRPr="00D90E4F">
        <w:rPr>
          <w:noProof/>
        </w:rPr>
        <w:drawing>
          <wp:inline distT="0" distB="0" distL="0" distR="0" wp14:anchorId="2E0B7D73" wp14:editId="09D86C0A">
            <wp:extent cx="2782800" cy="489600"/>
            <wp:effectExtent l="0" t="0" r="0" b="5715"/>
            <wp:docPr id="868" name="Bildobjekt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 name="Image10.png"/>
                    <pic:cNvPicPr/>
                  </pic:nvPicPr>
                  <pic:blipFill>
                    <a:blip r:embed="rId1108">
                      <a:extLst>
                        <a:ext uri="{28A0092B-C50C-407E-A947-70E740481C1C}">
                          <a14:useLocalDpi xmlns:a14="http://schemas.microsoft.com/office/drawing/2010/main" val="0"/>
                        </a:ext>
                      </a:extLst>
                    </a:blip>
                    <a:stretch>
                      <a:fillRect/>
                    </a:stretch>
                  </pic:blipFill>
                  <pic:spPr>
                    <a:xfrm>
                      <a:off x="0" y="0"/>
                      <a:ext cx="2782800" cy="489600"/>
                    </a:xfrm>
                    <a:prstGeom prst="rect">
                      <a:avLst/>
                    </a:prstGeom>
                  </pic:spPr>
                </pic:pic>
              </a:graphicData>
            </a:graphic>
          </wp:inline>
        </w:drawing>
      </w:r>
    </w:p>
    <w:p w14:paraId="7B17ECEE" w14:textId="20E3B155" w:rsidR="00DB4DDD" w:rsidRPr="00D90E4F" w:rsidRDefault="00DB4DDD" w:rsidP="00DB4DDD">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263</w:t>
      </w:r>
      <w:r w:rsidRPr="00D90E4F">
        <w:fldChar w:fldCharType="end"/>
      </w:r>
    </w:p>
    <w:p w14:paraId="5FE963BD" w14:textId="77777777" w:rsidR="00851899" w:rsidRPr="00D90E4F" w:rsidRDefault="00DB4DDD" w:rsidP="00851899">
      <w:r w:rsidRPr="00D90E4F">
        <w:t>The value will not modify the original quantity stored in the part, the quantity will be used only during the actua</w:t>
      </w:r>
      <w:r w:rsidR="00F73B1F" w:rsidRPr="00D90E4F">
        <w:t>l nesting</w:t>
      </w:r>
      <w:r w:rsidRPr="00D90E4F">
        <w:t>.</w:t>
      </w:r>
    </w:p>
    <w:p w14:paraId="17A43E7A" w14:textId="77777777" w:rsidR="00212DF4" w:rsidRPr="00D90E4F" w:rsidRDefault="00212DF4" w:rsidP="00212DF4">
      <w:pPr>
        <w:pStyle w:val="Frga"/>
      </w:pPr>
      <w:r w:rsidRPr="00D90E4F">
        <w:t xml:space="preserve">How can I modify the </w:t>
      </w:r>
      <w:r w:rsidR="00D15F5F" w:rsidRPr="00D90E4F">
        <w:t>different settings so they are stored (remembered from time to time) in the part</w:t>
      </w:r>
      <w:r w:rsidRPr="00D90E4F">
        <w:t>?</w:t>
      </w:r>
    </w:p>
    <w:p w14:paraId="12FD889E" w14:textId="39171371" w:rsidR="00212DF4" w:rsidRPr="00D90E4F" w:rsidRDefault="00212DF4" w:rsidP="00212DF4">
      <w:pPr>
        <w:pStyle w:val="Answer"/>
      </w:pPr>
      <w:r w:rsidRPr="00D90E4F">
        <w:t xml:space="preserve">In that case you should do that in the </w:t>
      </w:r>
      <w:hyperlink w:anchor="_Properties" w:history="1">
        <w:r w:rsidRPr="00D90E4F">
          <w:rPr>
            <w:rStyle w:val="Hyperlnk"/>
          </w:rPr>
          <w:t>Part properties</w:t>
        </w:r>
      </w:hyperlink>
      <w:r w:rsidRPr="00D90E4F">
        <w:t xml:space="preserve"> command.</w:t>
      </w:r>
    </w:p>
    <w:p w14:paraId="236ED504" w14:textId="77777777" w:rsidR="00DB4DDD" w:rsidRPr="00D90E4F" w:rsidRDefault="00A06144" w:rsidP="00A06144">
      <w:pPr>
        <w:pStyle w:val="Rubrik4"/>
      </w:pPr>
      <w:bookmarkStart w:id="1217" w:name="_Filler"/>
      <w:bookmarkEnd w:id="1217"/>
      <w:r w:rsidRPr="00D90E4F">
        <w:t>Filler</w:t>
      </w:r>
    </w:p>
    <w:p w14:paraId="6DEEB618" w14:textId="77777777" w:rsidR="00A06144" w:rsidRPr="00D90E4F" w:rsidRDefault="00A06144" w:rsidP="00A06144">
      <w:r w:rsidRPr="00D90E4F">
        <w:t>If the sheet is full, then</w:t>
      </w:r>
      <w:r w:rsidR="00212DF4" w:rsidRPr="00D90E4F">
        <w:t xml:space="preserve"> the filler value has no affect. I</w:t>
      </w:r>
      <w:r w:rsidR="00DD7BCF" w:rsidRPr="00D90E4F">
        <w:t xml:space="preserve">f you enter </w:t>
      </w:r>
      <w:r w:rsidR="00D15F5F" w:rsidRPr="00D90E4F">
        <w:t xml:space="preserve">filler parts then this will </w:t>
      </w:r>
      <w:r w:rsidR="00212DF4" w:rsidRPr="00D90E4F">
        <w:t>only be used if there are empty space on the selected sheets.</w:t>
      </w:r>
    </w:p>
    <w:p w14:paraId="79CCA708" w14:textId="77777777" w:rsidR="00D15F5F" w:rsidRPr="00D90E4F" w:rsidRDefault="00D15F5F" w:rsidP="00D15F5F">
      <w:r w:rsidRPr="00D90E4F">
        <w:rPr>
          <w:noProof/>
        </w:rPr>
        <w:drawing>
          <wp:inline distT="0" distB="0" distL="0" distR="0" wp14:anchorId="4EB56524" wp14:editId="1FF6080C">
            <wp:extent cx="1702800" cy="356400"/>
            <wp:effectExtent l="0" t="0" r="0" b="5715"/>
            <wp:docPr id="18740" name="Bildobjekt 18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9"/>
                    <a:stretch>
                      <a:fillRect/>
                    </a:stretch>
                  </pic:blipFill>
                  <pic:spPr>
                    <a:xfrm>
                      <a:off x="0" y="0"/>
                      <a:ext cx="1702800" cy="356400"/>
                    </a:xfrm>
                    <a:prstGeom prst="rect">
                      <a:avLst/>
                    </a:prstGeom>
                  </pic:spPr>
                </pic:pic>
              </a:graphicData>
            </a:graphic>
          </wp:inline>
        </w:drawing>
      </w:r>
    </w:p>
    <w:p w14:paraId="3B30E8E6" w14:textId="40F18CA8" w:rsidR="00D15F5F" w:rsidRPr="00D90E4F" w:rsidRDefault="00D15F5F" w:rsidP="00D15F5F">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264</w:t>
      </w:r>
      <w:r w:rsidRPr="00D90E4F">
        <w:fldChar w:fldCharType="end"/>
      </w:r>
    </w:p>
    <w:p w14:paraId="5E63974B" w14:textId="77777777" w:rsidR="00D15F5F" w:rsidRPr="00D90E4F" w:rsidRDefault="00D15F5F" w:rsidP="00A06144">
      <w:r w:rsidRPr="00D90E4F">
        <w:t>In this case no filler parts have been entered.</w:t>
      </w:r>
    </w:p>
    <w:p w14:paraId="2DB00CFC" w14:textId="77777777" w:rsidR="00D15F5F" w:rsidRPr="00D90E4F" w:rsidRDefault="00D15F5F" w:rsidP="00D15F5F">
      <w:r w:rsidRPr="00D90E4F">
        <w:rPr>
          <w:noProof/>
        </w:rPr>
        <w:lastRenderedPageBreak/>
        <w:drawing>
          <wp:inline distT="0" distB="0" distL="0" distR="0" wp14:anchorId="3C9F7267" wp14:editId="770042C8">
            <wp:extent cx="3056400" cy="1562400"/>
            <wp:effectExtent l="0" t="0" r="0" b="0"/>
            <wp:docPr id="18733" name="Bildobjekt 18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 name="NoFillers.png"/>
                    <pic:cNvPicPr/>
                  </pic:nvPicPr>
                  <pic:blipFill>
                    <a:blip r:embed="rId1110" cstate="print">
                      <a:extLst>
                        <a:ext uri="{28A0092B-C50C-407E-A947-70E740481C1C}">
                          <a14:useLocalDpi xmlns:a14="http://schemas.microsoft.com/office/drawing/2010/main" val="0"/>
                        </a:ext>
                      </a:extLst>
                    </a:blip>
                    <a:stretch>
                      <a:fillRect/>
                    </a:stretch>
                  </pic:blipFill>
                  <pic:spPr>
                    <a:xfrm>
                      <a:off x="0" y="0"/>
                      <a:ext cx="3056400" cy="1562400"/>
                    </a:xfrm>
                    <a:prstGeom prst="rect">
                      <a:avLst/>
                    </a:prstGeom>
                  </pic:spPr>
                </pic:pic>
              </a:graphicData>
            </a:graphic>
          </wp:inline>
        </w:drawing>
      </w:r>
    </w:p>
    <w:p w14:paraId="55EEF93C" w14:textId="63920191" w:rsidR="00D15F5F" w:rsidRPr="00D90E4F" w:rsidRDefault="00D15F5F" w:rsidP="00D15F5F">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265</w:t>
      </w:r>
      <w:r w:rsidRPr="00D90E4F">
        <w:fldChar w:fldCharType="end"/>
      </w:r>
    </w:p>
    <w:p w14:paraId="4BDC5CE5" w14:textId="77777777" w:rsidR="00D15F5F" w:rsidRPr="00D90E4F" w:rsidRDefault="00D15F5F" w:rsidP="00D15F5F">
      <w:r w:rsidRPr="00D90E4F">
        <w:t>In the</w:t>
      </w:r>
      <w:r w:rsidR="00CA1F0A" w:rsidRPr="00D90E4F">
        <w:t xml:space="preserve"> case below 20 filler parts (</w:t>
      </w:r>
      <w:r w:rsidRPr="00D90E4F">
        <w:t>the small green) has been entered, but there is only space for one, without extending the nesting area.</w:t>
      </w:r>
    </w:p>
    <w:p w14:paraId="5FE49ED2" w14:textId="77777777" w:rsidR="005B7763" w:rsidRPr="00D90E4F" w:rsidRDefault="00D15F5F" w:rsidP="005B7763">
      <w:pPr>
        <w:keepNext/>
      </w:pPr>
      <w:r w:rsidRPr="00D90E4F">
        <w:rPr>
          <w:noProof/>
        </w:rPr>
        <w:drawing>
          <wp:inline distT="0" distB="0" distL="0" distR="0" wp14:anchorId="0218647C" wp14:editId="36AF1D35">
            <wp:extent cx="3103200" cy="1605600"/>
            <wp:effectExtent l="0" t="0" r="2540" b="0"/>
            <wp:docPr id="18843" name="Bildobjekt 18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 name="OneFiller.png"/>
                    <pic:cNvPicPr/>
                  </pic:nvPicPr>
                  <pic:blipFill>
                    <a:blip r:embed="rId1111" cstate="print">
                      <a:extLst>
                        <a:ext uri="{28A0092B-C50C-407E-A947-70E740481C1C}">
                          <a14:useLocalDpi xmlns:a14="http://schemas.microsoft.com/office/drawing/2010/main" val="0"/>
                        </a:ext>
                      </a:extLst>
                    </a:blip>
                    <a:stretch>
                      <a:fillRect/>
                    </a:stretch>
                  </pic:blipFill>
                  <pic:spPr>
                    <a:xfrm>
                      <a:off x="0" y="0"/>
                      <a:ext cx="3103200" cy="1605600"/>
                    </a:xfrm>
                    <a:prstGeom prst="rect">
                      <a:avLst/>
                    </a:prstGeom>
                  </pic:spPr>
                </pic:pic>
              </a:graphicData>
            </a:graphic>
          </wp:inline>
        </w:drawing>
      </w:r>
    </w:p>
    <w:p w14:paraId="60ADD220" w14:textId="5C707DA6" w:rsidR="00D15F5F" w:rsidRPr="00D90E4F" w:rsidRDefault="005B7763" w:rsidP="005B7763">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266</w:t>
      </w:r>
      <w:r w:rsidRPr="00D90E4F">
        <w:fldChar w:fldCharType="end"/>
      </w:r>
    </w:p>
    <w:p w14:paraId="07630ECA" w14:textId="77777777" w:rsidR="00D15F5F" w:rsidRPr="00D90E4F" w:rsidRDefault="00EC7334" w:rsidP="00A06144">
      <w:r w:rsidRPr="00D90E4F">
        <w:t>On the right side of the window there is one option that handle the filler area.</w:t>
      </w:r>
    </w:p>
    <w:p w14:paraId="7E3B03D7" w14:textId="77777777" w:rsidR="003F6400" w:rsidRPr="00D90E4F" w:rsidRDefault="003F6400" w:rsidP="00A06144"/>
    <w:p w14:paraId="390F529B" w14:textId="77777777" w:rsidR="00EC7334" w:rsidRPr="00D90E4F" w:rsidRDefault="00A109DB" w:rsidP="005E34A7">
      <w:pPr>
        <w:pStyle w:val="Rubrik5"/>
        <w:rPr>
          <w:noProof/>
        </w:rPr>
      </w:pPr>
      <w:r w:rsidRPr="00D90E4F">
        <w:rPr>
          <w:noProof/>
        </w:rPr>
        <w:t>Fillers after frontline</w:t>
      </w:r>
    </w:p>
    <w:p w14:paraId="1BE0D5C2" w14:textId="77777777" w:rsidR="00A109DB" w:rsidRPr="00D90E4F" w:rsidRDefault="00A109DB" w:rsidP="00A109DB">
      <w:pPr>
        <w:keepNext/>
      </w:pPr>
      <w:r w:rsidRPr="00D90E4F">
        <w:rPr>
          <w:noProof/>
        </w:rPr>
        <w:drawing>
          <wp:inline distT="0" distB="0" distL="0" distR="0" wp14:anchorId="5D95CD70" wp14:editId="56F72F02">
            <wp:extent cx="1720800" cy="1533600"/>
            <wp:effectExtent l="0" t="0" r="0" b="0"/>
            <wp:docPr id="18912" name="Bildobjekt 18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 name="FillersAfterFronline.png"/>
                    <pic:cNvPicPr/>
                  </pic:nvPicPr>
                  <pic:blipFill>
                    <a:blip r:embed="rId1112">
                      <a:extLst>
                        <a:ext uri="{28A0092B-C50C-407E-A947-70E740481C1C}">
                          <a14:useLocalDpi xmlns:a14="http://schemas.microsoft.com/office/drawing/2010/main" val="0"/>
                        </a:ext>
                      </a:extLst>
                    </a:blip>
                    <a:stretch>
                      <a:fillRect/>
                    </a:stretch>
                  </pic:blipFill>
                  <pic:spPr>
                    <a:xfrm>
                      <a:off x="0" y="0"/>
                      <a:ext cx="1720800" cy="1533600"/>
                    </a:xfrm>
                    <a:prstGeom prst="rect">
                      <a:avLst/>
                    </a:prstGeom>
                  </pic:spPr>
                </pic:pic>
              </a:graphicData>
            </a:graphic>
          </wp:inline>
        </w:drawing>
      </w:r>
    </w:p>
    <w:p w14:paraId="1B7537F7" w14:textId="535E32FE" w:rsidR="00A109DB" w:rsidRPr="00D90E4F" w:rsidRDefault="00A109DB" w:rsidP="00A109DB">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267</w:t>
      </w:r>
      <w:r w:rsidRPr="00D90E4F">
        <w:fldChar w:fldCharType="end"/>
      </w:r>
    </w:p>
    <w:p w14:paraId="7AF0B2F4" w14:textId="77777777" w:rsidR="005E34A7" w:rsidRPr="00D90E4F" w:rsidRDefault="005E34A7" w:rsidP="005E34A7">
      <w:r w:rsidRPr="00D90E4F">
        <w:t xml:space="preserve">With this option the </w:t>
      </w:r>
      <w:r w:rsidR="00A109DB" w:rsidRPr="00D90E4F">
        <w:t xml:space="preserve">last </w:t>
      </w:r>
      <w:r w:rsidRPr="00D90E4F">
        <w:t xml:space="preserve">sheet will be </w:t>
      </w:r>
      <w:r w:rsidR="00A109DB" w:rsidRPr="00D90E4F">
        <w:t xml:space="preserve">filled up </w:t>
      </w:r>
      <w:r w:rsidRPr="00D90E4F">
        <w:t xml:space="preserve">with </w:t>
      </w:r>
      <w:r w:rsidR="003F6400" w:rsidRPr="00D90E4F">
        <w:t>filler parts. It's not obligatory that the filler parts will be at the end of the sheet. The nest algorithm will use the option that gives the best result.</w:t>
      </w:r>
    </w:p>
    <w:p w14:paraId="7F0E2BA1" w14:textId="77777777" w:rsidR="00EC7334" w:rsidRPr="00D90E4F" w:rsidRDefault="00EC7334" w:rsidP="00A06144">
      <w:r w:rsidRPr="00D90E4F">
        <w:rPr>
          <w:noProof/>
        </w:rPr>
        <w:drawing>
          <wp:inline distT="0" distB="0" distL="0" distR="0" wp14:anchorId="63D33A17" wp14:editId="48C7DE7C">
            <wp:extent cx="3060000" cy="1566000"/>
            <wp:effectExtent l="0" t="0" r="7620" b="0"/>
            <wp:docPr id="18955" name="Bildobjekt 18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 name="ManyFillers.png"/>
                    <pic:cNvPicPr/>
                  </pic:nvPicPr>
                  <pic:blipFill>
                    <a:blip r:embed="rId1113" cstate="print">
                      <a:extLst>
                        <a:ext uri="{28A0092B-C50C-407E-A947-70E740481C1C}">
                          <a14:useLocalDpi xmlns:a14="http://schemas.microsoft.com/office/drawing/2010/main" val="0"/>
                        </a:ext>
                      </a:extLst>
                    </a:blip>
                    <a:stretch>
                      <a:fillRect/>
                    </a:stretch>
                  </pic:blipFill>
                  <pic:spPr>
                    <a:xfrm>
                      <a:off x="0" y="0"/>
                      <a:ext cx="3060000" cy="1566000"/>
                    </a:xfrm>
                    <a:prstGeom prst="rect">
                      <a:avLst/>
                    </a:prstGeom>
                  </pic:spPr>
                </pic:pic>
              </a:graphicData>
            </a:graphic>
          </wp:inline>
        </w:drawing>
      </w:r>
    </w:p>
    <w:p w14:paraId="5DACBC64" w14:textId="77777777" w:rsidR="00212DF4" w:rsidRPr="00D90E4F" w:rsidRDefault="00212DF4" w:rsidP="00212DF4">
      <w:pPr>
        <w:pStyle w:val="Rubrik4"/>
      </w:pPr>
      <w:r w:rsidRPr="00D90E4F">
        <w:t>Rotation step</w:t>
      </w:r>
    </w:p>
    <w:p w14:paraId="46C440BD" w14:textId="77777777" w:rsidR="00A109DB" w:rsidRPr="00D90E4F" w:rsidRDefault="00A109DB" w:rsidP="00A109DB">
      <w:pPr>
        <w:keepNext/>
      </w:pPr>
      <w:r w:rsidRPr="00D90E4F">
        <w:rPr>
          <w:noProof/>
        </w:rPr>
        <w:drawing>
          <wp:inline distT="0" distB="0" distL="0" distR="0" wp14:anchorId="7448B1F4" wp14:editId="23DFD4DB">
            <wp:extent cx="1972800" cy="1144800"/>
            <wp:effectExtent l="0" t="0" r="8890" b="0"/>
            <wp:docPr id="18968" name="Bildobjekt 18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 name="RotationStep.png"/>
                    <pic:cNvPicPr/>
                  </pic:nvPicPr>
                  <pic:blipFill>
                    <a:blip r:embed="rId1114">
                      <a:extLst>
                        <a:ext uri="{28A0092B-C50C-407E-A947-70E740481C1C}">
                          <a14:useLocalDpi xmlns:a14="http://schemas.microsoft.com/office/drawing/2010/main" val="0"/>
                        </a:ext>
                      </a:extLst>
                    </a:blip>
                    <a:stretch>
                      <a:fillRect/>
                    </a:stretch>
                  </pic:blipFill>
                  <pic:spPr>
                    <a:xfrm>
                      <a:off x="0" y="0"/>
                      <a:ext cx="1972800" cy="1144800"/>
                    </a:xfrm>
                    <a:prstGeom prst="rect">
                      <a:avLst/>
                    </a:prstGeom>
                  </pic:spPr>
                </pic:pic>
              </a:graphicData>
            </a:graphic>
          </wp:inline>
        </w:drawing>
      </w:r>
    </w:p>
    <w:p w14:paraId="71F46886" w14:textId="2CFE482B" w:rsidR="00212DF4" w:rsidRPr="00D90E4F" w:rsidRDefault="00A109DB" w:rsidP="00A109DB">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268</w:t>
      </w:r>
      <w:r w:rsidRPr="00D90E4F">
        <w:fldChar w:fldCharType="end"/>
      </w:r>
    </w:p>
    <w:p w14:paraId="485AE307" w14:textId="77777777" w:rsidR="00212DF4" w:rsidRPr="00D90E4F" w:rsidRDefault="007732C3" w:rsidP="00A06144">
      <w:r w:rsidRPr="00D90E4F">
        <w:t xml:space="preserve">Normally the </w:t>
      </w:r>
      <w:r w:rsidR="00CA1F0A" w:rsidRPr="00D90E4F">
        <w:t>"</w:t>
      </w:r>
      <w:r w:rsidRPr="00D90E4F">
        <w:t>Automatic</w:t>
      </w:r>
      <w:r w:rsidR="00CA1F0A" w:rsidRPr="00D90E4F">
        <w:t>"</w:t>
      </w:r>
      <w:r w:rsidRPr="00D90E4F">
        <w:t xml:space="preserve"> option gives the best nest result. Use </w:t>
      </w:r>
      <w:r w:rsidR="000C6807" w:rsidRPr="00D90E4F">
        <w:t xml:space="preserve">only </w:t>
      </w:r>
      <w:r w:rsidRPr="00D90E4F">
        <w:t>the rotation settings if it's not allowed to rotate the part freely.</w:t>
      </w:r>
    </w:p>
    <w:p w14:paraId="61C4513E" w14:textId="77777777" w:rsidR="007732C3" w:rsidRPr="00D90E4F" w:rsidRDefault="000C6807" w:rsidP="000C6807">
      <w:pPr>
        <w:pStyle w:val="Rubrik4"/>
      </w:pPr>
      <w:r w:rsidRPr="00D90E4F">
        <w:lastRenderedPageBreak/>
        <w:t>Allow mirror</w:t>
      </w:r>
    </w:p>
    <w:p w14:paraId="436D9F39" w14:textId="77777777" w:rsidR="000C6807" w:rsidRPr="00D90E4F" w:rsidRDefault="00E8455A" w:rsidP="000C6807">
      <w:pPr>
        <w:keepNext/>
      </w:pPr>
      <w:r w:rsidRPr="00D90E4F">
        <w:rPr>
          <w:noProof/>
        </w:rPr>
        <w:drawing>
          <wp:inline distT="0" distB="0" distL="0" distR="0" wp14:anchorId="5CF588BC" wp14:editId="528B7075">
            <wp:extent cx="1908000" cy="529200"/>
            <wp:effectExtent l="0" t="0" r="0" b="4445"/>
            <wp:docPr id="19017" name="Bildobjekt 1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 name="AllowMirror.png"/>
                    <pic:cNvPicPr/>
                  </pic:nvPicPr>
                  <pic:blipFill>
                    <a:blip r:embed="rId1115">
                      <a:extLst>
                        <a:ext uri="{28A0092B-C50C-407E-A947-70E740481C1C}">
                          <a14:useLocalDpi xmlns:a14="http://schemas.microsoft.com/office/drawing/2010/main" val="0"/>
                        </a:ext>
                      </a:extLst>
                    </a:blip>
                    <a:stretch>
                      <a:fillRect/>
                    </a:stretch>
                  </pic:blipFill>
                  <pic:spPr>
                    <a:xfrm>
                      <a:off x="0" y="0"/>
                      <a:ext cx="1908000" cy="529200"/>
                    </a:xfrm>
                    <a:prstGeom prst="rect">
                      <a:avLst/>
                    </a:prstGeom>
                  </pic:spPr>
                </pic:pic>
              </a:graphicData>
            </a:graphic>
          </wp:inline>
        </w:drawing>
      </w:r>
    </w:p>
    <w:p w14:paraId="5F823688" w14:textId="4949C6C9" w:rsidR="000C6807" w:rsidRPr="00D90E4F" w:rsidRDefault="000C6807" w:rsidP="000C6807">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269</w:t>
      </w:r>
      <w:r w:rsidRPr="00D90E4F">
        <w:fldChar w:fldCharType="end"/>
      </w:r>
    </w:p>
    <w:p w14:paraId="2172DDAB" w14:textId="77777777" w:rsidR="000C6807" w:rsidRPr="00D90E4F" w:rsidRDefault="000C6807" w:rsidP="00A06144">
      <w:r w:rsidRPr="00D90E4F">
        <w:t>If you set this s</w:t>
      </w:r>
      <w:r w:rsidR="00E8455A" w:rsidRPr="00D90E4F">
        <w:t>etting to Yes then the part can</w:t>
      </w:r>
      <w:r w:rsidR="00E94482" w:rsidRPr="00D90E4F">
        <w:t xml:space="preserve"> be mirrored</w:t>
      </w:r>
      <w:r w:rsidRPr="00D90E4F">
        <w:t xml:space="preserve"> if it's give a better nesting result. </w:t>
      </w:r>
      <w:r w:rsidR="00DC4C5A" w:rsidRPr="00D90E4F">
        <w:br/>
      </w:r>
      <w:r w:rsidRPr="00D90E4F">
        <w:rPr>
          <w:b/>
        </w:rPr>
        <w:t>Note!</w:t>
      </w:r>
      <w:r w:rsidRPr="00D90E4F">
        <w:t xml:space="preserve"> If you nest a part with a toolpath then the cutting direction will be opposite if the part is mirrored. If you use the kerf compensation in the machine then G41 will be changed to G42 or opposite.</w:t>
      </w:r>
      <w:r w:rsidR="00E8455A" w:rsidRPr="00D90E4F">
        <w:t xml:space="preserve"> If you program a CW cutting direction, it will be changed to CCW.</w:t>
      </w:r>
    </w:p>
    <w:p w14:paraId="4EAEAFEE" w14:textId="77777777" w:rsidR="009D5FFB" w:rsidRPr="00D90E4F" w:rsidRDefault="009D5FFB" w:rsidP="009D5FFB">
      <w:pPr>
        <w:pStyle w:val="Rubrik4"/>
      </w:pPr>
      <w:bookmarkStart w:id="1218" w:name="_Priority"/>
      <w:bookmarkEnd w:id="1218"/>
      <w:r w:rsidRPr="00D90E4F">
        <w:t>Priority</w:t>
      </w:r>
    </w:p>
    <w:p w14:paraId="1EA009E4" w14:textId="77777777" w:rsidR="009D5FFB" w:rsidRPr="00D90E4F" w:rsidRDefault="009D5FFB" w:rsidP="009D5FFB">
      <w:r w:rsidRPr="00D90E4F">
        <w:t>Each part can have a priority setting.</w:t>
      </w:r>
    </w:p>
    <w:p w14:paraId="7CA82DCA" w14:textId="77777777" w:rsidR="009D5FFB" w:rsidRPr="00D90E4F" w:rsidRDefault="009D5FFB" w:rsidP="009D5FFB">
      <w:pPr>
        <w:keepNext/>
      </w:pPr>
      <w:r w:rsidRPr="00D90E4F">
        <w:rPr>
          <w:noProof/>
        </w:rPr>
        <w:drawing>
          <wp:inline distT="0" distB="0" distL="0" distR="0" wp14:anchorId="4A662261" wp14:editId="4B41AFF7">
            <wp:extent cx="1864800" cy="954000"/>
            <wp:effectExtent l="0" t="0" r="2540" b="0"/>
            <wp:docPr id="883" name="Bildobjekt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 name="Image34.png"/>
                    <pic:cNvPicPr/>
                  </pic:nvPicPr>
                  <pic:blipFill>
                    <a:blip r:embed="rId1116">
                      <a:extLst>
                        <a:ext uri="{28A0092B-C50C-407E-A947-70E740481C1C}">
                          <a14:useLocalDpi xmlns:a14="http://schemas.microsoft.com/office/drawing/2010/main" val="0"/>
                        </a:ext>
                      </a:extLst>
                    </a:blip>
                    <a:stretch>
                      <a:fillRect/>
                    </a:stretch>
                  </pic:blipFill>
                  <pic:spPr>
                    <a:xfrm>
                      <a:off x="0" y="0"/>
                      <a:ext cx="1864800" cy="954000"/>
                    </a:xfrm>
                    <a:prstGeom prst="rect">
                      <a:avLst/>
                    </a:prstGeom>
                  </pic:spPr>
                </pic:pic>
              </a:graphicData>
            </a:graphic>
          </wp:inline>
        </w:drawing>
      </w:r>
    </w:p>
    <w:p w14:paraId="5AF1A6E7" w14:textId="68F7128A" w:rsidR="009D5FFB" w:rsidRPr="00D90E4F" w:rsidRDefault="009D5FFB" w:rsidP="009D5FFB">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270</w:t>
      </w:r>
      <w:r w:rsidRPr="00D90E4F">
        <w:fldChar w:fldCharType="end"/>
      </w:r>
    </w:p>
    <w:p w14:paraId="039CC3F6" w14:textId="77777777" w:rsidR="0018696C" w:rsidRPr="00D90E4F" w:rsidRDefault="008C5113" w:rsidP="008C5113">
      <w:r w:rsidRPr="00D90E4F">
        <w:t>As default all parts has priority "None". If you give a part higher priority, then Auto nest will try to nest this on the first sheet.</w:t>
      </w:r>
      <w:r w:rsidR="003402F6" w:rsidRPr="00D90E4F">
        <w:t xml:space="preserve"> Example below with multiple sheet.</w:t>
      </w:r>
    </w:p>
    <w:p w14:paraId="30167841" w14:textId="77777777" w:rsidR="0018696C" w:rsidRPr="00D90E4F" w:rsidRDefault="0018696C" w:rsidP="0018696C">
      <w:pPr>
        <w:keepNext/>
      </w:pPr>
      <w:r w:rsidRPr="00D90E4F">
        <w:rPr>
          <w:noProof/>
        </w:rPr>
        <w:drawing>
          <wp:inline distT="0" distB="0" distL="0" distR="0" wp14:anchorId="32087092" wp14:editId="030DF049">
            <wp:extent cx="5832000" cy="1494000"/>
            <wp:effectExtent l="0" t="0" r="0" b="0"/>
            <wp:docPr id="886" name="Bildobjekt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 name="Image40.png"/>
                    <pic:cNvPicPr/>
                  </pic:nvPicPr>
                  <pic:blipFill>
                    <a:blip r:embed="rId1117" cstate="print">
                      <a:extLst>
                        <a:ext uri="{28A0092B-C50C-407E-A947-70E740481C1C}">
                          <a14:useLocalDpi xmlns:a14="http://schemas.microsoft.com/office/drawing/2010/main" val="0"/>
                        </a:ext>
                      </a:extLst>
                    </a:blip>
                    <a:stretch>
                      <a:fillRect/>
                    </a:stretch>
                  </pic:blipFill>
                  <pic:spPr>
                    <a:xfrm>
                      <a:off x="0" y="0"/>
                      <a:ext cx="5832000" cy="1494000"/>
                    </a:xfrm>
                    <a:prstGeom prst="rect">
                      <a:avLst/>
                    </a:prstGeom>
                  </pic:spPr>
                </pic:pic>
              </a:graphicData>
            </a:graphic>
          </wp:inline>
        </w:drawing>
      </w:r>
    </w:p>
    <w:p w14:paraId="69101ED1" w14:textId="771998C3" w:rsidR="0018696C" w:rsidRPr="00D90E4F" w:rsidRDefault="0018696C" w:rsidP="0018696C">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271</w:t>
      </w:r>
      <w:r w:rsidRPr="00D90E4F">
        <w:fldChar w:fldCharType="end"/>
      </w:r>
    </w:p>
    <w:p w14:paraId="2A7B2386" w14:textId="77777777" w:rsidR="008C5113" w:rsidRPr="00D90E4F" w:rsidRDefault="008C5113" w:rsidP="008C5113">
      <w:r w:rsidRPr="00D90E4F">
        <w:t>If you only have one sheet then</w:t>
      </w:r>
      <w:r w:rsidR="0018696C" w:rsidRPr="00D90E4F">
        <w:t xml:space="preserve"> Auto nest will try to nest </w:t>
      </w:r>
      <w:r w:rsidR="003402F6" w:rsidRPr="00D90E4F">
        <w:t xml:space="preserve">high priority part </w:t>
      </w:r>
      <w:r w:rsidR="0018696C" w:rsidRPr="00D90E4F">
        <w:t>first on the actual sheet.</w:t>
      </w:r>
    </w:p>
    <w:p w14:paraId="510E9F39" w14:textId="77777777" w:rsidR="0018696C" w:rsidRPr="00D90E4F" w:rsidRDefault="009037E1" w:rsidP="0018696C">
      <w:pPr>
        <w:keepNext/>
      </w:pPr>
      <w:r w:rsidRPr="00D90E4F">
        <w:rPr>
          <w:noProof/>
        </w:rPr>
        <w:drawing>
          <wp:inline distT="0" distB="0" distL="0" distR="0" wp14:anchorId="307EB982" wp14:editId="09865F98">
            <wp:extent cx="2870263" cy="1502875"/>
            <wp:effectExtent l="0" t="0" r="6350" b="2540"/>
            <wp:docPr id="48325" name="Bildobjekt 4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5" name="Image36.png"/>
                    <pic:cNvPicPr/>
                  </pic:nvPicPr>
                  <pic:blipFill>
                    <a:blip r:embed="rId1118" cstate="print">
                      <a:extLst>
                        <a:ext uri="{28A0092B-C50C-407E-A947-70E740481C1C}">
                          <a14:useLocalDpi xmlns:a14="http://schemas.microsoft.com/office/drawing/2010/main" val="0"/>
                        </a:ext>
                      </a:extLst>
                    </a:blip>
                    <a:stretch>
                      <a:fillRect/>
                    </a:stretch>
                  </pic:blipFill>
                  <pic:spPr>
                    <a:xfrm>
                      <a:off x="0" y="0"/>
                      <a:ext cx="2888026" cy="1512176"/>
                    </a:xfrm>
                    <a:prstGeom prst="rect">
                      <a:avLst/>
                    </a:prstGeom>
                  </pic:spPr>
                </pic:pic>
              </a:graphicData>
            </a:graphic>
          </wp:inline>
        </w:drawing>
      </w:r>
    </w:p>
    <w:p w14:paraId="38FF3BDA" w14:textId="60CE82ED" w:rsidR="00E044C1" w:rsidRPr="00D90E4F" w:rsidRDefault="0018696C" w:rsidP="00E044C1">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272</w:t>
      </w:r>
      <w:r w:rsidRPr="00D90E4F">
        <w:fldChar w:fldCharType="end"/>
      </w:r>
    </w:p>
    <w:p w14:paraId="32A7F47C" w14:textId="77777777" w:rsidR="000C6807" w:rsidRPr="00D90E4F" w:rsidRDefault="00E93E81" w:rsidP="00E93E81">
      <w:pPr>
        <w:pStyle w:val="Rubrik4"/>
      </w:pPr>
      <w:r w:rsidRPr="00D90E4F">
        <w:t>Part color</w:t>
      </w:r>
    </w:p>
    <w:p w14:paraId="705B0E2A" w14:textId="77777777" w:rsidR="00E8455A" w:rsidRPr="00D90E4F" w:rsidRDefault="00E8455A" w:rsidP="00E8455A">
      <w:pPr>
        <w:keepNext/>
      </w:pPr>
      <w:r w:rsidRPr="00D90E4F">
        <w:rPr>
          <w:noProof/>
        </w:rPr>
        <w:drawing>
          <wp:inline distT="0" distB="0" distL="0" distR="0" wp14:anchorId="69C2F3E4" wp14:editId="7713642A">
            <wp:extent cx="1886400" cy="262800"/>
            <wp:effectExtent l="0" t="0" r="0" b="4445"/>
            <wp:docPr id="19031" name="Bildobjekt 19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 name="Image14.png"/>
                    <pic:cNvPicPr/>
                  </pic:nvPicPr>
                  <pic:blipFill>
                    <a:blip r:embed="rId1119">
                      <a:extLst>
                        <a:ext uri="{28A0092B-C50C-407E-A947-70E740481C1C}">
                          <a14:useLocalDpi xmlns:a14="http://schemas.microsoft.com/office/drawing/2010/main" val="0"/>
                        </a:ext>
                      </a:extLst>
                    </a:blip>
                    <a:stretch>
                      <a:fillRect/>
                    </a:stretch>
                  </pic:blipFill>
                  <pic:spPr>
                    <a:xfrm>
                      <a:off x="0" y="0"/>
                      <a:ext cx="1886400" cy="262800"/>
                    </a:xfrm>
                    <a:prstGeom prst="rect">
                      <a:avLst/>
                    </a:prstGeom>
                  </pic:spPr>
                </pic:pic>
              </a:graphicData>
            </a:graphic>
          </wp:inline>
        </w:drawing>
      </w:r>
    </w:p>
    <w:p w14:paraId="703B4848" w14:textId="2BD7822F" w:rsidR="00E93E81" w:rsidRPr="00D90E4F" w:rsidRDefault="00E8455A" w:rsidP="00E8455A">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273</w:t>
      </w:r>
      <w:r w:rsidRPr="00D90E4F">
        <w:fldChar w:fldCharType="end"/>
      </w:r>
    </w:p>
    <w:p w14:paraId="2D50E912" w14:textId="77777777" w:rsidR="000C6807" w:rsidRPr="00D90E4F" w:rsidRDefault="00E93E81" w:rsidP="00A06144">
      <w:r w:rsidRPr="00D90E4F">
        <w:t>IGEMS will automatically set a temporary color</w:t>
      </w:r>
      <w:r w:rsidR="00465458" w:rsidRPr="00D90E4F">
        <w:t xml:space="preserve"> on the part during the nesting. This color will not be visible after you finish the command. The va</w:t>
      </w:r>
      <w:r w:rsidR="00E94482" w:rsidRPr="00D90E4F">
        <w:t>lue you see in the list is a RGB</w:t>
      </w:r>
      <w:r w:rsidR="00465458" w:rsidRPr="00D90E4F">
        <w:t xml:space="preserve"> value. If you of some reason wa</w:t>
      </w:r>
      <w:r w:rsidR="00D26AED" w:rsidRPr="00D90E4F">
        <w:t>nt to change the value then select</w:t>
      </w:r>
      <w:r w:rsidR="00465458" w:rsidRPr="00D90E4F">
        <w:t xml:space="preserve"> another color from the drop down.</w:t>
      </w:r>
    </w:p>
    <w:p w14:paraId="140A1535" w14:textId="77777777" w:rsidR="00465458" w:rsidRPr="00D90E4F" w:rsidRDefault="00B81F94" w:rsidP="00B81F94">
      <w:pPr>
        <w:pStyle w:val="Rubrik4"/>
      </w:pPr>
      <w:bookmarkStart w:id="1219" w:name="_Common_cutline"/>
      <w:bookmarkEnd w:id="1219"/>
      <w:r w:rsidRPr="00D90E4F">
        <w:t>Common cutline</w:t>
      </w:r>
    </w:p>
    <w:p w14:paraId="61DC5889" w14:textId="77777777" w:rsidR="00E8455A" w:rsidRPr="00D90E4F" w:rsidRDefault="00B81F94" w:rsidP="00E8455A">
      <w:pPr>
        <w:keepNext/>
      </w:pPr>
      <w:r w:rsidRPr="00D90E4F">
        <w:rPr>
          <w:noProof/>
        </w:rPr>
        <w:drawing>
          <wp:inline distT="0" distB="0" distL="0" distR="0" wp14:anchorId="3DF6A681" wp14:editId="3A5E7775">
            <wp:extent cx="2005200" cy="522000"/>
            <wp:effectExtent l="0" t="0" r="0" b="0"/>
            <wp:docPr id="18982" name="Bildobjekt 18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 name="Image16.png"/>
                    <pic:cNvPicPr/>
                  </pic:nvPicPr>
                  <pic:blipFill>
                    <a:blip r:embed="rId1120">
                      <a:extLst>
                        <a:ext uri="{28A0092B-C50C-407E-A947-70E740481C1C}">
                          <a14:useLocalDpi xmlns:a14="http://schemas.microsoft.com/office/drawing/2010/main" val="0"/>
                        </a:ext>
                      </a:extLst>
                    </a:blip>
                    <a:stretch>
                      <a:fillRect/>
                    </a:stretch>
                  </pic:blipFill>
                  <pic:spPr>
                    <a:xfrm>
                      <a:off x="0" y="0"/>
                      <a:ext cx="2005200" cy="522000"/>
                    </a:xfrm>
                    <a:prstGeom prst="rect">
                      <a:avLst/>
                    </a:prstGeom>
                  </pic:spPr>
                </pic:pic>
              </a:graphicData>
            </a:graphic>
          </wp:inline>
        </w:drawing>
      </w:r>
    </w:p>
    <w:p w14:paraId="5D3D6825" w14:textId="66D1F0A3" w:rsidR="00B81F94" w:rsidRPr="00D90E4F" w:rsidRDefault="00E8455A" w:rsidP="00E8455A">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274</w:t>
      </w:r>
      <w:r w:rsidRPr="00D90E4F">
        <w:fldChar w:fldCharType="end"/>
      </w:r>
    </w:p>
    <w:p w14:paraId="17D12E42" w14:textId="77777777" w:rsidR="00596B40" w:rsidRPr="00D90E4F" w:rsidRDefault="00E8455A" w:rsidP="00596B40">
      <w:r w:rsidRPr="00D90E4F">
        <w:t>Set the value to "Yes" if you want that this part should be nested with common cutline. To use common cutline you also need to activate the general common cutline function.</w:t>
      </w:r>
    </w:p>
    <w:p w14:paraId="4EE85325" w14:textId="77777777" w:rsidR="00E8455A" w:rsidRPr="00D90E4F" w:rsidRDefault="00E8455A" w:rsidP="00E8455A">
      <w:pPr>
        <w:pStyle w:val="Rubrik4"/>
      </w:pPr>
      <w:r w:rsidRPr="00D90E4F">
        <w:lastRenderedPageBreak/>
        <w:t>Use holes</w:t>
      </w:r>
    </w:p>
    <w:p w14:paraId="41CAA2FC" w14:textId="77777777" w:rsidR="00E8455A" w:rsidRPr="00D90E4F" w:rsidRDefault="00E8455A" w:rsidP="00E8455A">
      <w:pPr>
        <w:keepNext/>
      </w:pPr>
      <w:r w:rsidRPr="00D90E4F">
        <w:rPr>
          <w:noProof/>
        </w:rPr>
        <w:drawing>
          <wp:inline distT="0" distB="0" distL="0" distR="0" wp14:anchorId="5519A01D" wp14:editId="532065DB">
            <wp:extent cx="1908000" cy="496800"/>
            <wp:effectExtent l="0" t="0" r="0" b="0"/>
            <wp:docPr id="19030" name="Bildobjekt 19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 name="Image20.png"/>
                    <pic:cNvPicPr/>
                  </pic:nvPicPr>
                  <pic:blipFill>
                    <a:blip r:embed="rId1121">
                      <a:extLst>
                        <a:ext uri="{28A0092B-C50C-407E-A947-70E740481C1C}">
                          <a14:useLocalDpi xmlns:a14="http://schemas.microsoft.com/office/drawing/2010/main" val="0"/>
                        </a:ext>
                      </a:extLst>
                    </a:blip>
                    <a:stretch>
                      <a:fillRect/>
                    </a:stretch>
                  </pic:blipFill>
                  <pic:spPr>
                    <a:xfrm>
                      <a:off x="0" y="0"/>
                      <a:ext cx="1908000" cy="496800"/>
                    </a:xfrm>
                    <a:prstGeom prst="rect">
                      <a:avLst/>
                    </a:prstGeom>
                  </pic:spPr>
                </pic:pic>
              </a:graphicData>
            </a:graphic>
          </wp:inline>
        </w:drawing>
      </w:r>
    </w:p>
    <w:p w14:paraId="15DB70A5" w14:textId="574498E7" w:rsidR="00E8455A" w:rsidRPr="00D90E4F" w:rsidRDefault="00E8455A" w:rsidP="00E8455A">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275</w:t>
      </w:r>
      <w:r w:rsidRPr="00D90E4F">
        <w:fldChar w:fldCharType="end"/>
      </w:r>
    </w:p>
    <w:p w14:paraId="1E7D2E47" w14:textId="77777777" w:rsidR="00E8455A" w:rsidRPr="00D90E4F" w:rsidRDefault="00D26AED" w:rsidP="00596B40">
      <w:r w:rsidRPr="00D90E4F">
        <w:t>If you want that other parts should be placed in holes in this part, then set this value to "Yes".</w:t>
      </w:r>
    </w:p>
    <w:p w14:paraId="43652672" w14:textId="77777777" w:rsidR="00AB24CF" w:rsidRPr="00D90E4F" w:rsidRDefault="00AB24CF" w:rsidP="00AB24CF">
      <w:pPr>
        <w:keepNext/>
      </w:pPr>
      <w:r w:rsidRPr="00D90E4F">
        <w:rPr>
          <w:noProof/>
        </w:rPr>
        <w:drawing>
          <wp:inline distT="0" distB="0" distL="0" distR="0" wp14:anchorId="1CF05CED" wp14:editId="4C29A5D2">
            <wp:extent cx="4006800" cy="2041200"/>
            <wp:effectExtent l="0" t="0" r="0" b="0"/>
            <wp:docPr id="18892" name="Bildobjekt 18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 name="NestInHoles.png"/>
                    <pic:cNvPicPr/>
                  </pic:nvPicPr>
                  <pic:blipFill>
                    <a:blip r:embed="rId1122">
                      <a:extLst>
                        <a:ext uri="{28A0092B-C50C-407E-A947-70E740481C1C}">
                          <a14:useLocalDpi xmlns:a14="http://schemas.microsoft.com/office/drawing/2010/main" val="0"/>
                        </a:ext>
                      </a:extLst>
                    </a:blip>
                    <a:stretch>
                      <a:fillRect/>
                    </a:stretch>
                  </pic:blipFill>
                  <pic:spPr>
                    <a:xfrm>
                      <a:off x="0" y="0"/>
                      <a:ext cx="4006800" cy="2041200"/>
                    </a:xfrm>
                    <a:prstGeom prst="rect">
                      <a:avLst/>
                    </a:prstGeom>
                  </pic:spPr>
                </pic:pic>
              </a:graphicData>
            </a:graphic>
          </wp:inline>
        </w:drawing>
      </w:r>
    </w:p>
    <w:p w14:paraId="1A80B64A" w14:textId="45A9ED27" w:rsidR="00AB24CF" w:rsidRPr="00D90E4F" w:rsidRDefault="00AB24CF" w:rsidP="00AB24CF">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276</w:t>
      </w:r>
      <w:r w:rsidRPr="00D90E4F">
        <w:fldChar w:fldCharType="end"/>
      </w:r>
    </w:p>
    <w:p w14:paraId="56DDE450" w14:textId="77777777" w:rsidR="00AB24CF" w:rsidRPr="00D90E4F" w:rsidRDefault="00AB24CF" w:rsidP="00AB24CF">
      <w:r w:rsidRPr="00D90E4F">
        <w:t>A good feature is that the Auto nest try to fill holes in other parts before it start to use space from the sheet.</w:t>
      </w:r>
    </w:p>
    <w:p w14:paraId="198CAA14" w14:textId="77777777" w:rsidR="00D26AED" w:rsidRPr="00D90E4F" w:rsidRDefault="00D26AED" w:rsidP="00D26AED">
      <w:pPr>
        <w:pStyle w:val="Rubrik4"/>
      </w:pPr>
      <w:r w:rsidRPr="00D90E4F">
        <w:t>Part information</w:t>
      </w:r>
    </w:p>
    <w:p w14:paraId="44659303" w14:textId="77777777" w:rsidR="00D26AED" w:rsidRPr="00D90E4F" w:rsidRDefault="00D26AED" w:rsidP="00D26AED">
      <w:r w:rsidRPr="00D90E4F">
        <w:t>The area and the size of the part is visible at the end of the grid.</w:t>
      </w:r>
    </w:p>
    <w:p w14:paraId="07C5BA74" w14:textId="77777777" w:rsidR="00D26AED" w:rsidRPr="00D90E4F" w:rsidRDefault="00D26AED" w:rsidP="00D26AED">
      <w:pPr>
        <w:keepNext/>
      </w:pPr>
      <w:r w:rsidRPr="00D90E4F">
        <w:rPr>
          <w:noProof/>
        </w:rPr>
        <w:drawing>
          <wp:inline distT="0" distB="0" distL="0" distR="0" wp14:anchorId="74CB4C31" wp14:editId="3636EB03">
            <wp:extent cx="1926000" cy="399600"/>
            <wp:effectExtent l="0" t="0" r="0" b="635"/>
            <wp:docPr id="19032" name="Bildobjekt 19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 name="Image24.png"/>
                    <pic:cNvPicPr/>
                  </pic:nvPicPr>
                  <pic:blipFill>
                    <a:blip r:embed="rId1123">
                      <a:extLst>
                        <a:ext uri="{28A0092B-C50C-407E-A947-70E740481C1C}">
                          <a14:useLocalDpi xmlns:a14="http://schemas.microsoft.com/office/drawing/2010/main" val="0"/>
                        </a:ext>
                      </a:extLst>
                    </a:blip>
                    <a:stretch>
                      <a:fillRect/>
                    </a:stretch>
                  </pic:blipFill>
                  <pic:spPr>
                    <a:xfrm>
                      <a:off x="0" y="0"/>
                      <a:ext cx="1926000" cy="399600"/>
                    </a:xfrm>
                    <a:prstGeom prst="rect">
                      <a:avLst/>
                    </a:prstGeom>
                  </pic:spPr>
                </pic:pic>
              </a:graphicData>
            </a:graphic>
          </wp:inline>
        </w:drawing>
      </w:r>
    </w:p>
    <w:p w14:paraId="478E97E2" w14:textId="150EC10F" w:rsidR="00D26AED" w:rsidRPr="00D90E4F" w:rsidRDefault="00D26AED" w:rsidP="00D26AED">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277</w:t>
      </w:r>
      <w:r w:rsidRPr="00D90E4F">
        <w:fldChar w:fldCharType="end"/>
      </w:r>
    </w:p>
    <w:p w14:paraId="4465853B" w14:textId="77777777" w:rsidR="00D26AED" w:rsidRPr="00D90E4F" w:rsidRDefault="00D26AED" w:rsidP="00D26AED">
      <w:r w:rsidRPr="00D90E4F">
        <w:t>At the lower left corner, you have a picture of the part.</w:t>
      </w:r>
    </w:p>
    <w:p w14:paraId="05B4F0E5" w14:textId="77777777" w:rsidR="00D26AED" w:rsidRPr="00D90E4F" w:rsidRDefault="00D26AED" w:rsidP="00D26AED">
      <w:pPr>
        <w:keepNext/>
      </w:pPr>
      <w:r w:rsidRPr="00D90E4F">
        <w:rPr>
          <w:noProof/>
        </w:rPr>
        <w:drawing>
          <wp:inline distT="0" distB="0" distL="0" distR="0" wp14:anchorId="73E2ABA0" wp14:editId="59DF1BA6">
            <wp:extent cx="1342800" cy="997200"/>
            <wp:effectExtent l="0" t="0" r="0" b="0"/>
            <wp:docPr id="19033" name="Bildobjekt 19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 name="Image25.png"/>
                    <pic:cNvPicPr/>
                  </pic:nvPicPr>
                  <pic:blipFill>
                    <a:blip r:embed="rId1124">
                      <a:extLst>
                        <a:ext uri="{28A0092B-C50C-407E-A947-70E740481C1C}">
                          <a14:useLocalDpi xmlns:a14="http://schemas.microsoft.com/office/drawing/2010/main" val="0"/>
                        </a:ext>
                      </a:extLst>
                    </a:blip>
                    <a:stretch>
                      <a:fillRect/>
                    </a:stretch>
                  </pic:blipFill>
                  <pic:spPr>
                    <a:xfrm>
                      <a:off x="0" y="0"/>
                      <a:ext cx="1342800" cy="997200"/>
                    </a:xfrm>
                    <a:prstGeom prst="rect">
                      <a:avLst/>
                    </a:prstGeom>
                  </pic:spPr>
                </pic:pic>
              </a:graphicData>
            </a:graphic>
          </wp:inline>
        </w:drawing>
      </w:r>
    </w:p>
    <w:p w14:paraId="098A271C" w14:textId="3A6CC509" w:rsidR="00D26AED" w:rsidRPr="00D90E4F" w:rsidRDefault="00D26AED" w:rsidP="00D26AED">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278</w:t>
      </w:r>
      <w:r w:rsidRPr="00D90E4F">
        <w:fldChar w:fldCharType="end"/>
      </w:r>
    </w:p>
    <w:p w14:paraId="140B0D34" w14:textId="77777777" w:rsidR="00D26AED" w:rsidRPr="00D90E4F" w:rsidRDefault="00901139" w:rsidP="00745631">
      <w:pPr>
        <w:pStyle w:val="Rubrik3"/>
      </w:pPr>
      <w:bookmarkStart w:id="1220" w:name="_Toc129002974"/>
      <w:r w:rsidRPr="00D90E4F">
        <w:t>Multi change</w:t>
      </w:r>
      <w:bookmarkEnd w:id="1220"/>
    </w:p>
    <w:p w14:paraId="070647EE" w14:textId="77777777" w:rsidR="00745631" w:rsidRPr="00D90E4F" w:rsidRDefault="005C44BC" w:rsidP="00745631">
      <w:r w:rsidRPr="00D90E4F">
        <w:t>You can change the settings of multiple parts at the same time by holding down the SHIFT or CRTL ke</w:t>
      </w:r>
      <w:r w:rsidR="00901139" w:rsidRPr="00D90E4F">
        <w:t>y when you select part in</w:t>
      </w:r>
      <w:r w:rsidRPr="00D90E4F">
        <w:t xml:space="preserve"> the list</w:t>
      </w:r>
      <w:r w:rsidR="00745631" w:rsidRPr="00D90E4F">
        <w:t>.</w:t>
      </w:r>
    </w:p>
    <w:p w14:paraId="1702263E" w14:textId="77777777" w:rsidR="00745631" w:rsidRPr="00D90E4F" w:rsidRDefault="00745631" w:rsidP="00745631">
      <w:pPr>
        <w:keepNext/>
      </w:pPr>
      <w:r w:rsidRPr="00D90E4F">
        <w:rPr>
          <w:noProof/>
        </w:rPr>
        <w:drawing>
          <wp:inline distT="0" distB="0" distL="0" distR="0" wp14:anchorId="5F349954" wp14:editId="7FEB062D">
            <wp:extent cx="3369600" cy="2347200"/>
            <wp:effectExtent l="0" t="0" r="2540" b="0"/>
            <wp:docPr id="880" name="Bildobjekt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 name="Image29.png"/>
                    <pic:cNvPicPr/>
                  </pic:nvPicPr>
                  <pic:blipFill>
                    <a:blip r:embed="rId1125">
                      <a:extLst>
                        <a:ext uri="{28A0092B-C50C-407E-A947-70E740481C1C}">
                          <a14:useLocalDpi xmlns:a14="http://schemas.microsoft.com/office/drawing/2010/main" val="0"/>
                        </a:ext>
                      </a:extLst>
                    </a:blip>
                    <a:stretch>
                      <a:fillRect/>
                    </a:stretch>
                  </pic:blipFill>
                  <pic:spPr>
                    <a:xfrm>
                      <a:off x="0" y="0"/>
                      <a:ext cx="3369600" cy="2347200"/>
                    </a:xfrm>
                    <a:prstGeom prst="rect">
                      <a:avLst/>
                    </a:prstGeom>
                  </pic:spPr>
                </pic:pic>
              </a:graphicData>
            </a:graphic>
          </wp:inline>
        </w:drawing>
      </w:r>
    </w:p>
    <w:p w14:paraId="4881D584" w14:textId="5E77563A" w:rsidR="00745631" w:rsidRPr="00D90E4F" w:rsidRDefault="00745631" w:rsidP="00745631">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279</w:t>
      </w:r>
      <w:r w:rsidRPr="00D90E4F">
        <w:fldChar w:fldCharType="end"/>
      </w:r>
    </w:p>
    <w:p w14:paraId="37E8FD40" w14:textId="77777777" w:rsidR="003847C0" w:rsidRPr="00D90E4F" w:rsidRDefault="009D5FFB">
      <w:r w:rsidRPr="00D90E4F">
        <w:t>When you change the settings in the grid, it will be valid for all selected parts.</w:t>
      </w:r>
    </w:p>
    <w:p w14:paraId="004840FE" w14:textId="77777777" w:rsidR="00E8455A" w:rsidRPr="00D90E4F" w:rsidRDefault="005D20F0" w:rsidP="00D23CCD">
      <w:pPr>
        <w:pStyle w:val="Rubrik3"/>
      </w:pPr>
      <w:bookmarkStart w:id="1221" w:name="_Toc129002975"/>
      <w:r w:rsidRPr="00D90E4F">
        <w:lastRenderedPageBreak/>
        <w:t>Sheets settings</w:t>
      </w:r>
      <w:bookmarkEnd w:id="1221"/>
    </w:p>
    <w:p w14:paraId="6EF20159" w14:textId="77777777" w:rsidR="009D5FFB" w:rsidRPr="00D90E4F" w:rsidRDefault="003847C0" w:rsidP="009D5FFB">
      <w:pPr>
        <w:keepNext/>
      </w:pPr>
      <w:r w:rsidRPr="00D90E4F">
        <w:t>In this area, you can enter individual settings for each selected sheet.</w:t>
      </w:r>
    </w:p>
    <w:p w14:paraId="552AB290" w14:textId="77777777" w:rsidR="009B6951" w:rsidRPr="00D90E4F" w:rsidRDefault="00537A3B" w:rsidP="009D5FFB">
      <w:pPr>
        <w:keepNext/>
      </w:pPr>
      <w:r w:rsidRPr="00D90E4F">
        <w:rPr>
          <w:noProof/>
        </w:rPr>
        <w:drawing>
          <wp:inline distT="0" distB="0" distL="0" distR="0" wp14:anchorId="7658E44E" wp14:editId="4B3B7D32">
            <wp:extent cx="2782800" cy="3142800"/>
            <wp:effectExtent l="0" t="0" r="0" b="635"/>
            <wp:docPr id="18909" name="Bildobjekt 18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 name="Sheets.png"/>
                    <pic:cNvPicPr/>
                  </pic:nvPicPr>
                  <pic:blipFill>
                    <a:blip r:embed="rId1126">
                      <a:extLst>
                        <a:ext uri="{28A0092B-C50C-407E-A947-70E740481C1C}">
                          <a14:useLocalDpi xmlns:a14="http://schemas.microsoft.com/office/drawing/2010/main" val="0"/>
                        </a:ext>
                      </a:extLst>
                    </a:blip>
                    <a:stretch>
                      <a:fillRect/>
                    </a:stretch>
                  </pic:blipFill>
                  <pic:spPr>
                    <a:xfrm>
                      <a:off x="0" y="0"/>
                      <a:ext cx="2782800" cy="3142800"/>
                    </a:xfrm>
                    <a:prstGeom prst="rect">
                      <a:avLst/>
                    </a:prstGeom>
                  </pic:spPr>
                </pic:pic>
              </a:graphicData>
            </a:graphic>
          </wp:inline>
        </w:drawing>
      </w:r>
    </w:p>
    <w:p w14:paraId="62111082" w14:textId="4B562B65" w:rsidR="009D5FFB" w:rsidRPr="00D90E4F" w:rsidRDefault="009D5FFB" w:rsidP="009D5FFB">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280</w:t>
      </w:r>
      <w:r w:rsidRPr="00D90E4F">
        <w:fldChar w:fldCharType="end"/>
      </w:r>
    </w:p>
    <w:p w14:paraId="43B32F08" w14:textId="77777777" w:rsidR="003402F6" w:rsidRPr="00D90E4F" w:rsidRDefault="004C124B" w:rsidP="004C124B">
      <w:pPr>
        <w:pStyle w:val="Rubrik4"/>
      </w:pPr>
      <w:bookmarkStart w:id="1222" w:name="_Sheet_list"/>
      <w:bookmarkEnd w:id="1222"/>
      <w:r w:rsidRPr="00D90E4F">
        <w:t>Sheet list</w:t>
      </w:r>
    </w:p>
    <w:p w14:paraId="4C201DA6" w14:textId="77777777" w:rsidR="004C124B" w:rsidRPr="00D90E4F" w:rsidRDefault="004C124B" w:rsidP="004C124B">
      <w:r w:rsidRPr="00D90E4F">
        <w:t xml:space="preserve">At the left side is a list of </w:t>
      </w:r>
      <w:r w:rsidR="0067239E" w:rsidRPr="00D90E4F">
        <w:t>selected sheets</w:t>
      </w:r>
      <w:r w:rsidRPr="00D90E4F">
        <w:t>.</w:t>
      </w:r>
      <w:r w:rsidR="0067239E" w:rsidRPr="00D90E4F">
        <w:t xml:space="preserve"> </w:t>
      </w:r>
    </w:p>
    <w:p w14:paraId="071E37AF" w14:textId="77777777" w:rsidR="0067239E" w:rsidRPr="00D90E4F" w:rsidRDefault="00537A3B" w:rsidP="0067239E">
      <w:pPr>
        <w:keepNext/>
      </w:pPr>
      <w:r w:rsidRPr="00D90E4F">
        <w:rPr>
          <w:noProof/>
        </w:rPr>
        <w:drawing>
          <wp:inline distT="0" distB="0" distL="0" distR="0" wp14:anchorId="443EC08E" wp14:editId="366DD5D0">
            <wp:extent cx="1400400" cy="990000"/>
            <wp:effectExtent l="0" t="0" r="9525" b="635"/>
            <wp:docPr id="871" name="Bildobjekt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 name="SortSheet.png"/>
                    <pic:cNvPicPr/>
                  </pic:nvPicPr>
                  <pic:blipFill>
                    <a:blip r:embed="rId1127">
                      <a:extLst>
                        <a:ext uri="{28A0092B-C50C-407E-A947-70E740481C1C}">
                          <a14:useLocalDpi xmlns:a14="http://schemas.microsoft.com/office/drawing/2010/main" val="0"/>
                        </a:ext>
                      </a:extLst>
                    </a:blip>
                    <a:stretch>
                      <a:fillRect/>
                    </a:stretch>
                  </pic:blipFill>
                  <pic:spPr>
                    <a:xfrm>
                      <a:off x="0" y="0"/>
                      <a:ext cx="1400400" cy="990000"/>
                    </a:xfrm>
                    <a:prstGeom prst="rect">
                      <a:avLst/>
                    </a:prstGeom>
                  </pic:spPr>
                </pic:pic>
              </a:graphicData>
            </a:graphic>
          </wp:inline>
        </w:drawing>
      </w:r>
    </w:p>
    <w:p w14:paraId="2D4AE7E7" w14:textId="75D62765" w:rsidR="004C124B" w:rsidRPr="00D90E4F" w:rsidRDefault="0067239E" w:rsidP="0067239E">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281</w:t>
      </w:r>
      <w:r w:rsidRPr="00D90E4F">
        <w:fldChar w:fldCharType="end"/>
      </w:r>
    </w:p>
    <w:p w14:paraId="2DAF4CA8" w14:textId="77777777" w:rsidR="00C658CA" w:rsidRPr="00D90E4F" w:rsidRDefault="0067239E" w:rsidP="009D5FFB">
      <w:r w:rsidRPr="00D90E4F">
        <w:t xml:space="preserve">When you select the sheets IGEMS will compare the sizes. If IGEMS finds identical sheets it will </w:t>
      </w:r>
      <w:r w:rsidR="0042313F" w:rsidRPr="00D90E4F">
        <w:t xml:space="preserve">still </w:t>
      </w:r>
      <w:r w:rsidRPr="00D90E4F">
        <w:t>only be on</w:t>
      </w:r>
      <w:r w:rsidR="0042313F" w:rsidRPr="00D90E4F">
        <w:t>e line in the list. The number</w:t>
      </w:r>
      <w:r w:rsidRPr="00D90E4F">
        <w:t xml:space="preserve"> of the identical sheets will be written inside the brackets</w:t>
      </w:r>
      <w:r w:rsidR="0042313F" w:rsidRPr="00D90E4F">
        <w:t>.</w:t>
      </w:r>
      <w:r w:rsidR="00907673" w:rsidRPr="00D90E4F">
        <w:t xml:space="preserve"> </w:t>
      </w:r>
      <w:r w:rsidR="0042313F" w:rsidRPr="00D90E4F">
        <w:t xml:space="preserve">For </w:t>
      </w:r>
      <w:r w:rsidR="00C658CA" w:rsidRPr="00D90E4F">
        <w:t>example,</w:t>
      </w:r>
      <w:r w:rsidR="00100270" w:rsidRPr="00D90E4F">
        <w:t xml:space="preserve"> SHEET-4 [6</w:t>
      </w:r>
      <w:r w:rsidR="0042313F" w:rsidRPr="00D90E4F">
        <w:t>].</w:t>
      </w:r>
      <w:r w:rsidR="00907673" w:rsidRPr="00D90E4F">
        <w:t xml:space="preserve"> </w:t>
      </w:r>
      <w:r w:rsidRPr="00D90E4F">
        <w:t xml:space="preserve">The reason why IGEMS group </w:t>
      </w:r>
      <w:r w:rsidR="0042313F" w:rsidRPr="00D90E4F">
        <w:t>identical sheets in one line is that it simplifies for the nesting routine and that will give a better result.</w:t>
      </w:r>
    </w:p>
    <w:p w14:paraId="391C844D" w14:textId="77777777" w:rsidR="00100270" w:rsidRPr="00D90E4F" w:rsidRDefault="00100270" w:rsidP="00100270">
      <w:pPr>
        <w:pStyle w:val="Rubrik5"/>
      </w:pPr>
      <w:r w:rsidRPr="00D90E4F">
        <w:t>Sorting methods</w:t>
      </w:r>
    </w:p>
    <w:p w14:paraId="160C4B74" w14:textId="77777777" w:rsidR="00100270" w:rsidRPr="00D90E4F" w:rsidRDefault="00100270" w:rsidP="00100270">
      <w:pPr>
        <w:keepNext/>
      </w:pPr>
      <w:r w:rsidRPr="00D90E4F">
        <w:rPr>
          <w:noProof/>
        </w:rPr>
        <w:drawing>
          <wp:inline distT="0" distB="0" distL="0" distR="0" wp14:anchorId="2EB05851" wp14:editId="3E38E767">
            <wp:extent cx="1368000" cy="921600"/>
            <wp:effectExtent l="0" t="0" r="3810" b="0"/>
            <wp:docPr id="894" name="Bildobjekt 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 name="SortSheet2.png"/>
                    <pic:cNvPicPr/>
                  </pic:nvPicPr>
                  <pic:blipFill>
                    <a:blip r:embed="rId1128">
                      <a:extLst>
                        <a:ext uri="{28A0092B-C50C-407E-A947-70E740481C1C}">
                          <a14:useLocalDpi xmlns:a14="http://schemas.microsoft.com/office/drawing/2010/main" val="0"/>
                        </a:ext>
                      </a:extLst>
                    </a:blip>
                    <a:stretch>
                      <a:fillRect/>
                    </a:stretch>
                  </pic:blipFill>
                  <pic:spPr>
                    <a:xfrm>
                      <a:off x="0" y="0"/>
                      <a:ext cx="1368000" cy="921600"/>
                    </a:xfrm>
                    <a:prstGeom prst="rect">
                      <a:avLst/>
                    </a:prstGeom>
                  </pic:spPr>
                </pic:pic>
              </a:graphicData>
            </a:graphic>
          </wp:inline>
        </w:drawing>
      </w:r>
    </w:p>
    <w:p w14:paraId="70B74D92" w14:textId="051FF41C" w:rsidR="00100270" w:rsidRPr="00D90E4F" w:rsidRDefault="00100270" w:rsidP="00100270">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282</w:t>
      </w:r>
      <w:r w:rsidRPr="00D90E4F">
        <w:fldChar w:fldCharType="end"/>
      </w:r>
    </w:p>
    <w:p w14:paraId="4327CF3A" w14:textId="1C141062" w:rsidR="00100270" w:rsidRPr="00D90E4F" w:rsidRDefault="00100270" w:rsidP="00100270">
      <w:r w:rsidRPr="00D90E4F">
        <w:t xml:space="preserve">The list of sheets is automatically sorted by area, the part that has the smallest area is at the top. The list can also be automatically sorded by name and quantity. You can instruct the nesting to use the sheets in this order in the </w:t>
      </w:r>
      <w:hyperlink w:anchor="_Sheet_selection" w:history="1">
        <w:r w:rsidRPr="00D90E4F">
          <w:rPr>
            <w:rStyle w:val="Hyperlnk"/>
          </w:rPr>
          <w:t>sheet selection setting</w:t>
        </w:r>
      </w:hyperlink>
      <w:r w:rsidRPr="00D90E4F">
        <w:t>.</w:t>
      </w:r>
    </w:p>
    <w:p w14:paraId="6945C134" w14:textId="77777777" w:rsidR="00E233A4" w:rsidRPr="00D90E4F" w:rsidRDefault="00E233A4" w:rsidP="00E233A4">
      <w:pPr>
        <w:pStyle w:val="Rubrik5"/>
      </w:pPr>
      <w:r w:rsidRPr="00D90E4F">
        <w:t>Create a new sheet</w:t>
      </w:r>
    </w:p>
    <w:p w14:paraId="3411DFA1" w14:textId="77777777" w:rsidR="00E233A4" w:rsidRPr="00D90E4F" w:rsidRDefault="00E233A4" w:rsidP="00E233A4">
      <w:r w:rsidRPr="00D90E4F">
        <w:rPr>
          <w:noProof/>
        </w:rPr>
        <w:drawing>
          <wp:inline distT="0" distB="0" distL="0" distR="0" wp14:anchorId="28123B4D" wp14:editId="5E79CD7E">
            <wp:extent cx="266400" cy="252000"/>
            <wp:effectExtent l="0" t="0" r="635" b="0"/>
            <wp:docPr id="884" name="Bildobjekt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 name="Star.png"/>
                    <pic:cNvPicPr/>
                  </pic:nvPicPr>
                  <pic:blipFill>
                    <a:blip r:embed="rId1129">
                      <a:extLst>
                        <a:ext uri="{28A0092B-C50C-407E-A947-70E740481C1C}">
                          <a14:useLocalDpi xmlns:a14="http://schemas.microsoft.com/office/drawing/2010/main" val="0"/>
                        </a:ext>
                      </a:extLst>
                    </a:blip>
                    <a:stretch>
                      <a:fillRect/>
                    </a:stretch>
                  </pic:blipFill>
                  <pic:spPr>
                    <a:xfrm>
                      <a:off x="0" y="0"/>
                      <a:ext cx="266400" cy="252000"/>
                    </a:xfrm>
                    <a:prstGeom prst="rect">
                      <a:avLst/>
                    </a:prstGeom>
                  </pic:spPr>
                </pic:pic>
              </a:graphicData>
            </a:graphic>
          </wp:inline>
        </w:drawing>
      </w:r>
    </w:p>
    <w:p w14:paraId="2CBCE102" w14:textId="5333962F" w:rsidR="00C658CA" w:rsidRPr="00D90E4F" w:rsidRDefault="00E233A4" w:rsidP="00A71CDA">
      <w:r w:rsidRPr="00D90E4F">
        <w:t xml:space="preserve">By clicking on this </w:t>
      </w:r>
      <w:r w:rsidR="00A71CDA" w:rsidRPr="00D90E4F">
        <w:t>button,</w:t>
      </w:r>
      <w:r w:rsidRPr="00D90E4F">
        <w:t xml:space="preserve"> you </w:t>
      </w:r>
      <w:r w:rsidR="00A71CDA" w:rsidRPr="00D90E4F">
        <w:t xml:space="preserve">can add a new standard sheet. It will show following dialog. The </w:t>
      </w:r>
      <w:r w:rsidR="00907673" w:rsidRPr="00D90E4F">
        <w:t xml:space="preserve">functionality of this dialog is described in </w:t>
      </w:r>
      <w:hyperlink w:anchor="_Standard_sheets" w:history="1">
        <w:r w:rsidR="00907673" w:rsidRPr="00D90E4F">
          <w:rPr>
            <w:rStyle w:val="Hyperlnk"/>
          </w:rPr>
          <w:t>Standard sheets</w:t>
        </w:r>
      </w:hyperlink>
      <w:r w:rsidR="00907673" w:rsidRPr="00D90E4F">
        <w:t>.</w:t>
      </w:r>
    </w:p>
    <w:p w14:paraId="6510C212" w14:textId="77777777" w:rsidR="00A71CDA" w:rsidRPr="00D90E4F" w:rsidRDefault="00A71CDA" w:rsidP="00A71CDA">
      <w:pPr>
        <w:pStyle w:val="Rubrik5"/>
      </w:pPr>
      <w:r w:rsidRPr="00D90E4F">
        <w:t>Add or remove</w:t>
      </w:r>
    </w:p>
    <w:p w14:paraId="4EF21D28" w14:textId="77777777" w:rsidR="00A71CDA" w:rsidRPr="00D90E4F" w:rsidRDefault="00A71CDA" w:rsidP="00A71CDA">
      <w:r w:rsidRPr="00D90E4F">
        <w:rPr>
          <w:noProof/>
        </w:rPr>
        <w:drawing>
          <wp:inline distT="0" distB="0" distL="0" distR="0" wp14:anchorId="01CD306C" wp14:editId="37C743F3">
            <wp:extent cx="615600" cy="280800"/>
            <wp:effectExtent l="0" t="0" r="0" b="5080"/>
            <wp:docPr id="890" name="Bildobjekt 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 name="+-.png"/>
                    <pic:cNvPicPr/>
                  </pic:nvPicPr>
                  <pic:blipFill>
                    <a:blip r:embed="rId1104">
                      <a:extLst>
                        <a:ext uri="{28A0092B-C50C-407E-A947-70E740481C1C}">
                          <a14:useLocalDpi xmlns:a14="http://schemas.microsoft.com/office/drawing/2010/main" val="0"/>
                        </a:ext>
                      </a:extLst>
                    </a:blip>
                    <a:stretch>
                      <a:fillRect/>
                    </a:stretch>
                  </pic:blipFill>
                  <pic:spPr>
                    <a:xfrm>
                      <a:off x="0" y="0"/>
                      <a:ext cx="615600" cy="280800"/>
                    </a:xfrm>
                    <a:prstGeom prst="rect">
                      <a:avLst/>
                    </a:prstGeom>
                  </pic:spPr>
                </pic:pic>
              </a:graphicData>
            </a:graphic>
          </wp:inline>
        </w:drawing>
      </w:r>
    </w:p>
    <w:p w14:paraId="39556199" w14:textId="77777777" w:rsidR="00907673" w:rsidRPr="00D90E4F" w:rsidRDefault="00A71CDA" w:rsidP="00A71CDA">
      <w:pPr>
        <w:keepNext/>
      </w:pPr>
      <w:r w:rsidRPr="00D90E4F">
        <w:t>B</w:t>
      </w:r>
      <w:r w:rsidR="00C658CA" w:rsidRPr="00D90E4F">
        <w:t>y using the + and – buttons you can add or remove sheets in the list.</w:t>
      </w:r>
    </w:p>
    <w:p w14:paraId="1B8DEACC" w14:textId="77777777" w:rsidR="00A71CDA" w:rsidRPr="00D90E4F" w:rsidRDefault="00A71CDA" w:rsidP="00313E9C">
      <w:pPr>
        <w:pStyle w:val="Rubrik5"/>
      </w:pPr>
      <w:r w:rsidRPr="00D90E4F">
        <w:t xml:space="preserve">Move </w:t>
      </w:r>
      <w:r w:rsidR="00313E9C" w:rsidRPr="00D90E4F">
        <w:t>sheets up or down</w:t>
      </w:r>
    </w:p>
    <w:p w14:paraId="2E756123" w14:textId="77777777" w:rsidR="00313E9C" w:rsidRPr="00D90E4F" w:rsidRDefault="00313E9C" w:rsidP="00313E9C">
      <w:r w:rsidRPr="00D90E4F">
        <w:rPr>
          <w:noProof/>
        </w:rPr>
        <w:drawing>
          <wp:inline distT="0" distB="0" distL="0" distR="0" wp14:anchorId="72869B44" wp14:editId="30FF7651">
            <wp:extent cx="622800" cy="298800"/>
            <wp:effectExtent l="0" t="0" r="6350" b="6350"/>
            <wp:docPr id="893" name="Bildobjekt 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 name="UppDown.png"/>
                    <pic:cNvPicPr/>
                  </pic:nvPicPr>
                  <pic:blipFill>
                    <a:blip r:embed="rId1130">
                      <a:extLst>
                        <a:ext uri="{28A0092B-C50C-407E-A947-70E740481C1C}">
                          <a14:useLocalDpi xmlns:a14="http://schemas.microsoft.com/office/drawing/2010/main" val="0"/>
                        </a:ext>
                      </a:extLst>
                    </a:blip>
                    <a:stretch>
                      <a:fillRect/>
                    </a:stretch>
                  </pic:blipFill>
                  <pic:spPr>
                    <a:xfrm>
                      <a:off x="0" y="0"/>
                      <a:ext cx="622800" cy="298800"/>
                    </a:xfrm>
                    <a:prstGeom prst="rect">
                      <a:avLst/>
                    </a:prstGeom>
                  </pic:spPr>
                </pic:pic>
              </a:graphicData>
            </a:graphic>
          </wp:inline>
        </w:drawing>
      </w:r>
    </w:p>
    <w:p w14:paraId="681C4B10" w14:textId="38389FEA" w:rsidR="00313E9C" w:rsidRPr="00D90E4F" w:rsidRDefault="00313E9C" w:rsidP="00313E9C">
      <w:r w:rsidRPr="00D90E4F">
        <w:lastRenderedPageBreak/>
        <w:t xml:space="preserve">By using the arrows, you can move selected sheet up or down in the list. This is important if you want to control the exact nest order of the sheets. To be able to use this you must activate </w:t>
      </w:r>
      <w:hyperlink w:anchor="_By_list_order" w:history="1">
        <w:r w:rsidRPr="00D90E4F">
          <w:rPr>
            <w:rStyle w:val="Hyperlnk"/>
          </w:rPr>
          <w:t>By list order</w:t>
        </w:r>
      </w:hyperlink>
      <w:r w:rsidRPr="00D90E4F">
        <w:t xml:space="preserve"> in the sheet selection.</w:t>
      </w:r>
    </w:p>
    <w:p w14:paraId="20788C5E" w14:textId="77777777" w:rsidR="00C658CA" w:rsidRPr="00D90E4F" w:rsidRDefault="00C658CA" w:rsidP="00C658CA">
      <w:pPr>
        <w:pStyle w:val="Rubrik3"/>
      </w:pPr>
      <w:bookmarkStart w:id="1223" w:name="_Toc129002976"/>
      <w:r w:rsidRPr="00D90E4F">
        <w:t>Individual Sheet settings</w:t>
      </w:r>
      <w:bookmarkEnd w:id="1223"/>
    </w:p>
    <w:p w14:paraId="4BADA6AC" w14:textId="77777777" w:rsidR="00C658CA" w:rsidRPr="00D90E4F" w:rsidRDefault="00C658CA" w:rsidP="00C658CA">
      <w:pPr>
        <w:keepNext/>
      </w:pPr>
      <w:r w:rsidRPr="00D90E4F">
        <w:rPr>
          <w:noProof/>
        </w:rPr>
        <w:drawing>
          <wp:inline distT="0" distB="0" distL="0" distR="0" wp14:anchorId="536AC995" wp14:editId="42C42FE5">
            <wp:extent cx="2088000" cy="1080000"/>
            <wp:effectExtent l="0" t="0" r="7620" b="6350"/>
            <wp:docPr id="895" name="Bildobjekt 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 name="Image51.png"/>
                    <pic:cNvPicPr/>
                  </pic:nvPicPr>
                  <pic:blipFill>
                    <a:blip r:embed="rId1131">
                      <a:extLst>
                        <a:ext uri="{28A0092B-C50C-407E-A947-70E740481C1C}">
                          <a14:useLocalDpi xmlns:a14="http://schemas.microsoft.com/office/drawing/2010/main" val="0"/>
                        </a:ext>
                      </a:extLst>
                    </a:blip>
                    <a:stretch>
                      <a:fillRect/>
                    </a:stretch>
                  </pic:blipFill>
                  <pic:spPr>
                    <a:xfrm>
                      <a:off x="0" y="0"/>
                      <a:ext cx="2088000" cy="1080000"/>
                    </a:xfrm>
                    <a:prstGeom prst="rect">
                      <a:avLst/>
                    </a:prstGeom>
                  </pic:spPr>
                </pic:pic>
              </a:graphicData>
            </a:graphic>
          </wp:inline>
        </w:drawing>
      </w:r>
    </w:p>
    <w:p w14:paraId="5FDFFAFC" w14:textId="7528272D" w:rsidR="00C658CA" w:rsidRPr="00D90E4F" w:rsidRDefault="00C658CA" w:rsidP="00C658CA">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283</w:t>
      </w:r>
      <w:r w:rsidRPr="00D90E4F">
        <w:fldChar w:fldCharType="end"/>
      </w:r>
    </w:p>
    <w:p w14:paraId="2EAC81F8" w14:textId="77777777" w:rsidR="00C658CA" w:rsidRPr="00D90E4F" w:rsidRDefault="00C658CA" w:rsidP="00C658CA">
      <w:pPr>
        <w:pStyle w:val="Rubrik4"/>
      </w:pPr>
      <w:r w:rsidRPr="00D90E4F">
        <w:t>Quantity</w:t>
      </w:r>
    </w:p>
    <w:p w14:paraId="2B02DA91" w14:textId="77777777" w:rsidR="003C0222" w:rsidRPr="00D90E4F" w:rsidRDefault="003C0222" w:rsidP="0042313F">
      <w:r w:rsidRPr="00D90E4F">
        <w:t>If you increase the number than IGEMS will automatically generate new sheets if needed. IGEMS will never use more sheets than the quantity value.</w:t>
      </w:r>
    </w:p>
    <w:p w14:paraId="2787AD7E" w14:textId="77777777" w:rsidR="003C0222" w:rsidRPr="00D90E4F" w:rsidRDefault="003C0222" w:rsidP="003C0222">
      <w:pPr>
        <w:pStyle w:val="Rubrik4"/>
      </w:pPr>
      <w:r w:rsidRPr="00D90E4F">
        <w:t>Collar width</w:t>
      </w:r>
    </w:p>
    <w:p w14:paraId="1B1772D3" w14:textId="1915E082" w:rsidR="003C0222" w:rsidRPr="00D90E4F" w:rsidRDefault="003C0222" w:rsidP="0042313F">
      <w:r w:rsidRPr="00D90E4F">
        <w:t xml:space="preserve">Collar width is the border around the sheet that are not used for nesting. If you change the value in the nest it will update the actual sheet. You can read more about collar at the </w:t>
      </w:r>
      <w:hyperlink w:anchor="_Collar_width" w:history="1">
        <w:r w:rsidRPr="00D90E4F">
          <w:rPr>
            <w:rStyle w:val="Hyperlnk"/>
          </w:rPr>
          <w:t>Create sheet</w:t>
        </w:r>
      </w:hyperlink>
      <w:r w:rsidRPr="00D90E4F">
        <w:t xml:space="preserve"> command.</w:t>
      </w:r>
    </w:p>
    <w:p w14:paraId="6D9CB708" w14:textId="77777777" w:rsidR="003C0222" w:rsidRPr="00D90E4F" w:rsidRDefault="00CD61F4" w:rsidP="00CD61F4">
      <w:pPr>
        <w:pStyle w:val="Rubrik4"/>
      </w:pPr>
      <w:bookmarkStart w:id="1224" w:name="_Sheet_priority"/>
      <w:bookmarkEnd w:id="1224"/>
      <w:r w:rsidRPr="00D90E4F">
        <w:t>Sheet p</w:t>
      </w:r>
      <w:r w:rsidR="00931291" w:rsidRPr="00D90E4F">
        <w:t>riority</w:t>
      </w:r>
    </w:p>
    <w:p w14:paraId="30269875" w14:textId="77777777" w:rsidR="00C95520" w:rsidRPr="00D90E4F" w:rsidRDefault="00C95520" w:rsidP="00C95520">
      <w:pPr>
        <w:keepNext/>
      </w:pPr>
      <w:r w:rsidRPr="00D90E4F">
        <w:rPr>
          <w:noProof/>
        </w:rPr>
        <w:drawing>
          <wp:inline distT="0" distB="0" distL="0" distR="0" wp14:anchorId="7B6E4B11" wp14:editId="5142B413">
            <wp:extent cx="1904400" cy="1004400"/>
            <wp:effectExtent l="0" t="0" r="635" b="5715"/>
            <wp:docPr id="18969" name="Bildobjekt 18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 name="SheetPriority.png"/>
                    <pic:cNvPicPr/>
                  </pic:nvPicPr>
                  <pic:blipFill>
                    <a:blip r:embed="rId1132">
                      <a:extLst>
                        <a:ext uri="{28A0092B-C50C-407E-A947-70E740481C1C}">
                          <a14:useLocalDpi xmlns:a14="http://schemas.microsoft.com/office/drawing/2010/main" val="0"/>
                        </a:ext>
                      </a:extLst>
                    </a:blip>
                    <a:stretch>
                      <a:fillRect/>
                    </a:stretch>
                  </pic:blipFill>
                  <pic:spPr>
                    <a:xfrm>
                      <a:off x="0" y="0"/>
                      <a:ext cx="1904400" cy="1004400"/>
                    </a:xfrm>
                    <a:prstGeom prst="rect">
                      <a:avLst/>
                    </a:prstGeom>
                  </pic:spPr>
                </pic:pic>
              </a:graphicData>
            </a:graphic>
          </wp:inline>
        </w:drawing>
      </w:r>
    </w:p>
    <w:p w14:paraId="53B37F5E" w14:textId="6F4B2FF4" w:rsidR="00C95520" w:rsidRPr="00D90E4F" w:rsidRDefault="00C95520" w:rsidP="00C95520">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284</w:t>
      </w:r>
      <w:r w:rsidRPr="00D90E4F">
        <w:fldChar w:fldCharType="end"/>
      </w:r>
    </w:p>
    <w:p w14:paraId="282A2233" w14:textId="77777777" w:rsidR="00C95520" w:rsidRPr="00D90E4F" w:rsidRDefault="00C95520" w:rsidP="00C95520">
      <w:pPr>
        <w:keepNext/>
      </w:pPr>
      <w:r w:rsidRPr="00D90E4F">
        <w:t>Use the priority settings if you want that the nesting should use a particular sheet before another sheet.</w:t>
      </w:r>
      <w:r w:rsidR="003072B8" w:rsidRPr="00D90E4F">
        <w:t xml:space="preserve"> A Sheet with Highest priority will be used first.</w:t>
      </w:r>
    </w:p>
    <w:p w14:paraId="736ECB53" w14:textId="77777777" w:rsidR="003072B8" w:rsidRPr="00D90E4F" w:rsidRDefault="003072B8" w:rsidP="00C95520">
      <w:pPr>
        <w:keepNext/>
      </w:pPr>
      <w:r w:rsidRPr="00D90E4F">
        <w:rPr>
          <w:b/>
        </w:rPr>
        <w:t>Note!</w:t>
      </w:r>
      <w:r w:rsidRPr="00D90E4F">
        <w:t xml:space="preserve"> T</w:t>
      </w:r>
      <w:r w:rsidR="00CD61F4" w:rsidRPr="00D90E4F">
        <w:t xml:space="preserve">o be able to use the priority setting, the Sheet </w:t>
      </w:r>
      <w:r w:rsidR="00901139" w:rsidRPr="00D90E4F">
        <w:t xml:space="preserve">selection </w:t>
      </w:r>
      <w:r w:rsidR="00CD61F4" w:rsidRPr="00D90E4F">
        <w:t>must be set to Automatic.</w:t>
      </w:r>
    </w:p>
    <w:p w14:paraId="7C7B3652" w14:textId="77777777" w:rsidR="00CD61F4" w:rsidRPr="00D90E4F" w:rsidRDefault="00CD61F4" w:rsidP="00CD61F4">
      <w:pPr>
        <w:pStyle w:val="Rubrik4"/>
      </w:pPr>
      <w:r w:rsidRPr="00D90E4F">
        <w:t>Sheet information</w:t>
      </w:r>
    </w:p>
    <w:p w14:paraId="1DDFDBB5" w14:textId="77777777" w:rsidR="00CD61F4" w:rsidRPr="00D90E4F" w:rsidRDefault="00CD61F4" w:rsidP="00CD61F4">
      <w:pPr>
        <w:keepNext/>
      </w:pPr>
      <w:r w:rsidRPr="00D90E4F">
        <w:rPr>
          <w:noProof/>
        </w:rPr>
        <w:drawing>
          <wp:inline distT="0" distB="0" distL="0" distR="0" wp14:anchorId="07032222" wp14:editId="1E41350A">
            <wp:extent cx="1915200" cy="658800"/>
            <wp:effectExtent l="0" t="0" r="0" b="8255"/>
            <wp:docPr id="18981" name="Bildobjekt 18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 name="SheetInfo.png"/>
                    <pic:cNvPicPr/>
                  </pic:nvPicPr>
                  <pic:blipFill>
                    <a:blip r:embed="rId1133">
                      <a:extLst>
                        <a:ext uri="{28A0092B-C50C-407E-A947-70E740481C1C}">
                          <a14:useLocalDpi xmlns:a14="http://schemas.microsoft.com/office/drawing/2010/main" val="0"/>
                        </a:ext>
                      </a:extLst>
                    </a:blip>
                    <a:stretch>
                      <a:fillRect/>
                    </a:stretch>
                  </pic:blipFill>
                  <pic:spPr>
                    <a:xfrm>
                      <a:off x="0" y="0"/>
                      <a:ext cx="1915200" cy="658800"/>
                    </a:xfrm>
                    <a:prstGeom prst="rect">
                      <a:avLst/>
                    </a:prstGeom>
                  </pic:spPr>
                </pic:pic>
              </a:graphicData>
            </a:graphic>
          </wp:inline>
        </w:drawing>
      </w:r>
    </w:p>
    <w:p w14:paraId="2FFC623B" w14:textId="0190F1BF" w:rsidR="00931291" w:rsidRPr="00D90E4F" w:rsidRDefault="00CD61F4" w:rsidP="00CD61F4">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285</w:t>
      </w:r>
      <w:r w:rsidRPr="00D90E4F">
        <w:fldChar w:fldCharType="end"/>
      </w:r>
    </w:p>
    <w:p w14:paraId="0051431C" w14:textId="77777777" w:rsidR="00CD61F4" w:rsidRPr="00D90E4F" w:rsidRDefault="00901139" w:rsidP="00901139">
      <w:pPr>
        <w:pStyle w:val="Rubrik4"/>
      </w:pPr>
      <w:bookmarkStart w:id="1225" w:name="_Sheet_selection"/>
      <w:bookmarkEnd w:id="1225"/>
      <w:r w:rsidRPr="00D90E4F">
        <w:t>Sheet selection</w:t>
      </w:r>
    </w:p>
    <w:p w14:paraId="48883C33" w14:textId="77777777" w:rsidR="00901139" w:rsidRPr="00D90E4F" w:rsidRDefault="00901139" w:rsidP="00901139">
      <w:pPr>
        <w:keepNext/>
      </w:pPr>
      <w:r w:rsidRPr="00D90E4F">
        <w:rPr>
          <w:noProof/>
        </w:rPr>
        <w:drawing>
          <wp:inline distT="0" distB="0" distL="0" distR="0" wp14:anchorId="469C8D6F" wp14:editId="7EEABC21">
            <wp:extent cx="2012400" cy="543600"/>
            <wp:effectExtent l="0" t="0" r="6985" b="8890"/>
            <wp:docPr id="867" name="Bildobjekt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 name="SheetSelection.png"/>
                    <pic:cNvPicPr/>
                  </pic:nvPicPr>
                  <pic:blipFill>
                    <a:blip r:embed="rId1134">
                      <a:extLst>
                        <a:ext uri="{28A0092B-C50C-407E-A947-70E740481C1C}">
                          <a14:useLocalDpi xmlns:a14="http://schemas.microsoft.com/office/drawing/2010/main" val="0"/>
                        </a:ext>
                      </a:extLst>
                    </a:blip>
                    <a:stretch>
                      <a:fillRect/>
                    </a:stretch>
                  </pic:blipFill>
                  <pic:spPr>
                    <a:xfrm>
                      <a:off x="0" y="0"/>
                      <a:ext cx="2012400" cy="543600"/>
                    </a:xfrm>
                    <a:prstGeom prst="rect">
                      <a:avLst/>
                    </a:prstGeom>
                  </pic:spPr>
                </pic:pic>
              </a:graphicData>
            </a:graphic>
          </wp:inline>
        </w:drawing>
      </w:r>
    </w:p>
    <w:p w14:paraId="2D7A3EC1" w14:textId="0A50278C" w:rsidR="00901139" w:rsidRPr="00D90E4F" w:rsidRDefault="00901139" w:rsidP="00901139">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286</w:t>
      </w:r>
      <w:r w:rsidRPr="00D90E4F">
        <w:fldChar w:fldCharType="end"/>
      </w:r>
    </w:p>
    <w:p w14:paraId="45C64C41" w14:textId="77777777" w:rsidR="00CD61F4" w:rsidRPr="00D90E4F" w:rsidRDefault="00FE468F" w:rsidP="00CD61F4">
      <w:r w:rsidRPr="00D90E4F">
        <w:t xml:space="preserve">There </w:t>
      </w:r>
      <w:r w:rsidR="00100270" w:rsidRPr="00D90E4F">
        <w:t>are</w:t>
      </w:r>
      <w:r w:rsidRPr="00D90E4F">
        <w:t xml:space="preserve"> two main options to control the nest order of the sheets.</w:t>
      </w:r>
    </w:p>
    <w:p w14:paraId="636820CB" w14:textId="77777777" w:rsidR="00FE468F" w:rsidRPr="00D90E4F" w:rsidRDefault="00FE468F" w:rsidP="00FE468F">
      <w:pPr>
        <w:pStyle w:val="Rubrik5"/>
      </w:pPr>
      <w:r w:rsidRPr="00D90E4F">
        <w:t>Automatic</w:t>
      </w:r>
    </w:p>
    <w:p w14:paraId="2CBEFB04" w14:textId="568FD6A5" w:rsidR="00FE468F" w:rsidRPr="00D90E4F" w:rsidRDefault="00FE468F" w:rsidP="00FE468F">
      <w:r w:rsidRPr="00D90E4F">
        <w:t>In this case IGEMS will select t</w:t>
      </w:r>
      <w:r w:rsidR="00E233A4" w:rsidRPr="00D90E4F">
        <w:t xml:space="preserve">he sheet order automatically. If you have added any </w:t>
      </w:r>
      <w:hyperlink w:anchor="_Sheet_priority" w:history="1">
        <w:r w:rsidR="00E233A4" w:rsidRPr="00D90E4F">
          <w:rPr>
            <w:rStyle w:val="Hyperlnk"/>
          </w:rPr>
          <w:t>Sheet priority</w:t>
        </w:r>
      </w:hyperlink>
      <w:r w:rsidR="00E233A4" w:rsidRPr="00D90E4F">
        <w:t xml:space="preserve"> then this will be taking in account during the nesting.</w:t>
      </w:r>
    </w:p>
    <w:p w14:paraId="35B0982E" w14:textId="77777777" w:rsidR="00E233A4" w:rsidRPr="00D90E4F" w:rsidRDefault="00E233A4" w:rsidP="00E233A4">
      <w:pPr>
        <w:pStyle w:val="Rubrik5"/>
      </w:pPr>
      <w:bookmarkStart w:id="1226" w:name="_By_list_order"/>
      <w:bookmarkEnd w:id="1226"/>
      <w:r w:rsidRPr="00D90E4F">
        <w:t>By list order</w:t>
      </w:r>
    </w:p>
    <w:p w14:paraId="52CADA60" w14:textId="5D76587E" w:rsidR="0042313F" w:rsidRPr="00D90E4F" w:rsidRDefault="00E233A4" w:rsidP="0042313F">
      <w:r w:rsidRPr="00D90E4F">
        <w:t xml:space="preserve">By using this option you will force IGEMS to take the sheets exactly as it is </w:t>
      </w:r>
      <w:hyperlink w:anchor="_Sheet_list" w:history="1">
        <w:r w:rsidRPr="00D90E4F">
          <w:rPr>
            <w:rStyle w:val="Hyperlnk"/>
          </w:rPr>
          <w:t>in the list</w:t>
        </w:r>
      </w:hyperlink>
      <w:r w:rsidRPr="00D90E4F">
        <w:t>.</w:t>
      </w:r>
    </w:p>
    <w:p w14:paraId="4B288185" w14:textId="77777777" w:rsidR="00E233A4" w:rsidRPr="00D90E4F" w:rsidRDefault="00D23CCD" w:rsidP="00D23CCD">
      <w:pPr>
        <w:pStyle w:val="Rubrik3"/>
      </w:pPr>
      <w:bookmarkStart w:id="1227" w:name="_Toc129002977"/>
      <w:r w:rsidRPr="00D90E4F">
        <w:t>Obstacles</w:t>
      </w:r>
      <w:bookmarkEnd w:id="1227"/>
    </w:p>
    <w:p w14:paraId="6BFDB3B0" w14:textId="77777777" w:rsidR="00D23CCD" w:rsidRPr="00D90E4F" w:rsidRDefault="00E70B22" w:rsidP="00D23CCD">
      <w:r w:rsidRPr="00D90E4F">
        <w:t>When you select the sheets, you can at the same time sel</w:t>
      </w:r>
      <w:r w:rsidR="00646DC1" w:rsidRPr="00D90E4F">
        <w:t>ect obstacles. Obstacles describe areas where you don’t want parts to be placed.</w:t>
      </w:r>
    </w:p>
    <w:p w14:paraId="7EE3681C" w14:textId="77777777" w:rsidR="00E94482" w:rsidRPr="00D90E4F" w:rsidRDefault="00E94482" w:rsidP="00D23CCD"/>
    <w:p w14:paraId="751E0011" w14:textId="77777777" w:rsidR="00646DC1" w:rsidRPr="00D90E4F" w:rsidRDefault="00646DC1" w:rsidP="00646DC1">
      <w:pPr>
        <w:pStyle w:val="Rubrik5"/>
      </w:pPr>
      <w:r w:rsidRPr="00D90E4F">
        <w:lastRenderedPageBreak/>
        <w:t>Closed obstacles</w:t>
      </w:r>
    </w:p>
    <w:p w14:paraId="1AF57CCC" w14:textId="77777777" w:rsidR="00646DC1" w:rsidRPr="00D90E4F" w:rsidRDefault="00100270" w:rsidP="00646DC1">
      <w:pPr>
        <w:keepNext/>
      </w:pPr>
      <w:r w:rsidRPr="00D90E4F">
        <w:rPr>
          <w:noProof/>
        </w:rPr>
        <w:drawing>
          <wp:inline distT="0" distB="0" distL="0" distR="0" wp14:anchorId="0E4031E8" wp14:editId="4FC744C2">
            <wp:extent cx="3831194" cy="1955549"/>
            <wp:effectExtent l="0" t="0" r="0" b="6985"/>
            <wp:docPr id="48320" name="Bildobjekt 48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0" name="obstacles-1.png"/>
                    <pic:cNvPicPr/>
                  </pic:nvPicPr>
                  <pic:blipFill>
                    <a:blip r:embed="rId1135">
                      <a:extLst>
                        <a:ext uri="{28A0092B-C50C-407E-A947-70E740481C1C}">
                          <a14:useLocalDpi xmlns:a14="http://schemas.microsoft.com/office/drawing/2010/main" val="0"/>
                        </a:ext>
                      </a:extLst>
                    </a:blip>
                    <a:stretch>
                      <a:fillRect/>
                    </a:stretch>
                  </pic:blipFill>
                  <pic:spPr>
                    <a:xfrm>
                      <a:off x="0" y="0"/>
                      <a:ext cx="3848686" cy="1964477"/>
                    </a:xfrm>
                    <a:prstGeom prst="rect">
                      <a:avLst/>
                    </a:prstGeom>
                  </pic:spPr>
                </pic:pic>
              </a:graphicData>
            </a:graphic>
          </wp:inline>
        </w:drawing>
      </w:r>
    </w:p>
    <w:p w14:paraId="56C151E2" w14:textId="45F03101" w:rsidR="00646DC1" w:rsidRPr="00D90E4F" w:rsidRDefault="00646DC1" w:rsidP="00646DC1">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287</w:t>
      </w:r>
      <w:r w:rsidRPr="00D90E4F">
        <w:fldChar w:fldCharType="end"/>
      </w:r>
    </w:p>
    <w:p w14:paraId="516F38A5" w14:textId="77777777" w:rsidR="00E70B22" w:rsidRPr="00D90E4F" w:rsidRDefault="00646DC1" w:rsidP="00D23CCD">
      <w:r w:rsidRPr="00D90E4F">
        <w:t xml:space="preserve">In this case two closed geometries are describing the obstacles. </w:t>
      </w:r>
      <w:r w:rsidR="00054F3E" w:rsidRPr="00D90E4F">
        <w:t xml:space="preserve">Auto nest will not place any parts inside closed obstacles. </w:t>
      </w:r>
      <w:r w:rsidRPr="00D90E4F">
        <w:t>The example above may give following result.</w:t>
      </w:r>
    </w:p>
    <w:p w14:paraId="32DD0136" w14:textId="77777777" w:rsidR="00646DC1" w:rsidRPr="00D90E4F" w:rsidRDefault="00855A07" w:rsidP="00646DC1">
      <w:pPr>
        <w:keepNext/>
      </w:pPr>
      <w:r w:rsidRPr="00D90E4F">
        <w:rPr>
          <w:noProof/>
        </w:rPr>
        <w:drawing>
          <wp:inline distT="0" distB="0" distL="0" distR="0" wp14:anchorId="2AA59826" wp14:editId="2DCAC332">
            <wp:extent cx="3877200" cy="2019600"/>
            <wp:effectExtent l="0" t="0" r="0" b="0"/>
            <wp:docPr id="48321" name="Bildobjekt 48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1" name="Image21.png"/>
                    <pic:cNvPicPr/>
                  </pic:nvPicPr>
                  <pic:blipFill>
                    <a:blip r:embed="rId1136">
                      <a:extLst>
                        <a:ext uri="{28A0092B-C50C-407E-A947-70E740481C1C}">
                          <a14:useLocalDpi xmlns:a14="http://schemas.microsoft.com/office/drawing/2010/main" val="0"/>
                        </a:ext>
                      </a:extLst>
                    </a:blip>
                    <a:stretch>
                      <a:fillRect/>
                    </a:stretch>
                  </pic:blipFill>
                  <pic:spPr>
                    <a:xfrm>
                      <a:off x="0" y="0"/>
                      <a:ext cx="3877200" cy="2019600"/>
                    </a:xfrm>
                    <a:prstGeom prst="rect">
                      <a:avLst/>
                    </a:prstGeom>
                  </pic:spPr>
                </pic:pic>
              </a:graphicData>
            </a:graphic>
          </wp:inline>
        </w:drawing>
      </w:r>
    </w:p>
    <w:p w14:paraId="63844457" w14:textId="0BA5CF7E" w:rsidR="00646DC1" w:rsidRPr="00D90E4F" w:rsidRDefault="00646DC1" w:rsidP="00646DC1">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288</w:t>
      </w:r>
      <w:r w:rsidRPr="00D90E4F">
        <w:fldChar w:fldCharType="end"/>
      </w:r>
    </w:p>
    <w:p w14:paraId="643EA1A2" w14:textId="77777777" w:rsidR="00C71FBD" w:rsidRPr="00D90E4F" w:rsidRDefault="00C22682" w:rsidP="00C71FBD">
      <w:r w:rsidRPr="00D90E4F">
        <w:t>Also,</w:t>
      </w:r>
      <w:r w:rsidR="00C71FBD" w:rsidRPr="00D90E4F">
        <w:t xml:space="preserve"> already placed parts on a sheet can be used as obstacles.</w:t>
      </w:r>
    </w:p>
    <w:p w14:paraId="51CBB07F" w14:textId="77777777" w:rsidR="00646DC1" w:rsidRPr="00D90E4F" w:rsidRDefault="00646DC1" w:rsidP="0083028B">
      <w:pPr>
        <w:pStyle w:val="Rubrik5"/>
      </w:pPr>
      <w:r w:rsidRPr="00D90E4F">
        <w:t>Open obstacles</w:t>
      </w:r>
    </w:p>
    <w:p w14:paraId="0E3EE084" w14:textId="77777777" w:rsidR="00C71FBD" w:rsidRPr="00D90E4F" w:rsidRDefault="009037E1" w:rsidP="00C71FBD">
      <w:pPr>
        <w:keepNext/>
      </w:pPr>
      <w:r w:rsidRPr="00D90E4F">
        <w:rPr>
          <w:noProof/>
        </w:rPr>
        <w:drawing>
          <wp:inline distT="0" distB="0" distL="0" distR="0" wp14:anchorId="56AF2363" wp14:editId="17ED7F15">
            <wp:extent cx="3279600" cy="1713600"/>
            <wp:effectExtent l="0" t="0" r="0" b="1270"/>
            <wp:docPr id="48322" name="Bildobjekt 48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2" name="Image23.png"/>
                    <pic:cNvPicPr/>
                  </pic:nvPicPr>
                  <pic:blipFill>
                    <a:blip r:embed="rId1137">
                      <a:extLst>
                        <a:ext uri="{28A0092B-C50C-407E-A947-70E740481C1C}">
                          <a14:useLocalDpi xmlns:a14="http://schemas.microsoft.com/office/drawing/2010/main" val="0"/>
                        </a:ext>
                      </a:extLst>
                    </a:blip>
                    <a:stretch>
                      <a:fillRect/>
                    </a:stretch>
                  </pic:blipFill>
                  <pic:spPr>
                    <a:xfrm>
                      <a:off x="0" y="0"/>
                      <a:ext cx="3279600" cy="1713600"/>
                    </a:xfrm>
                    <a:prstGeom prst="rect">
                      <a:avLst/>
                    </a:prstGeom>
                  </pic:spPr>
                </pic:pic>
              </a:graphicData>
            </a:graphic>
          </wp:inline>
        </w:drawing>
      </w:r>
    </w:p>
    <w:p w14:paraId="1D37DC68" w14:textId="625AC0E7" w:rsidR="00646DC1" w:rsidRPr="00D90E4F" w:rsidRDefault="00C71FBD" w:rsidP="00C71FBD">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289</w:t>
      </w:r>
      <w:r w:rsidRPr="00D90E4F">
        <w:fldChar w:fldCharType="end"/>
      </w:r>
    </w:p>
    <w:p w14:paraId="030F3AF5" w14:textId="77777777" w:rsidR="00E70B22" w:rsidRPr="00D90E4F" w:rsidRDefault="00AC36FF" w:rsidP="00D23CCD">
      <w:r w:rsidRPr="00D90E4F">
        <w:t>If the obstacle</w:t>
      </w:r>
      <w:r w:rsidR="000718D4" w:rsidRPr="00D90E4F">
        <w:t xml:space="preserve"> is</w:t>
      </w:r>
      <w:r w:rsidR="00C71FBD" w:rsidRPr="00D90E4F">
        <w:t xml:space="preserve"> open object</w:t>
      </w:r>
      <w:r w:rsidR="000718D4" w:rsidRPr="00D90E4F">
        <w:t>s</w:t>
      </w:r>
      <w:r w:rsidR="00C71FBD" w:rsidRPr="00D90E4F">
        <w:t xml:space="preserve">, then IGEMS will place parts around the obstacles. This feature can be use if you have a scratch or </w:t>
      </w:r>
      <w:r w:rsidR="00687090" w:rsidRPr="00D90E4F">
        <w:t xml:space="preserve">a </w:t>
      </w:r>
      <w:r w:rsidR="00C71FBD" w:rsidRPr="00D90E4F">
        <w:t>damage in the surface of the sheet.</w:t>
      </w:r>
    </w:p>
    <w:p w14:paraId="7A556CD1" w14:textId="77777777" w:rsidR="00C71FBD" w:rsidRPr="00D90E4F" w:rsidRDefault="009037E1" w:rsidP="00C71FBD">
      <w:pPr>
        <w:keepNext/>
      </w:pPr>
      <w:r w:rsidRPr="00D90E4F">
        <w:rPr>
          <w:noProof/>
        </w:rPr>
        <w:drawing>
          <wp:inline distT="0" distB="0" distL="0" distR="0" wp14:anchorId="0D31149C" wp14:editId="2EF05F31">
            <wp:extent cx="3240000" cy="1684800"/>
            <wp:effectExtent l="0" t="0" r="0" b="0"/>
            <wp:docPr id="48323" name="Bildobjekt 48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3" name="openobstacles.png"/>
                    <pic:cNvPicPr/>
                  </pic:nvPicPr>
                  <pic:blipFill>
                    <a:blip r:embed="rId1138">
                      <a:extLst>
                        <a:ext uri="{28A0092B-C50C-407E-A947-70E740481C1C}">
                          <a14:useLocalDpi xmlns:a14="http://schemas.microsoft.com/office/drawing/2010/main" val="0"/>
                        </a:ext>
                      </a:extLst>
                    </a:blip>
                    <a:stretch>
                      <a:fillRect/>
                    </a:stretch>
                  </pic:blipFill>
                  <pic:spPr>
                    <a:xfrm>
                      <a:off x="0" y="0"/>
                      <a:ext cx="3240000" cy="1684800"/>
                    </a:xfrm>
                    <a:prstGeom prst="rect">
                      <a:avLst/>
                    </a:prstGeom>
                  </pic:spPr>
                </pic:pic>
              </a:graphicData>
            </a:graphic>
          </wp:inline>
        </w:drawing>
      </w:r>
    </w:p>
    <w:p w14:paraId="3A3C8763" w14:textId="598AFE00" w:rsidR="00C71FBD" w:rsidRPr="00D90E4F" w:rsidRDefault="00C71FBD" w:rsidP="00C71FBD">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290</w:t>
      </w:r>
      <w:r w:rsidRPr="00D90E4F">
        <w:fldChar w:fldCharType="end"/>
      </w:r>
    </w:p>
    <w:p w14:paraId="3F22BC4E" w14:textId="77777777" w:rsidR="001066D1" w:rsidRPr="00D90E4F" w:rsidRDefault="001066D1" w:rsidP="001066D1">
      <w:pPr>
        <w:pStyle w:val="Rubrik5"/>
      </w:pPr>
      <w:r w:rsidRPr="00D90E4F">
        <w:t>Use parts as obstacles</w:t>
      </w:r>
    </w:p>
    <w:p w14:paraId="329EBFEC" w14:textId="4869E219" w:rsidR="001066D1" w:rsidRPr="00D90E4F" w:rsidRDefault="001066D1" w:rsidP="001066D1">
      <w:r w:rsidRPr="00D90E4F">
        <w:t xml:space="preserve">If you want you can also use already placed parts as obstacles. In the example below the 15 green parts has been placed by </w:t>
      </w:r>
      <w:hyperlink w:anchor="_Single_nest" w:history="1">
        <w:r w:rsidRPr="00D90E4F">
          <w:rPr>
            <w:rStyle w:val="Hyperlnk"/>
          </w:rPr>
          <w:t>Single</w:t>
        </w:r>
        <w:r w:rsidR="00484CFF" w:rsidRPr="00D90E4F">
          <w:rPr>
            <w:rStyle w:val="Hyperlnk"/>
          </w:rPr>
          <w:t xml:space="preserve"> nest</w:t>
        </w:r>
      </w:hyperlink>
      <w:r w:rsidRPr="00D90E4F">
        <w:t xml:space="preserve"> and being selected as obstacles.</w:t>
      </w:r>
    </w:p>
    <w:p w14:paraId="0F35946F" w14:textId="77777777" w:rsidR="00314252" w:rsidRPr="00D90E4F" w:rsidRDefault="00314252" w:rsidP="00314252">
      <w:pPr>
        <w:keepNext/>
      </w:pPr>
      <w:r w:rsidRPr="00D90E4F">
        <w:rPr>
          <w:noProof/>
        </w:rPr>
        <w:lastRenderedPageBreak/>
        <w:drawing>
          <wp:inline distT="0" distB="0" distL="0" distR="0" wp14:anchorId="5680AF52" wp14:editId="530BDF67">
            <wp:extent cx="3408630" cy="1718531"/>
            <wp:effectExtent l="0" t="0" r="1905" b="0"/>
            <wp:docPr id="18903" name="Bildobjekt 18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 name="Obstacles-2.png"/>
                    <pic:cNvPicPr/>
                  </pic:nvPicPr>
                  <pic:blipFill>
                    <a:blip r:embed="rId1139" cstate="print">
                      <a:extLst>
                        <a:ext uri="{28A0092B-C50C-407E-A947-70E740481C1C}">
                          <a14:useLocalDpi xmlns:a14="http://schemas.microsoft.com/office/drawing/2010/main" val="0"/>
                        </a:ext>
                      </a:extLst>
                    </a:blip>
                    <a:stretch>
                      <a:fillRect/>
                    </a:stretch>
                  </pic:blipFill>
                  <pic:spPr>
                    <a:xfrm>
                      <a:off x="0" y="0"/>
                      <a:ext cx="3426391" cy="1727486"/>
                    </a:xfrm>
                    <a:prstGeom prst="rect">
                      <a:avLst/>
                    </a:prstGeom>
                  </pic:spPr>
                </pic:pic>
              </a:graphicData>
            </a:graphic>
          </wp:inline>
        </w:drawing>
      </w:r>
    </w:p>
    <w:p w14:paraId="158C15AF" w14:textId="7622922C" w:rsidR="001066D1" w:rsidRPr="00D90E4F" w:rsidRDefault="00314252" w:rsidP="00314252">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291</w:t>
      </w:r>
      <w:r w:rsidRPr="00D90E4F">
        <w:fldChar w:fldCharType="end"/>
      </w:r>
    </w:p>
    <w:p w14:paraId="3A288642" w14:textId="77777777" w:rsidR="00E70B22" w:rsidRPr="00D90E4F" w:rsidRDefault="00AC36FF" w:rsidP="00AC36FF">
      <w:pPr>
        <w:pStyle w:val="Rubrik3"/>
      </w:pPr>
      <w:bookmarkStart w:id="1228" w:name="_Toc129002978"/>
      <w:r w:rsidRPr="00D90E4F">
        <w:t>Nest settings</w:t>
      </w:r>
      <w:bookmarkEnd w:id="1228"/>
    </w:p>
    <w:p w14:paraId="3FB367D8" w14:textId="77777777" w:rsidR="00AC36FF" w:rsidRPr="00D90E4F" w:rsidRDefault="00AC36FF" w:rsidP="00AC36FF">
      <w:r w:rsidRPr="00D90E4F">
        <w:t>On the right side of the dialog is the general nest settings.</w:t>
      </w:r>
    </w:p>
    <w:p w14:paraId="60A3A973" w14:textId="77777777" w:rsidR="008A0219" w:rsidRPr="00D90E4F" w:rsidRDefault="009037E1" w:rsidP="008A0219">
      <w:pPr>
        <w:keepNext/>
      </w:pPr>
      <w:r w:rsidRPr="00D90E4F">
        <w:rPr>
          <w:noProof/>
        </w:rPr>
        <w:drawing>
          <wp:inline distT="0" distB="0" distL="0" distR="0" wp14:anchorId="2B141767" wp14:editId="3CD2A468">
            <wp:extent cx="2073600" cy="3441600"/>
            <wp:effectExtent l="0" t="0" r="3175" b="6985"/>
            <wp:docPr id="48324" name="Bildobjekt 48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4" name="Nestsettings.png"/>
                    <pic:cNvPicPr/>
                  </pic:nvPicPr>
                  <pic:blipFill>
                    <a:blip r:embed="rId1140">
                      <a:extLst>
                        <a:ext uri="{28A0092B-C50C-407E-A947-70E740481C1C}">
                          <a14:useLocalDpi xmlns:a14="http://schemas.microsoft.com/office/drawing/2010/main" val="0"/>
                        </a:ext>
                      </a:extLst>
                    </a:blip>
                    <a:stretch>
                      <a:fillRect/>
                    </a:stretch>
                  </pic:blipFill>
                  <pic:spPr>
                    <a:xfrm>
                      <a:off x="0" y="0"/>
                      <a:ext cx="2073600" cy="3441600"/>
                    </a:xfrm>
                    <a:prstGeom prst="rect">
                      <a:avLst/>
                    </a:prstGeom>
                  </pic:spPr>
                </pic:pic>
              </a:graphicData>
            </a:graphic>
          </wp:inline>
        </w:drawing>
      </w:r>
    </w:p>
    <w:p w14:paraId="01A894C5" w14:textId="41F1876F" w:rsidR="00AC36FF" w:rsidRPr="00D90E4F" w:rsidRDefault="008A0219" w:rsidP="008A0219">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292</w:t>
      </w:r>
      <w:r w:rsidRPr="00D90E4F">
        <w:fldChar w:fldCharType="end"/>
      </w:r>
    </w:p>
    <w:p w14:paraId="3B6003F0" w14:textId="77777777" w:rsidR="0042313F" w:rsidRPr="00D90E4F" w:rsidRDefault="008A0219" w:rsidP="008A0219">
      <w:pPr>
        <w:pStyle w:val="Rubrik4"/>
      </w:pPr>
      <w:r w:rsidRPr="00D90E4F">
        <w:t>Save your favorite settings</w:t>
      </w:r>
    </w:p>
    <w:p w14:paraId="6D83D4C5" w14:textId="77777777" w:rsidR="008A0219" w:rsidRPr="00D90E4F" w:rsidRDefault="008A0219" w:rsidP="008A0219">
      <w:pPr>
        <w:keepNext/>
      </w:pPr>
      <w:r w:rsidRPr="00D90E4F">
        <w:rPr>
          <w:noProof/>
        </w:rPr>
        <w:drawing>
          <wp:inline distT="0" distB="0" distL="0" distR="0" wp14:anchorId="77FA0963" wp14:editId="4E47127A">
            <wp:extent cx="2066400" cy="392400"/>
            <wp:effectExtent l="0" t="0" r="0" b="8255"/>
            <wp:docPr id="48297" name="Bildobjekt 4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7" name="NestSave.png"/>
                    <pic:cNvPicPr/>
                  </pic:nvPicPr>
                  <pic:blipFill>
                    <a:blip r:embed="rId1141">
                      <a:extLst>
                        <a:ext uri="{28A0092B-C50C-407E-A947-70E740481C1C}">
                          <a14:useLocalDpi xmlns:a14="http://schemas.microsoft.com/office/drawing/2010/main" val="0"/>
                        </a:ext>
                      </a:extLst>
                    </a:blip>
                    <a:stretch>
                      <a:fillRect/>
                    </a:stretch>
                  </pic:blipFill>
                  <pic:spPr>
                    <a:xfrm>
                      <a:off x="0" y="0"/>
                      <a:ext cx="2066400" cy="392400"/>
                    </a:xfrm>
                    <a:prstGeom prst="rect">
                      <a:avLst/>
                    </a:prstGeom>
                  </pic:spPr>
                </pic:pic>
              </a:graphicData>
            </a:graphic>
          </wp:inline>
        </w:drawing>
      </w:r>
    </w:p>
    <w:p w14:paraId="758672EA" w14:textId="0C79DF2F" w:rsidR="008A0219" w:rsidRPr="00D90E4F" w:rsidRDefault="008A0219" w:rsidP="008A0219">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293</w:t>
      </w:r>
      <w:r w:rsidRPr="00D90E4F">
        <w:fldChar w:fldCharType="end"/>
      </w:r>
    </w:p>
    <w:p w14:paraId="41F363D5" w14:textId="77777777" w:rsidR="008A0219" w:rsidRPr="00D90E4F" w:rsidRDefault="008A0219" w:rsidP="009D5FFB">
      <w:r w:rsidRPr="00D90E4F">
        <w:t>If you often switch between different nest settings then you can save your settings as a favorite. You can create a new favorite by clicking on the + button. If you have a favorite activated then you can activate the "Auto</w:t>
      </w:r>
      <w:r w:rsidR="000718D4" w:rsidRPr="00D90E4F">
        <w:t xml:space="preserve"> </w:t>
      </w:r>
      <w:r w:rsidRPr="00D90E4F">
        <w:t>save" button that will update the favorite automatically.</w:t>
      </w:r>
    </w:p>
    <w:p w14:paraId="3149C0B7" w14:textId="77777777" w:rsidR="008A0219" w:rsidRPr="00D90E4F" w:rsidRDefault="008A0219" w:rsidP="007375B3">
      <w:pPr>
        <w:pStyle w:val="Rubrik4"/>
      </w:pPr>
      <w:r w:rsidRPr="00D90E4F">
        <w:t>Part distance</w:t>
      </w:r>
    </w:p>
    <w:p w14:paraId="7572FA41" w14:textId="77777777" w:rsidR="007375B3" w:rsidRPr="00D90E4F" w:rsidRDefault="007375B3" w:rsidP="007375B3">
      <w:pPr>
        <w:keepNext/>
      </w:pPr>
      <w:r w:rsidRPr="00D90E4F">
        <w:rPr>
          <w:noProof/>
        </w:rPr>
        <w:drawing>
          <wp:inline distT="0" distB="0" distL="0" distR="0" wp14:anchorId="179CA15F" wp14:editId="6EE78530">
            <wp:extent cx="1951200" cy="360000"/>
            <wp:effectExtent l="0" t="0" r="0" b="2540"/>
            <wp:docPr id="48298" name="Bildobjekt 48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8" name="PartDist.png"/>
                    <pic:cNvPicPr/>
                  </pic:nvPicPr>
                  <pic:blipFill>
                    <a:blip r:embed="rId1142">
                      <a:extLst>
                        <a:ext uri="{28A0092B-C50C-407E-A947-70E740481C1C}">
                          <a14:useLocalDpi xmlns:a14="http://schemas.microsoft.com/office/drawing/2010/main" val="0"/>
                        </a:ext>
                      </a:extLst>
                    </a:blip>
                    <a:stretch>
                      <a:fillRect/>
                    </a:stretch>
                  </pic:blipFill>
                  <pic:spPr>
                    <a:xfrm>
                      <a:off x="0" y="0"/>
                      <a:ext cx="1951200" cy="360000"/>
                    </a:xfrm>
                    <a:prstGeom prst="rect">
                      <a:avLst/>
                    </a:prstGeom>
                  </pic:spPr>
                </pic:pic>
              </a:graphicData>
            </a:graphic>
          </wp:inline>
        </w:drawing>
      </w:r>
    </w:p>
    <w:p w14:paraId="56F77E48" w14:textId="0EBDD315" w:rsidR="007375B3" w:rsidRPr="00D90E4F" w:rsidRDefault="007375B3" w:rsidP="007375B3">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294</w:t>
      </w:r>
      <w:r w:rsidRPr="00D90E4F">
        <w:fldChar w:fldCharType="end"/>
      </w:r>
    </w:p>
    <w:p w14:paraId="6FB474EF" w14:textId="6E3C4497" w:rsidR="0067239E" w:rsidRPr="00D90E4F" w:rsidRDefault="007375B3" w:rsidP="009D5FFB">
      <w:r w:rsidRPr="00D90E4F">
        <w:t xml:space="preserve">Auto nest will not place the part closer than this value, except if you are using common cutline. If you activate the checkbox "by material" then the distance will be loaded from actual material. The </w:t>
      </w:r>
      <w:r w:rsidR="00A64EB2" w:rsidRPr="00D90E4F">
        <w:t>default part distance on</w:t>
      </w:r>
      <w:r w:rsidRPr="00D90E4F">
        <w:t xml:space="preserve"> each material can be set in the </w:t>
      </w:r>
      <w:hyperlink w:anchor="_Part_distance" w:history="1">
        <w:r w:rsidRPr="00D90E4F">
          <w:rPr>
            <w:rStyle w:val="Hyperlnk"/>
          </w:rPr>
          <w:t>material settings</w:t>
        </w:r>
      </w:hyperlink>
      <w:r w:rsidRPr="00D90E4F">
        <w:t>.</w:t>
      </w:r>
    </w:p>
    <w:p w14:paraId="78F6DA6D" w14:textId="77777777" w:rsidR="007375B3" w:rsidRPr="00D90E4F" w:rsidRDefault="00C861F0" w:rsidP="00C861F0">
      <w:pPr>
        <w:pStyle w:val="Rubrik4"/>
      </w:pPr>
      <w:r w:rsidRPr="00D90E4F">
        <w:t>Start corner</w:t>
      </w:r>
    </w:p>
    <w:p w14:paraId="31266D20" w14:textId="77777777" w:rsidR="009D5600" w:rsidRPr="00D90E4F" w:rsidRDefault="009D5600" w:rsidP="009D5600">
      <w:pPr>
        <w:keepNext/>
      </w:pPr>
      <w:r w:rsidRPr="00D90E4F">
        <w:rPr>
          <w:noProof/>
        </w:rPr>
        <w:drawing>
          <wp:inline distT="0" distB="0" distL="0" distR="0" wp14:anchorId="42ED6DCF" wp14:editId="299A8347">
            <wp:extent cx="1994400" cy="676800"/>
            <wp:effectExtent l="0" t="0" r="6350" b="9525"/>
            <wp:docPr id="48301" name="Bildobjekt 48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1" name="StartCorner1.png"/>
                    <pic:cNvPicPr/>
                  </pic:nvPicPr>
                  <pic:blipFill>
                    <a:blip r:embed="rId1143">
                      <a:extLst>
                        <a:ext uri="{28A0092B-C50C-407E-A947-70E740481C1C}">
                          <a14:useLocalDpi xmlns:a14="http://schemas.microsoft.com/office/drawing/2010/main" val="0"/>
                        </a:ext>
                      </a:extLst>
                    </a:blip>
                    <a:stretch>
                      <a:fillRect/>
                    </a:stretch>
                  </pic:blipFill>
                  <pic:spPr>
                    <a:xfrm>
                      <a:off x="0" y="0"/>
                      <a:ext cx="1994400" cy="676800"/>
                    </a:xfrm>
                    <a:prstGeom prst="rect">
                      <a:avLst/>
                    </a:prstGeom>
                  </pic:spPr>
                </pic:pic>
              </a:graphicData>
            </a:graphic>
          </wp:inline>
        </w:drawing>
      </w:r>
    </w:p>
    <w:p w14:paraId="2A354343" w14:textId="135FD5EE" w:rsidR="00C861F0" w:rsidRPr="00D90E4F" w:rsidRDefault="009D5600" w:rsidP="009D5600">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295</w:t>
      </w:r>
      <w:r w:rsidRPr="00D90E4F">
        <w:fldChar w:fldCharType="end"/>
      </w:r>
    </w:p>
    <w:p w14:paraId="586224A0" w14:textId="77777777" w:rsidR="00C861F0" w:rsidRPr="00D90E4F" w:rsidRDefault="009D5600" w:rsidP="009D5FFB">
      <w:r w:rsidRPr="00D90E4F">
        <w:lastRenderedPageBreak/>
        <w:t xml:space="preserve">With this setting, it's possible to control in which corner Auto nest should start to place parts. Below you can see the result of the different options. </w:t>
      </w:r>
    </w:p>
    <w:p w14:paraId="4823EC4F" w14:textId="77777777" w:rsidR="00A64EB2" w:rsidRPr="00D90E4F" w:rsidRDefault="00C861F0" w:rsidP="00A64EB2">
      <w:pPr>
        <w:keepNext/>
      </w:pPr>
      <w:r w:rsidRPr="00D90E4F">
        <w:rPr>
          <w:noProof/>
        </w:rPr>
        <w:drawing>
          <wp:inline distT="0" distB="0" distL="0" distR="0" wp14:anchorId="27AB15E8" wp14:editId="69743A53">
            <wp:extent cx="4816800" cy="1278000"/>
            <wp:effectExtent l="0" t="0" r="3175" b="0"/>
            <wp:docPr id="48299" name="Bildobjekt 48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9" name="StartCorner.png"/>
                    <pic:cNvPicPr/>
                  </pic:nvPicPr>
                  <pic:blipFill>
                    <a:blip r:embed="rId1144">
                      <a:extLst>
                        <a:ext uri="{28A0092B-C50C-407E-A947-70E740481C1C}">
                          <a14:useLocalDpi xmlns:a14="http://schemas.microsoft.com/office/drawing/2010/main" val="0"/>
                        </a:ext>
                      </a:extLst>
                    </a:blip>
                    <a:stretch>
                      <a:fillRect/>
                    </a:stretch>
                  </pic:blipFill>
                  <pic:spPr>
                    <a:xfrm>
                      <a:off x="0" y="0"/>
                      <a:ext cx="4816800" cy="1278000"/>
                    </a:xfrm>
                    <a:prstGeom prst="rect">
                      <a:avLst/>
                    </a:prstGeom>
                  </pic:spPr>
                </pic:pic>
              </a:graphicData>
            </a:graphic>
          </wp:inline>
        </w:drawing>
      </w:r>
    </w:p>
    <w:p w14:paraId="252D78E7" w14:textId="3E417C05" w:rsidR="007375B3" w:rsidRPr="00D90E4F" w:rsidRDefault="00A64EB2" w:rsidP="00A64EB2">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296</w:t>
      </w:r>
      <w:r w:rsidRPr="00D90E4F">
        <w:fldChar w:fldCharType="end"/>
      </w:r>
    </w:p>
    <w:p w14:paraId="5C840677" w14:textId="77777777" w:rsidR="00A64EB2" w:rsidRPr="00D90E4F" w:rsidRDefault="00A64EB2" w:rsidP="00A64EB2">
      <w:pPr>
        <w:pStyle w:val="Rubrik4"/>
      </w:pPr>
      <w:r w:rsidRPr="00D90E4F">
        <w:t>Direction</w:t>
      </w:r>
    </w:p>
    <w:p w14:paraId="4FF8E72F" w14:textId="77777777" w:rsidR="00A64EB2" w:rsidRPr="00D90E4F" w:rsidRDefault="00A64EB2" w:rsidP="00A64EB2">
      <w:pPr>
        <w:keepNext/>
      </w:pPr>
      <w:r w:rsidRPr="00D90E4F">
        <w:rPr>
          <w:noProof/>
        </w:rPr>
        <w:drawing>
          <wp:inline distT="0" distB="0" distL="0" distR="0" wp14:anchorId="2AEE6236" wp14:editId="163A8637">
            <wp:extent cx="1958400" cy="669600"/>
            <wp:effectExtent l="0" t="0" r="3810" b="0"/>
            <wp:docPr id="48303" name="Bildobjekt 48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3" name="Directon1.png"/>
                    <pic:cNvPicPr/>
                  </pic:nvPicPr>
                  <pic:blipFill>
                    <a:blip r:embed="rId1145">
                      <a:extLst>
                        <a:ext uri="{28A0092B-C50C-407E-A947-70E740481C1C}">
                          <a14:useLocalDpi xmlns:a14="http://schemas.microsoft.com/office/drawing/2010/main" val="0"/>
                        </a:ext>
                      </a:extLst>
                    </a:blip>
                    <a:stretch>
                      <a:fillRect/>
                    </a:stretch>
                  </pic:blipFill>
                  <pic:spPr>
                    <a:xfrm>
                      <a:off x="0" y="0"/>
                      <a:ext cx="1958400" cy="669600"/>
                    </a:xfrm>
                    <a:prstGeom prst="rect">
                      <a:avLst/>
                    </a:prstGeom>
                  </pic:spPr>
                </pic:pic>
              </a:graphicData>
            </a:graphic>
          </wp:inline>
        </w:drawing>
      </w:r>
    </w:p>
    <w:p w14:paraId="1AC9DBC1" w14:textId="351EC796" w:rsidR="00A64EB2" w:rsidRPr="00D90E4F" w:rsidRDefault="00A64EB2" w:rsidP="00A64EB2">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297</w:t>
      </w:r>
      <w:r w:rsidRPr="00D90E4F">
        <w:fldChar w:fldCharType="end"/>
      </w:r>
    </w:p>
    <w:p w14:paraId="4D00413F" w14:textId="77777777" w:rsidR="00A64EB2" w:rsidRPr="00D90E4F" w:rsidRDefault="00A64EB2" w:rsidP="00A64EB2">
      <w:r w:rsidRPr="00D90E4F">
        <w:t xml:space="preserve">This setting </w:t>
      </w:r>
      <w:r w:rsidR="00831ABA" w:rsidRPr="00D90E4F">
        <w:t>controls</w:t>
      </w:r>
      <w:r w:rsidRPr="00D90E4F">
        <w:t xml:space="preserve"> the direction of the nest.</w:t>
      </w:r>
    </w:p>
    <w:p w14:paraId="1DD3E854" w14:textId="77777777" w:rsidR="00A64EB2" w:rsidRPr="00D90E4F" w:rsidRDefault="00A64EB2" w:rsidP="00A64EB2">
      <w:pPr>
        <w:pStyle w:val="Rubrik5"/>
      </w:pPr>
      <w:r w:rsidRPr="00D90E4F">
        <w:t>X and Y direction</w:t>
      </w:r>
    </w:p>
    <w:p w14:paraId="65849B35" w14:textId="77777777" w:rsidR="00A64EB2" w:rsidRPr="00D90E4F" w:rsidRDefault="00A64EB2" w:rsidP="00A64EB2">
      <w:pPr>
        <w:keepNext/>
      </w:pPr>
      <w:r w:rsidRPr="00D90E4F">
        <w:rPr>
          <w:noProof/>
        </w:rPr>
        <w:drawing>
          <wp:inline distT="0" distB="0" distL="0" distR="0" wp14:anchorId="5E3BA23A" wp14:editId="30CB7864">
            <wp:extent cx="2901600" cy="1418400"/>
            <wp:effectExtent l="0" t="0" r="0" b="0"/>
            <wp:docPr id="48304" name="Bildobjekt 4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4" name="Direction2.png"/>
                    <pic:cNvPicPr/>
                  </pic:nvPicPr>
                  <pic:blipFill>
                    <a:blip r:embed="rId1146">
                      <a:extLst>
                        <a:ext uri="{28A0092B-C50C-407E-A947-70E740481C1C}">
                          <a14:useLocalDpi xmlns:a14="http://schemas.microsoft.com/office/drawing/2010/main" val="0"/>
                        </a:ext>
                      </a:extLst>
                    </a:blip>
                    <a:stretch>
                      <a:fillRect/>
                    </a:stretch>
                  </pic:blipFill>
                  <pic:spPr>
                    <a:xfrm>
                      <a:off x="0" y="0"/>
                      <a:ext cx="2901600" cy="1418400"/>
                    </a:xfrm>
                    <a:prstGeom prst="rect">
                      <a:avLst/>
                    </a:prstGeom>
                  </pic:spPr>
                </pic:pic>
              </a:graphicData>
            </a:graphic>
          </wp:inline>
        </w:drawing>
      </w:r>
    </w:p>
    <w:p w14:paraId="2B431F0A" w14:textId="554AEC05" w:rsidR="00A64EB2" w:rsidRPr="00D90E4F" w:rsidRDefault="00A64EB2" w:rsidP="00A64EB2">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298</w:t>
      </w:r>
      <w:r w:rsidRPr="00D90E4F">
        <w:fldChar w:fldCharType="end"/>
      </w:r>
    </w:p>
    <w:p w14:paraId="490A93DB" w14:textId="77777777" w:rsidR="00A64EB2" w:rsidRPr="00D90E4F" w:rsidRDefault="00A64EB2" w:rsidP="00A64EB2">
      <w:r w:rsidRPr="00D90E4F">
        <w:t>Above you see the result of X and Y direction.</w:t>
      </w:r>
    </w:p>
    <w:p w14:paraId="35D70E81" w14:textId="77777777" w:rsidR="00A64EB2" w:rsidRPr="00D90E4F" w:rsidRDefault="00A64EB2" w:rsidP="00A64EB2">
      <w:pPr>
        <w:pStyle w:val="Rubrik5"/>
      </w:pPr>
      <w:r w:rsidRPr="00D90E4F">
        <w:t>Corner</w:t>
      </w:r>
    </w:p>
    <w:p w14:paraId="16542B74" w14:textId="77777777" w:rsidR="002664EE" w:rsidRPr="00D90E4F" w:rsidRDefault="002664EE" w:rsidP="002664EE">
      <w:pPr>
        <w:keepNext/>
      </w:pPr>
      <w:r w:rsidRPr="00D90E4F">
        <w:rPr>
          <w:noProof/>
        </w:rPr>
        <w:drawing>
          <wp:inline distT="0" distB="0" distL="0" distR="0" wp14:anchorId="08D66EB2" wp14:editId="3B8E0969">
            <wp:extent cx="1443600" cy="1447200"/>
            <wp:effectExtent l="0" t="0" r="4445" b="635"/>
            <wp:docPr id="48305" name="Bildobjekt 48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5" name="Corner.png"/>
                    <pic:cNvPicPr/>
                  </pic:nvPicPr>
                  <pic:blipFill>
                    <a:blip r:embed="rId1147" cstate="print">
                      <a:extLst>
                        <a:ext uri="{28A0092B-C50C-407E-A947-70E740481C1C}">
                          <a14:useLocalDpi xmlns:a14="http://schemas.microsoft.com/office/drawing/2010/main" val="0"/>
                        </a:ext>
                      </a:extLst>
                    </a:blip>
                    <a:stretch>
                      <a:fillRect/>
                    </a:stretch>
                  </pic:blipFill>
                  <pic:spPr>
                    <a:xfrm>
                      <a:off x="0" y="0"/>
                      <a:ext cx="1443600" cy="1447200"/>
                    </a:xfrm>
                    <a:prstGeom prst="rect">
                      <a:avLst/>
                    </a:prstGeom>
                  </pic:spPr>
                </pic:pic>
              </a:graphicData>
            </a:graphic>
          </wp:inline>
        </w:drawing>
      </w:r>
    </w:p>
    <w:p w14:paraId="3613CAA5" w14:textId="532CA7EB" w:rsidR="00A64EB2" w:rsidRPr="00D90E4F" w:rsidRDefault="002664EE" w:rsidP="002664EE">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299</w:t>
      </w:r>
      <w:r w:rsidRPr="00D90E4F">
        <w:fldChar w:fldCharType="end"/>
      </w:r>
    </w:p>
    <w:p w14:paraId="3051FD0D" w14:textId="77777777" w:rsidR="002664EE" w:rsidRPr="00D90E4F" w:rsidRDefault="002664EE" w:rsidP="00A64EB2">
      <w:r w:rsidRPr="00D90E4F">
        <w:t xml:space="preserve">The Corner option will </w:t>
      </w:r>
      <w:r w:rsidR="00B93EDD" w:rsidRPr="00D90E4F">
        <w:t xml:space="preserve">try to </w:t>
      </w:r>
      <w:r w:rsidRPr="00D90E4F">
        <w:t>concentrate the nesting to the start corner</w:t>
      </w:r>
      <w:r w:rsidR="00B93EDD" w:rsidRPr="00D90E4F">
        <w:t>.</w:t>
      </w:r>
    </w:p>
    <w:p w14:paraId="54659EC8" w14:textId="77777777" w:rsidR="002664EE" w:rsidRPr="00D90E4F" w:rsidRDefault="00B93EDD" w:rsidP="00B93EDD">
      <w:pPr>
        <w:pStyle w:val="Rubrik4"/>
      </w:pPr>
      <w:bookmarkStart w:id="1229" w:name="_Multiplicity"/>
      <w:bookmarkEnd w:id="1229"/>
      <w:r w:rsidRPr="00D90E4F">
        <w:t>Multiplicity</w:t>
      </w:r>
    </w:p>
    <w:p w14:paraId="59894E4C" w14:textId="77777777" w:rsidR="00B93EDD" w:rsidRPr="00D90E4F" w:rsidRDefault="000718D4" w:rsidP="00B93EDD">
      <w:pPr>
        <w:keepNext/>
      </w:pPr>
      <w:r w:rsidRPr="00D90E4F">
        <w:rPr>
          <w:noProof/>
        </w:rPr>
        <w:drawing>
          <wp:inline distT="0" distB="0" distL="0" distR="0" wp14:anchorId="2288B0DF" wp14:editId="70F62BDB">
            <wp:extent cx="1998000" cy="450000"/>
            <wp:effectExtent l="0" t="0" r="2540" b="7620"/>
            <wp:docPr id="48308" name="Bildobjekt 4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8" name="Multiplicity.png"/>
                    <pic:cNvPicPr/>
                  </pic:nvPicPr>
                  <pic:blipFill>
                    <a:blip r:embed="rId1148">
                      <a:extLst>
                        <a:ext uri="{28A0092B-C50C-407E-A947-70E740481C1C}">
                          <a14:useLocalDpi xmlns:a14="http://schemas.microsoft.com/office/drawing/2010/main" val="0"/>
                        </a:ext>
                      </a:extLst>
                    </a:blip>
                    <a:stretch>
                      <a:fillRect/>
                    </a:stretch>
                  </pic:blipFill>
                  <pic:spPr>
                    <a:xfrm>
                      <a:off x="0" y="0"/>
                      <a:ext cx="1998000" cy="450000"/>
                    </a:xfrm>
                    <a:prstGeom prst="rect">
                      <a:avLst/>
                    </a:prstGeom>
                  </pic:spPr>
                </pic:pic>
              </a:graphicData>
            </a:graphic>
          </wp:inline>
        </w:drawing>
      </w:r>
    </w:p>
    <w:p w14:paraId="038DAC2E" w14:textId="3B63C61D" w:rsidR="00B93EDD" w:rsidRPr="00D90E4F" w:rsidRDefault="00B93EDD" w:rsidP="00B93EDD">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300</w:t>
      </w:r>
      <w:r w:rsidRPr="00D90E4F">
        <w:fldChar w:fldCharType="end"/>
      </w:r>
    </w:p>
    <w:p w14:paraId="6D1309C5" w14:textId="77777777" w:rsidR="00AC315C" w:rsidRPr="00D90E4F" w:rsidRDefault="00AC315C" w:rsidP="00A64EB2">
      <w:r w:rsidRPr="00D90E4F">
        <w:t>This setting is only of interest if you nest o</w:t>
      </w:r>
      <w:r w:rsidR="000718D4" w:rsidRPr="00D90E4F">
        <w:t>n many sheets at the same time.</w:t>
      </w:r>
    </w:p>
    <w:p w14:paraId="0E6AB917" w14:textId="77777777" w:rsidR="00AC315C" w:rsidRPr="00D90E4F" w:rsidRDefault="00313315" w:rsidP="00313315">
      <w:pPr>
        <w:pStyle w:val="Rubrik5"/>
      </w:pPr>
      <w:r w:rsidRPr="00D90E4F">
        <w:lastRenderedPageBreak/>
        <w:t>Multiplicity off</w:t>
      </w:r>
    </w:p>
    <w:p w14:paraId="2F4B57D6" w14:textId="77777777" w:rsidR="009E483D" w:rsidRPr="00D90E4F" w:rsidRDefault="009E483D" w:rsidP="009E483D">
      <w:pPr>
        <w:keepNext/>
      </w:pPr>
      <w:r w:rsidRPr="00D90E4F">
        <w:rPr>
          <w:noProof/>
        </w:rPr>
        <w:drawing>
          <wp:inline distT="0" distB="0" distL="0" distR="0" wp14:anchorId="2EFD7063" wp14:editId="4BCD5B4F">
            <wp:extent cx="5864400" cy="2098800"/>
            <wp:effectExtent l="0" t="0" r="3175" b="0"/>
            <wp:docPr id="48296" name="Bildobjekt 48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6" name="MultiplicityOff.png"/>
                    <pic:cNvPicPr/>
                  </pic:nvPicPr>
                  <pic:blipFill>
                    <a:blip r:embed="rId1149">
                      <a:extLst>
                        <a:ext uri="{28A0092B-C50C-407E-A947-70E740481C1C}">
                          <a14:useLocalDpi xmlns:a14="http://schemas.microsoft.com/office/drawing/2010/main" val="0"/>
                        </a:ext>
                      </a:extLst>
                    </a:blip>
                    <a:stretch>
                      <a:fillRect/>
                    </a:stretch>
                  </pic:blipFill>
                  <pic:spPr>
                    <a:xfrm>
                      <a:off x="0" y="0"/>
                      <a:ext cx="5864400" cy="2098800"/>
                    </a:xfrm>
                    <a:prstGeom prst="rect">
                      <a:avLst/>
                    </a:prstGeom>
                  </pic:spPr>
                </pic:pic>
              </a:graphicData>
            </a:graphic>
          </wp:inline>
        </w:drawing>
      </w:r>
    </w:p>
    <w:p w14:paraId="78757438" w14:textId="16DC9401" w:rsidR="00313315" w:rsidRPr="00D90E4F" w:rsidRDefault="009E483D" w:rsidP="009E483D">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301</w:t>
      </w:r>
      <w:r w:rsidRPr="00D90E4F">
        <w:fldChar w:fldCharType="end"/>
      </w:r>
    </w:p>
    <w:p w14:paraId="4CF8937C" w14:textId="77777777" w:rsidR="009E483D" w:rsidRPr="00D90E4F" w:rsidRDefault="009E483D" w:rsidP="00A64EB2">
      <w:r w:rsidRPr="00D90E4F">
        <w:t>This will probably always give the best utilization. In this case you have to create 5 different CNC-files and cut 5 different sheets.</w:t>
      </w:r>
    </w:p>
    <w:p w14:paraId="773EE1B9" w14:textId="77777777" w:rsidR="009E483D" w:rsidRPr="00D90E4F" w:rsidRDefault="009E483D" w:rsidP="009E483D">
      <w:pPr>
        <w:pStyle w:val="Rubrik5"/>
      </w:pPr>
      <w:r w:rsidRPr="00D90E4F">
        <w:t>Multiplicity on</w:t>
      </w:r>
    </w:p>
    <w:p w14:paraId="426662B4" w14:textId="77777777" w:rsidR="009E483D" w:rsidRPr="00D90E4F" w:rsidRDefault="009E483D" w:rsidP="009E483D">
      <w:pPr>
        <w:keepNext/>
      </w:pPr>
      <w:r w:rsidRPr="00D90E4F">
        <w:rPr>
          <w:noProof/>
        </w:rPr>
        <w:drawing>
          <wp:inline distT="0" distB="0" distL="0" distR="0" wp14:anchorId="2034BB45" wp14:editId="22010A2E">
            <wp:extent cx="5734800" cy="2019600"/>
            <wp:effectExtent l="0" t="0" r="0" b="0"/>
            <wp:docPr id="48302" name="Bildobjekt 48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2" name="MultiplicityOn.png"/>
                    <pic:cNvPicPr/>
                  </pic:nvPicPr>
                  <pic:blipFill>
                    <a:blip r:embed="rId1150">
                      <a:extLst>
                        <a:ext uri="{28A0092B-C50C-407E-A947-70E740481C1C}">
                          <a14:useLocalDpi xmlns:a14="http://schemas.microsoft.com/office/drawing/2010/main" val="0"/>
                        </a:ext>
                      </a:extLst>
                    </a:blip>
                    <a:stretch>
                      <a:fillRect/>
                    </a:stretch>
                  </pic:blipFill>
                  <pic:spPr>
                    <a:xfrm>
                      <a:off x="0" y="0"/>
                      <a:ext cx="5734800" cy="2019600"/>
                    </a:xfrm>
                    <a:prstGeom prst="rect">
                      <a:avLst/>
                    </a:prstGeom>
                  </pic:spPr>
                </pic:pic>
              </a:graphicData>
            </a:graphic>
          </wp:inline>
        </w:drawing>
      </w:r>
    </w:p>
    <w:p w14:paraId="6CE56DD4" w14:textId="2BB55FED" w:rsidR="009E483D" w:rsidRPr="00D90E4F" w:rsidRDefault="009E483D" w:rsidP="009E483D">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302</w:t>
      </w:r>
      <w:r w:rsidRPr="00D90E4F">
        <w:fldChar w:fldCharType="end"/>
      </w:r>
    </w:p>
    <w:p w14:paraId="38B34112" w14:textId="77777777" w:rsidR="00A64EB2" w:rsidRPr="00D90E4F" w:rsidRDefault="009E483D" w:rsidP="00A64EB2">
      <w:r w:rsidRPr="00D90E4F">
        <w:t xml:space="preserve">When the value is on then IGEMS will optimize differently, it will try to make as many equal </w:t>
      </w:r>
      <w:r w:rsidR="000718D4" w:rsidRPr="00D90E4F">
        <w:t>sheets</w:t>
      </w:r>
      <w:r w:rsidRPr="00D90E4F">
        <w:t xml:space="preserve"> as possible. In this case you have to make </w:t>
      </w:r>
      <w:r w:rsidR="000718D4" w:rsidRPr="00D90E4F">
        <w:t xml:space="preserve">only </w:t>
      </w:r>
      <w:r w:rsidRPr="00D90E4F">
        <w:t>3 differe</w:t>
      </w:r>
      <w:r w:rsidR="000718D4" w:rsidRPr="00D90E4F">
        <w:t xml:space="preserve">nt CNC-files. For the three 3 </w:t>
      </w:r>
      <w:r w:rsidRPr="00D90E4F">
        <w:t>sheets at the bottom you can use the same CNC-files.</w:t>
      </w:r>
    </w:p>
    <w:p w14:paraId="4FD42E79" w14:textId="77777777" w:rsidR="009E483D" w:rsidRPr="00D90E4F" w:rsidRDefault="000718D4" w:rsidP="009E483D">
      <w:pPr>
        <w:pStyle w:val="Rubrik4"/>
      </w:pPr>
      <w:r w:rsidRPr="00D90E4F">
        <w:t>Filler setting</w:t>
      </w:r>
    </w:p>
    <w:p w14:paraId="1A07B71E" w14:textId="77777777" w:rsidR="009E483D" w:rsidRPr="00D90E4F" w:rsidRDefault="009E483D" w:rsidP="009E483D">
      <w:pPr>
        <w:keepNext/>
      </w:pPr>
      <w:r w:rsidRPr="00D90E4F">
        <w:rPr>
          <w:noProof/>
        </w:rPr>
        <w:drawing>
          <wp:inline distT="0" distB="0" distL="0" distR="0" wp14:anchorId="1CF03E76" wp14:editId="4798EDBD">
            <wp:extent cx="1944000" cy="180000"/>
            <wp:effectExtent l="0" t="0" r="0" b="0"/>
            <wp:docPr id="48307" name="Bildobjekt 48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7" name="fillers.png"/>
                    <pic:cNvPicPr/>
                  </pic:nvPicPr>
                  <pic:blipFill>
                    <a:blip r:embed="rId1151">
                      <a:extLst>
                        <a:ext uri="{28A0092B-C50C-407E-A947-70E740481C1C}">
                          <a14:useLocalDpi xmlns:a14="http://schemas.microsoft.com/office/drawing/2010/main" val="0"/>
                        </a:ext>
                      </a:extLst>
                    </a:blip>
                    <a:stretch>
                      <a:fillRect/>
                    </a:stretch>
                  </pic:blipFill>
                  <pic:spPr>
                    <a:xfrm>
                      <a:off x="0" y="0"/>
                      <a:ext cx="1944000" cy="180000"/>
                    </a:xfrm>
                    <a:prstGeom prst="rect">
                      <a:avLst/>
                    </a:prstGeom>
                  </pic:spPr>
                </pic:pic>
              </a:graphicData>
            </a:graphic>
          </wp:inline>
        </w:drawing>
      </w:r>
    </w:p>
    <w:p w14:paraId="3508C79A" w14:textId="173538CE" w:rsidR="009E483D" w:rsidRPr="00D90E4F" w:rsidRDefault="009E483D" w:rsidP="009E483D">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303</w:t>
      </w:r>
      <w:r w:rsidRPr="00D90E4F">
        <w:fldChar w:fldCharType="end"/>
      </w:r>
    </w:p>
    <w:p w14:paraId="2CDE2049" w14:textId="40D30D08" w:rsidR="002664EE" w:rsidRPr="00D90E4F" w:rsidRDefault="000718D4" w:rsidP="00A64EB2">
      <w:r w:rsidRPr="00D90E4F">
        <w:t xml:space="preserve">Please read about this at </w:t>
      </w:r>
      <w:hyperlink w:anchor="_Filler" w:history="1">
        <w:r w:rsidRPr="00D90E4F">
          <w:rPr>
            <w:rStyle w:val="Hyperlnk"/>
          </w:rPr>
          <w:t>Fillers after frontline</w:t>
        </w:r>
      </w:hyperlink>
      <w:r w:rsidRPr="00D90E4F">
        <w:t>.</w:t>
      </w:r>
    </w:p>
    <w:p w14:paraId="608952FB" w14:textId="77777777" w:rsidR="000718D4" w:rsidRPr="00D90E4F" w:rsidRDefault="00413D35" w:rsidP="00146DDA">
      <w:pPr>
        <w:pStyle w:val="Rubrik3"/>
      </w:pPr>
      <w:bookmarkStart w:id="1230" w:name="_Toc129002979"/>
      <w:r w:rsidRPr="00D90E4F">
        <w:t>Multiple tools</w:t>
      </w:r>
      <w:bookmarkEnd w:id="1230"/>
    </w:p>
    <w:p w14:paraId="0F414572" w14:textId="77777777" w:rsidR="00146DDA" w:rsidRPr="00D90E4F" w:rsidRDefault="00146DDA" w:rsidP="00146DDA">
      <w:pPr>
        <w:keepNext/>
      </w:pPr>
      <w:r w:rsidRPr="00D90E4F">
        <w:rPr>
          <w:noProof/>
        </w:rPr>
        <w:drawing>
          <wp:inline distT="0" distB="0" distL="0" distR="0" wp14:anchorId="50E54054" wp14:editId="05E1BA19">
            <wp:extent cx="2073600" cy="864000"/>
            <wp:effectExtent l="0" t="0" r="3175" b="0"/>
            <wp:docPr id="48309" name="Bildobjekt 48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9" name="MultiTool.png"/>
                    <pic:cNvPicPr/>
                  </pic:nvPicPr>
                  <pic:blipFill>
                    <a:blip r:embed="rId1152">
                      <a:extLst>
                        <a:ext uri="{28A0092B-C50C-407E-A947-70E740481C1C}">
                          <a14:useLocalDpi xmlns:a14="http://schemas.microsoft.com/office/drawing/2010/main" val="0"/>
                        </a:ext>
                      </a:extLst>
                    </a:blip>
                    <a:stretch>
                      <a:fillRect/>
                    </a:stretch>
                  </pic:blipFill>
                  <pic:spPr>
                    <a:xfrm>
                      <a:off x="0" y="0"/>
                      <a:ext cx="2073600" cy="864000"/>
                    </a:xfrm>
                    <a:prstGeom prst="rect">
                      <a:avLst/>
                    </a:prstGeom>
                  </pic:spPr>
                </pic:pic>
              </a:graphicData>
            </a:graphic>
          </wp:inline>
        </w:drawing>
      </w:r>
    </w:p>
    <w:p w14:paraId="5611ED38" w14:textId="586E612E" w:rsidR="00146DDA" w:rsidRPr="00D90E4F" w:rsidRDefault="00146DDA" w:rsidP="00146DDA">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304</w:t>
      </w:r>
      <w:r w:rsidRPr="00D90E4F">
        <w:fldChar w:fldCharType="end"/>
      </w:r>
    </w:p>
    <w:p w14:paraId="08C67023" w14:textId="77777777" w:rsidR="00484CFF" w:rsidRPr="00D90E4F" w:rsidRDefault="00E94482" w:rsidP="00A64EB2">
      <w:r w:rsidRPr="00D90E4F">
        <w:t>Select the maximum tools you want to use</w:t>
      </w:r>
      <w:r w:rsidR="004A32CE" w:rsidRPr="00D90E4F">
        <w:t xml:space="preserve"> and </w:t>
      </w:r>
      <w:r w:rsidR="00484CFF" w:rsidRPr="00D90E4F">
        <w:t>choose between constant or dynamic distance.</w:t>
      </w:r>
    </w:p>
    <w:p w14:paraId="3FC8ACAE" w14:textId="77777777" w:rsidR="00413D35" w:rsidRPr="00D90E4F" w:rsidRDefault="00413D35" w:rsidP="00A64EB2"/>
    <w:p w14:paraId="1095715F" w14:textId="77777777" w:rsidR="00146DDA" w:rsidRPr="00D90E4F" w:rsidRDefault="00146DDA" w:rsidP="00146DDA">
      <w:pPr>
        <w:pStyle w:val="Rubrik4"/>
      </w:pPr>
      <w:r w:rsidRPr="00D90E4F">
        <w:t>Number of cutting tools</w:t>
      </w:r>
    </w:p>
    <w:p w14:paraId="502AFB0A" w14:textId="77777777" w:rsidR="007A2359" w:rsidRPr="00D90E4F" w:rsidRDefault="007A2359" w:rsidP="007A2359">
      <w:pPr>
        <w:keepNext/>
      </w:pPr>
      <w:r w:rsidRPr="00D90E4F">
        <w:rPr>
          <w:noProof/>
        </w:rPr>
        <w:drawing>
          <wp:inline distT="0" distB="0" distL="0" distR="0" wp14:anchorId="3FAD13EB" wp14:editId="6DE1F91B">
            <wp:extent cx="1994400" cy="460800"/>
            <wp:effectExtent l="0" t="0" r="6350" b="0"/>
            <wp:docPr id="48310" name="Bildobjekt 48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0" name="Tools.png"/>
                    <pic:cNvPicPr/>
                  </pic:nvPicPr>
                  <pic:blipFill>
                    <a:blip r:embed="rId1153">
                      <a:extLst>
                        <a:ext uri="{28A0092B-C50C-407E-A947-70E740481C1C}">
                          <a14:useLocalDpi xmlns:a14="http://schemas.microsoft.com/office/drawing/2010/main" val="0"/>
                        </a:ext>
                      </a:extLst>
                    </a:blip>
                    <a:stretch>
                      <a:fillRect/>
                    </a:stretch>
                  </pic:blipFill>
                  <pic:spPr>
                    <a:xfrm>
                      <a:off x="0" y="0"/>
                      <a:ext cx="1994400" cy="460800"/>
                    </a:xfrm>
                    <a:prstGeom prst="rect">
                      <a:avLst/>
                    </a:prstGeom>
                  </pic:spPr>
                </pic:pic>
              </a:graphicData>
            </a:graphic>
          </wp:inline>
        </w:drawing>
      </w:r>
    </w:p>
    <w:p w14:paraId="1BED8AF2" w14:textId="73CB71CB" w:rsidR="00146DDA" w:rsidRPr="00D90E4F" w:rsidRDefault="007A2359" w:rsidP="007A2359">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305</w:t>
      </w:r>
      <w:r w:rsidRPr="00D90E4F">
        <w:fldChar w:fldCharType="end"/>
      </w:r>
    </w:p>
    <w:p w14:paraId="02F8375D" w14:textId="77777777" w:rsidR="00146DDA" w:rsidRPr="00D90E4F" w:rsidRDefault="007A2359" w:rsidP="00A64EB2">
      <w:r w:rsidRPr="00D90E4F">
        <w:t>Set the value to the maximum number of tools you allow during the nesting. You cannot be sure that all parts will be cut with given number of tools.</w:t>
      </w:r>
      <w:r w:rsidR="004A5A5D" w:rsidRPr="00D90E4F">
        <w:t xml:space="preserve"> The number of used tools will automatically be adjusted. In the example below 10 parts should be cut with 3 tools.</w:t>
      </w:r>
    </w:p>
    <w:p w14:paraId="0770AF46" w14:textId="77777777" w:rsidR="004A5A5D" w:rsidRPr="00D90E4F" w:rsidRDefault="004A5A5D" w:rsidP="004A5A5D">
      <w:pPr>
        <w:keepNext/>
      </w:pPr>
      <w:r w:rsidRPr="00D90E4F">
        <w:rPr>
          <w:noProof/>
        </w:rPr>
        <w:lastRenderedPageBreak/>
        <w:drawing>
          <wp:inline distT="0" distB="0" distL="0" distR="0" wp14:anchorId="111E7FBE" wp14:editId="5A17441C">
            <wp:extent cx="3931200" cy="2030400"/>
            <wp:effectExtent l="0" t="0" r="0" b="8255"/>
            <wp:docPr id="48311" name="Bildobjekt 48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1" name="TenParts.png"/>
                    <pic:cNvPicPr/>
                  </pic:nvPicPr>
                  <pic:blipFill>
                    <a:blip r:embed="rId1154">
                      <a:extLst>
                        <a:ext uri="{28A0092B-C50C-407E-A947-70E740481C1C}">
                          <a14:useLocalDpi xmlns:a14="http://schemas.microsoft.com/office/drawing/2010/main" val="0"/>
                        </a:ext>
                      </a:extLst>
                    </a:blip>
                    <a:stretch>
                      <a:fillRect/>
                    </a:stretch>
                  </pic:blipFill>
                  <pic:spPr>
                    <a:xfrm>
                      <a:off x="0" y="0"/>
                      <a:ext cx="3931200" cy="2030400"/>
                    </a:xfrm>
                    <a:prstGeom prst="rect">
                      <a:avLst/>
                    </a:prstGeom>
                  </pic:spPr>
                </pic:pic>
              </a:graphicData>
            </a:graphic>
          </wp:inline>
        </w:drawing>
      </w:r>
    </w:p>
    <w:p w14:paraId="0900C4A9" w14:textId="39348C73" w:rsidR="004A5A5D" w:rsidRPr="00D90E4F" w:rsidRDefault="004A5A5D" w:rsidP="004A5A5D">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306</w:t>
      </w:r>
      <w:r w:rsidRPr="00D90E4F">
        <w:fldChar w:fldCharType="end"/>
      </w:r>
    </w:p>
    <w:p w14:paraId="7D8542A6" w14:textId="77777777" w:rsidR="007A2359" w:rsidRPr="00D90E4F" w:rsidRDefault="004A5A5D" w:rsidP="00A64EB2">
      <w:r w:rsidRPr="00D90E4F">
        <w:t>In this case 6 parts will be cut with 3 tools, and 4 parts will be cut with 2 tools.</w:t>
      </w:r>
    </w:p>
    <w:p w14:paraId="7C5AE53F" w14:textId="77777777" w:rsidR="004276A0" w:rsidRPr="00D90E4F" w:rsidRDefault="004276A0" w:rsidP="004276A0">
      <w:pPr>
        <w:pStyle w:val="Rubrik4"/>
      </w:pPr>
      <w:r w:rsidRPr="00D90E4F">
        <w:t>Constant distance</w:t>
      </w:r>
    </w:p>
    <w:p w14:paraId="4619A071" w14:textId="77777777" w:rsidR="004276A0" w:rsidRPr="00D90E4F" w:rsidRDefault="004276A0" w:rsidP="004276A0">
      <w:r w:rsidRPr="00D90E4F">
        <w:t xml:space="preserve">By this option the distance between the tools will be the same all time. Enter wanted distance or click on the arrow button. The arrow button divides the size of the first sheets with number of selected tools. The value will be used as distance. </w:t>
      </w:r>
      <w:r w:rsidRPr="00D90E4F">
        <w:rPr>
          <w:b/>
        </w:rPr>
        <w:t>Note!</w:t>
      </w:r>
      <w:r w:rsidRPr="00D90E4F">
        <w:t xml:space="preserve"> The option Constant distance is only good if the sheets have the same sizes and it's most used if the distance between the tools must be modified manually.</w:t>
      </w:r>
    </w:p>
    <w:p w14:paraId="602CE0F2" w14:textId="77777777" w:rsidR="004276A0" w:rsidRPr="00D90E4F" w:rsidRDefault="004276A0" w:rsidP="004276A0">
      <w:pPr>
        <w:pStyle w:val="Rubrik4"/>
      </w:pPr>
      <w:r w:rsidRPr="00D90E4F">
        <w:t>Dynamic distance</w:t>
      </w:r>
    </w:p>
    <w:p w14:paraId="34BE9236" w14:textId="77777777" w:rsidR="004276A0" w:rsidRPr="00D90E4F" w:rsidRDefault="004276A0" w:rsidP="004276A0">
      <w:pPr>
        <w:keepNext/>
      </w:pPr>
      <w:r w:rsidRPr="00D90E4F">
        <w:rPr>
          <w:noProof/>
        </w:rPr>
        <w:drawing>
          <wp:inline distT="0" distB="0" distL="0" distR="0" wp14:anchorId="499CC6D4" wp14:editId="1E8498FF">
            <wp:extent cx="2073600" cy="824400"/>
            <wp:effectExtent l="0" t="0" r="3175" b="0"/>
            <wp:docPr id="892" name="Bildobjekt 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 name="DynamicDist256.png"/>
                    <pic:cNvPicPr/>
                  </pic:nvPicPr>
                  <pic:blipFill>
                    <a:blip r:embed="rId1155">
                      <a:extLst>
                        <a:ext uri="{28A0092B-C50C-407E-A947-70E740481C1C}">
                          <a14:useLocalDpi xmlns:a14="http://schemas.microsoft.com/office/drawing/2010/main" val="0"/>
                        </a:ext>
                      </a:extLst>
                    </a:blip>
                    <a:stretch>
                      <a:fillRect/>
                    </a:stretch>
                  </pic:blipFill>
                  <pic:spPr>
                    <a:xfrm>
                      <a:off x="0" y="0"/>
                      <a:ext cx="2073600" cy="824400"/>
                    </a:xfrm>
                    <a:prstGeom prst="rect">
                      <a:avLst/>
                    </a:prstGeom>
                  </pic:spPr>
                </pic:pic>
              </a:graphicData>
            </a:graphic>
          </wp:inline>
        </w:drawing>
      </w:r>
    </w:p>
    <w:p w14:paraId="0DFBE37C" w14:textId="2D84E7B9" w:rsidR="004276A0" w:rsidRPr="00D90E4F" w:rsidRDefault="004276A0" w:rsidP="004276A0">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307</w:t>
      </w:r>
      <w:r w:rsidRPr="00D90E4F">
        <w:fldChar w:fldCharType="end"/>
      </w:r>
    </w:p>
    <w:p w14:paraId="1352B290" w14:textId="33CA40CD" w:rsidR="004276A0" w:rsidRPr="00D90E4F" w:rsidRDefault="004276A0" w:rsidP="004276A0">
      <w:r w:rsidRPr="00D90E4F">
        <w:t xml:space="preserve">With this option the distance between the tools can be adjusted automatically. This will give the best nesting result. The limitations (number of tools, min and max tool distance) can be set in the actual </w:t>
      </w:r>
      <w:hyperlink w:anchor="_Cutting_tools" w:history="1">
        <w:r w:rsidRPr="00D90E4F">
          <w:rPr>
            <w:rStyle w:val="Hyperlnk"/>
          </w:rPr>
          <w:t>machine setting</w:t>
        </w:r>
      </w:hyperlink>
      <w:r w:rsidRPr="00D90E4F">
        <w:t>.</w:t>
      </w:r>
    </w:p>
    <w:p w14:paraId="6698FFB9" w14:textId="77777777" w:rsidR="004A5A5D" w:rsidRPr="00D90E4F" w:rsidRDefault="004276A0" w:rsidP="004276A0">
      <w:pPr>
        <w:pStyle w:val="Rubrik4"/>
      </w:pPr>
      <w:r w:rsidRPr="00D90E4F">
        <w:t>Last sheet</w:t>
      </w:r>
    </w:p>
    <w:p w14:paraId="16974C01" w14:textId="77777777" w:rsidR="004201C5" w:rsidRPr="00D90E4F" w:rsidRDefault="004A5A5D" w:rsidP="004201C5">
      <w:pPr>
        <w:keepNext/>
      </w:pPr>
      <w:r w:rsidRPr="00D90E4F">
        <w:rPr>
          <w:noProof/>
        </w:rPr>
        <w:drawing>
          <wp:inline distT="0" distB="0" distL="0" distR="0" wp14:anchorId="5FEE2A47" wp14:editId="4ED8D61C">
            <wp:extent cx="6120765" cy="2136140"/>
            <wp:effectExtent l="0" t="0" r="0" b="0"/>
            <wp:docPr id="48312" name="Bildobjekt 48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2" name="LastSheet.png"/>
                    <pic:cNvPicPr/>
                  </pic:nvPicPr>
                  <pic:blipFill>
                    <a:blip r:embed="rId1156">
                      <a:extLst>
                        <a:ext uri="{28A0092B-C50C-407E-A947-70E740481C1C}">
                          <a14:useLocalDpi xmlns:a14="http://schemas.microsoft.com/office/drawing/2010/main" val="0"/>
                        </a:ext>
                      </a:extLst>
                    </a:blip>
                    <a:stretch>
                      <a:fillRect/>
                    </a:stretch>
                  </pic:blipFill>
                  <pic:spPr>
                    <a:xfrm>
                      <a:off x="0" y="0"/>
                      <a:ext cx="6120765" cy="2136140"/>
                    </a:xfrm>
                    <a:prstGeom prst="rect">
                      <a:avLst/>
                    </a:prstGeom>
                  </pic:spPr>
                </pic:pic>
              </a:graphicData>
            </a:graphic>
          </wp:inline>
        </w:drawing>
      </w:r>
    </w:p>
    <w:p w14:paraId="454B7624" w14:textId="4EBADEA5" w:rsidR="004A5A5D" w:rsidRPr="00D90E4F" w:rsidRDefault="004201C5" w:rsidP="004201C5">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308</w:t>
      </w:r>
      <w:r w:rsidRPr="00D90E4F">
        <w:fldChar w:fldCharType="end"/>
      </w:r>
    </w:p>
    <w:p w14:paraId="7B000A42" w14:textId="75F66BAB" w:rsidR="004A5A5D" w:rsidRPr="00D90E4F" w:rsidRDefault="004A32CE" w:rsidP="00A64EB2">
      <w:r w:rsidRPr="00D90E4F">
        <w:t>Auto nest is configured to cut as much as possible with as many tools as possible</w:t>
      </w:r>
      <w:r w:rsidR="004276A0" w:rsidRPr="00D90E4F">
        <w:t>,</w:t>
      </w:r>
      <w:r w:rsidRPr="00D90E4F">
        <w:t xml:space="preserve"> since this gives the shortest cut</w:t>
      </w:r>
      <w:r w:rsidR="00224BCE" w:rsidRPr="00D90E4F">
        <w:t xml:space="preserve">ting time. To get the most perfect result you may need to re-nest that last sheet. The </w:t>
      </w:r>
      <w:r w:rsidR="00831ABA" w:rsidRPr="00D90E4F">
        <w:t>easiest</w:t>
      </w:r>
      <w:r w:rsidR="00224BCE" w:rsidRPr="00D90E4F">
        <w:t xml:space="preserve"> way to do that is to use the </w:t>
      </w:r>
      <w:hyperlink w:anchor="_Re-nest" w:history="1">
        <w:r w:rsidR="00224BCE" w:rsidRPr="00D90E4F">
          <w:rPr>
            <w:rStyle w:val="Hyperlnk"/>
          </w:rPr>
          <w:t>Re</w:t>
        </w:r>
        <w:r w:rsidR="004276A0" w:rsidRPr="00D90E4F">
          <w:rPr>
            <w:rStyle w:val="Hyperlnk"/>
          </w:rPr>
          <w:t>-</w:t>
        </w:r>
        <w:r w:rsidR="00224BCE" w:rsidRPr="00D90E4F">
          <w:rPr>
            <w:rStyle w:val="Hyperlnk"/>
          </w:rPr>
          <w:t>nes</w:t>
        </w:r>
      </w:hyperlink>
      <w:r w:rsidR="00224BCE" w:rsidRPr="00D90E4F">
        <w:t>t sheet function.</w:t>
      </w:r>
    </w:p>
    <w:p w14:paraId="4B96753F" w14:textId="77777777" w:rsidR="00831ABA" w:rsidRPr="00D90E4F" w:rsidRDefault="00831ABA" w:rsidP="00831ABA">
      <w:pPr>
        <w:pStyle w:val="Rubrik3"/>
      </w:pPr>
      <w:bookmarkStart w:id="1231" w:name="_Toc129002980"/>
      <w:r w:rsidRPr="00D90E4F">
        <w:t>Common cutline</w:t>
      </w:r>
      <w:r w:rsidR="00CD1323" w:rsidRPr="00D90E4F">
        <w:t xml:space="preserve"> nest</w:t>
      </w:r>
      <w:bookmarkEnd w:id="1231"/>
    </w:p>
    <w:p w14:paraId="661CC1AF" w14:textId="126BFB25" w:rsidR="00CD1323" w:rsidRPr="00D90E4F" w:rsidRDefault="00CD1323" w:rsidP="00831ABA">
      <w:r w:rsidRPr="00D90E4F">
        <w:t>C</w:t>
      </w:r>
      <w:r w:rsidR="00831ABA" w:rsidRPr="00D90E4F">
        <w:t xml:space="preserve">ommon cutline save some space </w:t>
      </w:r>
      <w:r w:rsidRPr="00D90E4F">
        <w:t xml:space="preserve">but the </w:t>
      </w:r>
      <w:r w:rsidR="00831ABA" w:rsidRPr="00D90E4F">
        <w:t xml:space="preserve">most </w:t>
      </w:r>
      <w:r w:rsidR="00B33D2F" w:rsidRPr="00D90E4F">
        <w:t xml:space="preserve">important </w:t>
      </w:r>
      <w:r w:rsidR="00831ABA" w:rsidRPr="00D90E4F">
        <w:t>is th</w:t>
      </w:r>
      <w:r w:rsidR="00B33D2F" w:rsidRPr="00D90E4F">
        <w:t>e saving of production time. No</w:t>
      </w:r>
      <w:r w:rsidR="00831ABA" w:rsidRPr="00D90E4F">
        <w:t xml:space="preserve">t all parts are good for common cutline and </w:t>
      </w:r>
      <w:r w:rsidRPr="00D90E4F">
        <w:t xml:space="preserve">if you don't want that some parts should be nested as common cutline you can </w:t>
      </w:r>
      <w:hyperlink w:anchor="_Common_cutline" w:history="1">
        <w:r w:rsidRPr="00D90E4F">
          <w:rPr>
            <w:rStyle w:val="Hyperlnk"/>
          </w:rPr>
          <w:t>turn of the feature on each part</w:t>
        </w:r>
      </w:hyperlink>
      <w:r w:rsidRPr="00D90E4F">
        <w:t>.</w:t>
      </w:r>
    </w:p>
    <w:p w14:paraId="783F4192" w14:textId="77777777" w:rsidR="00CD1323" w:rsidRPr="00D90E4F" w:rsidRDefault="00CD1323" w:rsidP="00CD1323">
      <w:pPr>
        <w:keepNext/>
      </w:pPr>
      <w:r w:rsidRPr="00D90E4F">
        <w:rPr>
          <w:noProof/>
        </w:rPr>
        <w:drawing>
          <wp:inline distT="0" distB="0" distL="0" distR="0" wp14:anchorId="6F9AD4B9" wp14:editId="21DFB445">
            <wp:extent cx="2102400" cy="781200"/>
            <wp:effectExtent l="0" t="0" r="0" b="0"/>
            <wp:docPr id="48313" name="Bildobjekt 48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3" name="CommonCut.png"/>
                    <pic:cNvPicPr/>
                  </pic:nvPicPr>
                  <pic:blipFill>
                    <a:blip r:embed="rId1157">
                      <a:extLst>
                        <a:ext uri="{28A0092B-C50C-407E-A947-70E740481C1C}">
                          <a14:useLocalDpi xmlns:a14="http://schemas.microsoft.com/office/drawing/2010/main" val="0"/>
                        </a:ext>
                      </a:extLst>
                    </a:blip>
                    <a:stretch>
                      <a:fillRect/>
                    </a:stretch>
                  </pic:blipFill>
                  <pic:spPr>
                    <a:xfrm>
                      <a:off x="0" y="0"/>
                      <a:ext cx="2102400" cy="781200"/>
                    </a:xfrm>
                    <a:prstGeom prst="rect">
                      <a:avLst/>
                    </a:prstGeom>
                  </pic:spPr>
                </pic:pic>
              </a:graphicData>
            </a:graphic>
          </wp:inline>
        </w:drawing>
      </w:r>
    </w:p>
    <w:p w14:paraId="2DC36691" w14:textId="1E31AC4F" w:rsidR="00CD1323" w:rsidRPr="00D90E4F" w:rsidRDefault="00CD1323" w:rsidP="00CD1323">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309</w:t>
      </w:r>
      <w:r w:rsidRPr="00D90E4F">
        <w:fldChar w:fldCharType="end"/>
      </w:r>
    </w:p>
    <w:p w14:paraId="3C428B23" w14:textId="77777777" w:rsidR="00CD1323" w:rsidRPr="00D90E4F" w:rsidRDefault="00CD1323" w:rsidP="005254D8">
      <w:pPr>
        <w:pStyle w:val="Rubrik4"/>
      </w:pPr>
      <w:r w:rsidRPr="00D90E4F">
        <w:lastRenderedPageBreak/>
        <w:t>Gap</w:t>
      </w:r>
    </w:p>
    <w:p w14:paraId="5FE09BF9" w14:textId="4E522C1A" w:rsidR="005254D8" w:rsidRPr="00D90E4F" w:rsidRDefault="00B33D2F" w:rsidP="005254D8">
      <w:r w:rsidRPr="00D90E4F">
        <w:t>When using the common cutline nest function, part must be placed with the same distance as the diameter of the jet.</w:t>
      </w:r>
      <w:r w:rsidR="005254D8" w:rsidRPr="00D90E4F">
        <w:t xml:space="preserve">. If the checkbox "Use tool diameter" is checked then the tool diameter will be taken from the </w:t>
      </w:r>
      <w:hyperlink w:anchor="_Tool_diameter" w:history="1">
        <w:r w:rsidR="005254D8" w:rsidRPr="00D90E4F">
          <w:rPr>
            <w:rStyle w:val="Hyperlnk"/>
          </w:rPr>
          <w:t>Cutting parameters</w:t>
        </w:r>
      </w:hyperlink>
      <w:r w:rsidR="005254D8" w:rsidRPr="00D90E4F">
        <w:t xml:space="preserve">. If it's not activated then you can type another value, </w:t>
      </w:r>
      <w:r w:rsidR="005254D8" w:rsidRPr="00D90E4F">
        <w:br/>
      </w:r>
      <w:r w:rsidR="005254D8" w:rsidRPr="00D90E4F">
        <w:rPr>
          <w:b/>
        </w:rPr>
        <w:t>Note!</w:t>
      </w:r>
      <w:r w:rsidR="005254D8" w:rsidRPr="00D90E4F">
        <w:t xml:space="preserve"> The </w:t>
      </w:r>
      <w:r w:rsidRPr="00D90E4F">
        <w:t xml:space="preserve">nesting will not create the toolpath. It must be generated with the </w:t>
      </w:r>
      <w:hyperlink w:anchor="_Common_cutlines" w:history="1">
        <w:r w:rsidR="005254D8" w:rsidRPr="00D90E4F">
          <w:rPr>
            <w:rStyle w:val="Hyperlnk"/>
          </w:rPr>
          <w:t>Common cutline</w:t>
        </w:r>
      </w:hyperlink>
      <w:r w:rsidRPr="00D90E4F">
        <w:t xml:space="preserve"> function in the 3D-CAM module</w:t>
      </w:r>
      <w:r w:rsidR="005254D8" w:rsidRPr="00D90E4F">
        <w:t>.</w:t>
      </w:r>
    </w:p>
    <w:p w14:paraId="46CC8CA1" w14:textId="77777777" w:rsidR="005254D8" w:rsidRPr="00D90E4F" w:rsidRDefault="008A2175" w:rsidP="008A2175">
      <w:pPr>
        <w:pStyle w:val="Rubrik4"/>
      </w:pPr>
      <w:r w:rsidRPr="00D90E4F">
        <w:t>Min length</w:t>
      </w:r>
    </w:p>
    <w:p w14:paraId="303BC8EB" w14:textId="77777777" w:rsidR="008A2175" w:rsidRPr="00D90E4F" w:rsidRDefault="008A2175" w:rsidP="008A2175">
      <w:r w:rsidRPr="00D90E4F">
        <w:t xml:space="preserve">The most interested parts </w:t>
      </w:r>
      <w:r w:rsidR="00B33D2F" w:rsidRPr="00D90E4F">
        <w:t xml:space="preserve">for time saving </w:t>
      </w:r>
      <w:r w:rsidRPr="00D90E4F">
        <w:t>are those that have long common edges. To avoid that parts with short common edges are used you can set a Min length filter. If you for example set the value to 100 then parts with shorter common cutline edges will be placed with normal distance.</w:t>
      </w:r>
    </w:p>
    <w:p w14:paraId="00979D57" w14:textId="77777777" w:rsidR="008A2175" w:rsidRPr="00D90E4F" w:rsidRDefault="008A2175" w:rsidP="008A2175">
      <w:pPr>
        <w:keepNext/>
      </w:pPr>
      <w:r w:rsidRPr="00D90E4F">
        <w:rPr>
          <w:noProof/>
        </w:rPr>
        <w:drawing>
          <wp:inline distT="0" distB="0" distL="0" distR="0" wp14:anchorId="1E1386AC" wp14:editId="6E223286">
            <wp:extent cx="4741200" cy="2401200"/>
            <wp:effectExtent l="0" t="0" r="2540" b="0"/>
            <wp:docPr id="48314" name="Bildobjekt 48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4" name="CommonCutNest.png"/>
                    <pic:cNvPicPr/>
                  </pic:nvPicPr>
                  <pic:blipFill>
                    <a:blip r:embed="rId1158">
                      <a:extLst>
                        <a:ext uri="{28A0092B-C50C-407E-A947-70E740481C1C}">
                          <a14:useLocalDpi xmlns:a14="http://schemas.microsoft.com/office/drawing/2010/main" val="0"/>
                        </a:ext>
                      </a:extLst>
                    </a:blip>
                    <a:stretch>
                      <a:fillRect/>
                    </a:stretch>
                  </pic:blipFill>
                  <pic:spPr>
                    <a:xfrm>
                      <a:off x="0" y="0"/>
                      <a:ext cx="4741200" cy="2401200"/>
                    </a:xfrm>
                    <a:prstGeom prst="rect">
                      <a:avLst/>
                    </a:prstGeom>
                  </pic:spPr>
                </pic:pic>
              </a:graphicData>
            </a:graphic>
          </wp:inline>
        </w:drawing>
      </w:r>
    </w:p>
    <w:p w14:paraId="537BCE66" w14:textId="28A19E3D" w:rsidR="008A2175" w:rsidRPr="00D90E4F" w:rsidRDefault="008A2175" w:rsidP="008A2175">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310</w:t>
      </w:r>
      <w:r w:rsidRPr="00D90E4F">
        <w:fldChar w:fldCharType="end"/>
      </w:r>
    </w:p>
    <w:p w14:paraId="4FA9F6F2" w14:textId="77777777" w:rsidR="00E94482" w:rsidRPr="00D90E4F" w:rsidRDefault="00E94482" w:rsidP="008A2175">
      <w:r w:rsidRPr="00D90E4F">
        <w:t>The common cut can only be placed between identical parts.</w:t>
      </w:r>
    </w:p>
    <w:p w14:paraId="467389B1" w14:textId="77777777" w:rsidR="008A2175" w:rsidRPr="00D90E4F" w:rsidRDefault="008A2175" w:rsidP="008A2175">
      <w:r w:rsidRPr="00D90E4F">
        <w:t>During the nesting, the common cutline edges are shown in red color.</w:t>
      </w:r>
    </w:p>
    <w:p w14:paraId="597614BB" w14:textId="77777777" w:rsidR="00224BCE" w:rsidRPr="00D90E4F" w:rsidRDefault="00224BCE" w:rsidP="008A2175">
      <w:pPr>
        <w:pStyle w:val="Rubrik3"/>
      </w:pPr>
      <w:bookmarkStart w:id="1232" w:name="_Toc129002981"/>
      <w:r w:rsidRPr="00D90E4F">
        <w:t>Start nesting</w:t>
      </w:r>
      <w:bookmarkEnd w:id="1232"/>
    </w:p>
    <w:p w14:paraId="22062413" w14:textId="77777777" w:rsidR="00224BCE" w:rsidRPr="00D90E4F" w:rsidRDefault="00224BCE" w:rsidP="00224BCE">
      <w:pPr>
        <w:keepNext/>
      </w:pPr>
      <w:r w:rsidRPr="00D90E4F">
        <w:rPr>
          <w:noProof/>
        </w:rPr>
        <w:drawing>
          <wp:inline distT="0" distB="0" distL="0" distR="0" wp14:anchorId="30F927CE" wp14:editId="6178DDAE">
            <wp:extent cx="1724400" cy="309600"/>
            <wp:effectExtent l="0" t="0" r="0" b="0"/>
            <wp:docPr id="48288" name="Bildobjekt 48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8" name="nest.png"/>
                    <pic:cNvPicPr/>
                  </pic:nvPicPr>
                  <pic:blipFill>
                    <a:blip r:embed="rId1159">
                      <a:extLst>
                        <a:ext uri="{28A0092B-C50C-407E-A947-70E740481C1C}">
                          <a14:useLocalDpi xmlns:a14="http://schemas.microsoft.com/office/drawing/2010/main" val="0"/>
                        </a:ext>
                      </a:extLst>
                    </a:blip>
                    <a:stretch>
                      <a:fillRect/>
                    </a:stretch>
                  </pic:blipFill>
                  <pic:spPr>
                    <a:xfrm>
                      <a:off x="0" y="0"/>
                      <a:ext cx="1724400" cy="309600"/>
                    </a:xfrm>
                    <a:prstGeom prst="rect">
                      <a:avLst/>
                    </a:prstGeom>
                  </pic:spPr>
                </pic:pic>
              </a:graphicData>
            </a:graphic>
          </wp:inline>
        </w:drawing>
      </w:r>
    </w:p>
    <w:p w14:paraId="60A2B415" w14:textId="057B22A1" w:rsidR="00224BCE" w:rsidRPr="00D90E4F" w:rsidRDefault="00224BCE" w:rsidP="00224BCE">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311</w:t>
      </w:r>
      <w:r w:rsidRPr="00D90E4F">
        <w:fldChar w:fldCharType="end"/>
      </w:r>
    </w:p>
    <w:p w14:paraId="5CE378E5" w14:textId="77777777" w:rsidR="004A5A5D" w:rsidRPr="00D90E4F" w:rsidRDefault="00AC2866" w:rsidP="00A64EB2">
      <w:r w:rsidRPr="00D90E4F">
        <w:t>The nesting calculation starts when you press the "NEST" button.</w:t>
      </w:r>
      <w:r w:rsidR="008A2175" w:rsidRPr="00D90E4F">
        <w:t xml:space="preserve"> Following dialog are shown.</w:t>
      </w:r>
    </w:p>
    <w:p w14:paraId="1DA1DF48" w14:textId="77777777" w:rsidR="008A2175" w:rsidRPr="00D90E4F" w:rsidRDefault="00831ABA" w:rsidP="008A2175">
      <w:pPr>
        <w:keepNext/>
      </w:pPr>
      <w:r w:rsidRPr="00D90E4F">
        <w:rPr>
          <w:noProof/>
        </w:rPr>
        <w:drawing>
          <wp:inline distT="0" distB="0" distL="0" distR="0" wp14:anchorId="74DD3FDD" wp14:editId="66E7F173">
            <wp:extent cx="1792800" cy="3409200"/>
            <wp:effectExtent l="0" t="0" r="0" b="1270"/>
            <wp:docPr id="48306" name="Bildobjekt 48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6" name="NestRunDialog.png"/>
                    <pic:cNvPicPr/>
                  </pic:nvPicPr>
                  <pic:blipFill>
                    <a:blip r:embed="rId1160">
                      <a:extLst>
                        <a:ext uri="{28A0092B-C50C-407E-A947-70E740481C1C}">
                          <a14:useLocalDpi xmlns:a14="http://schemas.microsoft.com/office/drawing/2010/main" val="0"/>
                        </a:ext>
                      </a:extLst>
                    </a:blip>
                    <a:stretch>
                      <a:fillRect/>
                    </a:stretch>
                  </pic:blipFill>
                  <pic:spPr>
                    <a:xfrm>
                      <a:off x="0" y="0"/>
                      <a:ext cx="1792800" cy="3409200"/>
                    </a:xfrm>
                    <a:prstGeom prst="rect">
                      <a:avLst/>
                    </a:prstGeom>
                  </pic:spPr>
                </pic:pic>
              </a:graphicData>
            </a:graphic>
          </wp:inline>
        </w:drawing>
      </w:r>
    </w:p>
    <w:p w14:paraId="65FF8AD2" w14:textId="71292666" w:rsidR="00A95B52" w:rsidRPr="00D90E4F" w:rsidRDefault="008A2175" w:rsidP="008A2175">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312</w:t>
      </w:r>
      <w:r w:rsidRPr="00D90E4F">
        <w:fldChar w:fldCharType="end"/>
      </w:r>
    </w:p>
    <w:p w14:paraId="177D86F0" w14:textId="77777777" w:rsidR="00BD158B" w:rsidRPr="00D90E4F" w:rsidRDefault="007224BC" w:rsidP="00BD158B">
      <w:r w:rsidRPr="00D90E4F">
        <w:t xml:space="preserve">In the top of the dialog shows </w:t>
      </w:r>
      <w:r w:rsidR="000F0BBA" w:rsidRPr="00D90E4F">
        <w:t>information about the nest results.</w:t>
      </w:r>
    </w:p>
    <w:p w14:paraId="45AE6733" w14:textId="77777777" w:rsidR="007224BC" w:rsidRPr="00D90E4F" w:rsidRDefault="007224BC" w:rsidP="007224BC">
      <w:pPr>
        <w:pStyle w:val="Rubrik4"/>
      </w:pPr>
      <w:r w:rsidRPr="00D90E4F">
        <w:lastRenderedPageBreak/>
        <w:t>Display</w:t>
      </w:r>
    </w:p>
    <w:p w14:paraId="4EB9EA57" w14:textId="77777777" w:rsidR="00CD058C" w:rsidRPr="00D90E4F" w:rsidRDefault="00CD058C" w:rsidP="00CD058C">
      <w:pPr>
        <w:keepNext/>
      </w:pPr>
      <w:r w:rsidRPr="00D90E4F">
        <w:rPr>
          <w:noProof/>
        </w:rPr>
        <w:drawing>
          <wp:inline distT="0" distB="0" distL="0" distR="0" wp14:anchorId="6B26C5D5" wp14:editId="49805C49">
            <wp:extent cx="1774800" cy="860400"/>
            <wp:effectExtent l="0" t="0" r="0" b="0"/>
            <wp:docPr id="48315" name="Bildobjekt 48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5" name="NestDisplay.png"/>
                    <pic:cNvPicPr/>
                  </pic:nvPicPr>
                  <pic:blipFill>
                    <a:blip r:embed="rId1161">
                      <a:extLst>
                        <a:ext uri="{28A0092B-C50C-407E-A947-70E740481C1C}">
                          <a14:useLocalDpi xmlns:a14="http://schemas.microsoft.com/office/drawing/2010/main" val="0"/>
                        </a:ext>
                      </a:extLst>
                    </a:blip>
                    <a:stretch>
                      <a:fillRect/>
                    </a:stretch>
                  </pic:blipFill>
                  <pic:spPr>
                    <a:xfrm>
                      <a:off x="0" y="0"/>
                      <a:ext cx="1774800" cy="860400"/>
                    </a:xfrm>
                    <a:prstGeom prst="rect">
                      <a:avLst/>
                    </a:prstGeom>
                  </pic:spPr>
                </pic:pic>
              </a:graphicData>
            </a:graphic>
          </wp:inline>
        </w:drawing>
      </w:r>
    </w:p>
    <w:p w14:paraId="4D5FEB23" w14:textId="4831CA6A" w:rsidR="007224BC" w:rsidRPr="00D90E4F" w:rsidRDefault="00CD058C" w:rsidP="00CD058C">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313</w:t>
      </w:r>
      <w:r w:rsidRPr="00D90E4F">
        <w:fldChar w:fldCharType="end"/>
      </w:r>
    </w:p>
    <w:p w14:paraId="73CC8E41" w14:textId="77777777" w:rsidR="000F0BBA" w:rsidRPr="00D90E4F" w:rsidRDefault="004278D2" w:rsidP="00BD158B">
      <w:r w:rsidRPr="00D90E4F">
        <w:t>These settings</w:t>
      </w:r>
      <w:r w:rsidR="00D30AA7" w:rsidRPr="00D90E4F">
        <w:t xml:space="preserve"> </w:t>
      </w:r>
      <w:r w:rsidRPr="00D90E4F">
        <w:t>do</w:t>
      </w:r>
      <w:r w:rsidR="00D30AA7" w:rsidRPr="00D90E4F">
        <w:t xml:space="preserve"> not affect the nesting results, it's only for displaying the nest result in different ways.</w:t>
      </w:r>
    </w:p>
    <w:p w14:paraId="097A4D13" w14:textId="77777777" w:rsidR="00D30AA7" w:rsidRPr="00D90E4F" w:rsidRDefault="00D30AA7" w:rsidP="004278D2">
      <w:pPr>
        <w:pStyle w:val="Rubrik4"/>
      </w:pPr>
      <w:r w:rsidRPr="00D90E4F">
        <w:t>By Part</w:t>
      </w:r>
    </w:p>
    <w:p w14:paraId="33EB9650" w14:textId="77777777" w:rsidR="004278D2" w:rsidRPr="00D90E4F" w:rsidRDefault="004278D2" w:rsidP="004278D2">
      <w:pPr>
        <w:keepNext/>
      </w:pPr>
      <w:r w:rsidRPr="00D90E4F">
        <w:rPr>
          <w:noProof/>
        </w:rPr>
        <w:drawing>
          <wp:inline distT="0" distB="0" distL="0" distR="0" wp14:anchorId="5C61498A" wp14:editId="1B4F17FD">
            <wp:extent cx="3340800" cy="1717200"/>
            <wp:effectExtent l="0" t="0" r="0" b="0"/>
            <wp:docPr id="48316" name="Bildobjekt 48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6" name="PartColor.png"/>
                    <pic:cNvPicPr/>
                  </pic:nvPicPr>
                  <pic:blipFill>
                    <a:blip r:embed="rId1162">
                      <a:extLst>
                        <a:ext uri="{28A0092B-C50C-407E-A947-70E740481C1C}">
                          <a14:useLocalDpi xmlns:a14="http://schemas.microsoft.com/office/drawing/2010/main" val="0"/>
                        </a:ext>
                      </a:extLst>
                    </a:blip>
                    <a:stretch>
                      <a:fillRect/>
                    </a:stretch>
                  </pic:blipFill>
                  <pic:spPr>
                    <a:xfrm>
                      <a:off x="0" y="0"/>
                      <a:ext cx="3340800" cy="1717200"/>
                    </a:xfrm>
                    <a:prstGeom prst="rect">
                      <a:avLst/>
                    </a:prstGeom>
                  </pic:spPr>
                </pic:pic>
              </a:graphicData>
            </a:graphic>
          </wp:inline>
        </w:drawing>
      </w:r>
    </w:p>
    <w:p w14:paraId="6FF24EAE" w14:textId="3273871A" w:rsidR="00BD158B" w:rsidRPr="00D90E4F" w:rsidRDefault="004278D2" w:rsidP="004278D2">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314</w:t>
      </w:r>
      <w:r w:rsidRPr="00D90E4F">
        <w:fldChar w:fldCharType="end"/>
      </w:r>
    </w:p>
    <w:p w14:paraId="3DC15E53" w14:textId="77777777" w:rsidR="004278D2" w:rsidRPr="00D90E4F" w:rsidRDefault="004278D2" w:rsidP="004278D2">
      <w:r w:rsidRPr="00D90E4F">
        <w:t>With this setting, each part definition has a unique color. This is the default method.</w:t>
      </w:r>
    </w:p>
    <w:p w14:paraId="3E4C6C65" w14:textId="77777777" w:rsidR="004278D2" w:rsidRPr="00D90E4F" w:rsidRDefault="004278D2" w:rsidP="004278D2">
      <w:pPr>
        <w:pStyle w:val="Rubrik4"/>
      </w:pPr>
      <w:r w:rsidRPr="00D90E4F">
        <w:t>By layout</w:t>
      </w:r>
    </w:p>
    <w:p w14:paraId="14E73B28" w14:textId="77777777" w:rsidR="004278D2" w:rsidRPr="00D90E4F" w:rsidRDefault="004278D2" w:rsidP="004278D2">
      <w:pPr>
        <w:keepNext/>
      </w:pPr>
      <w:r w:rsidRPr="00D90E4F">
        <w:rPr>
          <w:noProof/>
        </w:rPr>
        <w:drawing>
          <wp:inline distT="0" distB="0" distL="0" distR="0" wp14:anchorId="44580B1E" wp14:editId="00AF5F4F">
            <wp:extent cx="5734800" cy="2019600"/>
            <wp:effectExtent l="0" t="0" r="0" b="0"/>
            <wp:docPr id="48317" name="Bildobjekt 4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2" name="MultiplicityOn.png"/>
                    <pic:cNvPicPr/>
                  </pic:nvPicPr>
                  <pic:blipFill>
                    <a:blip r:embed="rId1150">
                      <a:extLst>
                        <a:ext uri="{28A0092B-C50C-407E-A947-70E740481C1C}">
                          <a14:useLocalDpi xmlns:a14="http://schemas.microsoft.com/office/drawing/2010/main" val="0"/>
                        </a:ext>
                      </a:extLst>
                    </a:blip>
                    <a:stretch>
                      <a:fillRect/>
                    </a:stretch>
                  </pic:blipFill>
                  <pic:spPr>
                    <a:xfrm>
                      <a:off x="0" y="0"/>
                      <a:ext cx="5734800" cy="2019600"/>
                    </a:xfrm>
                    <a:prstGeom prst="rect">
                      <a:avLst/>
                    </a:prstGeom>
                  </pic:spPr>
                </pic:pic>
              </a:graphicData>
            </a:graphic>
          </wp:inline>
        </w:drawing>
      </w:r>
    </w:p>
    <w:p w14:paraId="05D5268E" w14:textId="04384F40" w:rsidR="004278D2" w:rsidRPr="00D90E4F" w:rsidRDefault="004278D2" w:rsidP="004278D2">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315</w:t>
      </w:r>
      <w:r w:rsidRPr="00D90E4F">
        <w:fldChar w:fldCharType="end"/>
      </w:r>
    </w:p>
    <w:p w14:paraId="5D34D1D4" w14:textId="158451B6" w:rsidR="004278D2" w:rsidRPr="00D90E4F" w:rsidRDefault="004278D2" w:rsidP="004278D2">
      <w:r w:rsidRPr="00D90E4F">
        <w:t xml:space="preserve">This </w:t>
      </w:r>
      <w:r w:rsidR="00F979B7" w:rsidRPr="00D90E4F">
        <w:t xml:space="preserve">setting is good if you have activated the </w:t>
      </w:r>
      <w:hyperlink w:anchor="_Multiplicity" w:history="1">
        <w:r w:rsidR="00F979B7" w:rsidRPr="00D90E4F">
          <w:rPr>
            <w:rStyle w:val="Hyperlnk"/>
          </w:rPr>
          <w:t>multiplicity</w:t>
        </w:r>
      </w:hyperlink>
      <w:r w:rsidR="00F979B7" w:rsidRPr="00D90E4F">
        <w:t>. Each type of layout will be displayed in a unique color.</w:t>
      </w:r>
    </w:p>
    <w:p w14:paraId="4E628D5A" w14:textId="77777777" w:rsidR="00F979B7" w:rsidRPr="00D90E4F" w:rsidRDefault="00F979B7" w:rsidP="00F979B7">
      <w:pPr>
        <w:pStyle w:val="Rubrik4"/>
      </w:pPr>
      <w:r w:rsidRPr="00D90E4F">
        <w:t>By priority</w:t>
      </w:r>
    </w:p>
    <w:p w14:paraId="35D59FA5" w14:textId="6ABA2D9D" w:rsidR="00F979B7" w:rsidRPr="00D90E4F" w:rsidRDefault="00F979B7" w:rsidP="004278D2">
      <w:r w:rsidRPr="00D90E4F">
        <w:t xml:space="preserve">This setting displays the parts in up to six different colors. Each </w:t>
      </w:r>
      <w:hyperlink w:anchor="_Priority" w:history="1">
        <w:r w:rsidRPr="00D90E4F">
          <w:rPr>
            <w:rStyle w:val="Hyperlnk"/>
          </w:rPr>
          <w:t>priority</w:t>
        </w:r>
      </w:hyperlink>
      <w:r w:rsidRPr="00D90E4F">
        <w:t xml:space="preserve"> will have a unique color.</w:t>
      </w:r>
    </w:p>
    <w:p w14:paraId="5F5A50A2" w14:textId="77777777" w:rsidR="00F979B7" w:rsidRPr="00D90E4F" w:rsidRDefault="00F979B7" w:rsidP="00F979B7">
      <w:pPr>
        <w:pStyle w:val="Rubrik4"/>
      </w:pPr>
      <w:r w:rsidRPr="00D90E4F">
        <w:lastRenderedPageBreak/>
        <w:t>Layout mode</w:t>
      </w:r>
    </w:p>
    <w:p w14:paraId="26D452EF" w14:textId="77777777" w:rsidR="00426DA3" w:rsidRPr="00D90E4F" w:rsidRDefault="00426DA3" w:rsidP="00426DA3">
      <w:pPr>
        <w:keepNext/>
      </w:pPr>
      <w:r w:rsidRPr="00D90E4F">
        <w:rPr>
          <w:noProof/>
        </w:rPr>
        <w:drawing>
          <wp:inline distT="0" distB="0" distL="0" distR="0" wp14:anchorId="62E81245" wp14:editId="7C11C039">
            <wp:extent cx="5565600" cy="2883600"/>
            <wp:effectExtent l="0" t="0" r="0" b="0"/>
            <wp:docPr id="48318" name="Bildobjekt 48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8" name="LayoutMode.png"/>
                    <pic:cNvPicPr/>
                  </pic:nvPicPr>
                  <pic:blipFill>
                    <a:blip r:embed="rId1163">
                      <a:extLst>
                        <a:ext uri="{28A0092B-C50C-407E-A947-70E740481C1C}">
                          <a14:useLocalDpi xmlns:a14="http://schemas.microsoft.com/office/drawing/2010/main" val="0"/>
                        </a:ext>
                      </a:extLst>
                    </a:blip>
                    <a:stretch>
                      <a:fillRect/>
                    </a:stretch>
                  </pic:blipFill>
                  <pic:spPr>
                    <a:xfrm>
                      <a:off x="0" y="0"/>
                      <a:ext cx="5565600" cy="2883600"/>
                    </a:xfrm>
                    <a:prstGeom prst="rect">
                      <a:avLst/>
                    </a:prstGeom>
                  </pic:spPr>
                </pic:pic>
              </a:graphicData>
            </a:graphic>
          </wp:inline>
        </w:drawing>
      </w:r>
    </w:p>
    <w:p w14:paraId="3A7E6CDF" w14:textId="15EFF897" w:rsidR="00F979B7" w:rsidRPr="00D90E4F" w:rsidRDefault="00426DA3" w:rsidP="00426DA3">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316</w:t>
      </w:r>
      <w:r w:rsidRPr="00D90E4F">
        <w:fldChar w:fldCharType="end"/>
      </w:r>
    </w:p>
    <w:p w14:paraId="1F237CE2" w14:textId="24A31F9E" w:rsidR="00426DA3" w:rsidRPr="00D90E4F" w:rsidRDefault="00426DA3" w:rsidP="00426DA3">
      <w:r w:rsidRPr="00D90E4F">
        <w:t xml:space="preserve">The layout mode is only of interest if the </w:t>
      </w:r>
      <w:hyperlink w:anchor="_Multiplicity" w:history="1">
        <w:r w:rsidRPr="00D90E4F">
          <w:rPr>
            <w:rStyle w:val="Hyperlnk"/>
          </w:rPr>
          <w:t>Multiplicity</w:t>
        </w:r>
      </w:hyperlink>
      <w:r w:rsidRPr="00D90E4F">
        <w:t xml:space="preserve"> is activated. This setting will move the sheets in lines and columns. The three sheets at the bottom are identical.</w:t>
      </w:r>
    </w:p>
    <w:p w14:paraId="2F7AA3B9" w14:textId="77777777" w:rsidR="00426DA3" w:rsidRPr="00D90E4F" w:rsidRDefault="002B0F5A" w:rsidP="002B0F5A">
      <w:pPr>
        <w:pStyle w:val="Rubrik2"/>
      </w:pPr>
      <w:bookmarkStart w:id="1233" w:name="_Re-nest"/>
      <w:bookmarkStart w:id="1234" w:name="_Toc129002982"/>
      <w:bookmarkStart w:id="1235" w:name="RenestSheet"/>
      <w:bookmarkStart w:id="1236" w:name="_Toc229474948"/>
      <w:bookmarkEnd w:id="1233"/>
      <w:r w:rsidRPr="00D90E4F">
        <w:t>Re-nest</w:t>
      </w:r>
      <w:bookmarkEnd w:id="1234"/>
      <w:bookmarkEnd w:id="1236"/>
    </w:p>
    <w:bookmarkEnd w:id="1235"/>
    <w:p w14:paraId="0EE7BDD6" w14:textId="77777777" w:rsidR="00A2130C" w:rsidRPr="00D90E4F" w:rsidRDefault="00CC4307" w:rsidP="00A2130C">
      <w:pPr>
        <w:keepNext/>
      </w:pPr>
      <w:r w:rsidRPr="00D90E4F">
        <w:rPr>
          <w:noProof/>
        </w:rPr>
        <w:drawing>
          <wp:inline distT="0" distB="0" distL="0" distR="0" wp14:anchorId="50084A3C" wp14:editId="6914BFA1">
            <wp:extent cx="2415600" cy="1004400"/>
            <wp:effectExtent l="0" t="0" r="3810" b="5715"/>
            <wp:docPr id="18913" name="Bildobjekt 18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 name="ReNestStart.png"/>
                    <pic:cNvPicPr/>
                  </pic:nvPicPr>
                  <pic:blipFill>
                    <a:blip r:embed="rId1164">
                      <a:extLst>
                        <a:ext uri="{28A0092B-C50C-407E-A947-70E740481C1C}">
                          <a14:useLocalDpi xmlns:a14="http://schemas.microsoft.com/office/drawing/2010/main" val="0"/>
                        </a:ext>
                      </a:extLst>
                    </a:blip>
                    <a:stretch>
                      <a:fillRect/>
                    </a:stretch>
                  </pic:blipFill>
                  <pic:spPr>
                    <a:xfrm>
                      <a:off x="0" y="0"/>
                      <a:ext cx="2415600" cy="1004400"/>
                    </a:xfrm>
                    <a:prstGeom prst="rect">
                      <a:avLst/>
                    </a:prstGeom>
                  </pic:spPr>
                </pic:pic>
              </a:graphicData>
            </a:graphic>
          </wp:inline>
        </w:drawing>
      </w:r>
    </w:p>
    <w:p w14:paraId="6B6A751C" w14:textId="305370A3" w:rsidR="00CC4307" w:rsidRPr="00D90E4F" w:rsidRDefault="00A2130C" w:rsidP="00A2130C">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317</w:t>
      </w:r>
      <w:r w:rsidRPr="00D90E4F">
        <w:fldChar w:fldCharType="end"/>
      </w:r>
    </w:p>
    <w:p w14:paraId="6E1BA01D" w14:textId="17DB8DDA" w:rsidR="00A2130C" w:rsidRPr="00D90E4F" w:rsidRDefault="00A2130C" w:rsidP="00A2130C">
      <w:pPr>
        <w:rPr>
          <w:rStyle w:val="Hyperlnk"/>
        </w:rPr>
      </w:pPr>
      <w:r w:rsidRPr="00D90E4F">
        <w:rPr>
          <w:sz w:val="72"/>
        </w:rPr>
        <w:fldChar w:fldCharType="begin"/>
      </w:r>
      <w:r w:rsidRPr="00D90E4F">
        <w:rPr>
          <w:sz w:val="72"/>
        </w:rPr>
        <w:instrText xml:space="preserve"> HYPERLINK "http://212.73.171.142/video/Re-Nest.mp4" </w:instrText>
      </w:r>
      <w:r w:rsidR="00EB6DA4" w:rsidRPr="00D90E4F">
        <w:rPr>
          <w:sz w:val="72"/>
        </w:rPr>
      </w:r>
      <w:r w:rsidRPr="00D90E4F">
        <w:rPr>
          <w:sz w:val="72"/>
        </w:rPr>
        <w:fldChar w:fldCharType="separate"/>
      </w:r>
      <w:r w:rsidRPr="00D90E4F">
        <w:rPr>
          <w:rStyle w:val="Hyperlnk"/>
          <w:sz w:val="72"/>
        </w:rPr>
        <w:sym w:font="Webdings" w:char="F0B4"/>
      </w:r>
    </w:p>
    <w:p w14:paraId="34DA7CEF" w14:textId="77777777" w:rsidR="002B0F5A" w:rsidRPr="00D90E4F" w:rsidRDefault="00A2130C" w:rsidP="002776FC">
      <w:r w:rsidRPr="00D90E4F">
        <w:rPr>
          <w:sz w:val="72"/>
        </w:rPr>
        <w:fldChar w:fldCharType="end"/>
      </w:r>
      <w:r w:rsidR="002B0F5A" w:rsidRPr="00D90E4F">
        <w:t>The re-nest function is a fast way to re-nest parts that already are placed on the sheet. The Re-nest function will always nest wit</w:t>
      </w:r>
      <w:r w:rsidR="002776FC" w:rsidRPr="00D90E4F">
        <w:t>h one tool.</w:t>
      </w:r>
    </w:p>
    <w:p w14:paraId="3CF7B52A" w14:textId="77777777" w:rsidR="00E044C1" w:rsidRPr="00D90E4F" w:rsidRDefault="00E044C1" w:rsidP="002776FC">
      <w:r w:rsidRPr="00D90E4F">
        <w:t>The re-nest command works as follows. The example below need to be re-nest by one tool.</w:t>
      </w:r>
    </w:p>
    <w:p w14:paraId="05EDEC05" w14:textId="77777777" w:rsidR="002B0F5A" w:rsidRPr="00D90E4F" w:rsidRDefault="002B0F5A" w:rsidP="002B0F5A">
      <w:r w:rsidRPr="00D90E4F">
        <w:rPr>
          <w:noProof/>
        </w:rPr>
        <w:drawing>
          <wp:inline distT="0" distB="0" distL="0" distR="0" wp14:anchorId="5C08698A" wp14:editId="49C5BC1B">
            <wp:extent cx="3963600" cy="2080800"/>
            <wp:effectExtent l="0" t="0" r="0" b="0"/>
            <wp:docPr id="18890" name="Bildobjekt 18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 name="Re-nest1.png"/>
                    <pic:cNvPicPr/>
                  </pic:nvPicPr>
                  <pic:blipFill>
                    <a:blip r:embed="rId1165">
                      <a:extLst>
                        <a:ext uri="{28A0092B-C50C-407E-A947-70E740481C1C}">
                          <a14:useLocalDpi xmlns:a14="http://schemas.microsoft.com/office/drawing/2010/main" val="0"/>
                        </a:ext>
                      </a:extLst>
                    </a:blip>
                    <a:stretch>
                      <a:fillRect/>
                    </a:stretch>
                  </pic:blipFill>
                  <pic:spPr>
                    <a:xfrm>
                      <a:off x="0" y="0"/>
                      <a:ext cx="3963600" cy="2080800"/>
                    </a:xfrm>
                    <a:prstGeom prst="rect">
                      <a:avLst/>
                    </a:prstGeom>
                  </pic:spPr>
                </pic:pic>
              </a:graphicData>
            </a:graphic>
          </wp:inline>
        </w:drawing>
      </w:r>
    </w:p>
    <w:p w14:paraId="1384348A" w14:textId="3FE1EFF8" w:rsidR="002B0F5A" w:rsidRPr="00D90E4F" w:rsidRDefault="002B0F5A" w:rsidP="002B0F5A">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318</w:t>
      </w:r>
      <w:r w:rsidRPr="00D90E4F">
        <w:fldChar w:fldCharType="end"/>
      </w:r>
    </w:p>
    <w:p w14:paraId="51E058DD" w14:textId="77777777" w:rsidR="00147728" w:rsidRPr="00D90E4F" w:rsidRDefault="00147728" w:rsidP="00147728">
      <w:pPr>
        <w:pStyle w:val="DoNow"/>
      </w:pPr>
      <w:r w:rsidRPr="00D90E4F">
        <w:t>Start the command</w:t>
      </w:r>
    </w:p>
    <w:p w14:paraId="26BE021C" w14:textId="77777777" w:rsidR="00147728" w:rsidRPr="00D90E4F" w:rsidRDefault="00147728" w:rsidP="00147728">
      <w:pPr>
        <w:pStyle w:val="Command"/>
      </w:pPr>
      <w:r w:rsidRPr="00D90E4F">
        <w:t>Select sheet (pick on the edge of the sheet)</w:t>
      </w:r>
      <w:r w:rsidRPr="00D90E4F">
        <w:br/>
        <w:t>Part distance &lt;4&gt; (type a value or accept by space/enter)</w:t>
      </w:r>
    </w:p>
    <w:p w14:paraId="6263AE42" w14:textId="77777777" w:rsidR="002776FC" w:rsidRPr="00D90E4F" w:rsidRDefault="002776FC" w:rsidP="002776FC">
      <w:r w:rsidRPr="00D90E4F">
        <w:t>The re-nest function may update the result to following result.</w:t>
      </w:r>
    </w:p>
    <w:p w14:paraId="2520FBC3" w14:textId="77777777" w:rsidR="002776FC" w:rsidRPr="00D90E4F" w:rsidRDefault="002776FC" w:rsidP="002776FC">
      <w:pPr>
        <w:keepNext/>
      </w:pPr>
      <w:r w:rsidRPr="00D90E4F">
        <w:rPr>
          <w:noProof/>
        </w:rPr>
        <w:lastRenderedPageBreak/>
        <w:drawing>
          <wp:inline distT="0" distB="0" distL="0" distR="0" wp14:anchorId="41CE4401" wp14:editId="2113BF4B">
            <wp:extent cx="4010400" cy="2041200"/>
            <wp:effectExtent l="0" t="0" r="0" b="0"/>
            <wp:docPr id="18891" name="Bildobjekt 18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 name="Re-nest2.png"/>
                    <pic:cNvPicPr/>
                  </pic:nvPicPr>
                  <pic:blipFill>
                    <a:blip r:embed="rId1166">
                      <a:extLst>
                        <a:ext uri="{28A0092B-C50C-407E-A947-70E740481C1C}">
                          <a14:useLocalDpi xmlns:a14="http://schemas.microsoft.com/office/drawing/2010/main" val="0"/>
                        </a:ext>
                      </a:extLst>
                    </a:blip>
                    <a:stretch>
                      <a:fillRect/>
                    </a:stretch>
                  </pic:blipFill>
                  <pic:spPr>
                    <a:xfrm>
                      <a:off x="0" y="0"/>
                      <a:ext cx="4010400" cy="2041200"/>
                    </a:xfrm>
                    <a:prstGeom prst="rect">
                      <a:avLst/>
                    </a:prstGeom>
                  </pic:spPr>
                </pic:pic>
              </a:graphicData>
            </a:graphic>
          </wp:inline>
        </w:drawing>
      </w:r>
    </w:p>
    <w:p w14:paraId="7D671CE3" w14:textId="20FBAB23" w:rsidR="002776FC" w:rsidRPr="00D90E4F" w:rsidRDefault="002776FC" w:rsidP="002776FC">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319</w:t>
      </w:r>
      <w:r w:rsidRPr="00D90E4F">
        <w:fldChar w:fldCharType="end"/>
      </w:r>
    </w:p>
    <w:p w14:paraId="77CC2161" w14:textId="77777777" w:rsidR="00147728" w:rsidRPr="00D90E4F" w:rsidRDefault="00147728" w:rsidP="00147728"/>
    <w:p w14:paraId="6D297C3F" w14:textId="77777777" w:rsidR="000D277F" w:rsidRPr="00D90E4F" w:rsidRDefault="002E7413" w:rsidP="000D277F">
      <w:pPr>
        <w:pStyle w:val="Rubrik1"/>
      </w:pPr>
      <w:bookmarkStart w:id="1237" w:name="_CAM_-_Process"/>
      <w:bookmarkEnd w:id="1237"/>
      <w:r w:rsidRPr="00D90E4F">
        <w:lastRenderedPageBreak/>
        <w:t xml:space="preserve"> </w:t>
      </w:r>
      <w:bookmarkStart w:id="1238" w:name="_Ref331602663"/>
      <w:bookmarkStart w:id="1239" w:name="_Toc335637009"/>
      <w:bookmarkStart w:id="1240" w:name="_Toc115697755"/>
      <w:bookmarkStart w:id="1241" w:name="_Toc129002983"/>
      <w:bookmarkStart w:id="1242" w:name="_Toc229474949"/>
      <w:r w:rsidR="005A2479" w:rsidRPr="00D90E4F">
        <w:t>CAM</w:t>
      </w:r>
      <w:r w:rsidR="00737489" w:rsidRPr="00D90E4F">
        <w:t xml:space="preserve"> </w:t>
      </w:r>
      <w:r w:rsidR="005A2479" w:rsidRPr="00D90E4F">
        <w:t>-</w:t>
      </w:r>
      <w:r w:rsidR="00737489" w:rsidRPr="00D90E4F">
        <w:t xml:space="preserve"> </w:t>
      </w:r>
      <w:r w:rsidR="005A2479" w:rsidRPr="00D90E4F">
        <w:t>P</w:t>
      </w:r>
      <w:r w:rsidR="000D277F" w:rsidRPr="00D90E4F">
        <w:t>rocess</w:t>
      </w:r>
      <w:bookmarkEnd w:id="1238"/>
      <w:bookmarkEnd w:id="1239"/>
      <w:bookmarkEnd w:id="1240"/>
      <w:bookmarkEnd w:id="1241"/>
      <w:bookmarkEnd w:id="1242"/>
    </w:p>
    <w:p w14:paraId="6B908062" w14:textId="77777777" w:rsidR="005A2479" w:rsidRPr="00D90E4F" w:rsidRDefault="005A2479" w:rsidP="005A2479">
      <w:r w:rsidRPr="00D90E4F">
        <w:t xml:space="preserve">This chapter contains detailed information about the commands and possibilities </w:t>
      </w:r>
      <w:r w:rsidR="00CC53E5" w:rsidRPr="00D90E4F">
        <w:t>for</w:t>
      </w:r>
      <w:r w:rsidRPr="00D90E4F">
        <w:t xml:space="preserve"> postprocessing.</w:t>
      </w:r>
    </w:p>
    <w:p w14:paraId="219A276A" w14:textId="77777777" w:rsidR="00F63FF2" w:rsidRPr="00D90E4F" w:rsidRDefault="009378B9" w:rsidP="00F63FF2">
      <w:pPr>
        <w:keepNext/>
      </w:pPr>
      <w:r w:rsidRPr="00D90E4F">
        <w:rPr>
          <w:noProof/>
        </w:rPr>
        <w:drawing>
          <wp:inline distT="0" distB="0" distL="0" distR="0" wp14:anchorId="0D9E6D6D" wp14:editId="11D8A586">
            <wp:extent cx="1302385" cy="629285"/>
            <wp:effectExtent l="19050" t="19050" r="12065" b="18415"/>
            <wp:docPr id="18860" name="Bild 18860" descr="Image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0" descr="Image90"/>
                    <pic:cNvPicPr>
                      <a:picLocks noChangeAspect="1" noChangeArrowheads="1"/>
                    </pic:cNvPicPr>
                  </pic:nvPicPr>
                  <pic:blipFill>
                    <a:blip r:embed="rId1167" cstate="print"/>
                    <a:srcRect/>
                    <a:stretch>
                      <a:fillRect/>
                    </a:stretch>
                  </pic:blipFill>
                  <pic:spPr bwMode="auto">
                    <a:xfrm>
                      <a:off x="0" y="0"/>
                      <a:ext cx="1302385" cy="629285"/>
                    </a:xfrm>
                    <a:prstGeom prst="rect">
                      <a:avLst/>
                    </a:prstGeom>
                    <a:noFill/>
                    <a:ln w="6350">
                      <a:solidFill>
                        <a:srgbClr val="000000"/>
                      </a:solidFill>
                      <a:miter lim="800000"/>
                      <a:headEnd/>
                      <a:tailEnd/>
                    </a:ln>
                    <a:effectLst/>
                  </pic:spPr>
                </pic:pic>
              </a:graphicData>
            </a:graphic>
          </wp:inline>
        </w:drawing>
      </w:r>
    </w:p>
    <w:p w14:paraId="31E6D212" w14:textId="31FE85E9" w:rsidR="00737489" w:rsidRPr="00D90E4F" w:rsidRDefault="00F63FF2" w:rsidP="00F63FF2">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320</w:t>
      </w:r>
      <w:r w:rsidR="00BE0559" w:rsidRPr="00D90E4F">
        <w:rPr>
          <w:noProof/>
        </w:rPr>
        <w:fldChar w:fldCharType="end"/>
      </w:r>
    </w:p>
    <w:p w14:paraId="7F15B7BB" w14:textId="77777777" w:rsidR="003074C5" w:rsidRPr="00D90E4F" w:rsidRDefault="00CC53E5" w:rsidP="003074C5">
      <w:r w:rsidRPr="00D90E4F">
        <w:t>Prepare something to process before starting</w:t>
      </w:r>
      <w:r w:rsidR="00836CCB" w:rsidRPr="00D90E4F">
        <w:t xml:space="preserve"> the postprocessing.</w:t>
      </w:r>
    </w:p>
    <w:p w14:paraId="7F366DCD" w14:textId="77777777" w:rsidR="003074C5" w:rsidRPr="00D90E4F" w:rsidRDefault="003074C5" w:rsidP="003074C5">
      <w:pPr>
        <w:pStyle w:val="DoNow"/>
      </w:pPr>
      <w:r w:rsidRPr="00D90E4F">
        <w:t>Create a closed geometry to be cut.</w:t>
      </w:r>
    </w:p>
    <w:p w14:paraId="661F4ED3" w14:textId="77777777" w:rsidR="003074C5" w:rsidRPr="00D90E4F" w:rsidRDefault="00836CCB" w:rsidP="003074C5">
      <w:pPr>
        <w:pStyle w:val="DoNow"/>
      </w:pPr>
      <w:r w:rsidRPr="00D90E4F">
        <w:t>Create the part</w:t>
      </w:r>
      <w:r w:rsidR="003074C5" w:rsidRPr="00D90E4F">
        <w:t>.</w:t>
      </w:r>
    </w:p>
    <w:p w14:paraId="5A1FF082" w14:textId="77777777" w:rsidR="003074C5" w:rsidRPr="00D90E4F" w:rsidRDefault="003074C5" w:rsidP="003074C5">
      <w:pPr>
        <w:pStyle w:val="DoNow"/>
      </w:pPr>
      <w:r w:rsidRPr="00D90E4F">
        <w:t xml:space="preserve">Add a toolpath using the </w:t>
      </w:r>
      <w:r w:rsidR="00C47395" w:rsidRPr="00D90E4F">
        <w:t>"</w:t>
      </w:r>
      <w:r w:rsidRPr="00D90E4F">
        <w:t>Auto</w:t>
      </w:r>
      <w:r w:rsidR="00C47395" w:rsidRPr="00D90E4F">
        <w:t>"</w:t>
      </w:r>
      <w:r w:rsidRPr="00D90E4F">
        <w:t xml:space="preserve"> command.</w:t>
      </w:r>
    </w:p>
    <w:p w14:paraId="165A8EBC" w14:textId="77777777" w:rsidR="000D277F" w:rsidRPr="00D90E4F" w:rsidRDefault="000D277F" w:rsidP="000D277F">
      <w:pPr>
        <w:pStyle w:val="Rubrik2"/>
      </w:pPr>
      <w:bookmarkStart w:id="1243" w:name="_Toc335637010"/>
      <w:bookmarkStart w:id="1244" w:name="_Toc129002984"/>
      <w:bookmarkStart w:id="1245" w:name="_Toc229474950"/>
      <w:r w:rsidRPr="00D90E4F">
        <w:t>Proc</w:t>
      </w:r>
      <w:bookmarkStart w:id="1246" w:name="process"/>
      <w:bookmarkEnd w:id="1246"/>
      <w:r w:rsidRPr="00D90E4F">
        <w:t>ess</w:t>
      </w:r>
      <w:bookmarkEnd w:id="1243"/>
      <w:bookmarkEnd w:id="1244"/>
      <w:bookmarkEnd w:id="1245"/>
    </w:p>
    <w:p w14:paraId="2B227E2B" w14:textId="77777777" w:rsidR="00737489" w:rsidRPr="00D90E4F" w:rsidRDefault="009378B9" w:rsidP="00737489">
      <w:pPr>
        <w:keepNext/>
      </w:pPr>
      <w:r w:rsidRPr="00D90E4F">
        <w:rPr>
          <w:noProof/>
        </w:rPr>
        <w:drawing>
          <wp:inline distT="0" distB="0" distL="0" distR="0" wp14:anchorId="3F52BEA0" wp14:editId="6467DBC3">
            <wp:extent cx="1280160" cy="673100"/>
            <wp:effectExtent l="19050" t="19050" r="15240" b="12700"/>
            <wp:docPr id="18861" name="Bild 18861" descr="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1" descr="Image39"/>
                    <pic:cNvPicPr>
                      <a:picLocks noChangeAspect="1" noChangeArrowheads="1"/>
                    </pic:cNvPicPr>
                  </pic:nvPicPr>
                  <pic:blipFill>
                    <a:blip r:embed="rId1168" cstate="print"/>
                    <a:srcRect/>
                    <a:stretch>
                      <a:fillRect/>
                    </a:stretch>
                  </pic:blipFill>
                  <pic:spPr bwMode="auto">
                    <a:xfrm>
                      <a:off x="0" y="0"/>
                      <a:ext cx="1280160" cy="673100"/>
                    </a:xfrm>
                    <a:prstGeom prst="rect">
                      <a:avLst/>
                    </a:prstGeom>
                    <a:noFill/>
                    <a:ln w="6350">
                      <a:solidFill>
                        <a:srgbClr val="000000"/>
                      </a:solidFill>
                      <a:miter lim="800000"/>
                      <a:headEnd/>
                      <a:tailEnd/>
                    </a:ln>
                    <a:effectLst/>
                  </pic:spPr>
                </pic:pic>
              </a:graphicData>
            </a:graphic>
          </wp:inline>
        </w:drawing>
      </w:r>
    </w:p>
    <w:p w14:paraId="654EF01D" w14:textId="301276CE" w:rsidR="00737489" w:rsidRPr="00D90E4F" w:rsidRDefault="00737489" w:rsidP="0073748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321</w:t>
      </w:r>
      <w:r w:rsidR="00BE0559" w:rsidRPr="00D90E4F">
        <w:rPr>
          <w:noProof/>
        </w:rPr>
        <w:fldChar w:fldCharType="end"/>
      </w:r>
    </w:p>
    <w:p w14:paraId="205E8717" w14:textId="77777777" w:rsidR="00A22A6A" w:rsidRPr="00D90E4F" w:rsidRDefault="00A22A6A" w:rsidP="00A22A6A">
      <w:r w:rsidRPr="00D90E4F">
        <w:t xml:space="preserve">The postprocessor system in IGEMS R10 is built around our internal LISP language called ILISP. The postprocessor </w:t>
      </w:r>
      <w:r w:rsidR="00CC53E5" w:rsidRPr="00D90E4F">
        <w:t>is</w:t>
      </w:r>
      <w:r w:rsidRPr="00D90E4F">
        <w:t xml:space="preserve"> used for </w:t>
      </w:r>
      <w:r w:rsidR="00CD1F69" w:rsidRPr="00D90E4F">
        <w:t>creating CNC-files, estimate cutting times, making reports and simulations.</w:t>
      </w:r>
    </w:p>
    <w:p w14:paraId="65714F2D" w14:textId="77777777" w:rsidR="00B64E6C" w:rsidRPr="00D90E4F" w:rsidRDefault="00834356" w:rsidP="003074C5">
      <w:pPr>
        <w:pStyle w:val="DoNow"/>
      </w:pPr>
      <w:r w:rsidRPr="00D90E4F">
        <w:t xml:space="preserve">Press the </w:t>
      </w:r>
      <w:r w:rsidR="00C47395" w:rsidRPr="00D90E4F">
        <w:t>"</w:t>
      </w:r>
      <w:r w:rsidRPr="00D90E4F">
        <w:t>Process</w:t>
      </w:r>
      <w:r w:rsidR="00C47395" w:rsidRPr="00D90E4F">
        <w:t>"</w:t>
      </w:r>
      <w:r w:rsidRPr="00D90E4F">
        <w:t xml:space="preserve"> button</w:t>
      </w:r>
    </w:p>
    <w:p w14:paraId="46F758AC" w14:textId="77777777" w:rsidR="00334DBF" w:rsidRPr="00D90E4F" w:rsidRDefault="00334DBF" w:rsidP="00334DBF">
      <w:r w:rsidRPr="00D90E4F">
        <w:t xml:space="preserve">The </w:t>
      </w:r>
      <w:r w:rsidR="00C47395" w:rsidRPr="00D90E4F">
        <w:t>"</w:t>
      </w:r>
      <w:r w:rsidR="00E37C69" w:rsidRPr="00D90E4F">
        <w:t>P</w:t>
      </w:r>
      <w:r w:rsidRPr="00D90E4F">
        <w:t>rocess</w:t>
      </w:r>
      <w:r w:rsidR="00C47395" w:rsidRPr="00D90E4F">
        <w:t>"</w:t>
      </w:r>
      <w:r w:rsidRPr="00D90E4F">
        <w:t xml:space="preserve"> command needs a cut order to </w:t>
      </w:r>
      <w:r w:rsidR="00CC53E5" w:rsidRPr="00D90E4F">
        <w:t>continue</w:t>
      </w:r>
      <w:r w:rsidRPr="00D90E4F">
        <w:t xml:space="preserve">. </w:t>
      </w:r>
    </w:p>
    <w:p w14:paraId="1A11AAD5" w14:textId="77777777" w:rsidR="00E900A5" w:rsidRPr="00D90E4F" w:rsidRDefault="009378B9" w:rsidP="00E900A5">
      <w:pPr>
        <w:keepNext/>
      </w:pPr>
      <w:r w:rsidRPr="00D90E4F">
        <w:rPr>
          <w:noProof/>
        </w:rPr>
        <w:drawing>
          <wp:inline distT="0" distB="0" distL="0" distR="0" wp14:anchorId="7F66A74C" wp14:editId="202CF830">
            <wp:extent cx="2574925" cy="336550"/>
            <wp:effectExtent l="19050" t="19050" r="15875" b="25400"/>
            <wp:docPr id="18862" name="Bild 18862" descr="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2" descr="Image41"/>
                    <pic:cNvPicPr>
                      <a:picLocks noChangeAspect="1" noChangeArrowheads="1"/>
                    </pic:cNvPicPr>
                  </pic:nvPicPr>
                  <pic:blipFill>
                    <a:blip r:embed="rId1169" cstate="print"/>
                    <a:srcRect/>
                    <a:stretch>
                      <a:fillRect/>
                    </a:stretch>
                  </pic:blipFill>
                  <pic:spPr bwMode="auto">
                    <a:xfrm>
                      <a:off x="0" y="0"/>
                      <a:ext cx="2574925" cy="336550"/>
                    </a:xfrm>
                    <a:prstGeom prst="rect">
                      <a:avLst/>
                    </a:prstGeom>
                    <a:noFill/>
                    <a:ln w="6350">
                      <a:solidFill>
                        <a:srgbClr val="000000"/>
                      </a:solidFill>
                      <a:miter lim="800000"/>
                      <a:headEnd/>
                      <a:tailEnd/>
                    </a:ln>
                    <a:effectLst/>
                  </pic:spPr>
                </pic:pic>
              </a:graphicData>
            </a:graphic>
          </wp:inline>
        </w:drawing>
      </w:r>
    </w:p>
    <w:p w14:paraId="32D379E2" w14:textId="45288E66" w:rsidR="00334DBF" w:rsidRPr="00D90E4F" w:rsidRDefault="00E900A5" w:rsidP="00E900A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322</w:t>
      </w:r>
      <w:r w:rsidR="00BE0559" w:rsidRPr="00D90E4F">
        <w:rPr>
          <w:noProof/>
        </w:rPr>
        <w:fldChar w:fldCharType="end"/>
      </w:r>
    </w:p>
    <w:p w14:paraId="75F79808" w14:textId="77777777" w:rsidR="00334DBF" w:rsidRPr="00D90E4F" w:rsidRDefault="00E900A5" w:rsidP="00E900A5">
      <w:pPr>
        <w:pStyle w:val="DoNow"/>
      </w:pPr>
      <w:r w:rsidRPr="00D90E4F">
        <w:t xml:space="preserve">Select the parts </w:t>
      </w:r>
      <w:r w:rsidR="00CC53E5" w:rsidRPr="00D90E4F">
        <w:t xml:space="preserve">to </w:t>
      </w:r>
      <w:r w:rsidRPr="00D90E4F">
        <w:t>cut.</w:t>
      </w:r>
    </w:p>
    <w:p w14:paraId="36906F4E" w14:textId="77777777" w:rsidR="00E900A5" w:rsidRPr="00D90E4F" w:rsidRDefault="00E900A5" w:rsidP="00E900A5">
      <w:r w:rsidRPr="00D90E4F">
        <w:t>This create</w:t>
      </w:r>
      <w:r w:rsidR="00CC53E5" w:rsidRPr="00D90E4F">
        <w:t>s</w:t>
      </w:r>
      <w:r w:rsidRPr="00D90E4F">
        <w:t xml:space="preserve"> a cut order with the default settings from the </w:t>
      </w:r>
      <w:r w:rsidR="00C47395" w:rsidRPr="00D90E4F">
        <w:t>"</w:t>
      </w:r>
      <w:r w:rsidRPr="00D90E4F">
        <w:t>Order</w:t>
      </w:r>
      <w:r w:rsidR="00C47395" w:rsidRPr="00D90E4F">
        <w:t>"</w:t>
      </w:r>
      <w:r w:rsidRPr="00D90E4F">
        <w:t xml:space="preserve"> command.</w:t>
      </w:r>
    </w:p>
    <w:p w14:paraId="5E0ADBAD" w14:textId="77777777" w:rsidR="00E900A5" w:rsidRPr="00D90E4F" w:rsidRDefault="00E900A5" w:rsidP="00E900A5"/>
    <w:p w14:paraId="619A5B9B" w14:textId="77777777" w:rsidR="00334DBF" w:rsidRPr="00D90E4F" w:rsidRDefault="003074C5" w:rsidP="003074C5">
      <w:r w:rsidRPr="00D90E4F">
        <w:t xml:space="preserve">The tool radius compensation </w:t>
      </w:r>
      <w:r w:rsidR="00334DBF" w:rsidRPr="00D90E4F">
        <w:t xml:space="preserve">(kerf) </w:t>
      </w:r>
      <w:r w:rsidRPr="00D90E4F">
        <w:t>can be calculated in IGEMS or at the CNC-controller</w:t>
      </w:r>
      <w:r w:rsidR="00334DBF" w:rsidRPr="00D90E4F">
        <w:t xml:space="preserve">. If the kerf is calculated in IGEMS then </w:t>
      </w:r>
      <w:r w:rsidR="00CC53E5" w:rsidRPr="00D90E4F">
        <w:t>there is</w:t>
      </w:r>
      <w:r w:rsidR="00334DBF" w:rsidRPr="00D90E4F">
        <w:t xml:space="preserve"> </w:t>
      </w:r>
      <w:r w:rsidR="00CC53E5" w:rsidRPr="00D90E4F">
        <w:t>the following dialog box</w:t>
      </w:r>
      <w:r w:rsidR="00334DBF" w:rsidRPr="00D90E4F">
        <w:t xml:space="preserve"> about the Tool diameter</w:t>
      </w:r>
      <w:r w:rsidR="00836CCB" w:rsidRPr="00D90E4F">
        <w:t xml:space="preserve"> to </w:t>
      </w:r>
      <w:r w:rsidR="00CC53E5" w:rsidRPr="00D90E4F">
        <w:t>use:</w:t>
      </w:r>
    </w:p>
    <w:p w14:paraId="79B92864" w14:textId="77777777" w:rsidR="00334DBF" w:rsidRPr="00D90E4F" w:rsidRDefault="009378B9" w:rsidP="00334DBF">
      <w:pPr>
        <w:keepNext/>
      </w:pPr>
      <w:r w:rsidRPr="00D90E4F">
        <w:rPr>
          <w:noProof/>
        </w:rPr>
        <w:drawing>
          <wp:inline distT="0" distB="0" distL="0" distR="0" wp14:anchorId="7839FA5D" wp14:editId="6346B313">
            <wp:extent cx="1689735" cy="804545"/>
            <wp:effectExtent l="19050" t="0" r="5715" b="0"/>
            <wp:docPr id="18863" name="Bild 18863" descr="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3" descr="Image40"/>
                    <pic:cNvPicPr>
                      <a:picLocks noChangeAspect="1" noChangeArrowheads="1"/>
                    </pic:cNvPicPr>
                  </pic:nvPicPr>
                  <pic:blipFill>
                    <a:blip r:embed="rId1170" cstate="print"/>
                    <a:srcRect/>
                    <a:stretch>
                      <a:fillRect/>
                    </a:stretch>
                  </pic:blipFill>
                  <pic:spPr bwMode="auto">
                    <a:xfrm>
                      <a:off x="0" y="0"/>
                      <a:ext cx="1689735" cy="804545"/>
                    </a:xfrm>
                    <a:prstGeom prst="rect">
                      <a:avLst/>
                    </a:prstGeom>
                    <a:noFill/>
                    <a:ln w="9525">
                      <a:noFill/>
                      <a:miter lim="800000"/>
                      <a:headEnd/>
                      <a:tailEnd/>
                    </a:ln>
                  </pic:spPr>
                </pic:pic>
              </a:graphicData>
            </a:graphic>
          </wp:inline>
        </w:drawing>
      </w:r>
    </w:p>
    <w:p w14:paraId="4F4F716C" w14:textId="400A7E6F" w:rsidR="00334DBF" w:rsidRPr="00D90E4F" w:rsidRDefault="00334DBF" w:rsidP="00334DBF">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323</w:t>
      </w:r>
      <w:r w:rsidR="00BE0559" w:rsidRPr="00D90E4F">
        <w:rPr>
          <w:noProof/>
        </w:rPr>
        <w:fldChar w:fldCharType="end"/>
      </w:r>
    </w:p>
    <w:p w14:paraId="35BF280F" w14:textId="77777777" w:rsidR="003074C5" w:rsidRPr="00D90E4F" w:rsidRDefault="00E900A5" w:rsidP="003074C5">
      <w:r w:rsidRPr="00D90E4F">
        <w:t>IGEMS automatically calculate</w:t>
      </w:r>
      <w:r w:rsidR="00CC53E5" w:rsidRPr="00D90E4F">
        <w:t>s</w:t>
      </w:r>
      <w:r w:rsidRPr="00D90E4F">
        <w:t xml:space="preserve"> the toolpath</w:t>
      </w:r>
      <w:r w:rsidR="00836CCB" w:rsidRPr="00D90E4F">
        <w:t xml:space="preserve"> to obtain the correct measurements of the job</w:t>
      </w:r>
      <w:r w:rsidRPr="00D90E4F">
        <w:t xml:space="preserve">. If the kerf </w:t>
      </w:r>
      <w:r w:rsidR="00CC53E5" w:rsidRPr="00D90E4F">
        <w:t>needs to</w:t>
      </w:r>
      <w:r w:rsidRPr="00D90E4F">
        <w:t xml:space="preserve"> be calculated in the CNC-controller </w:t>
      </w:r>
      <w:r w:rsidR="001F32AD" w:rsidRPr="00D90E4F">
        <w:t>there will not be this</w:t>
      </w:r>
      <w:r w:rsidRPr="00D90E4F">
        <w:t xml:space="preserve"> question.</w:t>
      </w:r>
    </w:p>
    <w:p w14:paraId="0170898A" w14:textId="77777777" w:rsidR="00B742F8" w:rsidRPr="00D90E4F" w:rsidRDefault="009378B9" w:rsidP="00B742F8">
      <w:pPr>
        <w:keepNext/>
      </w:pPr>
      <w:r w:rsidRPr="00D90E4F">
        <w:rPr>
          <w:noProof/>
        </w:rPr>
        <w:lastRenderedPageBreak/>
        <w:drawing>
          <wp:inline distT="0" distB="0" distL="0" distR="0" wp14:anchorId="2A50D252" wp14:editId="79A15546">
            <wp:extent cx="2750820" cy="2955290"/>
            <wp:effectExtent l="19050" t="0" r="0" b="0"/>
            <wp:docPr id="18864" name="Bild 18864" descr="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4" descr="Image42"/>
                    <pic:cNvPicPr>
                      <a:picLocks noChangeAspect="1" noChangeArrowheads="1"/>
                    </pic:cNvPicPr>
                  </pic:nvPicPr>
                  <pic:blipFill>
                    <a:blip r:embed="rId1171" cstate="print"/>
                    <a:srcRect/>
                    <a:stretch>
                      <a:fillRect/>
                    </a:stretch>
                  </pic:blipFill>
                  <pic:spPr bwMode="auto">
                    <a:xfrm>
                      <a:off x="0" y="0"/>
                      <a:ext cx="2750820" cy="2955290"/>
                    </a:xfrm>
                    <a:prstGeom prst="rect">
                      <a:avLst/>
                    </a:prstGeom>
                    <a:noFill/>
                    <a:ln w="9525">
                      <a:noFill/>
                      <a:miter lim="800000"/>
                      <a:headEnd/>
                      <a:tailEnd/>
                    </a:ln>
                  </pic:spPr>
                </pic:pic>
              </a:graphicData>
            </a:graphic>
          </wp:inline>
        </w:drawing>
      </w:r>
    </w:p>
    <w:p w14:paraId="55592E8D" w14:textId="76CD8F15" w:rsidR="004A48AA" w:rsidRPr="00D90E4F" w:rsidRDefault="00B742F8" w:rsidP="00B742F8">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324</w:t>
      </w:r>
      <w:r w:rsidR="00BE0559" w:rsidRPr="00D90E4F">
        <w:rPr>
          <w:noProof/>
        </w:rPr>
        <w:fldChar w:fldCharType="end"/>
      </w:r>
    </w:p>
    <w:p w14:paraId="595BB2A3" w14:textId="77777777" w:rsidR="003074C5" w:rsidRPr="00D90E4F" w:rsidRDefault="00836CCB" w:rsidP="003074C5">
      <w:r w:rsidRPr="00D90E4F">
        <w:t>The postprocessor window shows the selected parts.</w:t>
      </w:r>
    </w:p>
    <w:p w14:paraId="2DE0ED3C" w14:textId="77777777" w:rsidR="001807F3" w:rsidRPr="00D90E4F" w:rsidRDefault="001F32AD" w:rsidP="003074C5">
      <w:r w:rsidRPr="00D90E4F">
        <w:t>T</w:t>
      </w:r>
      <w:r w:rsidR="00F84E98" w:rsidRPr="00D90E4F">
        <w:t>he process window</w:t>
      </w:r>
      <w:r w:rsidRPr="00D90E4F">
        <w:t xml:space="preserve"> has the following choices:</w:t>
      </w:r>
    </w:p>
    <w:p w14:paraId="28F9DE5B" w14:textId="77777777" w:rsidR="00F84E98" w:rsidRPr="00D90E4F" w:rsidRDefault="0057473E" w:rsidP="00F84E98">
      <w:pPr>
        <w:pStyle w:val="Rubrik3"/>
      </w:pPr>
      <w:bookmarkStart w:id="1247" w:name="_Toc129002985"/>
      <w:r w:rsidRPr="00D90E4F">
        <w:t>Create CNC-file</w:t>
      </w:r>
      <w:bookmarkEnd w:id="1247"/>
    </w:p>
    <w:p w14:paraId="14D40E72" w14:textId="77777777" w:rsidR="00F84E98" w:rsidRPr="00D90E4F" w:rsidRDefault="009378B9" w:rsidP="00F84E98">
      <w:pPr>
        <w:keepNext/>
      </w:pPr>
      <w:r w:rsidRPr="00D90E4F">
        <w:rPr>
          <w:noProof/>
        </w:rPr>
        <w:drawing>
          <wp:inline distT="0" distB="0" distL="0" distR="0" wp14:anchorId="3D515531" wp14:editId="743E0EE4">
            <wp:extent cx="2465070" cy="570865"/>
            <wp:effectExtent l="19050" t="19050" r="11430" b="19685"/>
            <wp:docPr id="18865" name="Bild 18865" descr="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5" descr="Image43"/>
                    <pic:cNvPicPr>
                      <a:picLocks noChangeAspect="1" noChangeArrowheads="1"/>
                    </pic:cNvPicPr>
                  </pic:nvPicPr>
                  <pic:blipFill>
                    <a:blip r:embed="rId1172" cstate="print"/>
                    <a:srcRect/>
                    <a:stretch>
                      <a:fillRect/>
                    </a:stretch>
                  </pic:blipFill>
                  <pic:spPr bwMode="auto">
                    <a:xfrm>
                      <a:off x="0" y="0"/>
                      <a:ext cx="2465070" cy="570865"/>
                    </a:xfrm>
                    <a:prstGeom prst="rect">
                      <a:avLst/>
                    </a:prstGeom>
                    <a:noFill/>
                    <a:ln w="6350">
                      <a:solidFill>
                        <a:srgbClr val="000000"/>
                      </a:solidFill>
                      <a:miter lim="800000"/>
                      <a:headEnd/>
                      <a:tailEnd/>
                    </a:ln>
                    <a:effectLst/>
                  </pic:spPr>
                </pic:pic>
              </a:graphicData>
            </a:graphic>
          </wp:inline>
        </w:drawing>
      </w:r>
    </w:p>
    <w:p w14:paraId="263AE689" w14:textId="76FAEFA8" w:rsidR="00F84E98" w:rsidRPr="00D90E4F" w:rsidRDefault="00F84E98" w:rsidP="00F84E98">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325</w:t>
      </w:r>
      <w:r w:rsidR="00BE0559" w:rsidRPr="00D90E4F">
        <w:rPr>
          <w:noProof/>
        </w:rPr>
        <w:fldChar w:fldCharType="end"/>
      </w:r>
    </w:p>
    <w:p w14:paraId="3CAAD54F" w14:textId="77777777" w:rsidR="00F84E98" w:rsidRPr="00D90E4F" w:rsidRDefault="00440C4B" w:rsidP="00440C4B">
      <w:pPr>
        <w:pStyle w:val="DoNow"/>
      </w:pPr>
      <w:r w:rsidRPr="00D90E4F">
        <w:t xml:space="preserve">Press the </w:t>
      </w:r>
      <w:r w:rsidR="00C47395" w:rsidRPr="00D90E4F">
        <w:t>"</w:t>
      </w:r>
      <w:r w:rsidR="00C16B3B" w:rsidRPr="00D90E4F">
        <w:t>P</w:t>
      </w:r>
      <w:r w:rsidRPr="00D90E4F">
        <w:t>rocess</w:t>
      </w:r>
      <w:r w:rsidR="00C47395" w:rsidRPr="00D90E4F">
        <w:t>"</w:t>
      </w:r>
      <w:r w:rsidRPr="00D90E4F">
        <w:t xml:space="preserve"> button.</w:t>
      </w:r>
    </w:p>
    <w:p w14:paraId="00C612BE" w14:textId="77777777" w:rsidR="00440C4B" w:rsidRPr="00D90E4F" w:rsidRDefault="00440C4B" w:rsidP="00440C4B">
      <w:r w:rsidRPr="00D90E4F">
        <w:t>The postprocessor a</w:t>
      </w:r>
      <w:r w:rsidR="001F32AD" w:rsidRPr="00D90E4F">
        <w:t>s</w:t>
      </w:r>
      <w:r w:rsidR="003A4B20" w:rsidRPr="00D90E4F">
        <w:t>k for the name of the CNC-file.</w:t>
      </w:r>
      <w:r w:rsidR="005856BB" w:rsidRPr="00D90E4F">
        <w:t xml:space="preserve"> When </w:t>
      </w:r>
      <w:r w:rsidR="003A4B20" w:rsidRPr="00D90E4F">
        <w:t xml:space="preserve">the file has been created </w:t>
      </w:r>
      <w:r w:rsidR="005856BB" w:rsidRPr="00D90E4F">
        <w:t xml:space="preserve">it </w:t>
      </w:r>
      <w:r w:rsidR="001F32AD" w:rsidRPr="00D90E4F">
        <w:t xml:space="preserve">is </w:t>
      </w:r>
      <w:r w:rsidR="005856BB" w:rsidRPr="00D90E4F">
        <w:t xml:space="preserve">shown in the </w:t>
      </w:r>
      <w:r w:rsidRPr="00D90E4F">
        <w:t>process window.</w:t>
      </w:r>
    </w:p>
    <w:p w14:paraId="49C9AABC" w14:textId="77777777" w:rsidR="00440C4B" w:rsidRPr="00D90E4F" w:rsidRDefault="009378B9" w:rsidP="00440C4B">
      <w:pPr>
        <w:keepNext/>
      </w:pPr>
      <w:r w:rsidRPr="00D90E4F">
        <w:rPr>
          <w:noProof/>
        </w:rPr>
        <w:drawing>
          <wp:inline distT="0" distB="0" distL="0" distR="0" wp14:anchorId="0BCE35B8" wp14:editId="00EF951C">
            <wp:extent cx="2772410" cy="2816225"/>
            <wp:effectExtent l="19050" t="0" r="8890" b="0"/>
            <wp:docPr id="18866" name="Bild 18866" descr="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6" descr="Image44"/>
                    <pic:cNvPicPr>
                      <a:picLocks noChangeAspect="1" noChangeArrowheads="1"/>
                    </pic:cNvPicPr>
                  </pic:nvPicPr>
                  <pic:blipFill>
                    <a:blip r:embed="rId1173" cstate="print"/>
                    <a:srcRect/>
                    <a:stretch>
                      <a:fillRect/>
                    </a:stretch>
                  </pic:blipFill>
                  <pic:spPr bwMode="auto">
                    <a:xfrm>
                      <a:off x="0" y="0"/>
                      <a:ext cx="2772410" cy="2816225"/>
                    </a:xfrm>
                    <a:prstGeom prst="rect">
                      <a:avLst/>
                    </a:prstGeom>
                    <a:noFill/>
                    <a:ln w="9525">
                      <a:noFill/>
                      <a:miter lim="800000"/>
                      <a:headEnd/>
                      <a:tailEnd/>
                    </a:ln>
                  </pic:spPr>
                </pic:pic>
              </a:graphicData>
            </a:graphic>
          </wp:inline>
        </w:drawing>
      </w:r>
    </w:p>
    <w:p w14:paraId="58A7D27A" w14:textId="05833C1F" w:rsidR="00440C4B" w:rsidRPr="00D90E4F" w:rsidRDefault="00440C4B" w:rsidP="00440C4B">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326</w:t>
      </w:r>
      <w:r w:rsidR="00BE0559" w:rsidRPr="00D90E4F">
        <w:rPr>
          <w:noProof/>
        </w:rPr>
        <w:fldChar w:fldCharType="end"/>
      </w:r>
    </w:p>
    <w:p w14:paraId="39427201" w14:textId="77777777" w:rsidR="00440C4B" w:rsidRPr="00D90E4F" w:rsidRDefault="003A4B20" w:rsidP="00EA11A3">
      <w:pPr>
        <w:pStyle w:val="DoNow"/>
        <w:numPr>
          <w:ilvl w:val="0"/>
          <w:numId w:val="8"/>
        </w:numPr>
        <w:ind w:left="0" w:hanging="284"/>
      </w:pPr>
      <w:r w:rsidRPr="00D90E4F">
        <w:t>How can I change</w:t>
      </w:r>
      <w:r w:rsidR="00A724D2" w:rsidRPr="00D90E4F">
        <w:t xml:space="preserve"> to another</w:t>
      </w:r>
      <w:r w:rsidRPr="00D90E4F">
        <w:t xml:space="preserve"> postprocessor?</w:t>
      </w:r>
    </w:p>
    <w:p w14:paraId="451C687B" w14:textId="77777777" w:rsidR="003A4B20" w:rsidRPr="00D90E4F" w:rsidRDefault="003A4B20" w:rsidP="003A4B20">
      <w:pPr>
        <w:pStyle w:val="Answer"/>
      </w:pPr>
      <w:r w:rsidRPr="00D90E4F">
        <w:t xml:space="preserve">The postprocessor is controlled by the machine setup. </w:t>
      </w:r>
      <w:r w:rsidR="001F32AD" w:rsidRPr="00D90E4F">
        <w:t>T</w:t>
      </w:r>
      <w:r w:rsidRPr="00D90E4F">
        <w:t xml:space="preserve">o make a file for another machine then change to another </w:t>
      </w:r>
      <w:r w:rsidR="00A724D2" w:rsidRPr="00D90E4F">
        <w:t>machine in the</w:t>
      </w:r>
      <w:r w:rsidRPr="00D90E4F">
        <w:t xml:space="preserve"> </w:t>
      </w:r>
      <w:r w:rsidR="00C47395" w:rsidRPr="00D90E4F">
        <w:t>"</w:t>
      </w:r>
      <w:r w:rsidRPr="00D90E4F">
        <w:t>Select</w:t>
      </w:r>
      <w:r w:rsidR="00C47395" w:rsidRPr="00D90E4F">
        <w:t>"</w:t>
      </w:r>
      <w:r w:rsidRPr="00D90E4F">
        <w:t xml:space="preserve"> command.</w:t>
      </w:r>
    </w:p>
    <w:p w14:paraId="6DE10189" w14:textId="77777777" w:rsidR="003A4B20" w:rsidRPr="00D90E4F" w:rsidRDefault="00A724D2" w:rsidP="00A724D2">
      <w:pPr>
        <w:pStyle w:val="Frga"/>
      </w:pPr>
      <w:r w:rsidRPr="00D90E4F">
        <w:t>Can I modify or make my own postprocessor?</w:t>
      </w:r>
    </w:p>
    <w:p w14:paraId="6C04D037" w14:textId="77777777" w:rsidR="00A724D2" w:rsidRPr="00D90E4F" w:rsidRDefault="00A724D2" w:rsidP="00A724D2">
      <w:pPr>
        <w:pStyle w:val="Answer"/>
      </w:pPr>
      <w:r w:rsidRPr="00D90E4F">
        <w:t>Yes</w:t>
      </w:r>
      <w:r w:rsidR="001F32AD" w:rsidRPr="00D90E4F">
        <w:t>,</w:t>
      </w:r>
      <w:r w:rsidRPr="00D90E4F">
        <w:t xml:space="preserve"> modify or make new postprocessors or make applications. Contact IGEMS Software </w:t>
      </w:r>
      <w:r w:rsidR="001F32AD" w:rsidRPr="00D90E4F">
        <w:t>for</w:t>
      </w:r>
      <w:r w:rsidRPr="00D90E4F">
        <w:t xml:space="preserve"> more information.</w:t>
      </w:r>
    </w:p>
    <w:p w14:paraId="0FB4BA1B" w14:textId="77777777" w:rsidR="0057473E" w:rsidRPr="00D90E4F" w:rsidRDefault="0057473E" w:rsidP="0057473E">
      <w:pPr>
        <w:pStyle w:val="Rubrik3"/>
      </w:pPr>
      <w:bookmarkStart w:id="1248" w:name="_Toc129002986"/>
      <w:r w:rsidRPr="00D90E4F">
        <w:lastRenderedPageBreak/>
        <w:t>Cost estimate</w:t>
      </w:r>
      <w:bookmarkEnd w:id="1248"/>
    </w:p>
    <w:p w14:paraId="2354557B" w14:textId="77777777" w:rsidR="0057473E" w:rsidRPr="00D90E4F" w:rsidRDefault="009378B9" w:rsidP="0057473E">
      <w:r w:rsidRPr="00D90E4F">
        <w:rPr>
          <w:noProof/>
        </w:rPr>
        <w:drawing>
          <wp:inline distT="0" distB="0" distL="0" distR="0" wp14:anchorId="02380EAB" wp14:editId="3B977224">
            <wp:extent cx="2465070" cy="526415"/>
            <wp:effectExtent l="19050" t="19050" r="11430" b="26035"/>
            <wp:docPr id="18867" name="Bild 18867" descr="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7" descr="Image45"/>
                    <pic:cNvPicPr>
                      <a:picLocks noChangeAspect="1" noChangeArrowheads="1"/>
                    </pic:cNvPicPr>
                  </pic:nvPicPr>
                  <pic:blipFill>
                    <a:blip r:embed="rId1174" cstate="print"/>
                    <a:srcRect/>
                    <a:stretch>
                      <a:fillRect/>
                    </a:stretch>
                  </pic:blipFill>
                  <pic:spPr bwMode="auto">
                    <a:xfrm>
                      <a:off x="0" y="0"/>
                      <a:ext cx="2465070" cy="526415"/>
                    </a:xfrm>
                    <a:prstGeom prst="rect">
                      <a:avLst/>
                    </a:prstGeom>
                    <a:noFill/>
                    <a:ln w="6350">
                      <a:solidFill>
                        <a:srgbClr val="000000"/>
                      </a:solidFill>
                      <a:miter lim="800000"/>
                      <a:headEnd/>
                      <a:tailEnd/>
                    </a:ln>
                    <a:effectLst/>
                  </pic:spPr>
                </pic:pic>
              </a:graphicData>
            </a:graphic>
          </wp:inline>
        </w:drawing>
      </w:r>
    </w:p>
    <w:p w14:paraId="756027F2" w14:textId="77777777" w:rsidR="0057473E" w:rsidRPr="00D90E4F" w:rsidRDefault="0057473E" w:rsidP="00A22A6A">
      <w:r w:rsidRPr="00D90E4F">
        <w:t xml:space="preserve">The </w:t>
      </w:r>
      <w:r w:rsidR="001F32AD" w:rsidRPr="00D90E4F">
        <w:t>"</w:t>
      </w:r>
      <w:r w:rsidRPr="00D90E4F">
        <w:t>Cost estimate</w:t>
      </w:r>
      <w:r w:rsidR="001F32AD" w:rsidRPr="00D90E4F">
        <w:t>"</w:t>
      </w:r>
      <w:r w:rsidRPr="00D90E4F">
        <w:t xml:space="preserve"> calculate</w:t>
      </w:r>
      <w:r w:rsidR="001F32AD" w:rsidRPr="00D90E4F">
        <w:t>s</w:t>
      </w:r>
      <w:r w:rsidRPr="00D90E4F">
        <w:t xml:space="preserve"> a cutting time</w:t>
      </w:r>
      <w:r w:rsidR="001F32AD" w:rsidRPr="00D90E4F">
        <w:t>,</w:t>
      </w:r>
      <w:r w:rsidRPr="00D90E4F">
        <w:t xml:space="preserve"> the cost for the cutting and the cost for the material.</w:t>
      </w:r>
    </w:p>
    <w:p w14:paraId="04E96E12" w14:textId="77777777" w:rsidR="0057473E" w:rsidRPr="00D90E4F" w:rsidRDefault="0057473E" w:rsidP="0057473E">
      <w:pPr>
        <w:pStyle w:val="DoNow"/>
      </w:pPr>
      <w:r w:rsidRPr="00D90E4F">
        <w:t xml:space="preserve">Press the </w:t>
      </w:r>
      <w:r w:rsidR="00C47395" w:rsidRPr="00D90E4F">
        <w:t>"</w:t>
      </w:r>
      <w:r w:rsidRPr="00D90E4F">
        <w:t>Cost estimate</w:t>
      </w:r>
      <w:r w:rsidR="00C47395" w:rsidRPr="00D90E4F">
        <w:t>"</w:t>
      </w:r>
      <w:r w:rsidRPr="00D90E4F">
        <w:t xml:space="preserve"> button</w:t>
      </w:r>
    </w:p>
    <w:p w14:paraId="0A306576" w14:textId="77777777" w:rsidR="0057473E" w:rsidRPr="00D90E4F" w:rsidRDefault="0057473E" w:rsidP="0057473E">
      <w:r w:rsidRPr="00D90E4F">
        <w:t xml:space="preserve">The postprocessor </w:t>
      </w:r>
      <w:r w:rsidR="001F32AD" w:rsidRPr="00D90E4F">
        <w:t>shows the following:</w:t>
      </w:r>
    </w:p>
    <w:p w14:paraId="7DB106D4" w14:textId="77777777" w:rsidR="00E811CA" w:rsidRPr="00D90E4F" w:rsidRDefault="009378B9" w:rsidP="00E811CA">
      <w:pPr>
        <w:keepNext/>
      </w:pPr>
      <w:r w:rsidRPr="00D90E4F">
        <w:rPr>
          <w:noProof/>
        </w:rPr>
        <w:drawing>
          <wp:inline distT="0" distB="0" distL="0" distR="0" wp14:anchorId="3C02A103" wp14:editId="4BE7B7B9">
            <wp:extent cx="3832860" cy="2911475"/>
            <wp:effectExtent l="19050" t="0" r="0" b="0"/>
            <wp:docPr id="18868" name="Bild 18868" descr="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8" descr="Image46"/>
                    <pic:cNvPicPr>
                      <a:picLocks noChangeAspect="1" noChangeArrowheads="1"/>
                    </pic:cNvPicPr>
                  </pic:nvPicPr>
                  <pic:blipFill>
                    <a:blip r:embed="rId1175" cstate="print"/>
                    <a:srcRect/>
                    <a:stretch>
                      <a:fillRect/>
                    </a:stretch>
                  </pic:blipFill>
                  <pic:spPr bwMode="auto">
                    <a:xfrm>
                      <a:off x="0" y="0"/>
                      <a:ext cx="3832860" cy="2911475"/>
                    </a:xfrm>
                    <a:prstGeom prst="rect">
                      <a:avLst/>
                    </a:prstGeom>
                    <a:noFill/>
                    <a:ln w="9525">
                      <a:noFill/>
                      <a:miter lim="800000"/>
                      <a:headEnd/>
                      <a:tailEnd/>
                    </a:ln>
                  </pic:spPr>
                </pic:pic>
              </a:graphicData>
            </a:graphic>
          </wp:inline>
        </w:drawing>
      </w:r>
    </w:p>
    <w:p w14:paraId="0B5FDE3E" w14:textId="7665567B" w:rsidR="00E811CA" w:rsidRPr="00D90E4F" w:rsidRDefault="00E811CA" w:rsidP="00E811CA">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327</w:t>
      </w:r>
      <w:r w:rsidR="00BE0559" w:rsidRPr="00D90E4F">
        <w:rPr>
          <w:noProof/>
        </w:rPr>
        <w:fldChar w:fldCharType="end"/>
      </w:r>
    </w:p>
    <w:p w14:paraId="77DDA14C" w14:textId="77777777" w:rsidR="0057473E" w:rsidRPr="00D90E4F" w:rsidRDefault="0057473E" w:rsidP="00C5529E">
      <w:pPr>
        <w:pStyle w:val="Rubrik4"/>
      </w:pPr>
      <w:r w:rsidRPr="00D90E4F">
        <w:t>Cutting cost</w:t>
      </w:r>
    </w:p>
    <w:p w14:paraId="0C81EA55" w14:textId="77777777" w:rsidR="0057473E" w:rsidRPr="00D90E4F" w:rsidRDefault="0057473E" w:rsidP="0057473E">
      <w:r w:rsidRPr="00D90E4F">
        <w:t>The cutting cost for an AWJ machine depend</w:t>
      </w:r>
      <w:r w:rsidR="001F32AD" w:rsidRPr="00D90E4F">
        <w:t>s on the f</w:t>
      </w:r>
      <w:r w:rsidRPr="00D90E4F">
        <w:t>ollowing cost parameters</w:t>
      </w:r>
      <w:r w:rsidR="001F32AD" w:rsidRPr="00D90E4F">
        <w:t>:</w:t>
      </w:r>
    </w:p>
    <w:p w14:paraId="6F076CF5" w14:textId="77777777" w:rsidR="002451A8" w:rsidRPr="00D90E4F" w:rsidRDefault="009378B9" w:rsidP="002451A8">
      <w:pPr>
        <w:keepNext/>
      </w:pPr>
      <w:r w:rsidRPr="00D90E4F">
        <w:rPr>
          <w:noProof/>
        </w:rPr>
        <w:drawing>
          <wp:inline distT="0" distB="0" distL="0" distR="0" wp14:anchorId="13800090" wp14:editId="30A24B50">
            <wp:extent cx="906780" cy="797560"/>
            <wp:effectExtent l="19050" t="19050" r="26670" b="21590"/>
            <wp:docPr id="18869" name="Bild 18869" descr="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9" descr="Image47"/>
                    <pic:cNvPicPr>
                      <a:picLocks noChangeAspect="1" noChangeArrowheads="1"/>
                    </pic:cNvPicPr>
                  </pic:nvPicPr>
                  <pic:blipFill>
                    <a:blip r:embed="rId1176" cstate="print"/>
                    <a:srcRect/>
                    <a:stretch>
                      <a:fillRect/>
                    </a:stretch>
                  </pic:blipFill>
                  <pic:spPr bwMode="auto">
                    <a:xfrm>
                      <a:off x="0" y="0"/>
                      <a:ext cx="906780" cy="797560"/>
                    </a:xfrm>
                    <a:prstGeom prst="rect">
                      <a:avLst/>
                    </a:prstGeom>
                    <a:noFill/>
                    <a:ln w="6350">
                      <a:solidFill>
                        <a:srgbClr val="000000"/>
                      </a:solidFill>
                      <a:miter lim="800000"/>
                      <a:headEnd/>
                      <a:tailEnd/>
                    </a:ln>
                    <a:effectLst/>
                  </pic:spPr>
                </pic:pic>
              </a:graphicData>
            </a:graphic>
          </wp:inline>
        </w:drawing>
      </w:r>
    </w:p>
    <w:p w14:paraId="0AEBE80C" w14:textId="03D7B09B" w:rsidR="002451A8" w:rsidRPr="00D90E4F" w:rsidRDefault="002451A8" w:rsidP="002451A8">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328</w:t>
      </w:r>
      <w:r w:rsidR="00BE0559" w:rsidRPr="00D90E4F">
        <w:rPr>
          <w:noProof/>
        </w:rPr>
        <w:fldChar w:fldCharType="end"/>
      </w:r>
    </w:p>
    <w:p w14:paraId="1731BD59" w14:textId="77777777" w:rsidR="0057473E" w:rsidRPr="00D90E4F" w:rsidRDefault="002451A8" w:rsidP="007820FA">
      <w:pPr>
        <w:pStyle w:val="Rubrik5"/>
      </w:pPr>
      <w:r w:rsidRPr="00D90E4F">
        <w:t>Machine cost/hour</w:t>
      </w:r>
    </w:p>
    <w:p w14:paraId="6A39C084" w14:textId="77777777" w:rsidR="002451A8" w:rsidRPr="00D90E4F" w:rsidRDefault="002451A8" w:rsidP="002451A8">
      <w:r w:rsidRPr="00D90E4F">
        <w:t>This cost is the general cost for the machine equipment</w:t>
      </w:r>
    </w:p>
    <w:p w14:paraId="449B8934" w14:textId="77777777" w:rsidR="002451A8" w:rsidRPr="00D90E4F" w:rsidRDefault="002451A8" w:rsidP="007820FA">
      <w:pPr>
        <w:pStyle w:val="Rubrik5"/>
      </w:pPr>
      <w:r w:rsidRPr="00D90E4F">
        <w:t>Tool cost/hour</w:t>
      </w:r>
    </w:p>
    <w:p w14:paraId="1DEB7665" w14:textId="77777777" w:rsidR="002451A8" w:rsidRPr="00D90E4F" w:rsidRDefault="002451A8" w:rsidP="002451A8">
      <w:r w:rsidRPr="00D90E4F">
        <w:t xml:space="preserve">To use a machine with several cutting heads is more expensive </w:t>
      </w:r>
      <w:r w:rsidR="003F4864" w:rsidRPr="00D90E4F">
        <w:t>than using</w:t>
      </w:r>
      <w:r w:rsidRPr="00D90E4F">
        <w:t xml:space="preserve"> one head. On the other hand </w:t>
      </w:r>
      <w:r w:rsidR="001F32AD" w:rsidRPr="00D90E4F">
        <w:t>it</w:t>
      </w:r>
      <w:r w:rsidRPr="00D90E4F">
        <w:t xml:space="preserve"> </w:t>
      </w:r>
      <w:r w:rsidR="001F32AD" w:rsidRPr="00D90E4F">
        <w:t xml:space="preserve">cut </w:t>
      </w:r>
      <w:r w:rsidRPr="00D90E4F">
        <w:t xml:space="preserve">double </w:t>
      </w:r>
      <w:r w:rsidR="001F32AD" w:rsidRPr="00D90E4F">
        <w:t>when using</w:t>
      </w:r>
      <w:r w:rsidRPr="00D90E4F">
        <w:t xml:space="preserve"> two heads. To make it possible to calculate this IGEMS need</w:t>
      </w:r>
      <w:r w:rsidR="001F32AD" w:rsidRPr="00D90E4F">
        <w:t>s</w:t>
      </w:r>
      <w:r w:rsidRPr="00D90E4F">
        <w:t xml:space="preserve"> to know the cost for each head. </w:t>
      </w:r>
      <w:r w:rsidR="00B93D81" w:rsidRPr="00D90E4F">
        <w:t>The hourly cost should be the sum of the following:</w:t>
      </w:r>
      <w:r w:rsidR="00B93D81" w:rsidRPr="00D90E4F">
        <w:br/>
        <w:t>Water + Orifice + Mixing tube + Other costs related to the head</w:t>
      </w:r>
    </w:p>
    <w:p w14:paraId="6D29C6BF" w14:textId="77777777" w:rsidR="002451A8" w:rsidRPr="00D90E4F" w:rsidRDefault="00165E9C" w:rsidP="007820FA">
      <w:pPr>
        <w:pStyle w:val="Rubrik5"/>
      </w:pPr>
      <w:r w:rsidRPr="00D90E4F">
        <w:t>Abrasive cost</w:t>
      </w:r>
    </w:p>
    <w:p w14:paraId="76BA8738" w14:textId="77777777" w:rsidR="00165E9C" w:rsidRPr="00D90E4F" w:rsidRDefault="00B742F8" w:rsidP="00165E9C">
      <w:r w:rsidRPr="00D90E4F">
        <w:t>T</w:t>
      </w:r>
      <w:r w:rsidR="00165E9C" w:rsidRPr="00D90E4F">
        <w:t xml:space="preserve">his cost </w:t>
      </w:r>
      <w:r w:rsidRPr="00D90E4F">
        <w:t>s</w:t>
      </w:r>
      <w:r w:rsidR="00165E9C" w:rsidRPr="00D90E4F">
        <w:t>hould include</w:t>
      </w:r>
      <w:r w:rsidRPr="00D90E4F">
        <w:t xml:space="preserve"> cost for deposit or recycling</w:t>
      </w:r>
      <w:r w:rsidR="00E9206E" w:rsidRPr="00D90E4F">
        <w:t>. T</w:t>
      </w:r>
      <w:r w:rsidRPr="00D90E4F">
        <w:t xml:space="preserve">he cost for the grid </w:t>
      </w:r>
      <w:r w:rsidR="007828CF" w:rsidRPr="00D90E4F">
        <w:t>can also be added</w:t>
      </w:r>
      <w:r w:rsidRPr="00D90E4F">
        <w:t xml:space="preserve"> to the abrasive cost.</w:t>
      </w:r>
    </w:p>
    <w:p w14:paraId="6CE256AB" w14:textId="77777777" w:rsidR="00B742F8" w:rsidRPr="00D90E4F" w:rsidRDefault="00B742F8" w:rsidP="00C5529E">
      <w:pPr>
        <w:pStyle w:val="Rubrik4"/>
      </w:pPr>
      <w:r w:rsidRPr="00D90E4F">
        <w:t>Material cost</w:t>
      </w:r>
    </w:p>
    <w:p w14:paraId="4223CA8B" w14:textId="77777777" w:rsidR="00B742F8" w:rsidRPr="00D90E4F" w:rsidRDefault="00B742F8" w:rsidP="00B742F8">
      <w:r w:rsidRPr="00D90E4F">
        <w:t>The material cost is loaded from the quality level in the material database.</w:t>
      </w:r>
    </w:p>
    <w:p w14:paraId="721E0A0A" w14:textId="77777777" w:rsidR="00D73865" w:rsidRPr="00D90E4F" w:rsidRDefault="009378B9" w:rsidP="00D73865">
      <w:pPr>
        <w:keepNext/>
      </w:pPr>
      <w:r w:rsidRPr="00D90E4F">
        <w:rPr>
          <w:noProof/>
        </w:rPr>
        <w:lastRenderedPageBreak/>
        <w:drawing>
          <wp:inline distT="0" distB="0" distL="0" distR="0" wp14:anchorId="5D2FFBFA" wp14:editId="14E27D57">
            <wp:extent cx="2647950" cy="1741170"/>
            <wp:effectExtent l="19050" t="19050" r="19050" b="11430"/>
            <wp:docPr id="18870" name="Bild 18870" descr="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70" descr="Image48"/>
                    <pic:cNvPicPr>
                      <a:picLocks noChangeAspect="1" noChangeArrowheads="1"/>
                    </pic:cNvPicPr>
                  </pic:nvPicPr>
                  <pic:blipFill>
                    <a:blip r:embed="rId1177" cstate="print"/>
                    <a:srcRect/>
                    <a:stretch>
                      <a:fillRect/>
                    </a:stretch>
                  </pic:blipFill>
                  <pic:spPr bwMode="auto">
                    <a:xfrm>
                      <a:off x="0" y="0"/>
                      <a:ext cx="2647950" cy="1741170"/>
                    </a:xfrm>
                    <a:prstGeom prst="rect">
                      <a:avLst/>
                    </a:prstGeom>
                    <a:noFill/>
                    <a:ln w="6350">
                      <a:solidFill>
                        <a:srgbClr val="000000"/>
                      </a:solidFill>
                      <a:miter lim="800000"/>
                      <a:headEnd/>
                      <a:tailEnd/>
                    </a:ln>
                    <a:effectLst/>
                  </pic:spPr>
                </pic:pic>
              </a:graphicData>
            </a:graphic>
          </wp:inline>
        </w:drawing>
      </w:r>
    </w:p>
    <w:p w14:paraId="05740FC8" w14:textId="5520D205" w:rsidR="00D73865" w:rsidRPr="00D90E4F" w:rsidRDefault="00D73865" w:rsidP="00D7386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329</w:t>
      </w:r>
      <w:r w:rsidR="00BE0559" w:rsidRPr="00D90E4F">
        <w:rPr>
          <w:noProof/>
        </w:rPr>
        <w:fldChar w:fldCharType="end"/>
      </w:r>
    </w:p>
    <w:p w14:paraId="508E1FBB" w14:textId="77777777" w:rsidR="00D73865" w:rsidRPr="00D90E4F" w:rsidRDefault="003F4864" w:rsidP="00D73865">
      <w:r w:rsidRPr="00D90E4F">
        <w:t xml:space="preserve">There </w:t>
      </w:r>
      <w:r w:rsidR="00B93D81" w:rsidRPr="00D90E4F">
        <w:t>are different</w:t>
      </w:r>
      <w:r w:rsidR="00D73865" w:rsidRPr="00D90E4F">
        <w:t xml:space="preserve"> way</w:t>
      </w:r>
      <w:r w:rsidR="00E9206E" w:rsidRPr="00D90E4F">
        <w:t>s</w:t>
      </w:r>
      <w:r w:rsidR="00D73865" w:rsidRPr="00D90E4F">
        <w:t xml:space="preserve"> to calculate the area for the material cost</w:t>
      </w:r>
      <w:r w:rsidR="00E9206E" w:rsidRPr="00D90E4F">
        <w:t>:</w:t>
      </w:r>
    </w:p>
    <w:p w14:paraId="77642BFC" w14:textId="77777777" w:rsidR="00D73865" w:rsidRPr="00D90E4F" w:rsidRDefault="009378B9" w:rsidP="00D73865">
      <w:pPr>
        <w:keepNext/>
      </w:pPr>
      <w:r w:rsidRPr="00D90E4F">
        <w:rPr>
          <w:noProof/>
        </w:rPr>
        <w:drawing>
          <wp:inline distT="0" distB="0" distL="0" distR="0" wp14:anchorId="4FEF2C13" wp14:editId="257ABAF5">
            <wp:extent cx="3175000" cy="753745"/>
            <wp:effectExtent l="19050" t="19050" r="25400" b="27305"/>
            <wp:docPr id="18871" name="Bild 18871" descr="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71" descr="Image49"/>
                    <pic:cNvPicPr>
                      <a:picLocks noChangeAspect="1" noChangeArrowheads="1"/>
                    </pic:cNvPicPr>
                  </pic:nvPicPr>
                  <pic:blipFill>
                    <a:blip r:embed="rId1178" cstate="print"/>
                    <a:srcRect/>
                    <a:stretch>
                      <a:fillRect/>
                    </a:stretch>
                  </pic:blipFill>
                  <pic:spPr bwMode="auto">
                    <a:xfrm>
                      <a:off x="0" y="0"/>
                      <a:ext cx="3175000" cy="753745"/>
                    </a:xfrm>
                    <a:prstGeom prst="rect">
                      <a:avLst/>
                    </a:prstGeom>
                    <a:noFill/>
                    <a:ln w="6350">
                      <a:solidFill>
                        <a:srgbClr val="000000"/>
                      </a:solidFill>
                      <a:miter lim="800000"/>
                      <a:headEnd/>
                      <a:tailEnd/>
                    </a:ln>
                    <a:effectLst/>
                  </pic:spPr>
                </pic:pic>
              </a:graphicData>
            </a:graphic>
          </wp:inline>
        </w:drawing>
      </w:r>
    </w:p>
    <w:p w14:paraId="58F867B1" w14:textId="4B1D6B6E" w:rsidR="00D73865" w:rsidRPr="00D90E4F" w:rsidRDefault="00D73865" w:rsidP="00D7386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330</w:t>
      </w:r>
      <w:r w:rsidR="00BE0559" w:rsidRPr="00D90E4F">
        <w:rPr>
          <w:noProof/>
        </w:rPr>
        <w:fldChar w:fldCharType="end"/>
      </w:r>
    </w:p>
    <w:p w14:paraId="4CAEE8F6" w14:textId="77777777" w:rsidR="00D73865" w:rsidRPr="00D90E4F" w:rsidRDefault="00D73865" w:rsidP="007820FA">
      <w:pPr>
        <w:pStyle w:val="Rubrik5"/>
      </w:pPr>
      <w:r w:rsidRPr="00D90E4F">
        <w:t>Sheet</w:t>
      </w:r>
    </w:p>
    <w:p w14:paraId="6D2C0247" w14:textId="77777777" w:rsidR="00D73865" w:rsidRPr="00D90E4F" w:rsidRDefault="00D73865" w:rsidP="00D73865">
      <w:r w:rsidRPr="00D90E4F">
        <w:t>This option use</w:t>
      </w:r>
      <w:r w:rsidR="00E9206E" w:rsidRPr="00D90E4F">
        <w:t>s</w:t>
      </w:r>
      <w:r w:rsidRPr="00D90E4F">
        <w:t xml:space="preserve"> the whole sheet. The option is only available if the cut order is placed on a sheet.</w:t>
      </w:r>
    </w:p>
    <w:p w14:paraId="4C60409F" w14:textId="77777777" w:rsidR="00D73865" w:rsidRPr="00D90E4F" w:rsidRDefault="00D73865" w:rsidP="007820FA">
      <w:pPr>
        <w:pStyle w:val="Rubrik5"/>
      </w:pPr>
      <w:r w:rsidRPr="00D90E4F">
        <w:t>Bounding box</w:t>
      </w:r>
    </w:p>
    <w:p w14:paraId="239C0415" w14:textId="77777777" w:rsidR="00D73865" w:rsidRPr="00D90E4F" w:rsidRDefault="00D73865" w:rsidP="00D73865">
      <w:r w:rsidRPr="00D90E4F">
        <w:t>This option use</w:t>
      </w:r>
      <w:r w:rsidR="00E9206E" w:rsidRPr="00D90E4F">
        <w:t>s</w:t>
      </w:r>
      <w:r w:rsidRPr="00D90E4F">
        <w:t xml:space="preserve"> the area of a bounding box around the parts. When using this option add an extra border around the area.</w:t>
      </w:r>
    </w:p>
    <w:p w14:paraId="335557D2" w14:textId="77777777" w:rsidR="00D73865" w:rsidRPr="00D90E4F" w:rsidRDefault="00D73865" w:rsidP="007820FA">
      <w:pPr>
        <w:pStyle w:val="Rubrik5"/>
      </w:pPr>
      <w:r w:rsidRPr="00D90E4F">
        <w:t>Outer</w:t>
      </w:r>
    </w:p>
    <w:p w14:paraId="6C16E3FC" w14:textId="77777777" w:rsidR="00D73865" w:rsidRPr="00D90E4F" w:rsidRDefault="00D73865" w:rsidP="00D73865">
      <w:r w:rsidRPr="00D90E4F">
        <w:t>This option calculates the area of all parts. It will not reduce the area of the holes in the parts.</w:t>
      </w:r>
    </w:p>
    <w:p w14:paraId="45352C70" w14:textId="77777777" w:rsidR="00D73865" w:rsidRPr="00D90E4F" w:rsidRDefault="00D73865" w:rsidP="007820FA">
      <w:pPr>
        <w:pStyle w:val="Rubrik5"/>
      </w:pPr>
      <w:r w:rsidRPr="00D90E4F">
        <w:t>Parts</w:t>
      </w:r>
    </w:p>
    <w:p w14:paraId="23F6A220" w14:textId="77777777" w:rsidR="00D73865" w:rsidRPr="00D90E4F" w:rsidRDefault="00D73865" w:rsidP="00D73865">
      <w:r w:rsidRPr="00D90E4F">
        <w:t>This option calculates the net area of all parts.</w:t>
      </w:r>
    </w:p>
    <w:p w14:paraId="47B66C82" w14:textId="77777777" w:rsidR="00D73865" w:rsidRPr="00D90E4F" w:rsidRDefault="009378B9" w:rsidP="00D73865">
      <w:pPr>
        <w:keepNext/>
      </w:pPr>
      <w:r w:rsidRPr="00D90E4F">
        <w:rPr>
          <w:noProof/>
        </w:rPr>
        <w:drawing>
          <wp:inline distT="0" distB="0" distL="0" distR="0" wp14:anchorId="70630B9D" wp14:editId="22C1723C">
            <wp:extent cx="1031240" cy="665480"/>
            <wp:effectExtent l="19050" t="19050" r="16510" b="20320"/>
            <wp:docPr id="18872" name="Bild 18872" descr="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72" descr="Image50"/>
                    <pic:cNvPicPr>
                      <a:picLocks noChangeAspect="1" noChangeArrowheads="1"/>
                    </pic:cNvPicPr>
                  </pic:nvPicPr>
                  <pic:blipFill>
                    <a:blip r:embed="rId1179" cstate="print"/>
                    <a:srcRect/>
                    <a:stretch>
                      <a:fillRect/>
                    </a:stretch>
                  </pic:blipFill>
                  <pic:spPr bwMode="auto">
                    <a:xfrm>
                      <a:off x="0" y="0"/>
                      <a:ext cx="1031240" cy="665480"/>
                    </a:xfrm>
                    <a:prstGeom prst="rect">
                      <a:avLst/>
                    </a:prstGeom>
                    <a:noFill/>
                    <a:ln w="6350">
                      <a:solidFill>
                        <a:srgbClr val="000000"/>
                      </a:solidFill>
                      <a:miter lim="800000"/>
                      <a:headEnd/>
                      <a:tailEnd/>
                    </a:ln>
                    <a:effectLst/>
                  </pic:spPr>
                </pic:pic>
              </a:graphicData>
            </a:graphic>
          </wp:inline>
        </w:drawing>
      </w:r>
    </w:p>
    <w:p w14:paraId="3C6D8A9F" w14:textId="0EBA3A30" w:rsidR="00D73865" w:rsidRPr="00D90E4F" w:rsidRDefault="00D73865" w:rsidP="00D7386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331</w:t>
      </w:r>
      <w:r w:rsidR="00BE0559" w:rsidRPr="00D90E4F">
        <w:rPr>
          <w:noProof/>
        </w:rPr>
        <w:fldChar w:fldCharType="end"/>
      </w:r>
    </w:p>
    <w:p w14:paraId="516BD5F8" w14:textId="77777777" w:rsidR="00B742F8" w:rsidRPr="00D90E4F" w:rsidRDefault="00E811CA" w:rsidP="007820FA">
      <w:pPr>
        <w:pStyle w:val="Rubrik5"/>
      </w:pPr>
      <w:r w:rsidRPr="00D90E4F">
        <w:t>Material cost/kg</w:t>
      </w:r>
    </w:p>
    <w:p w14:paraId="30FC6DA0" w14:textId="77777777" w:rsidR="00E811CA" w:rsidRPr="00D90E4F" w:rsidRDefault="00663E5D" w:rsidP="00E811CA">
      <w:r w:rsidRPr="00D90E4F">
        <w:t>C</w:t>
      </w:r>
      <w:r w:rsidR="00F847AB" w:rsidRPr="00D90E4F">
        <w:t xml:space="preserve">lick on the </w:t>
      </w:r>
      <w:r w:rsidR="00C47395" w:rsidRPr="00D90E4F">
        <w:t>"</w:t>
      </w:r>
      <w:r w:rsidR="00F847AB" w:rsidRPr="00D90E4F">
        <w:t>dot</w:t>
      </w:r>
      <w:r w:rsidR="00C47395" w:rsidRPr="00D90E4F">
        <w:t>"</w:t>
      </w:r>
      <w:r w:rsidR="00F847AB" w:rsidRPr="00D90E4F">
        <w:t xml:space="preserve"> button </w:t>
      </w:r>
      <w:r w:rsidRPr="00D90E4F">
        <w:t>to</w:t>
      </w:r>
      <w:r w:rsidR="00F847AB" w:rsidRPr="00D90E4F">
        <w:t xml:space="preserve"> change the units to square meters.</w:t>
      </w:r>
    </w:p>
    <w:p w14:paraId="5F06677E" w14:textId="77777777" w:rsidR="00F847AB" w:rsidRPr="00D90E4F" w:rsidRDefault="00F847AB" w:rsidP="007820FA">
      <w:pPr>
        <w:pStyle w:val="Rubrik5"/>
      </w:pPr>
      <w:r w:rsidRPr="00D90E4F">
        <w:t>Bounding box border</w:t>
      </w:r>
    </w:p>
    <w:p w14:paraId="13BD3AD9" w14:textId="77777777" w:rsidR="00F847AB" w:rsidRPr="00D90E4F" w:rsidRDefault="00F847AB" w:rsidP="00F847AB">
      <w:r w:rsidRPr="00D90E4F">
        <w:t xml:space="preserve">This option is only available when the </w:t>
      </w:r>
      <w:r w:rsidR="00C47395" w:rsidRPr="00D90E4F">
        <w:t>"</w:t>
      </w:r>
      <w:r w:rsidRPr="00D90E4F">
        <w:t>Bounding box</w:t>
      </w:r>
      <w:r w:rsidR="00C47395" w:rsidRPr="00D90E4F">
        <w:t>"</w:t>
      </w:r>
      <w:r w:rsidRPr="00D90E4F">
        <w:t xml:space="preserve"> option</w:t>
      </w:r>
      <w:r w:rsidR="004024E9" w:rsidRPr="00D90E4F">
        <w:t xml:space="preserve"> is selected</w:t>
      </w:r>
      <w:r w:rsidRPr="00D90E4F">
        <w:t>.</w:t>
      </w:r>
    </w:p>
    <w:p w14:paraId="5D8743CA" w14:textId="77777777" w:rsidR="009C624A" w:rsidRPr="00D90E4F" w:rsidRDefault="009378B9" w:rsidP="009C624A">
      <w:pPr>
        <w:keepNext/>
      </w:pPr>
      <w:r w:rsidRPr="00D90E4F">
        <w:rPr>
          <w:noProof/>
        </w:rPr>
        <w:drawing>
          <wp:inline distT="0" distB="0" distL="0" distR="0" wp14:anchorId="7248265C" wp14:editId="54F48AF6">
            <wp:extent cx="2589530" cy="812165"/>
            <wp:effectExtent l="19050" t="19050" r="20320" b="26035"/>
            <wp:docPr id="18873" name="Bild 18873" descr="Imag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73" descr="Image51"/>
                    <pic:cNvPicPr>
                      <a:picLocks noChangeAspect="1" noChangeArrowheads="1"/>
                    </pic:cNvPicPr>
                  </pic:nvPicPr>
                  <pic:blipFill>
                    <a:blip r:embed="rId1180" cstate="print"/>
                    <a:srcRect/>
                    <a:stretch>
                      <a:fillRect/>
                    </a:stretch>
                  </pic:blipFill>
                  <pic:spPr bwMode="auto">
                    <a:xfrm>
                      <a:off x="0" y="0"/>
                      <a:ext cx="2589530" cy="812165"/>
                    </a:xfrm>
                    <a:prstGeom prst="rect">
                      <a:avLst/>
                    </a:prstGeom>
                    <a:noFill/>
                    <a:ln w="6350">
                      <a:solidFill>
                        <a:srgbClr val="000000"/>
                      </a:solidFill>
                      <a:miter lim="800000"/>
                      <a:headEnd/>
                      <a:tailEnd/>
                    </a:ln>
                    <a:effectLst/>
                  </pic:spPr>
                </pic:pic>
              </a:graphicData>
            </a:graphic>
          </wp:inline>
        </w:drawing>
      </w:r>
    </w:p>
    <w:p w14:paraId="294075A0" w14:textId="14F95AF7" w:rsidR="00F847AB" w:rsidRPr="00D90E4F" w:rsidRDefault="009C624A" w:rsidP="009C624A">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332</w:t>
      </w:r>
      <w:r w:rsidR="00BE0559" w:rsidRPr="00D90E4F">
        <w:rPr>
          <w:noProof/>
        </w:rPr>
        <w:fldChar w:fldCharType="end"/>
      </w:r>
    </w:p>
    <w:p w14:paraId="28ED3B6A" w14:textId="77777777" w:rsidR="0057473E" w:rsidRPr="00D90E4F" w:rsidRDefault="007828CF" w:rsidP="0057473E">
      <w:r w:rsidRPr="00D90E4F">
        <w:t>T</w:t>
      </w:r>
      <w:r w:rsidR="009C624A" w:rsidRPr="00D90E4F">
        <w:t xml:space="preserve">he bottom of the window </w:t>
      </w:r>
      <w:r w:rsidRPr="00D90E4F">
        <w:t>shows</w:t>
      </w:r>
      <w:r w:rsidR="009C624A" w:rsidRPr="00D90E4F">
        <w:t xml:space="preserve"> the total cost of the job.</w:t>
      </w:r>
    </w:p>
    <w:p w14:paraId="300D2581" w14:textId="77777777" w:rsidR="009C624A" w:rsidRPr="00D90E4F" w:rsidRDefault="009C624A" w:rsidP="009C624A">
      <w:pPr>
        <w:pStyle w:val="DoNow"/>
      </w:pPr>
      <w:r w:rsidRPr="00D90E4F">
        <w:t xml:space="preserve">Press the </w:t>
      </w:r>
      <w:r w:rsidR="00C47395" w:rsidRPr="00D90E4F">
        <w:t>"</w:t>
      </w:r>
      <w:r w:rsidRPr="00D90E4F">
        <w:t>Report</w:t>
      </w:r>
      <w:r w:rsidR="00C47395" w:rsidRPr="00D90E4F">
        <w:t>"</w:t>
      </w:r>
      <w:r w:rsidRPr="00D90E4F">
        <w:t xml:space="preserve"> button</w:t>
      </w:r>
    </w:p>
    <w:p w14:paraId="03649118" w14:textId="77777777" w:rsidR="009C624A" w:rsidRPr="00D90E4F" w:rsidRDefault="009C624A" w:rsidP="009C624A">
      <w:r w:rsidRPr="00D90E4F">
        <w:t>This show</w:t>
      </w:r>
      <w:r w:rsidR="004024E9" w:rsidRPr="00D90E4F">
        <w:t>s</w:t>
      </w:r>
      <w:r w:rsidRPr="00D90E4F">
        <w:t xml:space="preserve"> a report that can be printed out and used as base for a quotation. </w:t>
      </w:r>
    </w:p>
    <w:p w14:paraId="441F0748" w14:textId="77777777" w:rsidR="009C624A" w:rsidRPr="00D90E4F" w:rsidRDefault="004024E9" w:rsidP="009C624A">
      <w:pPr>
        <w:pStyle w:val="Frga"/>
      </w:pPr>
      <w:r w:rsidRPr="00D90E4F">
        <w:t>Are</w:t>
      </w:r>
      <w:ins w:id="1249" w:author="jnelson" w:date="2012-09-18T16:25:00Z">
        <w:r w:rsidR="00663E5D" w:rsidRPr="00D90E4F">
          <w:t xml:space="preserve"> </w:t>
        </w:r>
      </w:ins>
      <w:r w:rsidR="009C624A" w:rsidRPr="00D90E4F">
        <w:t>the values calculated here the price or the cost?</w:t>
      </w:r>
    </w:p>
    <w:p w14:paraId="75672C85" w14:textId="77777777" w:rsidR="009C624A" w:rsidRPr="00D90E4F" w:rsidRDefault="009C624A" w:rsidP="009C624A">
      <w:pPr>
        <w:pStyle w:val="Answer"/>
      </w:pPr>
      <w:r w:rsidRPr="00D90E4F">
        <w:t>That is up to you.</w:t>
      </w:r>
    </w:p>
    <w:p w14:paraId="1223E294" w14:textId="77777777" w:rsidR="009C624A" w:rsidRPr="00D90E4F" w:rsidRDefault="00021F3C" w:rsidP="009C624A">
      <w:pPr>
        <w:pStyle w:val="Frga"/>
      </w:pPr>
      <w:r w:rsidRPr="00D90E4F">
        <w:t>Can the report be customized?</w:t>
      </w:r>
    </w:p>
    <w:p w14:paraId="05B80FC7" w14:textId="77777777" w:rsidR="00021F3C" w:rsidRPr="00D90E4F" w:rsidRDefault="00021F3C" w:rsidP="00021F3C">
      <w:pPr>
        <w:pStyle w:val="Answer"/>
      </w:pPr>
      <w:r w:rsidRPr="00D90E4F">
        <w:t>Yes, Chapter X will contain more information about the reports.</w:t>
      </w:r>
    </w:p>
    <w:p w14:paraId="0141E7C4" w14:textId="77777777" w:rsidR="00021F3C" w:rsidRPr="00D90E4F" w:rsidRDefault="00021F3C" w:rsidP="00021F3C">
      <w:pPr>
        <w:pStyle w:val="Rubrik3"/>
      </w:pPr>
      <w:bookmarkStart w:id="1250" w:name="_Toc129002987"/>
      <w:r w:rsidRPr="00D90E4F">
        <w:lastRenderedPageBreak/>
        <w:t>Job report</w:t>
      </w:r>
      <w:bookmarkEnd w:id="1250"/>
    </w:p>
    <w:p w14:paraId="5864EC98" w14:textId="77777777" w:rsidR="00021F3C" w:rsidRPr="00D90E4F" w:rsidRDefault="009378B9" w:rsidP="00021F3C">
      <w:pPr>
        <w:keepNext/>
      </w:pPr>
      <w:r w:rsidRPr="00D90E4F">
        <w:rPr>
          <w:noProof/>
        </w:rPr>
        <w:drawing>
          <wp:inline distT="0" distB="0" distL="0" distR="0" wp14:anchorId="4483DCCE" wp14:editId="11BA91B9">
            <wp:extent cx="2479675" cy="519430"/>
            <wp:effectExtent l="19050" t="19050" r="15875" b="13970"/>
            <wp:docPr id="18874" name="Bild 18874" descr="Imag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74" descr="Image52"/>
                    <pic:cNvPicPr>
                      <a:picLocks noChangeAspect="1" noChangeArrowheads="1"/>
                    </pic:cNvPicPr>
                  </pic:nvPicPr>
                  <pic:blipFill>
                    <a:blip r:embed="rId1181" cstate="print"/>
                    <a:srcRect/>
                    <a:stretch>
                      <a:fillRect/>
                    </a:stretch>
                  </pic:blipFill>
                  <pic:spPr bwMode="auto">
                    <a:xfrm>
                      <a:off x="0" y="0"/>
                      <a:ext cx="2479675" cy="519430"/>
                    </a:xfrm>
                    <a:prstGeom prst="rect">
                      <a:avLst/>
                    </a:prstGeom>
                    <a:noFill/>
                    <a:ln w="6350">
                      <a:solidFill>
                        <a:srgbClr val="000000"/>
                      </a:solidFill>
                      <a:miter lim="800000"/>
                      <a:headEnd/>
                      <a:tailEnd/>
                    </a:ln>
                    <a:effectLst/>
                  </pic:spPr>
                </pic:pic>
              </a:graphicData>
            </a:graphic>
          </wp:inline>
        </w:drawing>
      </w:r>
    </w:p>
    <w:p w14:paraId="32D56B5F" w14:textId="55F68FAE" w:rsidR="009C624A" w:rsidRPr="00D90E4F" w:rsidRDefault="00021F3C" w:rsidP="00021F3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333</w:t>
      </w:r>
      <w:r w:rsidR="00BE0559" w:rsidRPr="00D90E4F">
        <w:rPr>
          <w:noProof/>
        </w:rPr>
        <w:fldChar w:fldCharType="end"/>
      </w:r>
    </w:p>
    <w:p w14:paraId="4084ECE2" w14:textId="77777777" w:rsidR="009C624A" w:rsidRPr="00D90E4F" w:rsidRDefault="004024E9" w:rsidP="009C624A">
      <w:r w:rsidRPr="00D90E4F">
        <w:t>Use t</w:t>
      </w:r>
      <w:r w:rsidR="00021F3C" w:rsidRPr="00D90E4F">
        <w:t xml:space="preserve">his command </w:t>
      </w:r>
      <w:r w:rsidRPr="00D90E4F">
        <w:t>to</w:t>
      </w:r>
      <w:r w:rsidR="00021F3C" w:rsidRPr="00D90E4F">
        <w:t xml:space="preserve"> make a job report</w:t>
      </w:r>
      <w:r w:rsidR="000C573C" w:rsidRPr="00D90E4F">
        <w:t>.</w:t>
      </w:r>
    </w:p>
    <w:p w14:paraId="46807DFB" w14:textId="77777777" w:rsidR="000C573C" w:rsidRPr="00D90E4F" w:rsidRDefault="000C573C" w:rsidP="000C573C">
      <w:pPr>
        <w:pStyle w:val="DoNow"/>
      </w:pPr>
      <w:r w:rsidRPr="00D90E4F">
        <w:t xml:space="preserve">Press the </w:t>
      </w:r>
      <w:r w:rsidR="00C47395" w:rsidRPr="00D90E4F">
        <w:t>"</w:t>
      </w:r>
      <w:r w:rsidRPr="00D90E4F">
        <w:t>Report</w:t>
      </w:r>
      <w:r w:rsidR="00C47395" w:rsidRPr="00D90E4F">
        <w:t>"</w:t>
      </w:r>
      <w:r w:rsidRPr="00D90E4F">
        <w:t xml:space="preserve"> button</w:t>
      </w:r>
    </w:p>
    <w:p w14:paraId="4A6DE4E5" w14:textId="77777777" w:rsidR="000C573C" w:rsidRPr="00D90E4F" w:rsidRDefault="009378B9" w:rsidP="000C573C">
      <w:pPr>
        <w:keepNext/>
      </w:pPr>
      <w:r w:rsidRPr="00D90E4F">
        <w:rPr>
          <w:noProof/>
        </w:rPr>
        <w:drawing>
          <wp:inline distT="0" distB="0" distL="0" distR="0" wp14:anchorId="3D75133D" wp14:editId="4F6FEB5E">
            <wp:extent cx="2282190" cy="3196590"/>
            <wp:effectExtent l="19050" t="0" r="3810" b="0"/>
            <wp:docPr id="18875" name="Bild 18875" descr="Imag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75" descr="Image53"/>
                    <pic:cNvPicPr>
                      <a:picLocks noChangeAspect="1" noChangeArrowheads="1"/>
                    </pic:cNvPicPr>
                  </pic:nvPicPr>
                  <pic:blipFill>
                    <a:blip r:embed="rId1182" cstate="print"/>
                    <a:srcRect/>
                    <a:stretch>
                      <a:fillRect/>
                    </a:stretch>
                  </pic:blipFill>
                  <pic:spPr bwMode="auto">
                    <a:xfrm>
                      <a:off x="0" y="0"/>
                      <a:ext cx="2282190" cy="3196590"/>
                    </a:xfrm>
                    <a:prstGeom prst="rect">
                      <a:avLst/>
                    </a:prstGeom>
                    <a:noFill/>
                    <a:ln w="9525">
                      <a:noFill/>
                      <a:miter lim="800000"/>
                      <a:headEnd/>
                      <a:tailEnd/>
                    </a:ln>
                  </pic:spPr>
                </pic:pic>
              </a:graphicData>
            </a:graphic>
          </wp:inline>
        </w:drawing>
      </w:r>
    </w:p>
    <w:p w14:paraId="74F2EF71" w14:textId="1B8BDC4D" w:rsidR="000C573C" w:rsidRPr="00D90E4F" w:rsidRDefault="000C573C" w:rsidP="000C573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334</w:t>
      </w:r>
      <w:r w:rsidR="00BE0559" w:rsidRPr="00D90E4F">
        <w:rPr>
          <w:noProof/>
        </w:rPr>
        <w:fldChar w:fldCharType="end"/>
      </w:r>
    </w:p>
    <w:p w14:paraId="26D8C27B" w14:textId="77777777" w:rsidR="00B95E07" w:rsidRPr="00D90E4F" w:rsidRDefault="00B95E07" w:rsidP="00B95E07">
      <w:r w:rsidRPr="00D90E4F">
        <w:t>Chapter X will have more information about the job reports.</w:t>
      </w:r>
    </w:p>
    <w:p w14:paraId="64A9A90C" w14:textId="77777777" w:rsidR="000C573C" w:rsidRPr="00D90E4F" w:rsidRDefault="00F36834" w:rsidP="00F36834">
      <w:pPr>
        <w:pStyle w:val="Rubrik3"/>
      </w:pPr>
      <w:bookmarkStart w:id="1251" w:name="_Toc129002988"/>
      <w:r w:rsidRPr="00D90E4F">
        <w:t>Simulation</w:t>
      </w:r>
      <w:bookmarkEnd w:id="1251"/>
    </w:p>
    <w:p w14:paraId="5BC70C52" w14:textId="77777777" w:rsidR="00F36834" w:rsidRPr="00D90E4F" w:rsidRDefault="009378B9" w:rsidP="00F36834">
      <w:pPr>
        <w:keepNext/>
      </w:pPr>
      <w:r w:rsidRPr="00D90E4F">
        <w:rPr>
          <w:noProof/>
        </w:rPr>
        <w:drawing>
          <wp:inline distT="0" distB="0" distL="0" distR="0" wp14:anchorId="13A557AF" wp14:editId="49218294">
            <wp:extent cx="2465070" cy="548640"/>
            <wp:effectExtent l="19050" t="19050" r="11430" b="22860"/>
            <wp:docPr id="18876" name="Bild 18876" descr="Imag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76" descr="Image54"/>
                    <pic:cNvPicPr>
                      <a:picLocks noChangeAspect="1" noChangeArrowheads="1"/>
                    </pic:cNvPicPr>
                  </pic:nvPicPr>
                  <pic:blipFill>
                    <a:blip r:embed="rId1183" cstate="print"/>
                    <a:srcRect/>
                    <a:stretch>
                      <a:fillRect/>
                    </a:stretch>
                  </pic:blipFill>
                  <pic:spPr bwMode="auto">
                    <a:xfrm>
                      <a:off x="0" y="0"/>
                      <a:ext cx="2465070" cy="548640"/>
                    </a:xfrm>
                    <a:prstGeom prst="rect">
                      <a:avLst/>
                    </a:prstGeom>
                    <a:noFill/>
                    <a:ln w="6350">
                      <a:solidFill>
                        <a:srgbClr val="000000"/>
                      </a:solidFill>
                      <a:miter lim="800000"/>
                      <a:headEnd/>
                      <a:tailEnd/>
                    </a:ln>
                    <a:effectLst/>
                  </pic:spPr>
                </pic:pic>
              </a:graphicData>
            </a:graphic>
          </wp:inline>
        </w:drawing>
      </w:r>
    </w:p>
    <w:p w14:paraId="7E309341" w14:textId="0F7381AC" w:rsidR="00F36834" w:rsidRPr="00D90E4F" w:rsidRDefault="00F36834" w:rsidP="00F36834">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335</w:t>
      </w:r>
      <w:r w:rsidR="00BE0559" w:rsidRPr="00D90E4F">
        <w:rPr>
          <w:noProof/>
        </w:rPr>
        <w:fldChar w:fldCharType="end"/>
      </w:r>
    </w:p>
    <w:p w14:paraId="288E3347" w14:textId="77777777" w:rsidR="000C573C" w:rsidRPr="00D90E4F" w:rsidRDefault="00B95E07" w:rsidP="00A22A6A">
      <w:r w:rsidRPr="00D90E4F">
        <w:t xml:space="preserve">The </w:t>
      </w:r>
      <w:r w:rsidR="00C47395" w:rsidRPr="00D90E4F">
        <w:t>"</w:t>
      </w:r>
      <w:r w:rsidRPr="00D90E4F">
        <w:t>Simulation</w:t>
      </w:r>
      <w:r w:rsidR="00C47395" w:rsidRPr="00D90E4F">
        <w:t>"</w:t>
      </w:r>
      <w:r w:rsidRPr="00D90E4F">
        <w:t xml:space="preserve"> command visualize</w:t>
      </w:r>
      <w:r w:rsidR="004024E9" w:rsidRPr="00D90E4F">
        <w:t>s</w:t>
      </w:r>
      <w:r w:rsidRPr="00D90E4F">
        <w:t xml:space="preserve"> the motions as they will come out in the machine.</w:t>
      </w:r>
      <w:r w:rsidR="00AE2F1D" w:rsidRPr="00D90E4F">
        <w:t xml:space="preserve"> The simulation will show a simple layout of the machine with cutting heads, drilling and marking units.</w:t>
      </w:r>
    </w:p>
    <w:p w14:paraId="7251FEA3" w14:textId="77777777" w:rsidR="00AE2F1D" w:rsidRPr="00D90E4F" w:rsidRDefault="00AE2F1D" w:rsidP="00AE2F1D">
      <w:pPr>
        <w:pStyle w:val="DoNow"/>
      </w:pPr>
      <w:r w:rsidRPr="00D90E4F">
        <w:t xml:space="preserve">Press the </w:t>
      </w:r>
      <w:r w:rsidR="00C47395" w:rsidRPr="00D90E4F">
        <w:t>"</w:t>
      </w:r>
      <w:r w:rsidRPr="00D90E4F">
        <w:t>Simulate</w:t>
      </w:r>
      <w:r w:rsidR="00C47395" w:rsidRPr="00D90E4F">
        <w:t>"</w:t>
      </w:r>
      <w:r w:rsidRPr="00D90E4F">
        <w:t xml:space="preserve"> command</w:t>
      </w:r>
    </w:p>
    <w:p w14:paraId="4EA296DE" w14:textId="77777777" w:rsidR="00AE2F1D" w:rsidRPr="00D90E4F" w:rsidRDefault="009378B9" w:rsidP="00AE2F1D">
      <w:pPr>
        <w:keepNext/>
      </w:pPr>
      <w:r w:rsidRPr="00D90E4F">
        <w:rPr>
          <w:noProof/>
        </w:rPr>
        <w:drawing>
          <wp:inline distT="0" distB="0" distL="0" distR="0" wp14:anchorId="259B55D6" wp14:editId="5338C610">
            <wp:extent cx="2604135" cy="373380"/>
            <wp:effectExtent l="19050" t="0" r="5715" b="0"/>
            <wp:docPr id="18877" name="Bild 18877" descr="Imag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77" descr="Image56"/>
                    <pic:cNvPicPr>
                      <a:picLocks noChangeAspect="1" noChangeArrowheads="1"/>
                    </pic:cNvPicPr>
                  </pic:nvPicPr>
                  <pic:blipFill>
                    <a:blip r:embed="rId1184" cstate="print"/>
                    <a:srcRect/>
                    <a:stretch>
                      <a:fillRect/>
                    </a:stretch>
                  </pic:blipFill>
                  <pic:spPr bwMode="auto">
                    <a:xfrm>
                      <a:off x="0" y="0"/>
                      <a:ext cx="2604135" cy="373380"/>
                    </a:xfrm>
                    <a:prstGeom prst="rect">
                      <a:avLst/>
                    </a:prstGeom>
                    <a:noFill/>
                    <a:ln w="9525">
                      <a:noFill/>
                      <a:miter lim="800000"/>
                      <a:headEnd/>
                      <a:tailEnd/>
                    </a:ln>
                  </pic:spPr>
                </pic:pic>
              </a:graphicData>
            </a:graphic>
          </wp:inline>
        </w:drawing>
      </w:r>
    </w:p>
    <w:p w14:paraId="4E82B2F7" w14:textId="1447BD27" w:rsidR="00AE2F1D" w:rsidRPr="00D90E4F" w:rsidRDefault="00AE2F1D" w:rsidP="00AE2F1D">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336</w:t>
      </w:r>
      <w:r w:rsidR="00BE0559" w:rsidRPr="00D90E4F">
        <w:rPr>
          <w:noProof/>
        </w:rPr>
        <w:fldChar w:fldCharType="end"/>
      </w:r>
    </w:p>
    <w:p w14:paraId="0718924A" w14:textId="77777777" w:rsidR="00AE2F1D" w:rsidRPr="00D90E4F" w:rsidRDefault="00AE2F1D" w:rsidP="00AE2F1D">
      <w:r w:rsidRPr="00D90E4F">
        <w:t xml:space="preserve">The point </w:t>
      </w:r>
      <w:r w:rsidR="009D42FD" w:rsidRPr="00D90E4F">
        <w:t xml:space="preserve">places the machine on </w:t>
      </w:r>
      <w:r w:rsidR="00663E5D" w:rsidRPr="00D90E4F">
        <w:t xml:space="preserve">the </w:t>
      </w:r>
      <w:r w:rsidR="009D42FD" w:rsidRPr="00D90E4F">
        <w:t>selected position.</w:t>
      </w:r>
    </w:p>
    <w:p w14:paraId="54B0CB37" w14:textId="77777777" w:rsidR="008C4382" w:rsidRPr="00D90E4F" w:rsidRDefault="009378B9" w:rsidP="008C4382">
      <w:pPr>
        <w:keepNext/>
      </w:pPr>
      <w:r w:rsidRPr="00D90E4F">
        <w:rPr>
          <w:noProof/>
        </w:rPr>
        <w:lastRenderedPageBreak/>
        <w:drawing>
          <wp:inline distT="0" distB="0" distL="0" distR="0" wp14:anchorId="44132D0D" wp14:editId="2EB43260">
            <wp:extent cx="4104005" cy="2487295"/>
            <wp:effectExtent l="19050" t="0" r="0" b="0"/>
            <wp:docPr id="18878" name="Bild 18878" descr="Imag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78" descr="Image55"/>
                    <pic:cNvPicPr>
                      <a:picLocks noChangeAspect="1" noChangeArrowheads="1"/>
                    </pic:cNvPicPr>
                  </pic:nvPicPr>
                  <pic:blipFill>
                    <a:blip r:embed="rId1185" cstate="print"/>
                    <a:srcRect/>
                    <a:stretch>
                      <a:fillRect/>
                    </a:stretch>
                  </pic:blipFill>
                  <pic:spPr bwMode="auto">
                    <a:xfrm>
                      <a:off x="0" y="0"/>
                      <a:ext cx="4104005" cy="2487295"/>
                    </a:xfrm>
                    <a:prstGeom prst="rect">
                      <a:avLst/>
                    </a:prstGeom>
                    <a:noFill/>
                    <a:ln w="9525">
                      <a:noFill/>
                      <a:miter lim="800000"/>
                      <a:headEnd/>
                      <a:tailEnd/>
                    </a:ln>
                  </pic:spPr>
                </pic:pic>
              </a:graphicData>
            </a:graphic>
          </wp:inline>
        </w:drawing>
      </w:r>
    </w:p>
    <w:p w14:paraId="1D70EEE0" w14:textId="442C7232" w:rsidR="009D42FD" w:rsidRPr="00D90E4F" w:rsidRDefault="008C4382" w:rsidP="008C4382">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337</w:t>
      </w:r>
      <w:r w:rsidR="00BE0559" w:rsidRPr="00D90E4F">
        <w:rPr>
          <w:noProof/>
        </w:rPr>
        <w:fldChar w:fldCharType="end"/>
      </w:r>
    </w:p>
    <w:p w14:paraId="1088BE73" w14:textId="77777777" w:rsidR="00BB03C3" w:rsidRPr="00D90E4F" w:rsidRDefault="00B93D81" w:rsidP="008C4382">
      <w:r w:rsidRPr="00D90E4F">
        <w:t>Use these different buttons to play, stop and go forwards or backwards one movement or one geometry at a time.</w:t>
      </w:r>
    </w:p>
    <w:p w14:paraId="68FF08A8" w14:textId="77777777" w:rsidR="006359B1" w:rsidRPr="00D90E4F" w:rsidRDefault="009378B9" w:rsidP="006359B1">
      <w:pPr>
        <w:keepNext/>
      </w:pPr>
      <w:r w:rsidRPr="00D90E4F">
        <w:rPr>
          <w:noProof/>
        </w:rPr>
        <w:drawing>
          <wp:inline distT="0" distB="0" distL="0" distR="0" wp14:anchorId="51FD60DE" wp14:editId="007A163E">
            <wp:extent cx="2816225" cy="629285"/>
            <wp:effectExtent l="19050" t="19050" r="22225" b="18415"/>
            <wp:docPr id="18879" name="Bild 18879" descr="Imag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79" descr="Image57"/>
                    <pic:cNvPicPr>
                      <a:picLocks noChangeAspect="1" noChangeArrowheads="1"/>
                    </pic:cNvPicPr>
                  </pic:nvPicPr>
                  <pic:blipFill>
                    <a:blip r:embed="rId1186" cstate="print"/>
                    <a:srcRect/>
                    <a:stretch>
                      <a:fillRect/>
                    </a:stretch>
                  </pic:blipFill>
                  <pic:spPr bwMode="auto">
                    <a:xfrm>
                      <a:off x="0" y="0"/>
                      <a:ext cx="2816225" cy="629285"/>
                    </a:xfrm>
                    <a:prstGeom prst="rect">
                      <a:avLst/>
                    </a:prstGeom>
                    <a:noFill/>
                    <a:ln w="6350">
                      <a:solidFill>
                        <a:srgbClr val="000000"/>
                      </a:solidFill>
                      <a:miter lim="800000"/>
                      <a:headEnd/>
                      <a:tailEnd/>
                    </a:ln>
                    <a:effectLst/>
                  </pic:spPr>
                </pic:pic>
              </a:graphicData>
            </a:graphic>
          </wp:inline>
        </w:drawing>
      </w:r>
    </w:p>
    <w:p w14:paraId="1AFC0ECB" w14:textId="3E36EE9D" w:rsidR="006359B1" w:rsidRPr="00D90E4F" w:rsidRDefault="006359B1" w:rsidP="006359B1">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338</w:t>
      </w:r>
      <w:r w:rsidR="00BE0559" w:rsidRPr="00D90E4F">
        <w:rPr>
          <w:noProof/>
        </w:rPr>
        <w:fldChar w:fldCharType="end"/>
      </w:r>
    </w:p>
    <w:p w14:paraId="52D03B97" w14:textId="77777777" w:rsidR="006359B1" w:rsidRPr="00D90E4F" w:rsidRDefault="007828CF" w:rsidP="008C4382">
      <w:r w:rsidRPr="00D90E4F">
        <w:t>T</w:t>
      </w:r>
      <w:r w:rsidR="006359B1" w:rsidRPr="00D90E4F">
        <w:t>he right slider</w:t>
      </w:r>
      <w:r w:rsidRPr="00D90E4F">
        <w:t xml:space="preserve"> </w:t>
      </w:r>
      <w:r w:rsidR="006359B1" w:rsidRPr="00D90E4F">
        <w:t>control</w:t>
      </w:r>
      <w:r w:rsidRPr="00D90E4F">
        <w:t>s</w:t>
      </w:r>
      <w:r w:rsidR="006359B1" w:rsidRPr="00D90E4F">
        <w:t xml:space="preserve"> the simulation speed in play mode.</w:t>
      </w:r>
    </w:p>
    <w:p w14:paraId="198AF264" w14:textId="77777777" w:rsidR="006359B1" w:rsidRPr="00D90E4F" w:rsidRDefault="009378B9" w:rsidP="006359B1">
      <w:pPr>
        <w:keepNext/>
      </w:pPr>
      <w:r w:rsidRPr="00D90E4F">
        <w:rPr>
          <w:noProof/>
        </w:rPr>
        <w:drawing>
          <wp:inline distT="0" distB="0" distL="0" distR="0" wp14:anchorId="66B40A15" wp14:editId="23F3C55D">
            <wp:extent cx="922020" cy="438785"/>
            <wp:effectExtent l="19050" t="19050" r="11430" b="18415"/>
            <wp:docPr id="18880" name="Bild 18880" descr="Imag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80" descr="Image58"/>
                    <pic:cNvPicPr>
                      <a:picLocks noChangeAspect="1" noChangeArrowheads="1"/>
                    </pic:cNvPicPr>
                  </pic:nvPicPr>
                  <pic:blipFill>
                    <a:blip r:embed="rId1187" cstate="print"/>
                    <a:srcRect/>
                    <a:stretch>
                      <a:fillRect/>
                    </a:stretch>
                  </pic:blipFill>
                  <pic:spPr bwMode="auto">
                    <a:xfrm>
                      <a:off x="0" y="0"/>
                      <a:ext cx="922020" cy="438785"/>
                    </a:xfrm>
                    <a:prstGeom prst="rect">
                      <a:avLst/>
                    </a:prstGeom>
                    <a:noFill/>
                    <a:ln w="6350">
                      <a:solidFill>
                        <a:srgbClr val="000000"/>
                      </a:solidFill>
                      <a:miter lim="800000"/>
                      <a:headEnd/>
                      <a:tailEnd/>
                    </a:ln>
                    <a:effectLst/>
                  </pic:spPr>
                </pic:pic>
              </a:graphicData>
            </a:graphic>
          </wp:inline>
        </w:drawing>
      </w:r>
    </w:p>
    <w:p w14:paraId="02819457" w14:textId="32D75419" w:rsidR="006359B1" w:rsidRPr="00D90E4F" w:rsidRDefault="006359B1" w:rsidP="006359B1">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339</w:t>
      </w:r>
      <w:r w:rsidR="00BE0559" w:rsidRPr="00D90E4F">
        <w:rPr>
          <w:noProof/>
        </w:rPr>
        <w:fldChar w:fldCharType="end"/>
      </w:r>
    </w:p>
    <w:p w14:paraId="40246EF3" w14:textId="77777777" w:rsidR="006359B1" w:rsidRPr="00D90E4F" w:rsidRDefault="006359B1" w:rsidP="006359B1">
      <w:r w:rsidRPr="00D90E4F">
        <w:t xml:space="preserve">The </w:t>
      </w:r>
      <w:r w:rsidR="00C47395" w:rsidRPr="00D90E4F">
        <w:t>"</w:t>
      </w:r>
      <w:r w:rsidRPr="00D90E4F">
        <w:t>1x</w:t>
      </w:r>
      <w:r w:rsidR="00C47395" w:rsidRPr="00D90E4F">
        <w:t>"</w:t>
      </w:r>
      <w:r w:rsidRPr="00D90E4F">
        <w:t xml:space="preserve"> button sets the simulation speed to 1. </w:t>
      </w:r>
      <w:r w:rsidR="00B93D81" w:rsidRPr="00D90E4F">
        <w:t>The simulation then takes the same time as the cutting time.</w:t>
      </w:r>
    </w:p>
    <w:p w14:paraId="50C13399" w14:textId="77777777" w:rsidR="006359B1" w:rsidRPr="00D90E4F" w:rsidRDefault="0047579E" w:rsidP="0047579E">
      <w:pPr>
        <w:pStyle w:val="Rubrik3"/>
      </w:pPr>
      <w:bookmarkStart w:id="1252" w:name="_Toc129002989"/>
      <w:r w:rsidRPr="00D90E4F">
        <w:t>View code</w:t>
      </w:r>
      <w:bookmarkEnd w:id="1252"/>
    </w:p>
    <w:p w14:paraId="1EE564D4" w14:textId="77777777" w:rsidR="0047579E" w:rsidRPr="00D90E4F" w:rsidRDefault="009378B9" w:rsidP="0047579E">
      <w:pPr>
        <w:keepNext/>
      </w:pPr>
      <w:r w:rsidRPr="00D90E4F">
        <w:rPr>
          <w:noProof/>
        </w:rPr>
        <w:drawing>
          <wp:inline distT="0" distB="0" distL="0" distR="0" wp14:anchorId="59E737C8" wp14:editId="1653D9F0">
            <wp:extent cx="2560320" cy="548640"/>
            <wp:effectExtent l="19050" t="19050" r="11430" b="22860"/>
            <wp:docPr id="18881" name="Bild 18881" descr="Imag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81" descr="Image59"/>
                    <pic:cNvPicPr>
                      <a:picLocks noChangeAspect="1" noChangeArrowheads="1"/>
                    </pic:cNvPicPr>
                  </pic:nvPicPr>
                  <pic:blipFill>
                    <a:blip r:embed="rId1188" cstate="print"/>
                    <a:srcRect/>
                    <a:stretch>
                      <a:fillRect/>
                    </a:stretch>
                  </pic:blipFill>
                  <pic:spPr bwMode="auto">
                    <a:xfrm>
                      <a:off x="0" y="0"/>
                      <a:ext cx="2560320" cy="548640"/>
                    </a:xfrm>
                    <a:prstGeom prst="rect">
                      <a:avLst/>
                    </a:prstGeom>
                    <a:noFill/>
                    <a:ln w="6350">
                      <a:solidFill>
                        <a:srgbClr val="000000"/>
                      </a:solidFill>
                      <a:miter lim="800000"/>
                      <a:headEnd/>
                      <a:tailEnd/>
                    </a:ln>
                    <a:effectLst/>
                  </pic:spPr>
                </pic:pic>
              </a:graphicData>
            </a:graphic>
          </wp:inline>
        </w:drawing>
      </w:r>
    </w:p>
    <w:p w14:paraId="6159D03C" w14:textId="74AFEB65" w:rsidR="0047579E" w:rsidRPr="00D90E4F" w:rsidRDefault="0047579E" w:rsidP="0047579E">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340</w:t>
      </w:r>
      <w:r w:rsidR="00BE0559" w:rsidRPr="00D90E4F">
        <w:rPr>
          <w:noProof/>
        </w:rPr>
        <w:fldChar w:fldCharType="end"/>
      </w:r>
    </w:p>
    <w:p w14:paraId="4D9688FA" w14:textId="77777777" w:rsidR="0047579E" w:rsidRPr="00D90E4F" w:rsidRDefault="0047579E" w:rsidP="008C4382">
      <w:r w:rsidRPr="00D90E4F">
        <w:t>This command opens th</w:t>
      </w:r>
      <w:r w:rsidR="00D9749C" w:rsidRPr="00D90E4F">
        <w:t>e output file by using Notepad.</w:t>
      </w:r>
    </w:p>
    <w:p w14:paraId="2311D057" w14:textId="77777777" w:rsidR="006359B1" w:rsidRPr="00D90E4F" w:rsidRDefault="008C67CC" w:rsidP="008C4382">
      <w:r w:rsidRPr="00D90E4F">
        <w:rPr>
          <w:b/>
        </w:rPr>
        <w:t>Note!</w:t>
      </w:r>
      <w:r w:rsidR="0047579E" w:rsidRPr="00D90E4F">
        <w:t xml:space="preserve"> </w:t>
      </w:r>
      <w:r w:rsidR="007828CF" w:rsidRPr="00D90E4F">
        <w:t>C</w:t>
      </w:r>
      <w:r w:rsidR="0047579E" w:rsidRPr="00D90E4F">
        <w:t>reate a CNC file before press</w:t>
      </w:r>
      <w:r w:rsidR="007828CF" w:rsidRPr="00D90E4F">
        <w:t>ing</w:t>
      </w:r>
      <w:r w:rsidR="0047579E" w:rsidRPr="00D90E4F">
        <w:t xml:space="preserve"> this button.</w:t>
      </w:r>
    </w:p>
    <w:p w14:paraId="7D725432" w14:textId="77777777" w:rsidR="0047579E" w:rsidRPr="00D90E4F" w:rsidRDefault="0047579E" w:rsidP="0047579E">
      <w:pPr>
        <w:pStyle w:val="Rubrik2"/>
      </w:pPr>
      <w:bookmarkStart w:id="1253" w:name="_Ref335573343"/>
      <w:bookmarkStart w:id="1254" w:name="_Toc335637011"/>
      <w:bookmarkStart w:id="1255" w:name="_Toc129002990"/>
      <w:bookmarkStart w:id="1256" w:name="_Toc229474951"/>
      <w:r w:rsidRPr="00D90E4F">
        <w:t>Ord</w:t>
      </w:r>
      <w:bookmarkStart w:id="1257" w:name="cutorder"/>
      <w:bookmarkEnd w:id="1257"/>
      <w:r w:rsidRPr="00D90E4F">
        <w:t>er</w:t>
      </w:r>
      <w:bookmarkEnd w:id="1253"/>
      <w:bookmarkEnd w:id="1254"/>
      <w:bookmarkEnd w:id="1255"/>
      <w:bookmarkEnd w:id="1256"/>
    </w:p>
    <w:p w14:paraId="26150404" w14:textId="77777777" w:rsidR="00FE658A" w:rsidRPr="00D90E4F" w:rsidRDefault="009378B9" w:rsidP="00FE658A">
      <w:pPr>
        <w:keepNext/>
      </w:pPr>
      <w:r w:rsidRPr="00D90E4F">
        <w:rPr>
          <w:noProof/>
        </w:rPr>
        <w:drawing>
          <wp:inline distT="0" distB="0" distL="0" distR="0" wp14:anchorId="29DC7D58" wp14:editId="0AC15271">
            <wp:extent cx="1294765" cy="702310"/>
            <wp:effectExtent l="19050" t="19050" r="19685" b="21590"/>
            <wp:docPr id="18882" name="Bild 18882" descr="Imag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82" descr="Image60"/>
                    <pic:cNvPicPr>
                      <a:picLocks noChangeAspect="1" noChangeArrowheads="1"/>
                    </pic:cNvPicPr>
                  </pic:nvPicPr>
                  <pic:blipFill>
                    <a:blip r:embed="rId1189" cstate="print"/>
                    <a:srcRect/>
                    <a:stretch>
                      <a:fillRect/>
                    </a:stretch>
                  </pic:blipFill>
                  <pic:spPr bwMode="auto">
                    <a:xfrm>
                      <a:off x="0" y="0"/>
                      <a:ext cx="1294765" cy="702310"/>
                    </a:xfrm>
                    <a:prstGeom prst="rect">
                      <a:avLst/>
                    </a:prstGeom>
                    <a:noFill/>
                    <a:ln w="6350">
                      <a:solidFill>
                        <a:srgbClr val="000000"/>
                      </a:solidFill>
                      <a:miter lim="800000"/>
                      <a:headEnd/>
                      <a:tailEnd/>
                    </a:ln>
                    <a:effectLst/>
                  </pic:spPr>
                </pic:pic>
              </a:graphicData>
            </a:graphic>
          </wp:inline>
        </w:drawing>
      </w:r>
    </w:p>
    <w:p w14:paraId="0F47DF0E" w14:textId="02D210E5" w:rsidR="0047579E" w:rsidRPr="00D90E4F" w:rsidRDefault="00FE658A" w:rsidP="00FE658A">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341</w:t>
      </w:r>
      <w:r w:rsidR="00BE0559" w:rsidRPr="00D90E4F">
        <w:rPr>
          <w:noProof/>
        </w:rPr>
        <w:fldChar w:fldCharType="end"/>
      </w:r>
    </w:p>
    <w:p w14:paraId="5344C825" w14:textId="77777777" w:rsidR="00FE658A" w:rsidRPr="00D90E4F" w:rsidRDefault="00FE658A" w:rsidP="00FE658A">
      <w:r w:rsidRPr="00D90E4F">
        <w:t xml:space="preserve">If </w:t>
      </w:r>
      <w:r w:rsidR="004024E9" w:rsidRPr="00D90E4F">
        <w:t xml:space="preserve">cutting </w:t>
      </w:r>
      <w:r w:rsidRPr="00D90E4F">
        <w:t xml:space="preserve">only one part or if the cutting order between parts is not important, then skip this command and use the </w:t>
      </w:r>
      <w:r w:rsidR="00C47395" w:rsidRPr="00D90E4F">
        <w:t>"</w:t>
      </w:r>
      <w:r w:rsidRPr="00D90E4F">
        <w:t>Process</w:t>
      </w:r>
      <w:r w:rsidR="00C47395" w:rsidRPr="00D90E4F">
        <w:t>"</w:t>
      </w:r>
      <w:r w:rsidRPr="00D90E4F">
        <w:t xml:space="preserve"> co</w:t>
      </w:r>
      <w:r w:rsidR="00884DCE" w:rsidRPr="00D90E4F">
        <w:t xml:space="preserve">mmand directly. </w:t>
      </w:r>
      <w:r w:rsidR="004024E9" w:rsidRPr="00D90E4F">
        <w:t>Prepare parts b</w:t>
      </w:r>
      <w:r w:rsidR="00884DCE" w:rsidRPr="00D90E4F">
        <w:t>efore starting.</w:t>
      </w:r>
    </w:p>
    <w:p w14:paraId="10BF05CA" w14:textId="77777777" w:rsidR="00884DCE" w:rsidRPr="00D90E4F" w:rsidRDefault="00884DCE" w:rsidP="00884DCE">
      <w:pPr>
        <w:pStyle w:val="DoNow"/>
      </w:pPr>
      <w:r w:rsidRPr="00D90E4F">
        <w:t xml:space="preserve">Start a new drawing and </w:t>
      </w:r>
      <w:r w:rsidR="003E7639" w:rsidRPr="00D90E4F">
        <w:t xml:space="preserve">create </w:t>
      </w:r>
      <w:r w:rsidRPr="00D90E4F">
        <w:t xml:space="preserve">three parts in </w:t>
      </w:r>
      <w:r w:rsidR="00663E5D" w:rsidRPr="00D90E4F">
        <w:t xml:space="preserve">the </w:t>
      </w:r>
      <w:r w:rsidRPr="00D90E4F">
        <w:t>form of a disk, square and a triangle.</w:t>
      </w:r>
    </w:p>
    <w:p w14:paraId="0B4DE1C4" w14:textId="77777777" w:rsidR="00884DCE" w:rsidRPr="00D90E4F" w:rsidRDefault="003E7639" w:rsidP="00884DCE">
      <w:pPr>
        <w:pStyle w:val="DoNow"/>
      </w:pPr>
      <w:r w:rsidRPr="00D90E4F">
        <w:t>A</w:t>
      </w:r>
      <w:r w:rsidR="00884DCE" w:rsidRPr="00D90E4F">
        <w:t>dd</w:t>
      </w:r>
      <w:r w:rsidRPr="00D90E4F">
        <w:t xml:space="preserve"> toolpath</w:t>
      </w:r>
      <w:r w:rsidR="00884DCE" w:rsidRPr="00D90E4F">
        <w:t>.</w:t>
      </w:r>
    </w:p>
    <w:p w14:paraId="45DAC557" w14:textId="77777777" w:rsidR="003E7639" w:rsidRPr="00D90E4F" w:rsidRDefault="009378B9" w:rsidP="003E7639">
      <w:pPr>
        <w:keepNext/>
      </w:pPr>
      <w:r w:rsidRPr="00D90E4F">
        <w:rPr>
          <w:noProof/>
        </w:rPr>
        <w:lastRenderedPageBreak/>
        <w:drawing>
          <wp:inline distT="0" distB="0" distL="0" distR="0" wp14:anchorId="358478BE" wp14:editId="3618D3A3">
            <wp:extent cx="3811270" cy="1455420"/>
            <wp:effectExtent l="19050" t="0" r="0" b="0"/>
            <wp:docPr id="18883" name="Bild 18883" descr="Imag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83" descr="Image61"/>
                    <pic:cNvPicPr>
                      <a:picLocks noChangeAspect="1" noChangeArrowheads="1"/>
                    </pic:cNvPicPr>
                  </pic:nvPicPr>
                  <pic:blipFill>
                    <a:blip r:embed="rId1190" cstate="print"/>
                    <a:srcRect/>
                    <a:stretch>
                      <a:fillRect/>
                    </a:stretch>
                  </pic:blipFill>
                  <pic:spPr bwMode="auto">
                    <a:xfrm>
                      <a:off x="0" y="0"/>
                      <a:ext cx="3811270" cy="1455420"/>
                    </a:xfrm>
                    <a:prstGeom prst="rect">
                      <a:avLst/>
                    </a:prstGeom>
                    <a:noFill/>
                    <a:ln w="9525">
                      <a:noFill/>
                      <a:miter lim="800000"/>
                      <a:headEnd/>
                      <a:tailEnd/>
                    </a:ln>
                  </pic:spPr>
                </pic:pic>
              </a:graphicData>
            </a:graphic>
          </wp:inline>
        </w:drawing>
      </w:r>
    </w:p>
    <w:p w14:paraId="74D169BA" w14:textId="67132CC4" w:rsidR="003E7639" w:rsidRPr="00D90E4F" w:rsidRDefault="003E7639" w:rsidP="003E763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342</w:t>
      </w:r>
      <w:r w:rsidR="00BE0559" w:rsidRPr="00D90E4F">
        <w:rPr>
          <w:noProof/>
        </w:rPr>
        <w:fldChar w:fldCharType="end"/>
      </w:r>
    </w:p>
    <w:p w14:paraId="20D1FD95" w14:textId="77777777" w:rsidR="00884DCE" w:rsidRPr="00D90E4F" w:rsidRDefault="003E7639" w:rsidP="003E7639">
      <w:pPr>
        <w:pStyle w:val="DoNow"/>
      </w:pPr>
      <w:r w:rsidRPr="00D90E4F">
        <w:t xml:space="preserve">Start the </w:t>
      </w:r>
      <w:r w:rsidR="00C47395" w:rsidRPr="00D90E4F">
        <w:t>"</w:t>
      </w:r>
      <w:r w:rsidRPr="00D90E4F">
        <w:t>Order</w:t>
      </w:r>
      <w:r w:rsidR="00C47395" w:rsidRPr="00D90E4F">
        <w:t>"</w:t>
      </w:r>
      <w:r w:rsidRPr="00D90E4F">
        <w:t xml:space="preserve"> command</w:t>
      </w:r>
      <w:r w:rsidR="004024E9" w:rsidRPr="00D90E4F">
        <w:t>.</w:t>
      </w:r>
    </w:p>
    <w:p w14:paraId="32F9FE18" w14:textId="77777777" w:rsidR="003E7639" w:rsidRPr="00D90E4F" w:rsidRDefault="009B465E" w:rsidP="003E7639">
      <w:r w:rsidRPr="00D90E4F">
        <w:t>The following is shown:</w:t>
      </w:r>
    </w:p>
    <w:p w14:paraId="3B95A4B4" w14:textId="77777777" w:rsidR="007144C0" w:rsidRPr="00D90E4F" w:rsidRDefault="009378B9" w:rsidP="007144C0">
      <w:pPr>
        <w:keepNext/>
      </w:pPr>
      <w:r w:rsidRPr="00D90E4F">
        <w:rPr>
          <w:noProof/>
        </w:rPr>
        <w:drawing>
          <wp:inline distT="0" distB="0" distL="0" distR="0" wp14:anchorId="717BDA0C" wp14:editId="3768E34A">
            <wp:extent cx="2604135" cy="373380"/>
            <wp:effectExtent l="19050" t="19050" r="24765" b="26670"/>
            <wp:docPr id="18884" name="Bild 18884" descr="Imag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84" descr="Image62"/>
                    <pic:cNvPicPr>
                      <a:picLocks noChangeAspect="1" noChangeArrowheads="1"/>
                    </pic:cNvPicPr>
                  </pic:nvPicPr>
                  <pic:blipFill>
                    <a:blip r:embed="rId1191" cstate="print"/>
                    <a:srcRect/>
                    <a:stretch>
                      <a:fillRect/>
                    </a:stretch>
                  </pic:blipFill>
                  <pic:spPr bwMode="auto">
                    <a:xfrm>
                      <a:off x="0" y="0"/>
                      <a:ext cx="2604135" cy="373380"/>
                    </a:xfrm>
                    <a:prstGeom prst="rect">
                      <a:avLst/>
                    </a:prstGeom>
                    <a:noFill/>
                    <a:ln w="6350">
                      <a:solidFill>
                        <a:srgbClr val="000000"/>
                      </a:solidFill>
                      <a:miter lim="800000"/>
                      <a:headEnd/>
                      <a:tailEnd/>
                    </a:ln>
                    <a:effectLst/>
                  </pic:spPr>
                </pic:pic>
              </a:graphicData>
            </a:graphic>
          </wp:inline>
        </w:drawing>
      </w:r>
    </w:p>
    <w:p w14:paraId="76DC59E4" w14:textId="7DDB6018" w:rsidR="003E7639" w:rsidRPr="00D90E4F" w:rsidRDefault="007144C0" w:rsidP="007144C0">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343</w:t>
      </w:r>
      <w:r w:rsidR="00BE0559" w:rsidRPr="00D90E4F">
        <w:rPr>
          <w:noProof/>
        </w:rPr>
        <w:fldChar w:fldCharType="end"/>
      </w:r>
    </w:p>
    <w:p w14:paraId="7E716B1F" w14:textId="77777777" w:rsidR="007144C0" w:rsidRPr="00D90E4F" w:rsidRDefault="007144C0" w:rsidP="007144C0">
      <w:pPr>
        <w:pStyle w:val="DoNow"/>
      </w:pPr>
      <w:r w:rsidRPr="00D90E4F">
        <w:t>Select the parts</w:t>
      </w:r>
      <w:r w:rsidR="004024E9" w:rsidRPr="00D90E4F">
        <w:t>. The f</w:t>
      </w:r>
      <w:r w:rsidRPr="00D90E4F">
        <w:t xml:space="preserve">ollowing window </w:t>
      </w:r>
      <w:r w:rsidR="004024E9" w:rsidRPr="00D90E4F">
        <w:t xml:space="preserve">is </w:t>
      </w:r>
      <w:r w:rsidRPr="00D90E4F">
        <w:t>show</w:t>
      </w:r>
      <w:r w:rsidR="004024E9" w:rsidRPr="00D90E4F">
        <w:t>n:</w:t>
      </w:r>
    </w:p>
    <w:p w14:paraId="602788A9" w14:textId="77777777" w:rsidR="00F560EE" w:rsidRPr="00D90E4F" w:rsidRDefault="009378B9" w:rsidP="00F560EE">
      <w:pPr>
        <w:keepNext/>
      </w:pPr>
      <w:r w:rsidRPr="00D90E4F">
        <w:rPr>
          <w:noProof/>
        </w:rPr>
        <w:drawing>
          <wp:inline distT="0" distB="0" distL="0" distR="0" wp14:anchorId="4DE45B22" wp14:editId="4C890B9B">
            <wp:extent cx="2640965" cy="2896870"/>
            <wp:effectExtent l="19050" t="0" r="6985" b="0"/>
            <wp:docPr id="18885" name="Bild 18885" descr="Imag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85" descr="Image63"/>
                    <pic:cNvPicPr>
                      <a:picLocks noChangeAspect="1" noChangeArrowheads="1"/>
                    </pic:cNvPicPr>
                  </pic:nvPicPr>
                  <pic:blipFill>
                    <a:blip r:embed="rId1192" cstate="print"/>
                    <a:srcRect/>
                    <a:stretch>
                      <a:fillRect/>
                    </a:stretch>
                  </pic:blipFill>
                  <pic:spPr bwMode="auto">
                    <a:xfrm>
                      <a:off x="0" y="0"/>
                      <a:ext cx="2640965" cy="2896870"/>
                    </a:xfrm>
                    <a:prstGeom prst="rect">
                      <a:avLst/>
                    </a:prstGeom>
                    <a:noFill/>
                    <a:ln w="9525">
                      <a:noFill/>
                      <a:miter lim="800000"/>
                      <a:headEnd/>
                      <a:tailEnd/>
                    </a:ln>
                  </pic:spPr>
                </pic:pic>
              </a:graphicData>
            </a:graphic>
          </wp:inline>
        </w:drawing>
      </w:r>
    </w:p>
    <w:p w14:paraId="67B293BC" w14:textId="239DDED2" w:rsidR="00F560EE" w:rsidRPr="00D90E4F" w:rsidRDefault="00F560EE" w:rsidP="00F560EE">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344</w:t>
      </w:r>
      <w:r w:rsidR="00BE0559" w:rsidRPr="00D90E4F">
        <w:rPr>
          <w:noProof/>
        </w:rPr>
        <w:fldChar w:fldCharType="end"/>
      </w:r>
    </w:p>
    <w:p w14:paraId="48DA730E" w14:textId="77777777" w:rsidR="006338C8" w:rsidRPr="00D90E4F" w:rsidRDefault="006338C8" w:rsidP="006338C8">
      <w:pPr>
        <w:pStyle w:val="Frga"/>
      </w:pPr>
      <w:r w:rsidRPr="00D90E4F">
        <w:t xml:space="preserve">What </w:t>
      </w:r>
      <w:r w:rsidR="00663E5D" w:rsidRPr="00D90E4F">
        <w:t xml:space="preserve">does </w:t>
      </w:r>
      <w:r w:rsidRPr="00D90E4F">
        <w:t>the number in parentheses after the part name</w:t>
      </w:r>
      <w:r w:rsidR="00663E5D" w:rsidRPr="00D90E4F">
        <w:t xml:space="preserve"> mean</w:t>
      </w:r>
      <w:r w:rsidRPr="00D90E4F">
        <w:t>?</w:t>
      </w:r>
    </w:p>
    <w:p w14:paraId="7F7CBF2B" w14:textId="77777777" w:rsidR="008A2F8F" w:rsidRPr="00D90E4F" w:rsidRDefault="006338C8" w:rsidP="008A2F8F">
      <w:pPr>
        <w:pStyle w:val="Answer"/>
      </w:pPr>
      <w:r w:rsidRPr="00D90E4F">
        <w:t>This i</w:t>
      </w:r>
      <w:r w:rsidR="008A2F8F" w:rsidRPr="00D90E4F">
        <w:t>s</w:t>
      </w:r>
      <w:r w:rsidRPr="00D90E4F">
        <w:t xml:space="preserve"> the tool number </w:t>
      </w:r>
      <w:r w:rsidR="008A2F8F" w:rsidRPr="00D90E4F">
        <w:t xml:space="preserve">that will </w:t>
      </w:r>
      <w:r w:rsidRPr="00D90E4F">
        <w:t>be used to cut th</w:t>
      </w:r>
      <w:r w:rsidR="008A2F8F" w:rsidRPr="00D90E4F">
        <w:t>e</w:t>
      </w:r>
      <w:r w:rsidRPr="00D90E4F">
        <w:t xml:space="preserve"> part.</w:t>
      </w:r>
    </w:p>
    <w:p w14:paraId="6FBEC1B7" w14:textId="77777777" w:rsidR="007144C0" w:rsidRPr="00D90E4F" w:rsidRDefault="004B5C96" w:rsidP="002D3E07">
      <w:pPr>
        <w:pStyle w:val="Rubrik5"/>
      </w:pPr>
      <w:bookmarkStart w:id="1258" w:name="_Ref335385166"/>
      <w:r w:rsidRPr="00D90E4F">
        <w:t>Manual adjustment of the cut order</w:t>
      </w:r>
      <w:bookmarkEnd w:id="1258"/>
    </w:p>
    <w:p w14:paraId="041A754E" w14:textId="77777777" w:rsidR="001D437D" w:rsidRPr="00D90E4F" w:rsidRDefault="009378B9" w:rsidP="001D437D">
      <w:pPr>
        <w:keepNext/>
      </w:pPr>
      <w:r w:rsidRPr="00D90E4F">
        <w:rPr>
          <w:noProof/>
        </w:rPr>
        <w:drawing>
          <wp:inline distT="0" distB="0" distL="0" distR="0" wp14:anchorId="408F147F" wp14:editId="4C122826">
            <wp:extent cx="1411605" cy="1089660"/>
            <wp:effectExtent l="19050" t="19050" r="17145" b="15240"/>
            <wp:docPr id="19117" name="Bild 19117" descr="Imag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7" descr="Image64"/>
                    <pic:cNvPicPr>
                      <a:picLocks noChangeAspect="1" noChangeArrowheads="1"/>
                    </pic:cNvPicPr>
                  </pic:nvPicPr>
                  <pic:blipFill>
                    <a:blip r:embed="rId1193" cstate="print"/>
                    <a:srcRect/>
                    <a:stretch>
                      <a:fillRect/>
                    </a:stretch>
                  </pic:blipFill>
                  <pic:spPr bwMode="auto">
                    <a:xfrm>
                      <a:off x="0" y="0"/>
                      <a:ext cx="1411605" cy="1089660"/>
                    </a:xfrm>
                    <a:prstGeom prst="rect">
                      <a:avLst/>
                    </a:prstGeom>
                    <a:noFill/>
                    <a:ln w="6350">
                      <a:solidFill>
                        <a:srgbClr val="000000"/>
                      </a:solidFill>
                      <a:miter lim="800000"/>
                      <a:headEnd/>
                      <a:tailEnd/>
                    </a:ln>
                    <a:effectLst/>
                  </pic:spPr>
                </pic:pic>
              </a:graphicData>
            </a:graphic>
          </wp:inline>
        </w:drawing>
      </w:r>
    </w:p>
    <w:p w14:paraId="0612F380" w14:textId="09E5042D" w:rsidR="004359AA" w:rsidRPr="00D90E4F" w:rsidRDefault="001D437D" w:rsidP="001D437D">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345</w:t>
      </w:r>
      <w:r w:rsidR="00BE0559" w:rsidRPr="00D90E4F">
        <w:rPr>
          <w:noProof/>
        </w:rPr>
        <w:fldChar w:fldCharType="end"/>
      </w:r>
    </w:p>
    <w:p w14:paraId="201437E4" w14:textId="77777777" w:rsidR="001D437D" w:rsidRPr="00D90E4F" w:rsidRDefault="001D437D" w:rsidP="004359AA">
      <w:r w:rsidRPr="00D90E4F">
        <w:t xml:space="preserve">The list shows the cutting order of the parts. The DISK will be cut first and the TRIANGLE will be the last </w:t>
      </w:r>
      <w:r w:rsidR="00D9749C" w:rsidRPr="00D90E4F">
        <w:t xml:space="preserve">part </w:t>
      </w:r>
      <w:r w:rsidRPr="00D90E4F">
        <w:t xml:space="preserve">cut. </w:t>
      </w:r>
      <w:r w:rsidR="004024E9" w:rsidRPr="00D90E4F">
        <w:t>T</w:t>
      </w:r>
      <w:r w:rsidRPr="00D90E4F">
        <w:t xml:space="preserve">o change the cutting order use the </w:t>
      </w:r>
      <w:r w:rsidR="00C47395" w:rsidRPr="00D90E4F">
        <w:t>"</w:t>
      </w:r>
      <w:r w:rsidRPr="00D90E4F">
        <w:t>arrow</w:t>
      </w:r>
      <w:r w:rsidR="00C47395" w:rsidRPr="00D90E4F">
        <w:t>"</w:t>
      </w:r>
      <w:r w:rsidRPr="00D90E4F">
        <w:t xml:space="preserve"> buttons to move the parts up or down.</w:t>
      </w:r>
      <w:r w:rsidR="00D9749C" w:rsidRPr="00D90E4F">
        <w:t xml:space="preserve"> </w:t>
      </w:r>
      <w:r w:rsidR="004024E9" w:rsidRPr="00D90E4F">
        <w:t>To</w:t>
      </w:r>
      <w:r w:rsidRPr="00D90E4F">
        <w:t xml:space="preserve"> remove or add parts to the cut order use the </w:t>
      </w:r>
      <w:r w:rsidR="00C47395" w:rsidRPr="00D90E4F">
        <w:t>"</w:t>
      </w:r>
      <w:r w:rsidRPr="00D90E4F">
        <w:t>plus</w:t>
      </w:r>
      <w:r w:rsidR="00C47395" w:rsidRPr="00D90E4F">
        <w:t>"</w:t>
      </w:r>
      <w:r w:rsidRPr="00D90E4F">
        <w:t xml:space="preserve"> or </w:t>
      </w:r>
      <w:r w:rsidR="00C47395" w:rsidRPr="00D90E4F">
        <w:t>"</w:t>
      </w:r>
      <w:r w:rsidRPr="00D90E4F">
        <w:t>minus</w:t>
      </w:r>
      <w:r w:rsidR="00C47395" w:rsidRPr="00D90E4F">
        <w:t>"</w:t>
      </w:r>
      <w:r w:rsidRPr="00D90E4F">
        <w:t xml:space="preserve"> buttons.</w:t>
      </w:r>
    </w:p>
    <w:p w14:paraId="42B0D6C2" w14:textId="77777777" w:rsidR="008A2F8F" w:rsidRPr="00D90E4F" w:rsidRDefault="008A2F8F" w:rsidP="002D3E07">
      <w:pPr>
        <w:pStyle w:val="Rubrik5"/>
      </w:pPr>
      <w:r w:rsidRPr="00D90E4F">
        <w:t>Stop between parts</w:t>
      </w:r>
    </w:p>
    <w:p w14:paraId="152B9B68" w14:textId="77777777" w:rsidR="00D9749C" w:rsidRPr="00D90E4F" w:rsidRDefault="009378B9" w:rsidP="00D9749C">
      <w:pPr>
        <w:keepNext/>
      </w:pPr>
      <w:r w:rsidRPr="00D90E4F">
        <w:rPr>
          <w:noProof/>
        </w:rPr>
        <w:drawing>
          <wp:inline distT="0" distB="0" distL="0" distR="0" wp14:anchorId="6F9B15BD" wp14:editId="2B9DEEFE">
            <wp:extent cx="1360805" cy="336550"/>
            <wp:effectExtent l="19050" t="19050" r="10795" b="25400"/>
            <wp:docPr id="19115" name="Bild 19115" descr="Imag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5" descr="Image66"/>
                    <pic:cNvPicPr>
                      <a:picLocks noChangeAspect="1" noChangeArrowheads="1"/>
                    </pic:cNvPicPr>
                  </pic:nvPicPr>
                  <pic:blipFill>
                    <a:blip r:embed="rId1194" cstate="print"/>
                    <a:srcRect/>
                    <a:stretch>
                      <a:fillRect/>
                    </a:stretch>
                  </pic:blipFill>
                  <pic:spPr bwMode="auto">
                    <a:xfrm>
                      <a:off x="0" y="0"/>
                      <a:ext cx="1360805" cy="336550"/>
                    </a:xfrm>
                    <a:prstGeom prst="rect">
                      <a:avLst/>
                    </a:prstGeom>
                    <a:noFill/>
                    <a:ln w="6350">
                      <a:solidFill>
                        <a:srgbClr val="000000"/>
                      </a:solidFill>
                      <a:miter lim="800000"/>
                      <a:headEnd/>
                      <a:tailEnd/>
                    </a:ln>
                    <a:effectLst/>
                  </pic:spPr>
                </pic:pic>
              </a:graphicData>
            </a:graphic>
          </wp:inline>
        </w:drawing>
      </w:r>
    </w:p>
    <w:p w14:paraId="44F5B0D5" w14:textId="6859E82A" w:rsidR="00D9749C" w:rsidRPr="00D90E4F" w:rsidRDefault="00D9749C" w:rsidP="00D9749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346</w:t>
      </w:r>
      <w:r w:rsidR="00BE0559" w:rsidRPr="00D90E4F">
        <w:rPr>
          <w:noProof/>
        </w:rPr>
        <w:fldChar w:fldCharType="end"/>
      </w:r>
    </w:p>
    <w:p w14:paraId="208DC33B" w14:textId="77777777" w:rsidR="001D437D" w:rsidRPr="00D90E4F" w:rsidRDefault="00663E5D" w:rsidP="004359AA">
      <w:r w:rsidRPr="00D90E4F">
        <w:t>Use</w:t>
      </w:r>
      <w:r w:rsidR="001D437D" w:rsidRPr="00D90E4F">
        <w:t xml:space="preserve"> the </w:t>
      </w:r>
      <w:r w:rsidR="00C47395" w:rsidRPr="00D90E4F">
        <w:t>"</w:t>
      </w:r>
      <w:r w:rsidR="001D437D" w:rsidRPr="00D90E4F">
        <w:t>Stop</w:t>
      </w:r>
      <w:r w:rsidR="00C47395" w:rsidRPr="00D90E4F">
        <w:t>"</w:t>
      </w:r>
      <w:r w:rsidR="001D437D" w:rsidRPr="00D90E4F">
        <w:t xml:space="preserve"> button </w:t>
      </w:r>
      <w:r w:rsidRPr="00D90E4F">
        <w:t>to</w:t>
      </w:r>
      <w:r w:rsidR="001D437D" w:rsidRPr="00D90E4F">
        <w:t xml:space="preserve"> add a program stop in front of the parts. </w:t>
      </w:r>
      <w:r w:rsidR="00D9749C" w:rsidRPr="00D90E4F">
        <w:t>If the machine support</w:t>
      </w:r>
      <w:r w:rsidR="004024E9" w:rsidRPr="00D90E4F">
        <w:t>s</w:t>
      </w:r>
      <w:r w:rsidR="00D9749C" w:rsidRPr="00D90E4F">
        <w:t xml:space="preserve"> </w:t>
      </w:r>
      <w:r w:rsidR="004024E9" w:rsidRPr="00D90E4F">
        <w:t>"</w:t>
      </w:r>
      <w:r w:rsidR="00D9749C" w:rsidRPr="00D90E4F">
        <w:t>stops</w:t>
      </w:r>
      <w:r w:rsidR="004024E9" w:rsidRPr="00D90E4F">
        <w:t xml:space="preserve">" then there will </w:t>
      </w:r>
      <w:r w:rsidR="00D9749C" w:rsidRPr="00D90E4F">
        <w:t xml:space="preserve">be a program stop just before this part </w:t>
      </w:r>
      <w:r w:rsidR="004024E9" w:rsidRPr="00D90E4F">
        <w:t>is</w:t>
      </w:r>
      <w:r w:rsidR="00D9749C" w:rsidRPr="00D90E4F">
        <w:t xml:space="preserve"> cut</w:t>
      </w:r>
      <w:r w:rsidR="006875DB" w:rsidRPr="00D90E4F">
        <w:t>.</w:t>
      </w:r>
    </w:p>
    <w:p w14:paraId="79877ED4" w14:textId="77777777" w:rsidR="006875DB" w:rsidRPr="00D90E4F" w:rsidRDefault="009378B9" w:rsidP="006875DB">
      <w:pPr>
        <w:keepNext/>
      </w:pPr>
      <w:r w:rsidRPr="00D90E4F">
        <w:rPr>
          <w:noProof/>
        </w:rPr>
        <w:lastRenderedPageBreak/>
        <w:drawing>
          <wp:inline distT="0" distB="0" distL="0" distR="0" wp14:anchorId="64E65F83" wp14:editId="74EB0B3D">
            <wp:extent cx="1675130" cy="804545"/>
            <wp:effectExtent l="19050" t="0" r="1270" b="0"/>
            <wp:docPr id="19116" name="Bild 19116" descr="Imag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6" descr="Image65"/>
                    <pic:cNvPicPr>
                      <a:picLocks noChangeAspect="1" noChangeArrowheads="1"/>
                    </pic:cNvPicPr>
                  </pic:nvPicPr>
                  <pic:blipFill>
                    <a:blip r:embed="rId1195" cstate="print"/>
                    <a:srcRect/>
                    <a:stretch>
                      <a:fillRect/>
                    </a:stretch>
                  </pic:blipFill>
                  <pic:spPr bwMode="auto">
                    <a:xfrm>
                      <a:off x="0" y="0"/>
                      <a:ext cx="1675130" cy="804545"/>
                    </a:xfrm>
                    <a:prstGeom prst="rect">
                      <a:avLst/>
                    </a:prstGeom>
                    <a:noFill/>
                    <a:ln w="9525">
                      <a:noFill/>
                      <a:miter lim="800000"/>
                      <a:headEnd/>
                      <a:tailEnd/>
                    </a:ln>
                  </pic:spPr>
                </pic:pic>
              </a:graphicData>
            </a:graphic>
          </wp:inline>
        </w:drawing>
      </w:r>
    </w:p>
    <w:p w14:paraId="5E198765" w14:textId="7B510C17" w:rsidR="006875DB" w:rsidRPr="00D90E4F" w:rsidRDefault="006875DB" w:rsidP="006875DB">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347</w:t>
      </w:r>
      <w:r w:rsidR="00BE0559" w:rsidRPr="00D90E4F">
        <w:rPr>
          <w:noProof/>
        </w:rPr>
        <w:fldChar w:fldCharType="end"/>
      </w:r>
    </w:p>
    <w:p w14:paraId="146C1B9D" w14:textId="77777777" w:rsidR="001D437D" w:rsidRPr="00D90E4F" w:rsidRDefault="00D9749C" w:rsidP="004359AA">
      <w:r w:rsidRPr="00D90E4F">
        <w:t xml:space="preserve">If the machine supports the feature to give </w:t>
      </w:r>
      <w:r w:rsidR="004024E9" w:rsidRPr="00D90E4F">
        <w:t xml:space="preserve">a </w:t>
      </w:r>
      <w:r w:rsidRPr="00D90E4F">
        <w:t xml:space="preserve">message to the </w:t>
      </w:r>
      <w:r w:rsidR="00C929B1" w:rsidRPr="00D90E4F">
        <w:t xml:space="preserve">machine </w:t>
      </w:r>
      <w:r w:rsidRPr="00D90E4F">
        <w:t>operator</w:t>
      </w:r>
      <w:r w:rsidR="006338C8" w:rsidRPr="00D90E4F">
        <w:t>,</w:t>
      </w:r>
      <w:r w:rsidRPr="00D90E4F">
        <w:t xml:space="preserve"> th</w:t>
      </w:r>
      <w:r w:rsidR="004024E9" w:rsidRPr="00D90E4F">
        <w:t>e</w:t>
      </w:r>
      <w:r w:rsidRPr="00D90E4F">
        <w:t>n th</w:t>
      </w:r>
      <w:r w:rsidR="006338C8" w:rsidRPr="00D90E4F">
        <w:t>e</w:t>
      </w:r>
      <w:r w:rsidRPr="00D90E4F">
        <w:t xml:space="preserve"> message can be a helpful hint.</w:t>
      </w:r>
    </w:p>
    <w:p w14:paraId="126C1B6C" w14:textId="77777777" w:rsidR="001D437D" w:rsidRPr="00D90E4F" w:rsidRDefault="006875DB" w:rsidP="002D3E07">
      <w:pPr>
        <w:pStyle w:val="Rubrik5"/>
      </w:pPr>
      <w:r w:rsidRPr="00D90E4F">
        <w:t>Pre</w:t>
      </w:r>
      <w:r w:rsidR="004024E9" w:rsidRPr="00D90E4F">
        <w:t>-</w:t>
      </w:r>
      <w:r w:rsidRPr="00D90E4F">
        <w:t>defined cutting orders</w:t>
      </w:r>
    </w:p>
    <w:p w14:paraId="5864B95A" w14:textId="77777777" w:rsidR="005A7813" w:rsidRPr="00D90E4F" w:rsidRDefault="009378B9" w:rsidP="005A7813">
      <w:pPr>
        <w:keepNext/>
      </w:pPr>
      <w:r w:rsidRPr="00D90E4F">
        <w:rPr>
          <w:noProof/>
        </w:rPr>
        <w:drawing>
          <wp:inline distT="0" distB="0" distL="0" distR="0" wp14:anchorId="781B1D84" wp14:editId="4348429F">
            <wp:extent cx="1060450" cy="702310"/>
            <wp:effectExtent l="19050" t="19050" r="25400" b="21590"/>
            <wp:docPr id="19107" name="Bild 19107" descr="Imag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7" descr="Image67"/>
                    <pic:cNvPicPr>
                      <a:picLocks noChangeAspect="1" noChangeArrowheads="1"/>
                    </pic:cNvPicPr>
                  </pic:nvPicPr>
                  <pic:blipFill>
                    <a:blip r:embed="rId1196" cstate="print"/>
                    <a:srcRect/>
                    <a:stretch>
                      <a:fillRect/>
                    </a:stretch>
                  </pic:blipFill>
                  <pic:spPr bwMode="auto">
                    <a:xfrm>
                      <a:off x="0" y="0"/>
                      <a:ext cx="1060450" cy="702310"/>
                    </a:xfrm>
                    <a:prstGeom prst="rect">
                      <a:avLst/>
                    </a:prstGeom>
                    <a:noFill/>
                    <a:ln w="6350">
                      <a:solidFill>
                        <a:srgbClr val="000000"/>
                      </a:solidFill>
                      <a:miter lim="800000"/>
                      <a:headEnd/>
                      <a:tailEnd/>
                    </a:ln>
                    <a:effectLst/>
                  </pic:spPr>
                </pic:pic>
              </a:graphicData>
            </a:graphic>
          </wp:inline>
        </w:drawing>
      </w:r>
    </w:p>
    <w:p w14:paraId="2B279799" w14:textId="0E24463C" w:rsidR="006875DB" w:rsidRPr="00D90E4F" w:rsidRDefault="005A7813" w:rsidP="005A7813">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348</w:t>
      </w:r>
      <w:r w:rsidR="00BE0559" w:rsidRPr="00D90E4F">
        <w:rPr>
          <w:noProof/>
        </w:rPr>
        <w:fldChar w:fldCharType="end"/>
      </w:r>
    </w:p>
    <w:p w14:paraId="28EFA39F" w14:textId="77777777" w:rsidR="00C17548" w:rsidRPr="00D90E4F" w:rsidRDefault="006F4E56" w:rsidP="004359AA">
      <w:r w:rsidRPr="00D90E4F">
        <w:t>When cutting many parts use pre</w:t>
      </w:r>
      <w:r w:rsidR="004024E9" w:rsidRPr="00D90E4F">
        <w:t>-</w:t>
      </w:r>
      <w:r w:rsidRPr="00D90E4F">
        <w:t>define</w:t>
      </w:r>
      <w:r w:rsidR="004024E9" w:rsidRPr="00D90E4F">
        <w:t>d</w:t>
      </w:r>
      <w:r w:rsidRPr="00D90E4F">
        <w:t xml:space="preserve"> methods to set up the cut order. </w:t>
      </w:r>
      <w:r w:rsidR="00C17548" w:rsidRPr="00D90E4F">
        <w:t xml:space="preserve">The result of the </w:t>
      </w:r>
      <w:r w:rsidR="004024E9" w:rsidRPr="00D90E4F">
        <w:t>"</w:t>
      </w:r>
      <w:r w:rsidR="00C17548" w:rsidRPr="00D90E4F">
        <w:t>strateg</w:t>
      </w:r>
      <w:r w:rsidR="004024E9" w:rsidRPr="00D90E4F">
        <w:t>ies"</w:t>
      </w:r>
      <w:r w:rsidR="00C17548" w:rsidRPr="00D90E4F">
        <w:t xml:space="preserve"> depends o</w:t>
      </w:r>
      <w:r w:rsidR="004024E9" w:rsidRPr="00D90E4F">
        <w:t xml:space="preserve">n </w:t>
      </w:r>
      <w:r w:rsidR="00C17548" w:rsidRPr="00D90E4F">
        <w:t>the quantity and geometry of the parts and sheets.</w:t>
      </w:r>
    </w:p>
    <w:p w14:paraId="0C64D8D7" w14:textId="77777777" w:rsidR="006875DB" w:rsidRPr="00D90E4F" w:rsidRDefault="004024E9" w:rsidP="004359AA">
      <w:r w:rsidRPr="00D90E4F">
        <w:t>S</w:t>
      </w:r>
      <w:r w:rsidR="006F4E56" w:rsidRPr="00D90E4F">
        <w:t>elect</w:t>
      </w:r>
      <w:r w:rsidRPr="00D90E4F">
        <w:t xml:space="preserve"> </w:t>
      </w:r>
      <w:r w:rsidR="006F4E56" w:rsidRPr="00D90E4F">
        <w:t xml:space="preserve">a </w:t>
      </w:r>
      <w:r w:rsidR="00C929B1" w:rsidRPr="00D90E4F">
        <w:t>strategy from the drop down list and pres</w:t>
      </w:r>
      <w:r w:rsidRPr="00D90E4F">
        <w:t>s</w:t>
      </w:r>
      <w:r w:rsidR="00C929B1" w:rsidRPr="00D90E4F">
        <w:t xml:space="preserve"> the </w:t>
      </w:r>
      <w:r w:rsidR="00C47395" w:rsidRPr="00D90E4F">
        <w:t>"</w:t>
      </w:r>
      <w:r w:rsidR="00C929B1" w:rsidRPr="00D90E4F">
        <w:t>Sort</w:t>
      </w:r>
      <w:r w:rsidR="00C47395" w:rsidRPr="00D90E4F">
        <w:t>"</w:t>
      </w:r>
      <w:r w:rsidR="00C929B1" w:rsidRPr="00D90E4F">
        <w:t xml:space="preserve"> button </w:t>
      </w:r>
      <w:r w:rsidR="007828CF" w:rsidRPr="00D90E4F">
        <w:t xml:space="preserve">to </w:t>
      </w:r>
      <w:r w:rsidR="00C929B1" w:rsidRPr="00D90E4F">
        <w:t xml:space="preserve">sort the cut order in </w:t>
      </w:r>
      <w:r w:rsidRPr="00D90E4F">
        <w:t xml:space="preserve">the </w:t>
      </w:r>
      <w:r w:rsidR="00C929B1" w:rsidRPr="00D90E4F">
        <w:t>following way</w:t>
      </w:r>
      <w:r w:rsidRPr="00D90E4F">
        <w:t>s:</w:t>
      </w:r>
    </w:p>
    <w:p w14:paraId="13DF6DED" w14:textId="77777777" w:rsidR="00C929B1" w:rsidRPr="00D90E4F" w:rsidRDefault="00360E10" w:rsidP="007820FA">
      <w:pPr>
        <w:pStyle w:val="Rubrik5"/>
      </w:pPr>
      <w:r w:rsidRPr="00D90E4F">
        <w:t>Closest</w:t>
      </w:r>
    </w:p>
    <w:p w14:paraId="7D88CAF3" w14:textId="77777777" w:rsidR="00371528" w:rsidRPr="00D90E4F" w:rsidRDefault="007F2019" w:rsidP="00360E10">
      <w:r w:rsidRPr="00D90E4F">
        <w:t>This method looks f</w:t>
      </w:r>
      <w:r w:rsidR="00371528" w:rsidRPr="00D90E4F">
        <w:t xml:space="preserve">rom the start point to the </w:t>
      </w:r>
      <w:r w:rsidR="00663E5D" w:rsidRPr="00D90E4F">
        <w:t xml:space="preserve">next </w:t>
      </w:r>
      <w:r w:rsidR="00371528" w:rsidRPr="00D90E4F">
        <w:t xml:space="preserve">closest point and then to </w:t>
      </w:r>
      <w:r w:rsidR="00663E5D" w:rsidRPr="00D90E4F">
        <w:t xml:space="preserve">the next </w:t>
      </w:r>
      <w:r w:rsidR="00371528" w:rsidRPr="00D90E4F">
        <w:t>closest point again and so on. If optimize</w:t>
      </w:r>
      <w:r w:rsidR="004024E9" w:rsidRPr="00D90E4F">
        <w:t>s</w:t>
      </w:r>
      <w:r w:rsidR="00371528" w:rsidRPr="00D90E4F">
        <w:t xml:space="preserve"> the order to avoid long movements at the end.</w:t>
      </w:r>
    </w:p>
    <w:p w14:paraId="03DED2C7" w14:textId="77777777" w:rsidR="00371528" w:rsidRPr="00D90E4F" w:rsidRDefault="009378B9" w:rsidP="00371528">
      <w:pPr>
        <w:keepNext/>
      </w:pPr>
      <w:r w:rsidRPr="00D90E4F">
        <w:rPr>
          <w:noProof/>
        </w:rPr>
        <w:drawing>
          <wp:inline distT="0" distB="0" distL="0" distR="0" wp14:anchorId="4630965E" wp14:editId="51056E5D">
            <wp:extent cx="2670175" cy="1572895"/>
            <wp:effectExtent l="19050" t="0" r="0" b="0"/>
            <wp:docPr id="19108" name="Bild 19108" descr="Imag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8" descr="Image68"/>
                    <pic:cNvPicPr>
                      <a:picLocks noChangeAspect="1" noChangeArrowheads="1"/>
                    </pic:cNvPicPr>
                  </pic:nvPicPr>
                  <pic:blipFill>
                    <a:blip r:embed="rId1197" cstate="print"/>
                    <a:srcRect/>
                    <a:stretch>
                      <a:fillRect/>
                    </a:stretch>
                  </pic:blipFill>
                  <pic:spPr bwMode="auto">
                    <a:xfrm>
                      <a:off x="0" y="0"/>
                      <a:ext cx="2670175" cy="1572895"/>
                    </a:xfrm>
                    <a:prstGeom prst="rect">
                      <a:avLst/>
                    </a:prstGeom>
                    <a:noFill/>
                    <a:ln w="9525">
                      <a:noFill/>
                      <a:miter lim="800000"/>
                      <a:headEnd/>
                      <a:tailEnd/>
                    </a:ln>
                  </pic:spPr>
                </pic:pic>
              </a:graphicData>
            </a:graphic>
          </wp:inline>
        </w:drawing>
      </w:r>
    </w:p>
    <w:p w14:paraId="1648D192" w14:textId="3A581A91" w:rsidR="00371528" w:rsidRPr="00D90E4F" w:rsidRDefault="00371528" w:rsidP="00371528">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349</w:t>
      </w:r>
      <w:r w:rsidR="00BE0559" w:rsidRPr="00D90E4F">
        <w:rPr>
          <w:noProof/>
        </w:rPr>
        <w:fldChar w:fldCharType="end"/>
      </w:r>
    </w:p>
    <w:p w14:paraId="029C8723" w14:textId="77777777" w:rsidR="00371528" w:rsidRPr="00D90E4F" w:rsidRDefault="00371528" w:rsidP="007820FA">
      <w:pPr>
        <w:pStyle w:val="Rubrik5"/>
      </w:pPr>
      <w:r w:rsidRPr="00D90E4F">
        <w:t>Zig zag</w:t>
      </w:r>
    </w:p>
    <w:p w14:paraId="49F90CED" w14:textId="77777777" w:rsidR="00371528" w:rsidRPr="00D90E4F" w:rsidRDefault="009378B9" w:rsidP="00371528">
      <w:pPr>
        <w:keepNext/>
      </w:pPr>
      <w:r w:rsidRPr="00D90E4F">
        <w:rPr>
          <w:noProof/>
        </w:rPr>
        <w:drawing>
          <wp:inline distT="0" distB="0" distL="0" distR="0" wp14:anchorId="5867B3EF" wp14:editId="1D6EC2F9">
            <wp:extent cx="2670175" cy="1572895"/>
            <wp:effectExtent l="19050" t="0" r="0" b="0"/>
            <wp:docPr id="19109" name="Bild 19109" descr="Imag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9" descr="Image69"/>
                    <pic:cNvPicPr>
                      <a:picLocks noChangeAspect="1" noChangeArrowheads="1"/>
                    </pic:cNvPicPr>
                  </pic:nvPicPr>
                  <pic:blipFill>
                    <a:blip r:embed="rId1198" cstate="print"/>
                    <a:srcRect/>
                    <a:stretch>
                      <a:fillRect/>
                    </a:stretch>
                  </pic:blipFill>
                  <pic:spPr bwMode="auto">
                    <a:xfrm>
                      <a:off x="0" y="0"/>
                      <a:ext cx="2670175" cy="1572895"/>
                    </a:xfrm>
                    <a:prstGeom prst="rect">
                      <a:avLst/>
                    </a:prstGeom>
                    <a:noFill/>
                    <a:ln w="9525">
                      <a:noFill/>
                      <a:miter lim="800000"/>
                      <a:headEnd/>
                      <a:tailEnd/>
                    </a:ln>
                  </pic:spPr>
                </pic:pic>
              </a:graphicData>
            </a:graphic>
          </wp:inline>
        </w:drawing>
      </w:r>
    </w:p>
    <w:p w14:paraId="7271B750" w14:textId="6F6B664C" w:rsidR="00371528" w:rsidRPr="00D90E4F" w:rsidRDefault="00371528" w:rsidP="00371528">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350</w:t>
      </w:r>
      <w:r w:rsidR="00BE0559" w:rsidRPr="00D90E4F">
        <w:rPr>
          <w:noProof/>
        </w:rPr>
        <w:fldChar w:fldCharType="end"/>
      </w:r>
    </w:p>
    <w:p w14:paraId="0F927964" w14:textId="77777777" w:rsidR="00371528" w:rsidRPr="00D90E4F" w:rsidRDefault="00371528" w:rsidP="00371528">
      <w:r w:rsidRPr="00D90E4F">
        <w:t>This method has different sub</w:t>
      </w:r>
      <w:r w:rsidR="004024E9" w:rsidRPr="00D90E4F">
        <w:t>-</w:t>
      </w:r>
      <w:r w:rsidRPr="00D90E4F">
        <w:t>settings</w:t>
      </w:r>
      <w:r w:rsidR="004024E9" w:rsidRPr="00D90E4F">
        <w:t>:</w:t>
      </w:r>
    </w:p>
    <w:p w14:paraId="0147B897" w14:textId="77777777" w:rsidR="00CC5CAA" w:rsidRPr="00D90E4F" w:rsidRDefault="009378B9" w:rsidP="00CC5CAA">
      <w:pPr>
        <w:keepNext/>
      </w:pPr>
      <w:r w:rsidRPr="00D90E4F">
        <w:rPr>
          <w:noProof/>
        </w:rPr>
        <w:lastRenderedPageBreak/>
        <w:drawing>
          <wp:inline distT="0" distB="0" distL="0" distR="0" wp14:anchorId="3D3A9A8E" wp14:editId="0C481A19">
            <wp:extent cx="2801620" cy="2333625"/>
            <wp:effectExtent l="19050" t="0" r="0" b="0"/>
            <wp:docPr id="19110" name="Bild 19110" descr="Imag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0" descr="Image74"/>
                    <pic:cNvPicPr>
                      <a:picLocks noChangeAspect="1" noChangeArrowheads="1"/>
                    </pic:cNvPicPr>
                  </pic:nvPicPr>
                  <pic:blipFill>
                    <a:blip r:embed="rId1199" cstate="print"/>
                    <a:srcRect/>
                    <a:stretch>
                      <a:fillRect/>
                    </a:stretch>
                  </pic:blipFill>
                  <pic:spPr bwMode="auto">
                    <a:xfrm>
                      <a:off x="0" y="0"/>
                      <a:ext cx="2801620" cy="2333625"/>
                    </a:xfrm>
                    <a:prstGeom prst="rect">
                      <a:avLst/>
                    </a:prstGeom>
                    <a:noFill/>
                    <a:ln w="9525">
                      <a:noFill/>
                      <a:miter lim="800000"/>
                      <a:headEnd/>
                      <a:tailEnd/>
                    </a:ln>
                  </pic:spPr>
                </pic:pic>
              </a:graphicData>
            </a:graphic>
          </wp:inline>
        </w:drawing>
      </w:r>
    </w:p>
    <w:p w14:paraId="3781225E" w14:textId="27BF95B6" w:rsidR="00CC5CAA" w:rsidRPr="00D90E4F" w:rsidRDefault="00CC5CAA" w:rsidP="00CC5CAA">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351</w:t>
      </w:r>
      <w:r w:rsidR="00BE0559" w:rsidRPr="00D90E4F">
        <w:rPr>
          <w:noProof/>
        </w:rPr>
        <w:fldChar w:fldCharType="end"/>
      </w:r>
    </w:p>
    <w:p w14:paraId="70103BC0" w14:textId="77777777" w:rsidR="00371528" w:rsidRPr="00D90E4F" w:rsidRDefault="00371528" w:rsidP="007820FA">
      <w:pPr>
        <w:pStyle w:val="Rubrik5"/>
      </w:pPr>
      <w:r w:rsidRPr="00D90E4F">
        <w:t>Left to right</w:t>
      </w:r>
    </w:p>
    <w:p w14:paraId="39D1249E" w14:textId="77777777" w:rsidR="00371528" w:rsidRPr="00D90E4F" w:rsidRDefault="00A87A79" w:rsidP="00371528">
      <w:r w:rsidRPr="00D90E4F">
        <w:t>This method starts</w:t>
      </w:r>
      <w:r w:rsidR="00371528" w:rsidRPr="00D90E4F">
        <w:t xml:space="preserve"> with the most left part and end</w:t>
      </w:r>
      <w:r w:rsidR="004024E9" w:rsidRPr="00D90E4F">
        <w:t>s</w:t>
      </w:r>
      <w:r w:rsidR="00371528" w:rsidRPr="00D90E4F">
        <w:t xml:space="preserve"> with the most right parts.</w:t>
      </w:r>
    </w:p>
    <w:p w14:paraId="2776A295" w14:textId="77777777" w:rsidR="00371528" w:rsidRPr="00D90E4F" w:rsidRDefault="009378B9" w:rsidP="00371528">
      <w:r w:rsidRPr="00D90E4F">
        <w:rPr>
          <w:noProof/>
        </w:rPr>
        <w:drawing>
          <wp:inline distT="0" distB="0" distL="0" distR="0" wp14:anchorId="451DE2C2" wp14:editId="269116BA">
            <wp:extent cx="2670175" cy="1572895"/>
            <wp:effectExtent l="19050" t="0" r="0" b="0"/>
            <wp:docPr id="19111" name="Bild 19111" descr="Imag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1" descr="Image70"/>
                    <pic:cNvPicPr>
                      <a:picLocks noChangeAspect="1" noChangeArrowheads="1"/>
                    </pic:cNvPicPr>
                  </pic:nvPicPr>
                  <pic:blipFill>
                    <a:blip r:embed="rId1200" cstate="print"/>
                    <a:srcRect/>
                    <a:stretch>
                      <a:fillRect/>
                    </a:stretch>
                  </pic:blipFill>
                  <pic:spPr bwMode="auto">
                    <a:xfrm>
                      <a:off x="0" y="0"/>
                      <a:ext cx="2670175" cy="1572895"/>
                    </a:xfrm>
                    <a:prstGeom prst="rect">
                      <a:avLst/>
                    </a:prstGeom>
                    <a:noFill/>
                    <a:ln w="9525">
                      <a:noFill/>
                      <a:miter lim="800000"/>
                      <a:headEnd/>
                      <a:tailEnd/>
                    </a:ln>
                  </pic:spPr>
                </pic:pic>
              </a:graphicData>
            </a:graphic>
          </wp:inline>
        </w:drawing>
      </w:r>
    </w:p>
    <w:p w14:paraId="0D47F829" w14:textId="77777777" w:rsidR="00A04C00" w:rsidRPr="00D90E4F" w:rsidRDefault="00A04C00" w:rsidP="007820FA">
      <w:pPr>
        <w:pStyle w:val="Rubrik5"/>
      </w:pPr>
      <w:r w:rsidRPr="00D90E4F">
        <w:t>Right to Left</w:t>
      </w:r>
    </w:p>
    <w:p w14:paraId="1D08020E" w14:textId="77777777" w:rsidR="00A04C00" w:rsidRPr="00D90E4F" w:rsidRDefault="00A04C00" w:rsidP="00A04C00">
      <w:r w:rsidRPr="00D90E4F">
        <w:t>This method starts with the most right part and end</w:t>
      </w:r>
      <w:r w:rsidR="004024E9" w:rsidRPr="00D90E4F">
        <w:t>s</w:t>
      </w:r>
      <w:r w:rsidRPr="00D90E4F">
        <w:t xml:space="preserve"> with the most left part.</w:t>
      </w:r>
    </w:p>
    <w:p w14:paraId="57439FA9" w14:textId="77777777" w:rsidR="00A04C00" w:rsidRPr="00D90E4F" w:rsidRDefault="009378B9" w:rsidP="00A04C00">
      <w:pPr>
        <w:keepNext/>
      </w:pPr>
      <w:r w:rsidRPr="00D90E4F">
        <w:rPr>
          <w:noProof/>
        </w:rPr>
        <w:drawing>
          <wp:inline distT="0" distB="0" distL="0" distR="0" wp14:anchorId="2721A6C7" wp14:editId="5107E587">
            <wp:extent cx="2670175" cy="1572895"/>
            <wp:effectExtent l="19050" t="0" r="0" b="0"/>
            <wp:docPr id="19112" name="Bild 19112" descr="Imag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2" descr="Image73"/>
                    <pic:cNvPicPr>
                      <a:picLocks noChangeAspect="1" noChangeArrowheads="1"/>
                    </pic:cNvPicPr>
                  </pic:nvPicPr>
                  <pic:blipFill>
                    <a:blip r:embed="rId1201" cstate="print"/>
                    <a:srcRect/>
                    <a:stretch>
                      <a:fillRect/>
                    </a:stretch>
                  </pic:blipFill>
                  <pic:spPr bwMode="auto">
                    <a:xfrm>
                      <a:off x="0" y="0"/>
                      <a:ext cx="2670175" cy="1572895"/>
                    </a:xfrm>
                    <a:prstGeom prst="rect">
                      <a:avLst/>
                    </a:prstGeom>
                    <a:noFill/>
                    <a:ln w="9525">
                      <a:noFill/>
                      <a:miter lim="800000"/>
                      <a:headEnd/>
                      <a:tailEnd/>
                    </a:ln>
                  </pic:spPr>
                </pic:pic>
              </a:graphicData>
            </a:graphic>
          </wp:inline>
        </w:drawing>
      </w:r>
    </w:p>
    <w:p w14:paraId="585108A9" w14:textId="72A6D5E9" w:rsidR="00A04C00" w:rsidRPr="00D90E4F" w:rsidRDefault="00A04C00" w:rsidP="00A04C00">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352</w:t>
      </w:r>
      <w:r w:rsidR="00BE0559" w:rsidRPr="00D90E4F">
        <w:rPr>
          <w:noProof/>
        </w:rPr>
        <w:fldChar w:fldCharType="end"/>
      </w:r>
    </w:p>
    <w:p w14:paraId="37C6154F" w14:textId="77777777" w:rsidR="00A87A79" w:rsidRPr="00D90E4F" w:rsidRDefault="00A87A79" w:rsidP="007820FA">
      <w:pPr>
        <w:pStyle w:val="Rubrik5"/>
      </w:pPr>
      <w:r w:rsidRPr="00D90E4F">
        <w:t>As placed</w:t>
      </w:r>
    </w:p>
    <w:p w14:paraId="452C5057" w14:textId="77777777" w:rsidR="00A87A79" w:rsidRPr="00D90E4F" w:rsidRDefault="00A87A79" w:rsidP="00A87A79">
      <w:r w:rsidRPr="00D90E4F">
        <w:t xml:space="preserve">This method takes the parts in </w:t>
      </w:r>
      <w:r w:rsidR="004024E9" w:rsidRPr="00D90E4F">
        <w:t xml:space="preserve">the </w:t>
      </w:r>
      <w:r w:rsidRPr="00D90E4F">
        <w:t>order they have been placed on the sheet.</w:t>
      </w:r>
    </w:p>
    <w:p w14:paraId="5012EEE0" w14:textId="77777777" w:rsidR="00A87A79" w:rsidRPr="00D90E4F" w:rsidRDefault="009378B9" w:rsidP="00A87A79">
      <w:pPr>
        <w:keepNext/>
      </w:pPr>
      <w:r w:rsidRPr="00D90E4F">
        <w:rPr>
          <w:noProof/>
        </w:rPr>
        <w:drawing>
          <wp:inline distT="0" distB="0" distL="0" distR="0" wp14:anchorId="36FD3F97" wp14:editId="2C7D4BA3">
            <wp:extent cx="2670175" cy="1572895"/>
            <wp:effectExtent l="19050" t="0" r="0" b="0"/>
            <wp:docPr id="19113" name="Bild 19113" descr="Imag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3" descr="Image71"/>
                    <pic:cNvPicPr>
                      <a:picLocks noChangeAspect="1" noChangeArrowheads="1"/>
                    </pic:cNvPicPr>
                  </pic:nvPicPr>
                  <pic:blipFill>
                    <a:blip r:embed="rId1202" cstate="print"/>
                    <a:srcRect/>
                    <a:stretch>
                      <a:fillRect/>
                    </a:stretch>
                  </pic:blipFill>
                  <pic:spPr bwMode="auto">
                    <a:xfrm>
                      <a:off x="0" y="0"/>
                      <a:ext cx="2670175" cy="1572895"/>
                    </a:xfrm>
                    <a:prstGeom prst="rect">
                      <a:avLst/>
                    </a:prstGeom>
                    <a:noFill/>
                    <a:ln w="9525">
                      <a:noFill/>
                      <a:miter lim="800000"/>
                      <a:headEnd/>
                      <a:tailEnd/>
                    </a:ln>
                  </pic:spPr>
                </pic:pic>
              </a:graphicData>
            </a:graphic>
          </wp:inline>
        </w:drawing>
      </w:r>
    </w:p>
    <w:p w14:paraId="0162D5FB" w14:textId="21C62D99" w:rsidR="00A87A79" w:rsidRPr="00D90E4F" w:rsidRDefault="00A87A79" w:rsidP="00A87A7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353</w:t>
      </w:r>
      <w:r w:rsidR="00BE0559" w:rsidRPr="00D90E4F">
        <w:rPr>
          <w:noProof/>
        </w:rPr>
        <w:fldChar w:fldCharType="end"/>
      </w:r>
    </w:p>
    <w:p w14:paraId="47B7A00D" w14:textId="77777777" w:rsidR="00FE658A" w:rsidRPr="00D90E4F" w:rsidRDefault="00A04C00" w:rsidP="00FE658A">
      <w:r w:rsidRPr="00D90E4F">
        <w:t xml:space="preserve">This method is mostly used together with </w:t>
      </w:r>
      <w:r w:rsidR="008974E7" w:rsidRPr="00D90E4F">
        <w:t xml:space="preserve">other </w:t>
      </w:r>
      <w:r w:rsidRPr="00D90E4F">
        <w:t>applications.</w:t>
      </w:r>
    </w:p>
    <w:p w14:paraId="6A83F075" w14:textId="77777777" w:rsidR="00A04C00" w:rsidRPr="00D90E4F" w:rsidRDefault="00A04C00" w:rsidP="007820FA">
      <w:pPr>
        <w:pStyle w:val="Rubrik5"/>
      </w:pPr>
      <w:r w:rsidRPr="00D90E4F">
        <w:t>Manual</w:t>
      </w:r>
    </w:p>
    <w:p w14:paraId="62ACA6B9" w14:textId="77777777" w:rsidR="00A04C00" w:rsidRPr="00D90E4F" w:rsidRDefault="008974E7" w:rsidP="00A04C00">
      <w:r w:rsidRPr="00D90E4F">
        <w:t>Use t</w:t>
      </w:r>
      <w:r w:rsidR="00A04C00" w:rsidRPr="00D90E4F">
        <w:t xml:space="preserve">his method </w:t>
      </w:r>
      <w:r w:rsidRPr="00D90E4F">
        <w:t>to</w:t>
      </w:r>
      <w:r w:rsidR="00A04C00" w:rsidRPr="00D90E4F">
        <w:t xml:space="preserve"> select the parts in th</w:t>
      </w:r>
      <w:r w:rsidRPr="00D90E4F">
        <w:t>e</w:t>
      </w:r>
      <w:r w:rsidR="00A04C00" w:rsidRPr="00D90E4F">
        <w:t xml:space="preserve"> order they should be cut.</w:t>
      </w:r>
    </w:p>
    <w:p w14:paraId="1484E878" w14:textId="77777777" w:rsidR="00A04C00" w:rsidRPr="00D90E4F" w:rsidRDefault="00A04C00" w:rsidP="007820FA">
      <w:pPr>
        <w:pStyle w:val="Rubrik5"/>
      </w:pPr>
      <w:r w:rsidRPr="00D90E4F">
        <w:lastRenderedPageBreak/>
        <w:t>Spread</w:t>
      </w:r>
    </w:p>
    <w:p w14:paraId="49D6EE3A" w14:textId="77777777" w:rsidR="00A04C00" w:rsidRPr="00D90E4F" w:rsidRDefault="00B93D81" w:rsidP="00A04C00">
      <w:r w:rsidRPr="00D90E4F">
        <w:t xml:space="preserve">This method takes the parts randomly and not close to each other. </w:t>
      </w:r>
      <w:r w:rsidR="00A04C00" w:rsidRPr="00D90E4F">
        <w:t xml:space="preserve">The method is mostly used by Plasma cutting machines to spread the heat </w:t>
      </w:r>
      <w:r w:rsidR="008974E7" w:rsidRPr="00D90E4F">
        <w:t xml:space="preserve">out </w:t>
      </w:r>
      <w:r w:rsidR="00A04C00" w:rsidRPr="00D90E4F">
        <w:t>over the whole sheet.</w:t>
      </w:r>
    </w:p>
    <w:p w14:paraId="557E0E78" w14:textId="77777777" w:rsidR="00A04C00" w:rsidRPr="00D90E4F" w:rsidRDefault="009378B9" w:rsidP="00A04C00">
      <w:pPr>
        <w:keepNext/>
      </w:pPr>
      <w:r w:rsidRPr="00D90E4F">
        <w:rPr>
          <w:noProof/>
        </w:rPr>
        <w:drawing>
          <wp:inline distT="0" distB="0" distL="0" distR="0" wp14:anchorId="5DCB8680" wp14:editId="63F3D7FB">
            <wp:extent cx="2670175" cy="1565275"/>
            <wp:effectExtent l="19050" t="0" r="0" b="0"/>
            <wp:docPr id="19114" name="Bild 19114" descr="Imag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4" descr="Image72"/>
                    <pic:cNvPicPr>
                      <a:picLocks noChangeAspect="1" noChangeArrowheads="1"/>
                    </pic:cNvPicPr>
                  </pic:nvPicPr>
                  <pic:blipFill>
                    <a:blip r:embed="rId1203" cstate="print"/>
                    <a:srcRect/>
                    <a:stretch>
                      <a:fillRect/>
                    </a:stretch>
                  </pic:blipFill>
                  <pic:spPr bwMode="auto">
                    <a:xfrm>
                      <a:off x="0" y="0"/>
                      <a:ext cx="2670175" cy="1565275"/>
                    </a:xfrm>
                    <a:prstGeom prst="rect">
                      <a:avLst/>
                    </a:prstGeom>
                    <a:noFill/>
                    <a:ln w="9525">
                      <a:noFill/>
                      <a:miter lim="800000"/>
                      <a:headEnd/>
                      <a:tailEnd/>
                    </a:ln>
                  </pic:spPr>
                </pic:pic>
              </a:graphicData>
            </a:graphic>
          </wp:inline>
        </w:drawing>
      </w:r>
    </w:p>
    <w:p w14:paraId="5FFE04E8" w14:textId="7F54A3B7" w:rsidR="00A04C00" w:rsidRPr="00D90E4F" w:rsidRDefault="00A04C00" w:rsidP="00A04C00">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354</w:t>
      </w:r>
      <w:r w:rsidR="00BE0559" w:rsidRPr="00D90E4F">
        <w:rPr>
          <w:noProof/>
        </w:rPr>
        <w:fldChar w:fldCharType="end"/>
      </w:r>
    </w:p>
    <w:p w14:paraId="2F0F2707" w14:textId="77777777" w:rsidR="000D277F" w:rsidRPr="00D90E4F" w:rsidRDefault="005D7138" w:rsidP="002D3E07">
      <w:pPr>
        <w:pStyle w:val="Rubrik5"/>
      </w:pPr>
      <w:r w:rsidRPr="00D90E4F">
        <w:t>Tool optimization</w:t>
      </w:r>
    </w:p>
    <w:p w14:paraId="7358FCD9" w14:textId="77777777" w:rsidR="005D7138" w:rsidRPr="00D90E4F" w:rsidRDefault="009378B9" w:rsidP="005D7138">
      <w:pPr>
        <w:keepNext/>
      </w:pPr>
      <w:r w:rsidRPr="00D90E4F">
        <w:rPr>
          <w:noProof/>
        </w:rPr>
        <w:drawing>
          <wp:inline distT="0" distB="0" distL="0" distR="0" wp14:anchorId="1CB19F36" wp14:editId="6535AB17">
            <wp:extent cx="1060450" cy="702310"/>
            <wp:effectExtent l="19050" t="19050" r="25400" b="21590"/>
            <wp:docPr id="19093" name="Bild 19093" descr="Imag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93" descr="Image67"/>
                    <pic:cNvPicPr>
                      <a:picLocks noChangeAspect="1" noChangeArrowheads="1"/>
                    </pic:cNvPicPr>
                  </pic:nvPicPr>
                  <pic:blipFill>
                    <a:blip r:embed="rId1196" cstate="print"/>
                    <a:srcRect/>
                    <a:stretch>
                      <a:fillRect/>
                    </a:stretch>
                  </pic:blipFill>
                  <pic:spPr bwMode="auto">
                    <a:xfrm>
                      <a:off x="0" y="0"/>
                      <a:ext cx="1060450" cy="702310"/>
                    </a:xfrm>
                    <a:prstGeom prst="rect">
                      <a:avLst/>
                    </a:prstGeom>
                    <a:noFill/>
                    <a:ln w="6350">
                      <a:solidFill>
                        <a:srgbClr val="000000"/>
                      </a:solidFill>
                      <a:miter lim="800000"/>
                      <a:headEnd/>
                      <a:tailEnd/>
                    </a:ln>
                    <a:effectLst/>
                  </pic:spPr>
                </pic:pic>
              </a:graphicData>
            </a:graphic>
          </wp:inline>
        </w:drawing>
      </w:r>
    </w:p>
    <w:p w14:paraId="37E911B6" w14:textId="4BCA4405" w:rsidR="005D7138" w:rsidRPr="00D90E4F" w:rsidRDefault="005D7138" w:rsidP="005D7138">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355</w:t>
      </w:r>
      <w:r w:rsidR="00BE0559" w:rsidRPr="00D90E4F">
        <w:rPr>
          <w:noProof/>
        </w:rPr>
        <w:fldChar w:fldCharType="end"/>
      </w:r>
    </w:p>
    <w:p w14:paraId="035936C8" w14:textId="77777777" w:rsidR="0030385F" w:rsidRPr="00D90E4F" w:rsidRDefault="008974E7" w:rsidP="005D7138">
      <w:r w:rsidRPr="00D90E4F">
        <w:t>T</w:t>
      </w:r>
      <w:r w:rsidR="005D7138" w:rsidRPr="00D90E4F">
        <w:t>his example use</w:t>
      </w:r>
      <w:r w:rsidRPr="00D90E4F">
        <w:t>s</w:t>
      </w:r>
      <w:r w:rsidR="005D7138" w:rsidRPr="00D90E4F">
        <w:t xml:space="preserve"> only one tool. If a machine </w:t>
      </w:r>
      <w:r w:rsidRPr="00D90E4F">
        <w:t xml:space="preserve">is </w:t>
      </w:r>
      <w:r w:rsidR="005D7138" w:rsidRPr="00D90E4F">
        <w:t>equipped with several tool</w:t>
      </w:r>
      <w:r w:rsidRPr="00D90E4F">
        <w:t>s</w:t>
      </w:r>
      <w:r w:rsidR="005D7138" w:rsidRPr="00D90E4F">
        <w:t xml:space="preserve"> th</w:t>
      </w:r>
      <w:r w:rsidRPr="00D90E4F">
        <w:t>e</w:t>
      </w:r>
      <w:r w:rsidR="005D7138" w:rsidRPr="00D90E4F">
        <w:t>n this feature is useful</w:t>
      </w:r>
      <w:r w:rsidR="006B014A" w:rsidRPr="00D90E4F">
        <w:t xml:space="preserve"> since i</w:t>
      </w:r>
      <w:r w:rsidR="005D7138" w:rsidRPr="00D90E4F">
        <w:t>t keep</w:t>
      </w:r>
      <w:r w:rsidRPr="00D90E4F">
        <w:t>s</w:t>
      </w:r>
      <w:r w:rsidR="005D7138" w:rsidRPr="00D90E4F">
        <w:t xml:space="preserve"> parts </w:t>
      </w:r>
      <w:r w:rsidRPr="00D90E4F">
        <w:t xml:space="preserve">together </w:t>
      </w:r>
      <w:r w:rsidR="005D7138" w:rsidRPr="00D90E4F">
        <w:t xml:space="preserve">that use the same tools </w:t>
      </w:r>
      <w:r w:rsidRPr="00D90E4F">
        <w:t>resulting</w:t>
      </w:r>
      <w:r w:rsidR="007828CF" w:rsidRPr="00D90E4F">
        <w:t xml:space="preserve"> in less tool changes. R</w:t>
      </w:r>
      <w:r w:rsidR="0030385F" w:rsidRPr="00D90E4F">
        <w:t>ead more about cutting with multiple tools in CHAPTER X.</w:t>
      </w:r>
    </w:p>
    <w:p w14:paraId="10974AF6" w14:textId="77777777" w:rsidR="0030385F" w:rsidRPr="00D90E4F" w:rsidRDefault="0030385F" w:rsidP="00351DA1">
      <w:pPr>
        <w:pStyle w:val="Rubrik3"/>
      </w:pPr>
      <w:bookmarkStart w:id="1259" w:name="_Toc129002991"/>
      <w:r w:rsidRPr="00D90E4F">
        <w:t>Zero point</w:t>
      </w:r>
      <w:bookmarkEnd w:id="1259"/>
    </w:p>
    <w:p w14:paraId="17236A9B" w14:textId="77777777" w:rsidR="0030385F" w:rsidRPr="00D90E4F" w:rsidRDefault="009378B9" w:rsidP="0030385F">
      <w:pPr>
        <w:keepNext/>
      </w:pPr>
      <w:r w:rsidRPr="00D90E4F">
        <w:rPr>
          <w:noProof/>
        </w:rPr>
        <w:drawing>
          <wp:inline distT="0" distB="0" distL="0" distR="0" wp14:anchorId="56F16E57" wp14:editId="0722E968">
            <wp:extent cx="1031240" cy="614680"/>
            <wp:effectExtent l="19050" t="19050" r="16510" b="13970"/>
            <wp:docPr id="19094" name="Bild 19094" descr="Imag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94" descr="Image75"/>
                    <pic:cNvPicPr>
                      <a:picLocks noChangeAspect="1" noChangeArrowheads="1"/>
                    </pic:cNvPicPr>
                  </pic:nvPicPr>
                  <pic:blipFill>
                    <a:blip r:embed="rId1204" cstate="print"/>
                    <a:srcRect/>
                    <a:stretch>
                      <a:fillRect/>
                    </a:stretch>
                  </pic:blipFill>
                  <pic:spPr bwMode="auto">
                    <a:xfrm>
                      <a:off x="0" y="0"/>
                      <a:ext cx="1031240" cy="614680"/>
                    </a:xfrm>
                    <a:prstGeom prst="rect">
                      <a:avLst/>
                    </a:prstGeom>
                    <a:noFill/>
                    <a:ln w="6350">
                      <a:solidFill>
                        <a:srgbClr val="000000"/>
                      </a:solidFill>
                      <a:miter lim="800000"/>
                      <a:headEnd/>
                      <a:tailEnd/>
                    </a:ln>
                    <a:effectLst/>
                  </pic:spPr>
                </pic:pic>
              </a:graphicData>
            </a:graphic>
          </wp:inline>
        </w:drawing>
      </w:r>
    </w:p>
    <w:p w14:paraId="44BD685E" w14:textId="56FB7148" w:rsidR="0030385F" w:rsidRPr="00D90E4F" w:rsidRDefault="0030385F" w:rsidP="0030385F">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356</w:t>
      </w:r>
      <w:r w:rsidR="00BE0559" w:rsidRPr="00D90E4F">
        <w:rPr>
          <w:noProof/>
        </w:rPr>
        <w:fldChar w:fldCharType="end"/>
      </w:r>
    </w:p>
    <w:p w14:paraId="3159B07F" w14:textId="77777777" w:rsidR="00351DA1" w:rsidRPr="00D90E4F" w:rsidRDefault="00B93D81" w:rsidP="000D277F">
      <w:r w:rsidRPr="00D90E4F">
        <w:t>The program has a default location of the zero point that is setup in the "Strategy". Click on this button or enter coordinates to change the zero point to an optional point.</w:t>
      </w:r>
    </w:p>
    <w:p w14:paraId="58D4C383" w14:textId="77777777" w:rsidR="000D277F" w:rsidRPr="00D90E4F" w:rsidRDefault="000D277F" w:rsidP="00351DA1">
      <w:pPr>
        <w:pStyle w:val="Rubrik3"/>
      </w:pPr>
      <w:bookmarkStart w:id="1260" w:name="_Toc129002992"/>
      <w:r w:rsidRPr="00D90E4F">
        <w:t>Zone detection</w:t>
      </w:r>
      <w:bookmarkEnd w:id="1260"/>
    </w:p>
    <w:p w14:paraId="755D6E73" w14:textId="77777777" w:rsidR="001C3419" w:rsidRPr="00D90E4F" w:rsidRDefault="009378B9" w:rsidP="001C3419">
      <w:pPr>
        <w:keepNext/>
      </w:pPr>
      <w:r w:rsidRPr="00D90E4F">
        <w:rPr>
          <w:noProof/>
        </w:rPr>
        <w:drawing>
          <wp:inline distT="0" distB="0" distL="0" distR="0" wp14:anchorId="6161008A" wp14:editId="615E8C17">
            <wp:extent cx="1045845" cy="351155"/>
            <wp:effectExtent l="19050" t="19050" r="20955" b="10795"/>
            <wp:docPr id="19095" name="Bild 19095" descr="Imag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95" descr="Image78"/>
                    <pic:cNvPicPr>
                      <a:picLocks noChangeAspect="1" noChangeArrowheads="1"/>
                    </pic:cNvPicPr>
                  </pic:nvPicPr>
                  <pic:blipFill>
                    <a:blip r:embed="rId1205" cstate="print"/>
                    <a:srcRect/>
                    <a:stretch>
                      <a:fillRect/>
                    </a:stretch>
                  </pic:blipFill>
                  <pic:spPr bwMode="auto">
                    <a:xfrm>
                      <a:off x="0" y="0"/>
                      <a:ext cx="1045845" cy="351155"/>
                    </a:xfrm>
                    <a:prstGeom prst="rect">
                      <a:avLst/>
                    </a:prstGeom>
                    <a:noFill/>
                    <a:ln w="6350">
                      <a:solidFill>
                        <a:srgbClr val="000000"/>
                      </a:solidFill>
                      <a:miter lim="800000"/>
                      <a:headEnd/>
                      <a:tailEnd/>
                    </a:ln>
                    <a:effectLst/>
                  </pic:spPr>
                </pic:pic>
              </a:graphicData>
            </a:graphic>
          </wp:inline>
        </w:drawing>
      </w:r>
    </w:p>
    <w:p w14:paraId="1C632744" w14:textId="5BA4C1B9" w:rsidR="001C3419" w:rsidRPr="00D90E4F" w:rsidRDefault="001C3419" w:rsidP="001C341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357</w:t>
      </w:r>
      <w:r w:rsidR="00BE0559" w:rsidRPr="00D90E4F">
        <w:rPr>
          <w:noProof/>
        </w:rPr>
        <w:fldChar w:fldCharType="end"/>
      </w:r>
    </w:p>
    <w:p w14:paraId="22E62E5A" w14:textId="77777777" w:rsidR="000D277F" w:rsidRPr="00D90E4F" w:rsidRDefault="000D277F" w:rsidP="000D277F">
      <w:r w:rsidRPr="00D90E4F">
        <w:t xml:space="preserve">This feature divides the material into working zones with the equal number of tools </w:t>
      </w:r>
      <w:r w:rsidR="008974E7" w:rsidRPr="00D90E4F">
        <w:t>the</w:t>
      </w:r>
      <w:r w:rsidRPr="00D90E4F">
        <w:t xml:space="preserve"> machine is equipped with. </w:t>
      </w:r>
      <w:r w:rsidR="00D50961" w:rsidRPr="00D90E4F">
        <w:t xml:space="preserve">If zone </w:t>
      </w:r>
      <w:r w:rsidR="001C3419" w:rsidRPr="00D90E4F">
        <w:t>detection</w:t>
      </w:r>
      <w:r w:rsidR="00D50961" w:rsidRPr="00D90E4F">
        <w:t xml:space="preserve"> is not</w:t>
      </w:r>
      <w:r w:rsidR="001C3419" w:rsidRPr="00D90E4F">
        <w:t xml:space="preserve"> </w:t>
      </w:r>
      <w:r w:rsidR="009E413C" w:rsidRPr="00D90E4F">
        <w:t xml:space="preserve">activated </w:t>
      </w:r>
      <w:r w:rsidR="001C3419" w:rsidRPr="00D90E4F">
        <w:t>all parts are cut with tool number 1.</w:t>
      </w:r>
    </w:p>
    <w:p w14:paraId="738CF395" w14:textId="77777777" w:rsidR="001C3419" w:rsidRPr="00D90E4F" w:rsidRDefault="009378B9" w:rsidP="001C3419">
      <w:pPr>
        <w:keepNext/>
      </w:pPr>
      <w:r w:rsidRPr="00D90E4F">
        <w:rPr>
          <w:noProof/>
        </w:rPr>
        <w:drawing>
          <wp:inline distT="0" distB="0" distL="0" distR="0" wp14:anchorId="03314605" wp14:editId="1457E45E">
            <wp:extent cx="3343275" cy="1755775"/>
            <wp:effectExtent l="19050" t="0" r="9525" b="0"/>
            <wp:docPr id="19096" name="Bild 19096" descr="Imag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96" descr="Image77"/>
                    <pic:cNvPicPr>
                      <a:picLocks noChangeAspect="1" noChangeArrowheads="1"/>
                    </pic:cNvPicPr>
                  </pic:nvPicPr>
                  <pic:blipFill>
                    <a:blip r:embed="rId1206" cstate="print"/>
                    <a:srcRect/>
                    <a:stretch>
                      <a:fillRect/>
                    </a:stretch>
                  </pic:blipFill>
                  <pic:spPr bwMode="auto">
                    <a:xfrm>
                      <a:off x="0" y="0"/>
                      <a:ext cx="3343275" cy="1755775"/>
                    </a:xfrm>
                    <a:prstGeom prst="rect">
                      <a:avLst/>
                    </a:prstGeom>
                    <a:noFill/>
                    <a:ln w="9525">
                      <a:noFill/>
                      <a:miter lim="800000"/>
                      <a:headEnd/>
                      <a:tailEnd/>
                    </a:ln>
                  </pic:spPr>
                </pic:pic>
              </a:graphicData>
            </a:graphic>
          </wp:inline>
        </w:drawing>
      </w:r>
    </w:p>
    <w:p w14:paraId="01698083" w14:textId="350E25CA" w:rsidR="00351DA1" w:rsidRPr="00D90E4F" w:rsidRDefault="001C3419" w:rsidP="001C341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358</w:t>
      </w:r>
      <w:r w:rsidR="00BE0559" w:rsidRPr="00D90E4F">
        <w:rPr>
          <w:noProof/>
        </w:rPr>
        <w:fldChar w:fldCharType="end"/>
      </w:r>
    </w:p>
    <w:p w14:paraId="4773CBED" w14:textId="77777777" w:rsidR="008974E7" w:rsidRPr="00D90E4F" w:rsidRDefault="008974E7" w:rsidP="008974E7">
      <w:r w:rsidRPr="00D90E4F">
        <w:t>The list will look like this:</w:t>
      </w:r>
    </w:p>
    <w:p w14:paraId="40630EA0" w14:textId="77777777" w:rsidR="001C3419" w:rsidRPr="00D90E4F" w:rsidRDefault="009378B9" w:rsidP="001C3419">
      <w:pPr>
        <w:keepNext/>
      </w:pPr>
      <w:r w:rsidRPr="00D90E4F">
        <w:rPr>
          <w:noProof/>
        </w:rPr>
        <w:drawing>
          <wp:inline distT="0" distB="0" distL="0" distR="0" wp14:anchorId="0AE0A69F" wp14:editId="6764DC47">
            <wp:extent cx="1514475" cy="943610"/>
            <wp:effectExtent l="19050" t="19050" r="28575" b="27940"/>
            <wp:docPr id="19097" name="Bild 19097" descr="Imag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97" descr="Image79"/>
                    <pic:cNvPicPr>
                      <a:picLocks noChangeAspect="1" noChangeArrowheads="1"/>
                    </pic:cNvPicPr>
                  </pic:nvPicPr>
                  <pic:blipFill>
                    <a:blip r:embed="rId1207" cstate="print"/>
                    <a:srcRect/>
                    <a:stretch>
                      <a:fillRect/>
                    </a:stretch>
                  </pic:blipFill>
                  <pic:spPr bwMode="auto">
                    <a:xfrm>
                      <a:off x="0" y="0"/>
                      <a:ext cx="1514475" cy="943610"/>
                    </a:xfrm>
                    <a:prstGeom prst="rect">
                      <a:avLst/>
                    </a:prstGeom>
                    <a:noFill/>
                    <a:ln w="6350">
                      <a:solidFill>
                        <a:srgbClr val="000000"/>
                      </a:solidFill>
                      <a:miter lim="800000"/>
                      <a:headEnd/>
                      <a:tailEnd/>
                    </a:ln>
                    <a:effectLst/>
                  </pic:spPr>
                </pic:pic>
              </a:graphicData>
            </a:graphic>
          </wp:inline>
        </w:drawing>
      </w:r>
    </w:p>
    <w:p w14:paraId="3334F907" w14:textId="51F6884A" w:rsidR="001C3419" w:rsidRPr="00D90E4F" w:rsidRDefault="001C3419" w:rsidP="001C341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359</w:t>
      </w:r>
      <w:r w:rsidR="00BE0559" w:rsidRPr="00D90E4F">
        <w:rPr>
          <w:noProof/>
        </w:rPr>
        <w:fldChar w:fldCharType="end"/>
      </w:r>
    </w:p>
    <w:p w14:paraId="12424069" w14:textId="77777777" w:rsidR="00A93296" w:rsidRPr="00D90E4F" w:rsidRDefault="00A93296" w:rsidP="001C3419">
      <w:r w:rsidRPr="00D90E4F">
        <w:t>The number inside the parentheses shows the tool number to be used.</w:t>
      </w:r>
    </w:p>
    <w:p w14:paraId="12ADBED5" w14:textId="77777777" w:rsidR="001C3419" w:rsidRPr="00D90E4F" w:rsidRDefault="008974E7" w:rsidP="001C3419">
      <w:r w:rsidRPr="00D90E4F">
        <w:lastRenderedPageBreak/>
        <w:t>A</w:t>
      </w:r>
      <w:r w:rsidR="001C3419" w:rsidRPr="00D90E4F">
        <w:t xml:space="preserve">ctivate </w:t>
      </w:r>
      <w:r w:rsidR="009E413C" w:rsidRPr="00D90E4F">
        <w:t>the checkbox and then press the button to apply</w:t>
      </w:r>
      <w:r w:rsidRPr="00D90E4F">
        <w:t>. T</w:t>
      </w:r>
      <w:r w:rsidR="009E413C" w:rsidRPr="00D90E4F">
        <w:t xml:space="preserve">ool 1 </w:t>
      </w:r>
      <w:r w:rsidR="001C3419" w:rsidRPr="00D90E4F">
        <w:t xml:space="preserve">primarily </w:t>
      </w:r>
      <w:r w:rsidR="009E413C" w:rsidRPr="00D90E4F">
        <w:t>work</w:t>
      </w:r>
      <w:r w:rsidRPr="00D90E4F">
        <w:t>s</w:t>
      </w:r>
      <w:r w:rsidR="009E413C" w:rsidRPr="00D90E4F">
        <w:t xml:space="preserve"> in z</w:t>
      </w:r>
      <w:r w:rsidR="001C3419" w:rsidRPr="00D90E4F">
        <w:t>one 1 and tool 4 in zone 4 as illustrated in the below picture</w:t>
      </w:r>
      <w:r w:rsidR="009E413C" w:rsidRPr="00D90E4F">
        <w:t>s</w:t>
      </w:r>
      <w:r w:rsidRPr="00D90E4F">
        <w:t>:</w:t>
      </w:r>
    </w:p>
    <w:p w14:paraId="2E7EBE2F" w14:textId="77777777" w:rsidR="009E413C" w:rsidRPr="00D90E4F" w:rsidRDefault="009378B9" w:rsidP="009E413C">
      <w:pPr>
        <w:keepNext/>
      </w:pPr>
      <w:r w:rsidRPr="00D90E4F">
        <w:rPr>
          <w:noProof/>
        </w:rPr>
        <w:drawing>
          <wp:inline distT="0" distB="0" distL="0" distR="0" wp14:anchorId="23638AAD" wp14:editId="3CCBE47E">
            <wp:extent cx="1068070" cy="336550"/>
            <wp:effectExtent l="19050" t="19050" r="17780" b="25400"/>
            <wp:docPr id="19098" name="Bild 19098" descr="Imag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98" descr="Image80"/>
                    <pic:cNvPicPr>
                      <a:picLocks noChangeAspect="1" noChangeArrowheads="1"/>
                    </pic:cNvPicPr>
                  </pic:nvPicPr>
                  <pic:blipFill>
                    <a:blip r:embed="rId1208" cstate="print"/>
                    <a:srcRect/>
                    <a:stretch>
                      <a:fillRect/>
                    </a:stretch>
                  </pic:blipFill>
                  <pic:spPr bwMode="auto">
                    <a:xfrm>
                      <a:off x="0" y="0"/>
                      <a:ext cx="1068070" cy="336550"/>
                    </a:xfrm>
                    <a:prstGeom prst="rect">
                      <a:avLst/>
                    </a:prstGeom>
                    <a:noFill/>
                    <a:ln w="6350">
                      <a:solidFill>
                        <a:srgbClr val="000000"/>
                      </a:solidFill>
                      <a:miter lim="800000"/>
                      <a:headEnd/>
                      <a:tailEnd/>
                    </a:ln>
                    <a:effectLst/>
                  </pic:spPr>
                </pic:pic>
              </a:graphicData>
            </a:graphic>
          </wp:inline>
        </w:drawing>
      </w:r>
    </w:p>
    <w:p w14:paraId="4F52CB85" w14:textId="43D99782" w:rsidR="001C3419" w:rsidRPr="00D90E4F" w:rsidRDefault="009E413C" w:rsidP="009E413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360</w:t>
      </w:r>
      <w:r w:rsidR="00BE0559" w:rsidRPr="00D90E4F">
        <w:rPr>
          <w:noProof/>
        </w:rPr>
        <w:fldChar w:fldCharType="end"/>
      </w:r>
    </w:p>
    <w:p w14:paraId="36567ADE" w14:textId="77777777" w:rsidR="009E413C" w:rsidRPr="00D90E4F" w:rsidRDefault="009E413C" w:rsidP="000D277F">
      <w:r w:rsidRPr="00D90E4F">
        <w:t>The list will look</w:t>
      </w:r>
      <w:r w:rsidR="008974E7" w:rsidRPr="00D90E4F">
        <w:t xml:space="preserve"> like this:</w:t>
      </w:r>
    </w:p>
    <w:p w14:paraId="2EB4706A" w14:textId="77777777" w:rsidR="009E413C" w:rsidRPr="00D90E4F" w:rsidRDefault="009378B9" w:rsidP="009E413C">
      <w:pPr>
        <w:keepNext/>
      </w:pPr>
      <w:r w:rsidRPr="00D90E4F">
        <w:rPr>
          <w:noProof/>
        </w:rPr>
        <w:drawing>
          <wp:inline distT="0" distB="0" distL="0" distR="0" wp14:anchorId="750980D9" wp14:editId="08A10530">
            <wp:extent cx="1521460" cy="958215"/>
            <wp:effectExtent l="19050" t="19050" r="21590" b="13335"/>
            <wp:docPr id="19099" name="Bild 19099" descr="Imag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99" descr="Image81"/>
                    <pic:cNvPicPr>
                      <a:picLocks noChangeAspect="1" noChangeArrowheads="1"/>
                    </pic:cNvPicPr>
                  </pic:nvPicPr>
                  <pic:blipFill>
                    <a:blip r:embed="rId1209" cstate="print"/>
                    <a:srcRect/>
                    <a:stretch>
                      <a:fillRect/>
                    </a:stretch>
                  </pic:blipFill>
                  <pic:spPr bwMode="auto">
                    <a:xfrm>
                      <a:off x="0" y="0"/>
                      <a:ext cx="1521460" cy="958215"/>
                    </a:xfrm>
                    <a:prstGeom prst="rect">
                      <a:avLst/>
                    </a:prstGeom>
                    <a:noFill/>
                    <a:ln w="6350">
                      <a:solidFill>
                        <a:srgbClr val="000000"/>
                      </a:solidFill>
                      <a:miter lim="800000"/>
                      <a:headEnd/>
                      <a:tailEnd/>
                    </a:ln>
                    <a:effectLst/>
                  </pic:spPr>
                </pic:pic>
              </a:graphicData>
            </a:graphic>
          </wp:inline>
        </w:drawing>
      </w:r>
    </w:p>
    <w:p w14:paraId="5B495D36" w14:textId="2CC080E9" w:rsidR="009E413C" w:rsidRPr="00D90E4F" w:rsidRDefault="009E413C" w:rsidP="009E413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361</w:t>
      </w:r>
      <w:r w:rsidR="00BE0559" w:rsidRPr="00D90E4F">
        <w:rPr>
          <w:noProof/>
        </w:rPr>
        <w:fldChar w:fldCharType="end"/>
      </w:r>
    </w:p>
    <w:p w14:paraId="2889BE21" w14:textId="77777777" w:rsidR="006A5419" w:rsidRPr="00D90E4F" w:rsidRDefault="008974E7" w:rsidP="006A5419">
      <w:pPr>
        <w:keepNext/>
      </w:pPr>
      <w:r w:rsidRPr="00D90E4F">
        <w:t>The a</w:t>
      </w:r>
      <w:r w:rsidR="006A5419" w:rsidRPr="00D90E4F">
        <w:t>bove picture shows how tool</w:t>
      </w:r>
      <w:r w:rsidRPr="00D90E4F">
        <w:t>s</w:t>
      </w:r>
      <w:r w:rsidR="006A5419" w:rsidRPr="00D90E4F">
        <w:t xml:space="preserve"> 1-2-3-4 </w:t>
      </w:r>
      <w:r w:rsidRPr="00D90E4F">
        <w:t xml:space="preserve">are </w:t>
      </w:r>
      <w:r w:rsidR="006A5419" w:rsidRPr="00D90E4F">
        <w:t xml:space="preserve">assigned with the zone detection feature. </w:t>
      </w:r>
      <w:r w:rsidR="009378B9" w:rsidRPr="00D90E4F">
        <w:rPr>
          <w:noProof/>
        </w:rPr>
        <w:drawing>
          <wp:inline distT="0" distB="0" distL="0" distR="0" wp14:anchorId="2450BBC2" wp14:editId="483FD998">
            <wp:extent cx="3343275" cy="1755775"/>
            <wp:effectExtent l="19050" t="0" r="9525" b="0"/>
            <wp:docPr id="19100" name="Bild 19100" descr="Imag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0" descr="Image82"/>
                    <pic:cNvPicPr>
                      <a:picLocks noChangeAspect="1" noChangeArrowheads="1"/>
                    </pic:cNvPicPr>
                  </pic:nvPicPr>
                  <pic:blipFill>
                    <a:blip r:embed="rId1210" cstate="print"/>
                    <a:srcRect/>
                    <a:stretch>
                      <a:fillRect/>
                    </a:stretch>
                  </pic:blipFill>
                  <pic:spPr bwMode="auto">
                    <a:xfrm>
                      <a:off x="0" y="0"/>
                      <a:ext cx="3343275" cy="1755775"/>
                    </a:xfrm>
                    <a:prstGeom prst="rect">
                      <a:avLst/>
                    </a:prstGeom>
                    <a:noFill/>
                    <a:ln w="9525">
                      <a:noFill/>
                      <a:miter lim="800000"/>
                      <a:headEnd/>
                      <a:tailEnd/>
                    </a:ln>
                  </pic:spPr>
                </pic:pic>
              </a:graphicData>
            </a:graphic>
          </wp:inline>
        </w:drawing>
      </w:r>
    </w:p>
    <w:p w14:paraId="474FC5D7" w14:textId="5588589F" w:rsidR="000D277F" w:rsidRPr="00D90E4F" w:rsidRDefault="006A5419" w:rsidP="006A541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362</w:t>
      </w:r>
      <w:r w:rsidR="00BE0559" w:rsidRPr="00D90E4F">
        <w:rPr>
          <w:noProof/>
        </w:rPr>
        <w:fldChar w:fldCharType="end"/>
      </w:r>
    </w:p>
    <w:p w14:paraId="5A659861" w14:textId="77777777" w:rsidR="000D277F" w:rsidRPr="00D90E4F" w:rsidRDefault="000D277F" w:rsidP="006A5419">
      <w:pPr>
        <w:pStyle w:val="Rubrik3"/>
      </w:pPr>
      <w:bookmarkStart w:id="1261" w:name="_Toc129002993"/>
      <w:r w:rsidRPr="00D90E4F">
        <w:t>Start rapids</w:t>
      </w:r>
      <w:bookmarkEnd w:id="1261"/>
    </w:p>
    <w:p w14:paraId="0693A1D3" w14:textId="77777777" w:rsidR="006A5419" w:rsidRPr="00D90E4F" w:rsidRDefault="008974E7" w:rsidP="000D277F">
      <w:r w:rsidRPr="00D90E4F">
        <w:t>"</w:t>
      </w:r>
      <w:r w:rsidR="000D277F" w:rsidRPr="00D90E4F">
        <w:t>Start rapids</w:t>
      </w:r>
      <w:r w:rsidRPr="00D90E4F">
        <w:t>"</w:t>
      </w:r>
      <w:r w:rsidR="000D277F" w:rsidRPr="00D90E4F">
        <w:t xml:space="preserve"> define</w:t>
      </w:r>
      <w:r w:rsidRPr="00D90E4F">
        <w:t>s</w:t>
      </w:r>
      <w:r w:rsidR="000D277F" w:rsidRPr="00D90E4F">
        <w:t xml:space="preserve"> </w:t>
      </w:r>
      <w:r w:rsidR="006A5419" w:rsidRPr="00D90E4F">
        <w:t xml:space="preserve">extra rapids </w:t>
      </w:r>
      <w:r w:rsidR="000D277F" w:rsidRPr="00D90E4F">
        <w:t>from the zero point to the first contour.</w:t>
      </w:r>
      <w:r w:rsidR="006A5419" w:rsidRPr="00D90E4F">
        <w:t xml:space="preserve"> This feature support</w:t>
      </w:r>
      <w:r w:rsidRPr="00D90E4F">
        <w:t>s</w:t>
      </w:r>
      <w:r w:rsidR="006A5419" w:rsidRPr="00D90E4F">
        <w:t xml:space="preserve"> special sheet alignment tools.</w:t>
      </w:r>
    </w:p>
    <w:p w14:paraId="68B3D44C" w14:textId="77777777" w:rsidR="006A5419" w:rsidRPr="00D90E4F" w:rsidRDefault="009378B9" w:rsidP="006A5419">
      <w:pPr>
        <w:keepNext/>
      </w:pPr>
      <w:r w:rsidRPr="00D90E4F">
        <w:rPr>
          <w:noProof/>
        </w:rPr>
        <w:drawing>
          <wp:inline distT="0" distB="0" distL="0" distR="0" wp14:anchorId="548B6712" wp14:editId="02FE08FE">
            <wp:extent cx="1038860" cy="182880"/>
            <wp:effectExtent l="19050" t="0" r="8890" b="0"/>
            <wp:docPr id="19101" name="Bild 19101" descr="Imag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1" descr="Image83"/>
                    <pic:cNvPicPr>
                      <a:picLocks noChangeAspect="1" noChangeArrowheads="1"/>
                    </pic:cNvPicPr>
                  </pic:nvPicPr>
                  <pic:blipFill>
                    <a:blip r:embed="rId1211" cstate="print"/>
                    <a:srcRect/>
                    <a:stretch>
                      <a:fillRect/>
                    </a:stretch>
                  </pic:blipFill>
                  <pic:spPr bwMode="auto">
                    <a:xfrm>
                      <a:off x="0" y="0"/>
                      <a:ext cx="1038860" cy="182880"/>
                    </a:xfrm>
                    <a:prstGeom prst="rect">
                      <a:avLst/>
                    </a:prstGeom>
                    <a:noFill/>
                    <a:ln w="9525">
                      <a:noFill/>
                      <a:miter lim="800000"/>
                      <a:headEnd/>
                      <a:tailEnd/>
                    </a:ln>
                  </pic:spPr>
                </pic:pic>
              </a:graphicData>
            </a:graphic>
          </wp:inline>
        </w:drawing>
      </w:r>
    </w:p>
    <w:p w14:paraId="55E44DBC" w14:textId="32C2D2ED" w:rsidR="000D277F" w:rsidRPr="00D90E4F" w:rsidRDefault="006A5419" w:rsidP="006A541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363</w:t>
      </w:r>
      <w:r w:rsidR="00BE0559" w:rsidRPr="00D90E4F">
        <w:rPr>
          <w:noProof/>
        </w:rPr>
        <w:fldChar w:fldCharType="end"/>
      </w:r>
    </w:p>
    <w:p w14:paraId="3287153E" w14:textId="77777777" w:rsidR="006A5419" w:rsidRPr="00D90E4F" w:rsidRDefault="008974E7" w:rsidP="006A5419">
      <w:r w:rsidRPr="00D90E4F">
        <w:t>Add different "Attributes" for</w:t>
      </w:r>
      <w:r w:rsidR="006A5419" w:rsidRPr="00D90E4F">
        <w:t xml:space="preserve"> the postprocessor</w:t>
      </w:r>
      <w:r w:rsidR="00717505" w:rsidRPr="00D90E4F">
        <w:t xml:space="preserve"> to support different options</w:t>
      </w:r>
      <w:r w:rsidRPr="00D90E4F">
        <w:t>.</w:t>
      </w:r>
      <w:r w:rsidR="00717505" w:rsidRPr="00D90E4F">
        <w:t xml:space="preserve"> </w:t>
      </w:r>
    </w:p>
    <w:p w14:paraId="0346AD3D" w14:textId="77777777" w:rsidR="00717505" w:rsidRPr="00D90E4F" w:rsidRDefault="009378B9" w:rsidP="00717505">
      <w:pPr>
        <w:keepNext/>
      </w:pPr>
      <w:r w:rsidRPr="00D90E4F">
        <w:rPr>
          <w:noProof/>
        </w:rPr>
        <w:drawing>
          <wp:inline distT="0" distB="0" distL="0" distR="0" wp14:anchorId="66AB9784" wp14:editId="5FE09957">
            <wp:extent cx="1675130" cy="819150"/>
            <wp:effectExtent l="19050" t="0" r="1270" b="0"/>
            <wp:docPr id="19102" name="Bild 19102" descr="Imag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2" descr="Image84"/>
                    <pic:cNvPicPr>
                      <a:picLocks noChangeAspect="1" noChangeArrowheads="1"/>
                    </pic:cNvPicPr>
                  </pic:nvPicPr>
                  <pic:blipFill>
                    <a:blip r:embed="rId1212" cstate="print"/>
                    <a:srcRect/>
                    <a:stretch>
                      <a:fillRect/>
                    </a:stretch>
                  </pic:blipFill>
                  <pic:spPr bwMode="auto">
                    <a:xfrm>
                      <a:off x="0" y="0"/>
                      <a:ext cx="1675130" cy="819150"/>
                    </a:xfrm>
                    <a:prstGeom prst="rect">
                      <a:avLst/>
                    </a:prstGeom>
                    <a:noFill/>
                    <a:ln w="9525">
                      <a:noFill/>
                      <a:miter lim="800000"/>
                      <a:headEnd/>
                      <a:tailEnd/>
                    </a:ln>
                  </pic:spPr>
                </pic:pic>
              </a:graphicData>
            </a:graphic>
          </wp:inline>
        </w:drawing>
      </w:r>
    </w:p>
    <w:p w14:paraId="4970BC1A" w14:textId="614562E1" w:rsidR="00717505" w:rsidRPr="00D90E4F" w:rsidRDefault="00717505" w:rsidP="0071750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364</w:t>
      </w:r>
      <w:r w:rsidR="00BE0559" w:rsidRPr="00D90E4F">
        <w:rPr>
          <w:noProof/>
        </w:rPr>
        <w:fldChar w:fldCharType="end"/>
      </w:r>
    </w:p>
    <w:p w14:paraId="04ECFB1B" w14:textId="77777777" w:rsidR="00717505" w:rsidRPr="00D90E4F" w:rsidRDefault="00717505" w:rsidP="006A5419">
      <w:r w:rsidRPr="00D90E4F">
        <w:rPr>
          <w:b/>
        </w:rPr>
        <w:t>Note!</w:t>
      </w:r>
      <w:r w:rsidR="008974E7" w:rsidRPr="00D90E4F">
        <w:rPr>
          <w:b/>
        </w:rPr>
        <w:t xml:space="preserve"> </w:t>
      </w:r>
      <w:r w:rsidRPr="00D90E4F">
        <w:t>The postprocessor must be special</w:t>
      </w:r>
      <w:r w:rsidR="008974E7" w:rsidRPr="00D90E4F">
        <w:t>ly</w:t>
      </w:r>
      <w:r w:rsidRPr="00D90E4F">
        <w:t xml:space="preserve"> designed to support this kind of feature.</w:t>
      </w:r>
    </w:p>
    <w:p w14:paraId="1269F422" w14:textId="77777777" w:rsidR="000D277F" w:rsidRPr="00D90E4F" w:rsidRDefault="00717505" w:rsidP="00717505">
      <w:pPr>
        <w:pStyle w:val="Rubrik3"/>
      </w:pPr>
      <w:bookmarkStart w:id="1262" w:name="_Toc129002994"/>
      <w:r w:rsidRPr="00D90E4F">
        <w:t>E</w:t>
      </w:r>
      <w:r w:rsidR="000D277F" w:rsidRPr="00D90E4F">
        <w:t>nd rapid</w:t>
      </w:r>
      <w:r w:rsidR="005856BB" w:rsidRPr="00D90E4F">
        <w:t>s</w:t>
      </w:r>
      <w:bookmarkEnd w:id="1262"/>
    </w:p>
    <w:p w14:paraId="05C76E1C" w14:textId="77777777" w:rsidR="000D277F" w:rsidRPr="00D90E4F" w:rsidRDefault="00B93D81" w:rsidP="000D277F">
      <w:r w:rsidRPr="00D90E4F">
        <w:t xml:space="preserve">When it is necessary to make a final movement of the tool away from the material, click on the </w:t>
      </w:r>
      <w:r w:rsidR="00C47395" w:rsidRPr="00D90E4F">
        <w:t>"</w:t>
      </w:r>
      <w:r w:rsidRPr="00D90E4F">
        <w:t>End rapids</w:t>
      </w:r>
      <w:r w:rsidR="00C47395" w:rsidRPr="00D90E4F">
        <w:t>"</w:t>
      </w:r>
      <w:r w:rsidRPr="00D90E4F">
        <w:t xml:space="preserve"> button.</w:t>
      </w:r>
    </w:p>
    <w:p w14:paraId="4ED7CCA9" w14:textId="77777777" w:rsidR="00717505" w:rsidRPr="00D90E4F" w:rsidRDefault="009378B9" w:rsidP="00717505">
      <w:pPr>
        <w:keepNext/>
      </w:pPr>
      <w:r w:rsidRPr="00D90E4F">
        <w:rPr>
          <w:noProof/>
        </w:rPr>
        <w:drawing>
          <wp:inline distT="0" distB="0" distL="0" distR="0" wp14:anchorId="46678F26" wp14:editId="0DEB77E7">
            <wp:extent cx="1053465" cy="168275"/>
            <wp:effectExtent l="19050" t="0" r="0" b="0"/>
            <wp:docPr id="19103" name="Bild 19103" descr="Imag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3" descr="Image85"/>
                    <pic:cNvPicPr>
                      <a:picLocks noChangeAspect="1" noChangeArrowheads="1"/>
                    </pic:cNvPicPr>
                  </pic:nvPicPr>
                  <pic:blipFill>
                    <a:blip r:embed="rId1213" cstate="print"/>
                    <a:srcRect/>
                    <a:stretch>
                      <a:fillRect/>
                    </a:stretch>
                  </pic:blipFill>
                  <pic:spPr bwMode="auto">
                    <a:xfrm>
                      <a:off x="0" y="0"/>
                      <a:ext cx="1053465" cy="168275"/>
                    </a:xfrm>
                    <a:prstGeom prst="rect">
                      <a:avLst/>
                    </a:prstGeom>
                    <a:noFill/>
                    <a:ln w="9525">
                      <a:noFill/>
                      <a:miter lim="800000"/>
                      <a:headEnd/>
                      <a:tailEnd/>
                    </a:ln>
                  </pic:spPr>
                </pic:pic>
              </a:graphicData>
            </a:graphic>
          </wp:inline>
        </w:drawing>
      </w:r>
    </w:p>
    <w:p w14:paraId="47D35AD7" w14:textId="237BAA40" w:rsidR="00717505" w:rsidRPr="00D90E4F" w:rsidRDefault="00717505" w:rsidP="0071750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365</w:t>
      </w:r>
      <w:r w:rsidR="00BE0559" w:rsidRPr="00D90E4F">
        <w:rPr>
          <w:noProof/>
        </w:rPr>
        <w:fldChar w:fldCharType="end"/>
      </w:r>
    </w:p>
    <w:p w14:paraId="1250D615" w14:textId="77777777" w:rsidR="000D277F" w:rsidRPr="00D90E4F" w:rsidRDefault="000D277F" w:rsidP="00717505">
      <w:pPr>
        <w:pStyle w:val="Rubrik3"/>
      </w:pPr>
      <w:bookmarkStart w:id="1263" w:name="_Toc129002995"/>
      <w:r w:rsidRPr="00D90E4F">
        <w:t>Tip up avoidance</w:t>
      </w:r>
      <w:bookmarkEnd w:id="1263"/>
    </w:p>
    <w:p w14:paraId="42318D4A" w14:textId="77777777" w:rsidR="0058275B" w:rsidRPr="00D90E4F" w:rsidRDefault="009378B9" w:rsidP="0058275B">
      <w:pPr>
        <w:keepNext/>
      </w:pPr>
      <w:r w:rsidRPr="00D90E4F">
        <w:rPr>
          <w:noProof/>
        </w:rPr>
        <w:drawing>
          <wp:inline distT="0" distB="0" distL="0" distR="0" wp14:anchorId="1D639D41" wp14:editId="11949345">
            <wp:extent cx="1045845" cy="190500"/>
            <wp:effectExtent l="19050" t="0" r="1905" b="0"/>
            <wp:docPr id="19104" name="Bild 19104" descr="Imag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4" descr="Image86"/>
                    <pic:cNvPicPr>
                      <a:picLocks noChangeAspect="1" noChangeArrowheads="1"/>
                    </pic:cNvPicPr>
                  </pic:nvPicPr>
                  <pic:blipFill>
                    <a:blip r:embed="rId1214" cstate="print"/>
                    <a:srcRect/>
                    <a:stretch>
                      <a:fillRect/>
                    </a:stretch>
                  </pic:blipFill>
                  <pic:spPr bwMode="auto">
                    <a:xfrm>
                      <a:off x="0" y="0"/>
                      <a:ext cx="1045845" cy="190500"/>
                    </a:xfrm>
                    <a:prstGeom prst="rect">
                      <a:avLst/>
                    </a:prstGeom>
                    <a:noFill/>
                    <a:ln w="9525">
                      <a:noFill/>
                      <a:miter lim="800000"/>
                      <a:headEnd/>
                      <a:tailEnd/>
                    </a:ln>
                  </pic:spPr>
                </pic:pic>
              </a:graphicData>
            </a:graphic>
          </wp:inline>
        </w:drawing>
      </w:r>
    </w:p>
    <w:p w14:paraId="0206296D" w14:textId="7F693168" w:rsidR="0058275B" w:rsidRPr="00D90E4F" w:rsidRDefault="0058275B" w:rsidP="0058275B">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366</w:t>
      </w:r>
      <w:r w:rsidR="00BE0559" w:rsidRPr="00D90E4F">
        <w:rPr>
          <w:noProof/>
        </w:rPr>
        <w:fldChar w:fldCharType="end"/>
      </w:r>
    </w:p>
    <w:p w14:paraId="416FF065" w14:textId="77777777" w:rsidR="000D277F" w:rsidRPr="00D90E4F" w:rsidRDefault="008974E7" w:rsidP="000D277F">
      <w:r w:rsidRPr="00D90E4F">
        <w:t>Use this button t</w:t>
      </w:r>
      <w:r w:rsidR="000D277F" w:rsidRPr="00D90E4F">
        <w:t xml:space="preserve">o detect </w:t>
      </w:r>
      <w:r w:rsidRPr="00D90E4F">
        <w:t xml:space="preserve">and avoid </w:t>
      </w:r>
      <w:r w:rsidR="000D277F" w:rsidRPr="00D90E4F">
        <w:t>a collision and redefine a rapid transportation to avoid crossing parts that are smaller than a specified size in X and.</w:t>
      </w:r>
    </w:p>
    <w:p w14:paraId="7E663C90" w14:textId="77777777" w:rsidR="0058275B" w:rsidRPr="00D90E4F" w:rsidRDefault="0058275B" w:rsidP="0058275B">
      <w:pPr>
        <w:pStyle w:val="DoNow"/>
      </w:pPr>
      <w:r w:rsidRPr="00D90E4F">
        <w:t xml:space="preserve">Press the </w:t>
      </w:r>
      <w:r w:rsidR="00C47395" w:rsidRPr="00D90E4F">
        <w:t>"</w:t>
      </w:r>
      <w:r w:rsidRPr="00D90E4F">
        <w:t>Tip up avoidance</w:t>
      </w:r>
      <w:r w:rsidR="00C47395" w:rsidRPr="00D90E4F">
        <w:t>"</w:t>
      </w:r>
      <w:r w:rsidRPr="00D90E4F">
        <w:t xml:space="preserve"> button</w:t>
      </w:r>
    </w:p>
    <w:p w14:paraId="332E6A68" w14:textId="77777777" w:rsidR="0058275B" w:rsidRPr="00D90E4F" w:rsidRDefault="009378B9" w:rsidP="0058275B">
      <w:pPr>
        <w:keepNext/>
      </w:pPr>
      <w:r w:rsidRPr="00D90E4F">
        <w:rPr>
          <w:noProof/>
        </w:rPr>
        <w:lastRenderedPageBreak/>
        <w:drawing>
          <wp:inline distT="0" distB="0" distL="0" distR="0" wp14:anchorId="0BE26A94" wp14:editId="081F5F33">
            <wp:extent cx="1455420" cy="2055495"/>
            <wp:effectExtent l="19050" t="0" r="0" b="0"/>
            <wp:docPr id="19105" name="Bild 19105" descr="Imag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5" descr="Image87"/>
                    <pic:cNvPicPr>
                      <a:picLocks noChangeAspect="1" noChangeArrowheads="1"/>
                    </pic:cNvPicPr>
                  </pic:nvPicPr>
                  <pic:blipFill>
                    <a:blip r:embed="rId1215" cstate="print"/>
                    <a:srcRect/>
                    <a:stretch>
                      <a:fillRect/>
                    </a:stretch>
                  </pic:blipFill>
                  <pic:spPr bwMode="auto">
                    <a:xfrm>
                      <a:off x="0" y="0"/>
                      <a:ext cx="1455420" cy="2055495"/>
                    </a:xfrm>
                    <a:prstGeom prst="rect">
                      <a:avLst/>
                    </a:prstGeom>
                    <a:noFill/>
                    <a:ln w="9525">
                      <a:noFill/>
                      <a:miter lim="800000"/>
                      <a:headEnd/>
                      <a:tailEnd/>
                    </a:ln>
                  </pic:spPr>
                </pic:pic>
              </a:graphicData>
            </a:graphic>
          </wp:inline>
        </w:drawing>
      </w:r>
    </w:p>
    <w:p w14:paraId="16B4E8A2" w14:textId="6514B571" w:rsidR="0058275B" w:rsidRPr="00D90E4F" w:rsidRDefault="0058275B" w:rsidP="0058275B">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367</w:t>
      </w:r>
      <w:r w:rsidR="00BE0559" w:rsidRPr="00D90E4F">
        <w:rPr>
          <w:noProof/>
        </w:rPr>
        <w:fldChar w:fldCharType="end"/>
      </w:r>
    </w:p>
    <w:p w14:paraId="354D41F4" w14:textId="77777777" w:rsidR="0058275B" w:rsidRPr="00D90E4F" w:rsidRDefault="000D277F" w:rsidP="000D277F">
      <w:r w:rsidRPr="00D90E4F">
        <w:t>Define the smallest parts to avoid by entering the values for DX and DY.</w:t>
      </w:r>
    </w:p>
    <w:p w14:paraId="6FE802D5" w14:textId="77777777" w:rsidR="0058275B" w:rsidRPr="00D90E4F" w:rsidRDefault="0058275B" w:rsidP="0058275B">
      <w:pPr>
        <w:pStyle w:val="DoNow"/>
      </w:pPr>
      <w:r w:rsidRPr="00D90E4F">
        <w:t xml:space="preserve">Click on the </w:t>
      </w:r>
      <w:r w:rsidR="00C47395" w:rsidRPr="00D90E4F">
        <w:t>"</w:t>
      </w:r>
      <w:r w:rsidRPr="00D90E4F">
        <w:t xml:space="preserve">Find </w:t>
      </w:r>
      <w:r w:rsidR="00C16B3B" w:rsidRPr="00D90E4F">
        <w:t>c</w:t>
      </w:r>
      <w:r w:rsidRPr="00D90E4F">
        <w:t>ollisions</w:t>
      </w:r>
      <w:r w:rsidR="00C47395" w:rsidRPr="00D90E4F">
        <w:t>"</w:t>
      </w:r>
      <w:r w:rsidRPr="00D90E4F">
        <w:t xml:space="preserve"> button</w:t>
      </w:r>
    </w:p>
    <w:p w14:paraId="32C19360" w14:textId="77777777" w:rsidR="0058275B" w:rsidRPr="00D90E4F" w:rsidRDefault="0058275B" w:rsidP="0058275B">
      <w:r w:rsidRPr="00D90E4F">
        <w:t>If there is a part smaller than the values and a rapid over this part, then define a way around this part.</w:t>
      </w:r>
    </w:p>
    <w:p w14:paraId="473F963A" w14:textId="77777777" w:rsidR="0058275B" w:rsidRPr="00D90E4F" w:rsidRDefault="009378B9" w:rsidP="0058275B">
      <w:pPr>
        <w:keepNext/>
      </w:pPr>
      <w:r w:rsidRPr="00D90E4F">
        <w:rPr>
          <w:noProof/>
        </w:rPr>
        <w:drawing>
          <wp:inline distT="0" distB="0" distL="0" distR="0" wp14:anchorId="3693DA2E" wp14:editId="6125E875">
            <wp:extent cx="3401695" cy="1653540"/>
            <wp:effectExtent l="19050" t="0" r="8255" b="0"/>
            <wp:docPr id="19106" name="Bild 19106" descr="Imag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6" descr="Image88"/>
                    <pic:cNvPicPr>
                      <a:picLocks noChangeAspect="1" noChangeArrowheads="1"/>
                    </pic:cNvPicPr>
                  </pic:nvPicPr>
                  <pic:blipFill>
                    <a:blip r:embed="rId1216" cstate="print"/>
                    <a:srcRect/>
                    <a:stretch>
                      <a:fillRect/>
                    </a:stretch>
                  </pic:blipFill>
                  <pic:spPr bwMode="auto">
                    <a:xfrm>
                      <a:off x="0" y="0"/>
                      <a:ext cx="3401695" cy="1653540"/>
                    </a:xfrm>
                    <a:prstGeom prst="rect">
                      <a:avLst/>
                    </a:prstGeom>
                    <a:noFill/>
                    <a:ln w="9525">
                      <a:noFill/>
                      <a:miter lim="800000"/>
                      <a:headEnd/>
                      <a:tailEnd/>
                    </a:ln>
                  </pic:spPr>
                </pic:pic>
              </a:graphicData>
            </a:graphic>
          </wp:inline>
        </w:drawing>
      </w:r>
    </w:p>
    <w:p w14:paraId="6D730C6E" w14:textId="3764F8E8" w:rsidR="0058275B" w:rsidRPr="00D90E4F" w:rsidRDefault="0058275B" w:rsidP="0058275B">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368</w:t>
      </w:r>
      <w:r w:rsidR="00BE0559" w:rsidRPr="00D90E4F">
        <w:rPr>
          <w:noProof/>
        </w:rPr>
        <w:fldChar w:fldCharType="end"/>
      </w:r>
    </w:p>
    <w:p w14:paraId="71B0BE3C" w14:textId="77777777" w:rsidR="0058275B" w:rsidRPr="00D90E4F" w:rsidRDefault="0058275B" w:rsidP="0058275B"/>
    <w:p w14:paraId="247F01C1" w14:textId="77777777" w:rsidR="000D277F" w:rsidRPr="00D90E4F" w:rsidRDefault="007828CF" w:rsidP="000D277F">
      <w:r w:rsidRPr="00D90E4F">
        <w:t>Click</w:t>
      </w:r>
      <w:r w:rsidR="000D277F" w:rsidRPr="00D90E4F">
        <w:t xml:space="preserve"> the </w:t>
      </w:r>
      <w:r w:rsidR="005074C1" w:rsidRPr="00D90E4F">
        <w:t>"</w:t>
      </w:r>
      <w:r w:rsidR="000D277F" w:rsidRPr="00D90E4F">
        <w:t>Find collisions</w:t>
      </w:r>
      <w:r w:rsidR="005074C1" w:rsidRPr="00D90E4F">
        <w:t>"</w:t>
      </w:r>
      <w:r w:rsidR="000D277F" w:rsidRPr="00D90E4F">
        <w:t xml:space="preserve"> button</w:t>
      </w:r>
      <w:r w:rsidRPr="00D90E4F">
        <w:t xml:space="preserve"> to</w:t>
      </w:r>
      <w:r w:rsidR="000D277F" w:rsidRPr="00D90E4F">
        <w:t xml:space="preserve"> redefine a rapid toolpath around parts that are smaller f</w:t>
      </w:r>
      <w:r w:rsidRPr="00D90E4F">
        <w:t>ro</w:t>
      </w:r>
      <w:r w:rsidR="000D277F" w:rsidRPr="00D90E4F">
        <w:t>m what is defined in the DX, DY.</w:t>
      </w:r>
    </w:p>
    <w:p w14:paraId="377309A1" w14:textId="77777777" w:rsidR="000D277F" w:rsidRPr="00D90E4F" w:rsidRDefault="0058275B" w:rsidP="002D3E07">
      <w:pPr>
        <w:pStyle w:val="Rubrik5"/>
      </w:pPr>
      <w:r w:rsidRPr="00D90E4F">
        <w:t>Box rapid</w:t>
      </w:r>
    </w:p>
    <w:p w14:paraId="53452806" w14:textId="77777777" w:rsidR="0058275B" w:rsidRPr="00D90E4F" w:rsidRDefault="0058275B" w:rsidP="0058275B">
      <w:r w:rsidRPr="00D90E4F">
        <w:t xml:space="preserve">This method automatically generates extra rapids to avoid </w:t>
      </w:r>
      <w:r w:rsidR="008974E7" w:rsidRPr="00D90E4F">
        <w:t>moving</w:t>
      </w:r>
      <w:r w:rsidRPr="00D90E4F">
        <w:t xml:space="preserve"> over existing parts. </w:t>
      </w:r>
      <w:r w:rsidR="00DB339F" w:rsidRPr="00D90E4F">
        <w:t>For</w:t>
      </w:r>
      <w:r w:rsidRPr="00D90E4F">
        <w:t xml:space="preserve"> best result</w:t>
      </w:r>
      <w:r w:rsidR="00DB339F" w:rsidRPr="00D90E4F">
        <w:t>s</w:t>
      </w:r>
      <w:r w:rsidRPr="00D90E4F">
        <w:t xml:space="preserve"> the cut order should be sorted </w:t>
      </w:r>
      <w:r w:rsidR="00DB339F" w:rsidRPr="00D90E4F">
        <w:t>from l</w:t>
      </w:r>
      <w:r w:rsidRPr="00D90E4F">
        <w:t>eft to right and the internal cut order on the part should also be sorted in left to right.</w:t>
      </w:r>
    </w:p>
    <w:p w14:paraId="1F1D5369" w14:textId="77777777" w:rsidR="0058275B" w:rsidRPr="00D90E4F" w:rsidRDefault="00CD4E9C" w:rsidP="00CD4E9C">
      <w:pPr>
        <w:pStyle w:val="Frga"/>
      </w:pPr>
      <w:r w:rsidRPr="00D90E4F">
        <w:t>When should this be used?</w:t>
      </w:r>
    </w:p>
    <w:p w14:paraId="4315A5D5" w14:textId="77777777" w:rsidR="00CD4E9C" w:rsidRPr="00D90E4F" w:rsidRDefault="00DB339F" w:rsidP="00CD4E9C">
      <w:pPr>
        <w:pStyle w:val="Answer"/>
      </w:pPr>
      <w:r w:rsidRPr="00D90E4F">
        <w:t>It is not possible on s</w:t>
      </w:r>
      <w:r w:rsidR="00CD4E9C" w:rsidRPr="00D90E4F">
        <w:t>ome old</w:t>
      </w:r>
      <w:r w:rsidRPr="00D90E4F">
        <w:t>er</w:t>
      </w:r>
      <w:r w:rsidR="00CD4E9C" w:rsidRPr="00D90E4F">
        <w:t xml:space="preserve"> machines to lift the nozzle between each cut. In that case it</w:t>
      </w:r>
      <w:r w:rsidRPr="00D90E4F">
        <w:t xml:space="preserve"> i</w:t>
      </w:r>
      <w:r w:rsidR="00CD4E9C" w:rsidRPr="00D90E4F">
        <w:t xml:space="preserve">s important to move around parts to avoid </w:t>
      </w:r>
      <w:r w:rsidRPr="00D90E4F">
        <w:t xml:space="preserve">a </w:t>
      </w:r>
      <w:r w:rsidR="00CD4E9C" w:rsidRPr="00D90E4F">
        <w:t>crash. On modern machine</w:t>
      </w:r>
      <w:r w:rsidRPr="00D90E4F">
        <w:t>s</w:t>
      </w:r>
      <w:r w:rsidR="00CD4E9C" w:rsidRPr="00D90E4F">
        <w:t xml:space="preserve"> i</w:t>
      </w:r>
      <w:r w:rsidRPr="00D90E4F">
        <w:t>t i</w:t>
      </w:r>
      <w:r w:rsidR="00CD4E9C" w:rsidRPr="00D90E4F">
        <w:t>s not necessary to use this feature.</w:t>
      </w:r>
    </w:p>
    <w:p w14:paraId="3087A92F" w14:textId="77777777" w:rsidR="00CD4E9C" w:rsidRPr="00D90E4F" w:rsidRDefault="00CD4E9C" w:rsidP="00CD4E9C">
      <w:pPr>
        <w:pStyle w:val="Rubrik3"/>
      </w:pPr>
      <w:bookmarkStart w:id="1264" w:name="_Toc129002996"/>
      <w:r w:rsidRPr="00D90E4F">
        <w:t>Rapids</w:t>
      </w:r>
      <w:bookmarkEnd w:id="1264"/>
    </w:p>
    <w:p w14:paraId="5F722A84" w14:textId="77777777" w:rsidR="00BE6AA3" w:rsidRPr="00D90E4F" w:rsidRDefault="009378B9" w:rsidP="00BE6AA3">
      <w:pPr>
        <w:keepNext/>
      </w:pPr>
      <w:r w:rsidRPr="00D90E4F">
        <w:rPr>
          <w:noProof/>
        </w:rPr>
        <w:drawing>
          <wp:inline distT="0" distB="0" distL="0" distR="0" wp14:anchorId="0653B0DE" wp14:editId="53B4D863">
            <wp:extent cx="1016635" cy="175260"/>
            <wp:effectExtent l="19050" t="0" r="0" b="0"/>
            <wp:docPr id="19078" name="Bild 19078" descr="Image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78" descr="Image89"/>
                    <pic:cNvPicPr>
                      <a:picLocks noChangeAspect="1" noChangeArrowheads="1"/>
                    </pic:cNvPicPr>
                  </pic:nvPicPr>
                  <pic:blipFill>
                    <a:blip r:embed="rId1217" cstate="print"/>
                    <a:srcRect/>
                    <a:stretch>
                      <a:fillRect/>
                    </a:stretch>
                  </pic:blipFill>
                  <pic:spPr bwMode="auto">
                    <a:xfrm>
                      <a:off x="0" y="0"/>
                      <a:ext cx="1016635" cy="175260"/>
                    </a:xfrm>
                    <a:prstGeom prst="rect">
                      <a:avLst/>
                    </a:prstGeom>
                    <a:noFill/>
                    <a:ln w="9525">
                      <a:noFill/>
                      <a:miter lim="800000"/>
                      <a:headEnd/>
                      <a:tailEnd/>
                    </a:ln>
                  </pic:spPr>
                </pic:pic>
              </a:graphicData>
            </a:graphic>
          </wp:inline>
        </w:drawing>
      </w:r>
    </w:p>
    <w:p w14:paraId="39D5FDDE" w14:textId="0827277B" w:rsidR="00CD4E9C" w:rsidRPr="00D90E4F" w:rsidRDefault="00BE6AA3" w:rsidP="00BE6AA3">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369</w:t>
      </w:r>
      <w:r w:rsidR="00BE0559" w:rsidRPr="00D90E4F">
        <w:rPr>
          <w:noProof/>
        </w:rPr>
        <w:fldChar w:fldCharType="end"/>
      </w:r>
    </w:p>
    <w:p w14:paraId="61790769" w14:textId="77777777" w:rsidR="00CD4E9C" w:rsidRPr="00D90E4F" w:rsidRDefault="007828CF" w:rsidP="00CD4E9C">
      <w:r w:rsidRPr="00D90E4F">
        <w:t>Click this button to</w:t>
      </w:r>
      <w:r w:rsidR="00BE6AA3" w:rsidRPr="00D90E4F">
        <w:t xml:space="preserve"> add extra rapids to the selected part on the list.</w:t>
      </w:r>
    </w:p>
    <w:p w14:paraId="7B1E3835" w14:textId="77777777" w:rsidR="00BE6AA3" w:rsidRPr="00D90E4F" w:rsidRDefault="00BE6AA3" w:rsidP="00BE6AA3">
      <w:pPr>
        <w:pStyle w:val="Frga"/>
      </w:pPr>
      <w:r w:rsidRPr="00D90E4F">
        <w:t>When should this be used?</w:t>
      </w:r>
    </w:p>
    <w:p w14:paraId="515F4D21" w14:textId="77777777" w:rsidR="00BE6AA3" w:rsidRPr="00D90E4F" w:rsidRDefault="00BE6AA3" w:rsidP="00BE6AA3">
      <w:pPr>
        <w:pStyle w:val="Answer"/>
      </w:pPr>
      <w:r w:rsidRPr="00D90E4F">
        <w:t>It makes it possible to move around clamps and other thing</w:t>
      </w:r>
      <w:r w:rsidR="00DB339F" w:rsidRPr="00D90E4F">
        <w:t>s</w:t>
      </w:r>
      <w:r w:rsidRPr="00D90E4F">
        <w:t>.</w:t>
      </w:r>
    </w:p>
    <w:p w14:paraId="501EB8D7" w14:textId="77777777" w:rsidR="00BE6AA3" w:rsidRPr="00D90E4F" w:rsidRDefault="002E7413" w:rsidP="00F63FF2">
      <w:pPr>
        <w:pStyle w:val="Rubrik1"/>
      </w:pPr>
      <w:bookmarkStart w:id="1265" w:name="_Cutting_parameters_and"/>
      <w:bookmarkEnd w:id="1265"/>
      <w:r w:rsidRPr="00D90E4F">
        <w:lastRenderedPageBreak/>
        <w:t xml:space="preserve"> </w:t>
      </w:r>
      <w:bookmarkStart w:id="1266" w:name="_Toc335637012"/>
      <w:bookmarkStart w:id="1267" w:name="_Toc115697756"/>
      <w:bookmarkStart w:id="1268" w:name="_Toc129002997"/>
      <w:bookmarkStart w:id="1269" w:name="_Toc229474952"/>
      <w:r w:rsidR="00F63FF2" w:rsidRPr="00D90E4F">
        <w:t>Cutting parameters and Strategy</w:t>
      </w:r>
      <w:bookmarkEnd w:id="1266"/>
      <w:bookmarkEnd w:id="1267"/>
      <w:bookmarkEnd w:id="1268"/>
      <w:bookmarkEnd w:id="1269"/>
    </w:p>
    <w:p w14:paraId="45A5DF61" w14:textId="5881DC25" w:rsidR="002B263E" w:rsidRPr="00D90E4F" w:rsidRDefault="008F7415" w:rsidP="002B263E">
      <w:pPr>
        <w:keepNext/>
      </w:pPr>
      <w:r w:rsidRPr="008F7415">
        <w:rPr>
          <w:noProof/>
        </w:rPr>
        <w:drawing>
          <wp:inline distT="0" distB="0" distL="0" distR="0" wp14:anchorId="08E75614" wp14:editId="20F4725A">
            <wp:extent cx="2512800" cy="1962000"/>
            <wp:effectExtent l="0" t="0" r="1905" b="635"/>
            <wp:docPr id="86298424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84243" name=""/>
                    <pic:cNvPicPr/>
                  </pic:nvPicPr>
                  <pic:blipFill>
                    <a:blip r:embed="rId1218"/>
                    <a:stretch>
                      <a:fillRect/>
                    </a:stretch>
                  </pic:blipFill>
                  <pic:spPr>
                    <a:xfrm>
                      <a:off x="0" y="0"/>
                      <a:ext cx="2512800" cy="1962000"/>
                    </a:xfrm>
                    <a:prstGeom prst="rect">
                      <a:avLst/>
                    </a:prstGeom>
                  </pic:spPr>
                </pic:pic>
              </a:graphicData>
            </a:graphic>
          </wp:inline>
        </w:drawing>
      </w:r>
    </w:p>
    <w:p w14:paraId="07776CD3" w14:textId="3313DF6E" w:rsidR="00F63FF2" w:rsidRPr="00D90E4F" w:rsidRDefault="002B263E" w:rsidP="002B263E">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370</w:t>
      </w:r>
      <w:r w:rsidR="00BE0559" w:rsidRPr="00D90E4F">
        <w:rPr>
          <w:noProof/>
        </w:rPr>
        <w:fldChar w:fldCharType="end"/>
      </w:r>
    </w:p>
    <w:p w14:paraId="0B96934D" w14:textId="77777777" w:rsidR="00F63FF2" w:rsidRPr="00D90E4F" w:rsidRDefault="002B263E" w:rsidP="002B263E">
      <w:pPr>
        <w:pStyle w:val="Rubrik2"/>
      </w:pPr>
      <w:bookmarkStart w:id="1270" w:name="_Cutting_parameters"/>
      <w:bookmarkStart w:id="1271" w:name="_Toc335637013"/>
      <w:bookmarkStart w:id="1272" w:name="_Toc129002998"/>
      <w:bookmarkStart w:id="1273" w:name="_Toc229474953"/>
      <w:bookmarkEnd w:id="1270"/>
      <w:r w:rsidRPr="00D90E4F">
        <w:t>Cutting parame</w:t>
      </w:r>
      <w:bookmarkStart w:id="1274" w:name="cuttingparameters"/>
      <w:bookmarkEnd w:id="1274"/>
      <w:r w:rsidRPr="00D90E4F">
        <w:t>ters</w:t>
      </w:r>
      <w:bookmarkEnd w:id="1271"/>
      <w:bookmarkEnd w:id="1272"/>
      <w:bookmarkEnd w:id="1273"/>
    </w:p>
    <w:p w14:paraId="73AB2090" w14:textId="52E981AF" w:rsidR="008F7415" w:rsidRDefault="008F7415" w:rsidP="002B263E">
      <w:r>
        <w:t>In this dialog you should define the actual settings of your waterjet machine.</w:t>
      </w:r>
    </w:p>
    <w:p w14:paraId="686E0B8B" w14:textId="688FE759" w:rsidR="008F7415" w:rsidRDefault="008F7415" w:rsidP="008F7415">
      <w:pPr>
        <w:pStyle w:val="Rubrik4"/>
      </w:pPr>
      <w:r>
        <w:t>Pre-defined settings</w:t>
      </w:r>
    </w:p>
    <w:p w14:paraId="3955985D" w14:textId="77777777" w:rsidR="008F7415" w:rsidRDefault="008F7415" w:rsidP="008F7415">
      <w:pPr>
        <w:keepNext/>
      </w:pPr>
      <w:r w:rsidRPr="008F7415">
        <w:rPr>
          <w:noProof/>
        </w:rPr>
        <w:drawing>
          <wp:inline distT="0" distB="0" distL="0" distR="0" wp14:anchorId="77D11CCA" wp14:editId="2C4A60F4">
            <wp:extent cx="2219635" cy="1333686"/>
            <wp:effectExtent l="0" t="0" r="9525" b="0"/>
            <wp:docPr id="72545295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52950" name=""/>
                    <pic:cNvPicPr/>
                  </pic:nvPicPr>
                  <pic:blipFill>
                    <a:blip r:embed="rId1219"/>
                    <a:stretch>
                      <a:fillRect/>
                    </a:stretch>
                  </pic:blipFill>
                  <pic:spPr>
                    <a:xfrm>
                      <a:off x="0" y="0"/>
                      <a:ext cx="2219635" cy="1333686"/>
                    </a:xfrm>
                    <a:prstGeom prst="rect">
                      <a:avLst/>
                    </a:prstGeom>
                  </pic:spPr>
                </pic:pic>
              </a:graphicData>
            </a:graphic>
          </wp:inline>
        </w:drawing>
      </w:r>
    </w:p>
    <w:p w14:paraId="3AC63552" w14:textId="1ED3C693" w:rsidR="008F7415" w:rsidRDefault="008F7415" w:rsidP="008F7415">
      <w:pPr>
        <w:pStyle w:val="Beskrivning"/>
      </w:pPr>
      <w:r>
        <w:t xml:space="preserve">Picture </w:t>
      </w:r>
      <w:r>
        <w:fldChar w:fldCharType="begin"/>
      </w:r>
      <w:r>
        <w:instrText xml:space="preserve"> SEQ Picture \* ARABIC </w:instrText>
      </w:r>
      <w:r>
        <w:fldChar w:fldCharType="separate"/>
      </w:r>
      <w:r w:rsidR="00EB6DA4">
        <w:rPr>
          <w:noProof/>
        </w:rPr>
        <w:t>371</w:t>
      </w:r>
      <w:r>
        <w:fldChar w:fldCharType="end"/>
      </w:r>
    </w:p>
    <w:p w14:paraId="3A332E19" w14:textId="10E9B0CC" w:rsidR="008F7415" w:rsidRDefault="008F7415" w:rsidP="002B263E">
      <w:r>
        <w:t>When IGEMS is installed first time there are four defined settings.</w:t>
      </w:r>
      <w:r w:rsidR="003D5862">
        <w:t xml:space="preserve"> You can use the + and – buttons to add new and delete settings you don't need. The settings that has brackets around the names cannot be deleted or changed. It is predefined of IGEMS to support TVL cutting.</w:t>
      </w:r>
    </w:p>
    <w:p w14:paraId="23E646FE" w14:textId="253C1925" w:rsidR="003D5862" w:rsidRDefault="003D5862" w:rsidP="003D5862">
      <w:pPr>
        <w:pStyle w:val="Rubrik4"/>
      </w:pPr>
      <w:r>
        <w:t>Tool diameter</w:t>
      </w:r>
    </w:p>
    <w:p w14:paraId="37A4441A" w14:textId="77777777" w:rsidR="003D5862" w:rsidRDefault="003D5862" w:rsidP="003D5862">
      <w:pPr>
        <w:keepNext/>
      </w:pPr>
      <w:r w:rsidRPr="003D5862">
        <w:rPr>
          <w:noProof/>
        </w:rPr>
        <w:drawing>
          <wp:inline distT="0" distB="0" distL="0" distR="0" wp14:anchorId="7B943CE5" wp14:editId="00F12916">
            <wp:extent cx="2105319" cy="676369"/>
            <wp:effectExtent l="0" t="0" r="9525" b="9525"/>
            <wp:docPr id="7861334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3340" name=""/>
                    <pic:cNvPicPr/>
                  </pic:nvPicPr>
                  <pic:blipFill>
                    <a:blip r:embed="rId1220"/>
                    <a:stretch>
                      <a:fillRect/>
                    </a:stretch>
                  </pic:blipFill>
                  <pic:spPr>
                    <a:xfrm>
                      <a:off x="0" y="0"/>
                      <a:ext cx="2105319" cy="676369"/>
                    </a:xfrm>
                    <a:prstGeom prst="rect">
                      <a:avLst/>
                    </a:prstGeom>
                  </pic:spPr>
                </pic:pic>
              </a:graphicData>
            </a:graphic>
          </wp:inline>
        </w:drawing>
      </w:r>
    </w:p>
    <w:p w14:paraId="570E04AA" w14:textId="45AF87FA" w:rsidR="003D5862" w:rsidRPr="003D5862" w:rsidRDefault="003D5862" w:rsidP="003D5862">
      <w:pPr>
        <w:pStyle w:val="Beskrivning"/>
      </w:pPr>
      <w:r>
        <w:t xml:space="preserve">Picture </w:t>
      </w:r>
      <w:r>
        <w:fldChar w:fldCharType="begin"/>
      </w:r>
      <w:r>
        <w:instrText xml:space="preserve"> SEQ Picture \* ARABIC </w:instrText>
      </w:r>
      <w:r>
        <w:fldChar w:fldCharType="separate"/>
      </w:r>
      <w:r w:rsidR="00EB6DA4">
        <w:rPr>
          <w:noProof/>
        </w:rPr>
        <w:t>372</w:t>
      </w:r>
      <w:r>
        <w:fldChar w:fldCharType="end"/>
      </w:r>
    </w:p>
    <w:p w14:paraId="2050A017" w14:textId="4443449F" w:rsidR="008F7415" w:rsidRDefault="003D5862" w:rsidP="002B263E">
      <w:r>
        <w:t xml:space="preserve">The tool diameter should be the size of the jet on top side of the cutting. If you </w:t>
      </w:r>
      <w:r w:rsidR="00AB662A">
        <w:t>activate the checkbox, the tool diameter will be the same as the diameter of the mixing tube.</w:t>
      </w:r>
      <w:r w:rsidR="00AB662A" w:rsidRPr="00AB662A">
        <w:t xml:space="preserve"> </w:t>
      </w:r>
      <w:r w:rsidR="00AB662A" w:rsidRPr="00D90E4F">
        <w:t>It is also default value for the part distance when using commands for common cutline</w:t>
      </w:r>
      <w:r w:rsidR="00AB662A">
        <w:t>.</w:t>
      </w:r>
    </w:p>
    <w:p w14:paraId="3D5708A3" w14:textId="77777777" w:rsidR="00B219DC" w:rsidRPr="00D90E4F" w:rsidRDefault="00B219DC" w:rsidP="00AB662A">
      <w:pPr>
        <w:pStyle w:val="Rubrik4"/>
      </w:pPr>
      <w:r w:rsidRPr="00D90E4F">
        <w:t>Additional kerf</w:t>
      </w:r>
    </w:p>
    <w:p w14:paraId="4EF339C5" w14:textId="7B0B5117" w:rsidR="00B219DC" w:rsidRPr="00D90E4F" w:rsidRDefault="00B219DC" w:rsidP="00B219DC">
      <w:r w:rsidRPr="00D90E4F">
        <w:t xml:space="preserve">This setting is enabled only when using </w:t>
      </w:r>
      <w:hyperlink w:anchor="_Calculated_in_IGEMS" w:history="1">
        <w:r w:rsidRPr="00D90E4F">
          <w:rPr>
            <w:rStyle w:val="Hyperlnk"/>
          </w:rPr>
          <w:t>Calculated in IGEMS and Controller</w:t>
        </w:r>
      </w:hyperlink>
      <w:r w:rsidRPr="00D90E4F">
        <w:t>.</w:t>
      </w:r>
      <w:r w:rsidRPr="00D90E4F">
        <w:br/>
        <w:t xml:space="preserve">In this case all 5-axis cutting is </w:t>
      </w:r>
      <w:r w:rsidR="00433D87" w:rsidRPr="00D90E4F">
        <w:t>completely calculated in IGEMS. 2D geometry will be calculated in IGEMS with the tool diameter minus Additional kerf. The additional kerf will then be added by the controller.</w:t>
      </w:r>
    </w:p>
    <w:p w14:paraId="63FC0B43" w14:textId="77777777" w:rsidR="00C83B76" w:rsidRPr="00D90E4F" w:rsidRDefault="008F37BD" w:rsidP="007820FA">
      <w:pPr>
        <w:pStyle w:val="Rubrik5"/>
      </w:pPr>
      <w:r w:rsidRPr="00D90E4F">
        <w:t>AWJ settings</w:t>
      </w:r>
    </w:p>
    <w:p w14:paraId="5748FB3B" w14:textId="77777777" w:rsidR="008F37BD" w:rsidRPr="00D90E4F" w:rsidRDefault="009378B9" w:rsidP="008F37BD">
      <w:pPr>
        <w:keepNext/>
      </w:pPr>
      <w:r w:rsidRPr="00D90E4F">
        <w:rPr>
          <w:noProof/>
        </w:rPr>
        <w:drawing>
          <wp:inline distT="0" distB="0" distL="0" distR="0" wp14:anchorId="55C64DA5" wp14:editId="339D9FE3">
            <wp:extent cx="1316990" cy="1375410"/>
            <wp:effectExtent l="38100" t="19050" r="16510" b="15240"/>
            <wp:docPr id="19083" name="Bild 19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83"/>
                    <pic:cNvPicPr>
                      <a:picLocks noChangeAspect="1" noChangeArrowheads="1"/>
                    </pic:cNvPicPr>
                  </pic:nvPicPr>
                  <pic:blipFill>
                    <a:blip r:embed="rId1221" cstate="print"/>
                    <a:srcRect/>
                    <a:stretch>
                      <a:fillRect/>
                    </a:stretch>
                  </pic:blipFill>
                  <pic:spPr bwMode="auto">
                    <a:xfrm>
                      <a:off x="0" y="0"/>
                      <a:ext cx="1316990" cy="1375410"/>
                    </a:xfrm>
                    <a:prstGeom prst="rect">
                      <a:avLst/>
                    </a:prstGeom>
                    <a:noFill/>
                    <a:ln w="6350">
                      <a:solidFill>
                        <a:srgbClr val="000000"/>
                      </a:solidFill>
                      <a:miter lim="800000"/>
                      <a:headEnd/>
                      <a:tailEnd/>
                    </a:ln>
                    <a:effectLst/>
                  </pic:spPr>
                </pic:pic>
              </a:graphicData>
            </a:graphic>
          </wp:inline>
        </w:drawing>
      </w:r>
    </w:p>
    <w:p w14:paraId="25DAE3DF" w14:textId="3BA48946" w:rsidR="008F37BD" w:rsidRPr="00D90E4F" w:rsidRDefault="008F37BD" w:rsidP="008F37BD">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373</w:t>
      </w:r>
      <w:r w:rsidR="00BE0559" w:rsidRPr="00D90E4F">
        <w:rPr>
          <w:noProof/>
        </w:rPr>
        <w:fldChar w:fldCharType="end"/>
      </w:r>
    </w:p>
    <w:p w14:paraId="5964A8E5" w14:textId="77777777" w:rsidR="00027CA1" w:rsidRPr="00D90E4F" w:rsidRDefault="00027CA1" w:rsidP="00F22501">
      <w:r w:rsidRPr="00D90E4F">
        <w:t xml:space="preserve">The </w:t>
      </w:r>
      <w:r w:rsidR="00DB339F" w:rsidRPr="00D90E4F">
        <w:t>"P</w:t>
      </w:r>
      <w:r w:rsidRPr="00D90E4F">
        <w:t>ressure</w:t>
      </w:r>
      <w:r w:rsidR="00DB339F" w:rsidRPr="00D90E4F">
        <w:t>"</w:t>
      </w:r>
      <w:r w:rsidRPr="00D90E4F">
        <w:t xml:space="preserve"> value should be </w:t>
      </w:r>
      <w:r w:rsidR="00976E22" w:rsidRPr="00D90E4F">
        <w:t>the pressure the pump is set to (the pressure loss is handle</w:t>
      </w:r>
      <w:r w:rsidR="00DB339F" w:rsidRPr="00D90E4F">
        <w:t>d</w:t>
      </w:r>
      <w:r w:rsidR="00976E22" w:rsidRPr="00D90E4F">
        <w:t xml:space="preserve"> by IGEMS)</w:t>
      </w:r>
      <w:r w:rsidR="00DB339F" w:rsidRPr="00D90E4F">
        <w:t>.</w:t>
      </w:r>
    </w:p>
    <w:p w14:paraId="05B02C97" w14:textId="77777777" w:rsidR="00C83B76" w:rsidRPr="00D90E4F" w:rsidRDefault="008F37BD" w:rsidP="00F22501">
      <w:r w:rsidRPr="00D90E4F">
        <w:lastRenderedPageBreak/>
        <w:t>All th</w:t>
      </w:r>
      <w:r w:rsidR="00DB339F" w:rsidRPr="00D90E4F">
        <w:t>ese</w:t>
      </w:r>
      <w:r w:rsidRPr="00D90E4F">
        <w:t xml:space="preserve"> settings are used in the mathematical formula to calculate the cutting speed.</w:t>
      </w:r>
    </w:p>
    <w:p w14:paraId="52AB56B3" w14:textId="77777777" w:rsidR="00027CA1" w:rsidRPr="00D90E4F" w:rsidRDefault="00DB339F" w:rsidP="00F22501">
      <w:r w:rsidRPr="00D90E4F">
        <w:t>Click</w:t>
      </w:r>
      <w:r w:rsidR="00027CA1" w:rsidRPr="00D90E4F">
        <w:t xml:space="preserve"> the </w:t>
      </w:r>
      <w:r w:rsidR="00C47395" w:rsidRPr="00D90E4F">
        <w:t>"</w:t>
      </w:r>
      <w:r w:rsidR="00C16B3B" w:rsidRPr="00D90E4F">
        <w:t>L</w:t>
      </w:r>
      <w:r w:rsidR="00027CA1" w:rsidRPr="00D90E4F">
        <w:t>amp</w:t>
      </w:r>
      <w:r w:rsidR="00C47395" w:rsidRPr="00D90E4F">
        <w:t>"</w:t>
      </w:r>
      <w:r w:rsidR="00027CA1" w:rsidRPr="00D90E4F">
        <w:t xml:space="preserve"> button </w:t>
      </w:r>
      <w:r w:rsidRPr="00D90E4F">
        <w:t xml:space="preserve">to </w:t>
      </w:r>
      <w:r w:rsidR="00027CA1" w:rsidRPr="00D90E4F">
        <w:t>have some hint</w:t>
      </w:r>
      <w:r w:rsidRPr="00D90E4F">
        <w:t>s</w:t>
      </w:r>
      <w:r w:rsidR="00027CA1" w:rsidRPr="00D90E4F">
        <w:t xml:space="preserve"> of good combinations of </w:t>
      </w:r>
      <w:r w:rsidR="00976E22" w:rsidRPr="00D90E4F">
        <w:t>Nozzle/</w:t>
      </w:r>
      <w:r w:rsidR="00027CA1" w:rsidRPr="00D90E4F">
        <w:t>Orifice/</w:t>
      </w:r>
      <w:r w:rsidR="00976E22" w:rsidRPr="00D90E4F">
        <w:t>Abrasive.</w:t>
      </w:r>
    </w:p>
    <w:p w14:paraId="1229F390" w14:textId="77777777" w:rsidR="00976E22" w:rsidRPr="00D90E4F" w:rsidRDefault="009378B9" w:rsidP="00976E22">
      <w:pPr>
        <w:keepNext/>
      </w:pPr>
      <w:r w:rsidRPr="00D90E4F">
        <w:rPr>
          <w:noProof/>
        </w:rPr>
        <w:drawing>
          <wp:inline distT="0" distB="0" distL="0" distR="0" wp14:anchorId="410BA55A" wp14:editId="76D33805">
            <wp:extent cx="2033905" cy="1858010"/>
            <wp:effectExtent l="19050" t="0" r="4445" b="0"/>
            <wp:docPr id="19084" name="Bild 19084" descr="Image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84" descr="Image95"/>
                    <pic:cNvPicPr>
                      <a:picLocks noChangeAspect="1" noChangeArrowheads="1"/>
                    </pic:cNvPicPr>
                  </pic:nvPicPr>
                  <pic:blipFill>
                    <a:blip r:embed="rId1222" cstate="print"/>
                    <a:srcRect/>
                    <a:stretch>
                      <a:fillRect/>
                    </a:stretch>
                  </pic:blipFill>
                  <pic:spPr bwMode="auto">
                    <a:xfrm>
                      <a:off x="0" y="0"/>
                      <a:ext cx="2033905" cy="1858010"/>
                    </a:xfrm>
                    <a:prstGeom prst="rect">
                      <a:avLst/>
                    </a:prstGeom>
                    <a:noFill/>
                    <a:ln w="9525">
                      <a:noFill/>
                      <a:miter lim="800000"/>
                      <a:headEnd/>
                      <a:tailEnd/>
                    </a:ln>
                  </pic:spPr>
                </pic:pic>
              </a:graphicData>
            </a:graphic>
          </wp:inline>
        </w:drawing>
      </w:r>
    </w:p>
    <w:p w14:paraId="6E718951" w14:textId="0E047D31" w:rsidR="00027CA1" w:rsidRPr="00D90E4F" w:rsidRDefault="00976E22" w:rsidP="00976E22">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374</w:t>
      </w:r>
      <w:r w:rsidR="00BE0559" w:rsidRPr="00D90E4F">
        <w:rPr>
          <w:noProof/>
        </w:rPr>
        <w:fldChar w:fldCharType="end"/>
      </w:r>
    </w:p>
    <w:p w14:paraId="14ADD680" w14:textId="77777777" w:rsidR="00027CA1" w:rsidRPr="00D90E4F" w:rsidRDefault="00E17AE8" w:rsidP="00E17AE8">
      <w:pPr>
        <w:pStyle w:val="Frga"/>
      </w:pPr>
      <w:r w:rsidRPr="00D90E4F">
        <w:t>Where do I select the parameters I want to use?</w:t>
      </w:r>
    </w:p>
    <w:p w14:paraId="6C0A9988" w14:textId="77777777" w:rsidR="00E17AE8" w:rsidRPr="00D90E4F" w:rsidRDefault="00E17AE8" w:rsidP="00E17AE8">
      <w:pPr>
        <w:pStyle w:val="Answer"/>
      </w:pPr>
      <w:r w:rsidRPr="00D90E4F">
        <w:t xml:space="preserve">When you select machine and material in the </w:t>
      </w:r>
      <w:r w:rsidR="00DB339F" w:rsidRPr="00D90E4F">
        <w:t>"</w:t>
      </w:r>
      <w:r w:rsidRPr="00D90E4F">
        <w:t>select</w:t>
      </w:r>
      <w:r w:rsidR="00DB339F" w:rsidRPr="00D90E4F">
        <w:t>"</w:t>
      </w:r>
      <w:r w:rsidRPr="00D90E4F">
        <w:t xml:space="preserve"> command then you also select cutting parameters.</w:t>
      </w:r>
    </w:p>
    <w:p w14:paraId="6DB0D69D" w14:textId="77777777" w:rsidR="00E17AE8" w:rsidRPr="00D90E4F" w:rsidRDefault="009378B9" w:rsidP="00E17AE8">
      <w:pPr>
        <w:keepNext/>
      </w:pPr>
      <w:r w:rsidRPr="00D90E4F">
        <w:rPr>
          <w:noProof/>
        </w:rPr>
        <w:drawing>
          <wp:inline distT="0" distB="0" distL="0" distR="0" wp14:anchorId="20191F37" wp14:editId="7ECF3D25">
            <wp:extent cx="2040890" cy="1565275"/>
            <wp:effectExtent l="19050" t="0" r="0" b="0"/>
            <wp:docPr id="19085" name="Bild 19085" descr="Imag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85" descr="Image96"/>
                    <pic:cNvPicPr>
                      <a:picLocks noChangeAspect="1" noChangeArrowheads="1"/>
                    </pic:cNvPicPr>
                  </pic:nvPicPr>
                  <pic:blipFill>
                    <a:blip r:embed="rId1223" cstate="print"/>
                    <a:srcRect/>
                    <a:stretch>
                      <a:fillRect/>
                    </a:stretch>
                  </pic:blipFill>
                  <pic:spPr bwMode="auto">
                    <a:xfrm>
                      <a:off x="0" y="0"/>
                      <a:ext cx="2040890" cy="1565275"/>
                    </a:xfrm>
                    <a:prstGeom prst="rect">
                      <a:avLst/>
                    </a:prstGeom>
                    <a:noFill/>
                    <a:ln w="9525">
                      <a:noFill/>
                      <a:miter lim="800000"/>
                      <a:headEnd/>
                      <a:tailEnd/>
                    </a:ln>
                  </pic:spPr>
                </pic:pic>
              </a:graphicData>
            </a:graphic>
          </wp:inline>
        </w:drawing>
      </w:r>
    </w:p>
    <w:p w14:paraId="34262791" w14:textId="0BA828D3" w:rsidR="00E17AE8" w:rsidRPr="00D90E4F" w:rsidRDefault="00E17AE8" w:rsidP="00E17AE8">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375</w:t>
      </w:r>
      <w:r w:rsidR="00BE0559" w:rsidRPr="00D90E4F">
        <w:rPr>
          <w:noProof/>
        </w:rPr>
        <w:fldChar w:fldCharType="end"/>
      </w:r>
    </w:p>
    <w:p w14:paraId="36C8BA1F" w14:textId="77777777" w:rsidR="00E17AE8" w:rsidRPr="00D90E4F" w:rsidRDefault="00E17AE8" w:rsidP="00E17AE8">
      <w:pPr>
        <w:pStyle w:val="Rubrik2"/>
      </w:pPr>
      <w:bookmarkStart w:id="1275" w:name="_Toc335637014"/>
      <w:bookmarkStart w:id="1276" w:name="_Toc129002999"/>
      <w:bookmarkStart w:id="1277" w:name="_Toc229474954"/>
      <w:r w:rsidRPr="00D90E4F">
        <w:t>Strat</w:t>
      </w:r>
      <w:bookmarkStart w:id="1278" w:name="strategy"/>
      <w:bookmarkEnd w:id="1278"/>
      <w:r w:rsidRPr="00D90E4F">
        <w:t>egy</w:t>
      </w:r>
      <w:bookmarkEnd w:id="1275"/>
      <w:bookmarkEnd w:id="1276"/>
      <w:bookmarkEnd w:id="1277"/>
    </w:p>
    <w:p w14:paraId="4D9905F0" w14:textId="77777777" w:rsidR="00E17AE8" w:rsidRPr="00D90E4F" w:rsidRDefault="00A03AA7" w:rsidP="00E17AE8">
      <w:r w:rsidRPr="00D90E4F">
        <w:t xml:space="preserve">The </w:t>
      </w:r>
      <w:r w:rsidR="00C47395" w:rsidRPr="00D90E4F">
        <w:t>"</w:t>
      </w:r>
      <w:r w:rsidR="00E37C69" w:rsidRPr="00D90E4F">
        <w:t>S</w:t>
      </w:r>
      <w:r w:rsidR="00F26EA4" w:rsidRPr="00D90E4F">
        <w:t>trategy</w:t>
      </w:r>
      <w:r w:rsidR="00C47395" w:rsidRPr="00D90E4F">
        <w:t>"</w:t>
      </w:r>
      <w:r w:rsidR="00F26EA4" w:rsidRPr="00D90E4F">
        <w:t xml:space="preserve"> </w:t>
      </w:r>
      <w:r w:rsidRPr="00D90E4F">
        <w:t>command affects how the postprocessor generate</w:t>
      </w:r>
      <w:r w:rsidR="00DB339F" w:rsidRPr="00D90E4F">
        <w:t>s</w:t>
      </w:r>
      <w:r w:rsidRPr="00D90E4F">
        <w:t xml:space="preserve"> the CNC-file</w:t>
      </w:r>
      <w:r w:rsidR="00DB339F" w:rsidRPr="00D90E4F">
        <w:t>,</w:t>
      </w:r>
      <w:r w:rsidRPr="00D90E4F">
        <w:t xml:space="preserve"> the strategy</w:t>
      </w:r>
      <w:r w:rsidR="00F119EE" w:rsidRPr="00D90E4F">
        <w:t xml:space="preserve"> and workflow </w:t>
      </w:r>
      <w:r w:rsidRPr="00D90E4F">
        <w:t>for the cutting in the machine.</w:t>
      </w:r>
    </w:p>
    <w:p w14:paraId="02859764" w14:textId="77777777" w:rsidR="00A03AA7" w:rsidRPr="00D90E4F" w:rsidRDefault="009378B9" w:rsidP="00A03AA7">
      <w:pPr>
        <w:keepNext/>
      </w:pPr>
      <w:r w:rsidRPr="00D90E4F">
        <w:rPr>
          <w:noProof/>
        </w:rPr>
        <w:drawing>
          <wp:inline distT="0" distB="0" distL="0" distR="0" wp14:anchorId="6F69AF2C" wp14:editId="44721934">
            <wp:extent cx="1814195" cy="1089660"/>
            <wp:effectExtent l="19050" t="19050" r="14605" b="15240"/>
            <wp:docPr id="19086" name="Bild 19086" descr="Imag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86" descr="Image98"/>
                    <pic:cNvPicPr>
                      <a:picLocks noChangeAspect="1" noChangeArrowheads="1"/>
                    </pic:cNvPicPr>
                  </pic:nvPicPr>
                  <pic:blipFill>
                    <a:blip r:embed="rId1224" cstate="print"/>
                    <a:srcRect/>
                    <a:stretch>
                      <a:fillRect/>
                    </a:stretch>
                  </pic:blipFill>
                  <pic:spPr bwMode="auto">
                    <a:xfrm>
                      <a:off x="0" y="0"/>
                      <a:ext cx="1814195" cy="1089660"/>
                    </a:xfrm>
                    <a:prstGeom prst="rect">
                      <a:avLst/>
                    </a:prstGeom>
                    <a:noFill/>
                    <a:ln w="6350">
                      <a:solidFill>
                        <a:srgbClr val="000000"/>
                      </a:solidFill>
                      <a:miter lim="800000"/>
                      <a:headEnd/>
                      <a:tailEnd/>
                    </a:ln>
                    <a:effectLst/>
                  </pic:spPr>
                </pic:pic>
              </a:graphicData>
            </a:graphic>
          </wp:inline>
        </w:drawing>
      </w:r>
    </w:p>
    <w:p w14:paraId="5A0D8A94" w14:textId="16BB3438" w:rsidR="00A03AA7" w:rsidRPr="00D90E4F" w:rsidRDefault="00A03AA7" w:rsidP="00A03AA7">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376</w:t>
      </w:r>
      <w:r w:rsidR="00BE0559" w:rsidRPr="00D90E4F">
        <w:rPr>
          <w:noProof/>
        </w:rPr>
        <w:fldChar w:fldCharType="end"/>
      </w:r>
    </w:p>
    <w:p w14:paraId="548A32E6" w14:textId="77777777" w:rsidR="00F26EA4" w:rsidRPr="00D90E4F" w:rsidRDefault="00F26EA4" w:rsidP="00F26EA4">
      <w:pPr>
        <w:pStyle w:val="DoNow"/>
      </w:pPr>
      <w:r w:rsidRPr="00D90E4F">
        <w:t xml:space="preserve">Press the </w:t>
      </w:r>
      <w:r w:rsidR="00C47395" w:rsidRPr="00D90E4F">
        <w:t>"</w:t>
      </w:r>
      <w:r w:rsidR="00C16B3B" w:rsidRPr="00D90E4F">
        <w:t>S</w:t>
      </w:r>
      <w:r w:rsidRPr="00D90E4F">
        <w:t>trategy</w:t>
      </w:r>
      <w:r w:rsidR="00C47395" w:rsidRPr="00D90E4F">
        <w:t>"</w:t>
      </w:r>
      <w:r w:rsidRPr="00D90E4F">
        <w:t xml:space="preserve"> button</w:t>
      </w:r>
      <w:r w:rsidR="00DB339F" w:rsidRPr="00D90E4F">
        <w:t>.</w:t>
      </w:r>
    </w:p>
    <w:p w14:paraId="54CF77F2" w14:textId="77777777" w:rsidR="00F119EE" w:rsidRPr="00D90E4F" w:rsidRDefault="009378B9" w:rsidP="00F119EE">
      <w:pPr>
        <w:keepNext/>
      </w:pPr>
      <w:r w:rsidRPr="00D90E4F">
        <w:rPr>
          <w:noProof/>
        </w:rPr>
        <w:drawing>
          <wp:inline distT="0" distB="0" distL="0" distR="0" wp14:anchorId="683DC138" wp14:editId="242A7FAD">
            <wp:extent cx="2618740" cy="2311400"/>
            <wp:effectExtent l="19050" t="0" r="0" b="0"/>
            <wp:docPr id="19087" name="Bild 19087" descr="Imag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87" descr="Image99"/>
                    <pic:cNvPicPr>
                      <a:picLocks noChangeAspect="1" noChangeArrowheads="1"/>
                    </pic:cNvPicPr>
                  </pic:nvPicPr>
                  <pic:blipFill>
                    <a:blip r:embed="rId1225" cstate="print"/>
                    <a:srcRect/>
                    <a:stretch>
                      <a:fillRect/>
                    </a:stretch>
                  </pic:blipFill>
                  <pic:spPr bwMode="auto">
                    <a:xfrm>
                      <a:off x="0" y="0"/>
                      <a:ext cx="2618740" cy="2311400"/>
                    </a:xfrm>
                    <a:prstGeom prst="rect">
                      <a:avLst/>
                    </a:prstGeom>
                    <a:noFill/>
                    <a:ln w="9525">
                      <a:noFill/>
                      <a:miter lim="800000"/>
                      <a:headEnd/>
                      <a:tailEnd/>
                    </a:ln>
                  </pic:spPr>
                </pic:pic>
              </a:graphicData>
            </a:graphic>
          </wp:inline>
        </w:drawing>
      </w:r>
    </w:p>
    <w:p w14:paraId="36396950" w14:textId="41F0E693" w:rsidR="00F26EA4" w:rsidRPr="00D90E4F" w:rsidRDefault="00F119EE" w:rsidP="00F119EE">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377</w:t>
      </w:r>
      <w:r w:rsidR="00BE0559" w:rsidRPr="00D90E4F">
        <w:rPr>
          <w:noProof/>
        </w:rPr>
        <w:fldChar w:fldCharType="end"/>
      </w:r>
    </w:p>
    <w:p w14:paraId="5389F934" w14:textId="77777777" w:rsidR="00F26EA4" w:rsidRPr="00D90E4F" w:rsidRDefault="00F119EE" w:rsidP="00E17AE8">
      <w:r w:rsidRPr="00D90E4F">
        <w:t xml:space="preserve">The </w:t>
      </w:r>
      <w:r w:rsidR="00DB339F" w:rsidRPr="00D90E4F">
        <w:t>"S</w:t>
      </w:r>
      <w:r w:rsidRPr="00D90E4F">
        <w:t>trategy</w:t>
      </w:r>
      <w:r w:rsidR="00DB339F" w:rsidRPr="00D90E4F">
        <w:t>"</w:t>
      </w:r>
      <w:r w:rsidR="005D38A3" w:rsidRPr="00D90E4F">
        <w:t xml:space="preserve"> </w:t>
      </w:r>
      <w:r w:rsidRPr="00D90E4F">
        <w:t>is divided in</w:t>
      </w:r>
      <w:r w:rsidR="00DB339F" w:rsidRPr="00D90E4F">
        <w:t>to</w:t>
      </w:r>
      <w:r w:rsidRPr="00D90E4F">
        <w:t xml:space="preserve"> 7 groups</w:t>
      </w:r>
      <w:r w:rsidR="007828CF" w:rsidRPr="00D90E4F">
        <w:t>. S</w:t>
      </w:r>
      <w:r w:rsidRPr="00D90E4F">
        <w:t xml:space="preserve">elect the group in the drop down list located </w:t>
      </w:r>
      <w:r w:rsidR="00DB339F" w:rsidRPr="00D90E4F">
        <w:t>at</w:t>
      </w:r>
      <w:r w:rsidRPr="00D90E4F">
        <w:t xml:space="preserve"> the top</w:t>
      </w:r>
      <w:r w:rsidR="00DB339F" w:rsidRPr="00D90E4F">
        <w:t>:</w:t>
      </w:r>
    </w:p>
    <w:p w14:paraId="6F2A233E" w14:textId="77777777" w:rsidR="00642625" w:rsidRPr="00D90E4F" w:rsidRDefault="009378B9" w:rsidP="00642625">
      <w:pPr>
        <w:keepNext/>
      </w:pPr>
      <w:r w:rsidRPr="00D90E4F">
        <w:rPr>
          <w:noProof/>
        </w:rPr>
        <w:lastRenderedPageBreak/>
        <w:drawing>
          <wp:inline distT="0" distB="0" distL="0" distR="0" wp14:anchorId="0D70CCC5" wp14:editId="3B6C4888">
            <wp:extent cx="2618740" cy="1104900"/>
            <wp:effectExtent l="19050" t="19050" r="10160" b="19050"/>
            <wp:docPr id="19088" name="Bild 19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88"/>
                    <pic:cNvPicPr>
                      <a:picLocks noChangeAspect="1" noChangeArrowheads="1"/>
                    </pic:cNvPicPr>
                  </pic:nvPicPr>
                  <pic:blipFill>
                    <a:blip r:embed="rId1226" cstate="print"/>
                    <a:srcRect/>
                    <a:stretch>
                      <a:fillRect/>
                    </a:stretch>
                  </pic:blipFill>
                  <pic:spPr bwMode="auto">
                    <a:xfrm>
                      <a:off x="0" y="0"/>
                      <a:ext cx="2618740" cy="1104900"/>
                    </a:xfrm>
                    <a:prstGeom prst="rect">
                      <a:avLst/>
                    </a:prstGeom>
                    <a:noFill/>
                    <a:ln w="6350">
                      <a:solidFill>
                        <a:srgbClr val="000000"/>
                      </a:solidFill>
                      <a:miter lim="800000"/>
                      <a:headEnd/>
                      <a:tailEnd/>
                    </a:ln>
                    <a:effectLst/>
                  </pic:spPr>
                </pic:pic>
              </a:graphicData>
            </a:graphic>
          </wp:inline>
        </w:drawing>
      </w:r>
    </w:p>
    <w:p w14:paraId="3E96FC2E" w14:textId="4FEA6A69" w:rsidR="00F119EE" w:rsidRPr="00D90E4F" w:rsidRDefault="00642625" w:rsidP="0064262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378</w:t>
      </w:r>
      <w:r w:rsidR="00BE0559" w:rsidRPr="00D90E4F">
        <w:rPr>
          <w:noProof/>
        </w:rPr>
        <w:fldChar w:fldCharType="end"/>
      </w:r>
    </w:p>
    <w:p w14:paraId="415557E3" w14:textId="77777777" w:rsidR="00642625" w:rsidRPr="00D90E4F" w:rsidRDefault="00D84CC3" w:rsidP="00D84CC3">
      <w:pPr>
        <w:pStyle w:val="Rubrik3"/>
      </w:pPr>
      <w:bookmarkStart w:id="1279" w:name="_Toc129003000"/>
      <w:bookmarkStart w:id="1280" w:name="Cam2d2StrategySettings"/>
      <w:r w:rsidRPr="00D90E4F">
        <w:t>Settings</w:t>
      </w:r>
      <w:bookmarkEnd w:id="1279"/>
    </w:p>
    <w:bookmarkEnd w:id="1280"/>
    <w:p w14:paraId="02197DE1" w14:textId="77777777" w:rsidR="00391992" w:rsidRPr="00D90E4F" w:rsidRDefault="009378B9" w:rsidP="00391992">
      <w:pPr>
        <w:keepNext/>
      </w:pPr>
      <w:r w:rsidRPr="00D90E4F">
        <w:rPr>
          <w:noProof/>
        </w:rPr>
        <w:drawing>
          <wp:inline distT="0" distB="0" distL="0" distR="0" wp14:anchorId="44274E44" wp14:editId="32F25DC5">
            <wp:extent cx="2223770" cy="1155700"/>
            <wp:effectExtent l="19050" t="19050" r="24130" b="25400"/>
            <wp:docPr id="19089" name="Bild 19089" descr="Imag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89" descr="Image101"/>
                    <pic:cNvPicPr>
                      <a:picLocks noChangeAspect="1" noChangeArrowheads="1"/>
                    </pic:cNvPicPr>
                  </pic:nvPicPr>
                  <pic:blipFill>
                    <a:blip r:embed="rId1227" cstate="print"/>
                    <a:srcRect/>
                    <a:stretch>
                      <a:fillRect/>
                    </a:stretch>
                  </pic:blipFill>
                  <pic:spPr bwMode="auto">
                    <a:xfrm>
                      <a:off x="0" y="0"/>
                      <a:ext cx="2223770" cy="1155700"/>
                    </a:xfrm>
                    <a:prstGeom prst="rect">
                      <a:avLst/>
                    </a:prstGeom>
                    <a:noFill/>
                    <a:ln w="6350">
                      <a:solidFill>
                        <a:srgbClr val="000000"/>
                      </a:solidFill>
                      <a:miter lim="800000"/>
                      <a:headEnd/>
                      <a:tailEnd/>
                    </a:ln>
                    <a:effectLst/>
                  </pic:spPr>
                </pic:pic>
              </a:graphicData>
            </a:graphic>
          </wp:inline>
        </w:drawing>
      </w:r>
    </w:p>
    <w:p w14:paraId="26FECF1F" w14:textId="11015D84" w:rsidR="00D84CC3" w:rsidRPr="00D90E4F" w:rsidRDefault="00391992" w:rsidP="00391992">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379</w:t>
      </w:r>
      <w:r w:rsidR="00BE0559" w:rsidRPr="00D90E4F">
        <w:rPr>
          <w:noProof/>
        </w:rPr>
        <w:fldChar w:fldCharType="end"/>
      </w:r>
    </w:p>
    <w:p w14:paraId="185C9C74" w14:textId="77777777" w:rsidR="00F119EE" w:rsidRPr="00D90E4F" w:rsidRDefault="00D84CC3" w:rsidP="00C5529E">
      <w:pPr>
        <w:pStyle w:val="Rubrik4"/>
      </w:pPr>
      <w:r w:rsidRPr="00D90E4F">
        <w:t>Default zero corner</w:t>
      </w:r>
    </w:p>
    <w:p w14:paraId="33EABD7F" w14:textId="77777777" w:rsidR="00D84CC3" w:rsidRPr="00D90E4F" w:rsidRDefault="00D84CC3" w:rsidP="00D84CC3">
      <w:r w:rsidRPr="00D90E4F">
        <w:t xml:space="preserve">When a cut order </w:t>
      </w:r>
      <w:r w:rsidR="00DB339F" w:rsidRPr="00D90E4F">
        <w:t>is created then</w:t>
      </w:r>
      <w:r w:rsidRPr="00D90E4F">
        <w:t xml:space="preserve"> the program zero point </w:t>
      </w:r>
      <w:r w:rsidR="00DB339F" w:rsidRPr="00D90E4F">
        <w:t xml:space="preserve">is automatically </w:t>
      </w:r>
      <w:r w:rsidRPr="00D90E4F">
        <w:t>set to the default corner.</w:t>
      </w:r>
      <w:r w:rsidR="00061249" w:rsidRPr="00D90E4F">
        <w:br/>
        <w:t>Lower left, Lower right, Upper left and Upper right.</w:t>
      </w:r>
    </w:p>
    <w:p w14:paraId="4F74832F" w14:textId="77777777" w:rsidR="00061249" w:rsidRPr="00D90E4F" w:rsidRDefault="009378B9" w:rsidP="00061249">
      <w:pPr>
        <w:keepNext/>
      </w:pPr>
      <w:r w:rsidRPr="00D90E4F">
        <w:rPr>
          <w:noProof/>
        </w:rPr>
        <w:drawing>
          <wp:inline distT="0" distB="0" distL="0" distR="0" wp14:anchorId="17042AF5" wp14:editId="15F0AB0F">
            <wp:extent cx="3584575" cy="1924050"/>
            <wp:effectExtent l="19050" t="0" r="0" b="0"/>
            <wp:docPr id="19090" name="Bild 19090" descr="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90" descr="Image102"/>
                    <pic:cNvPicPr>
                      <a:picLocks noChangeAspect="1" noChangeArrowheads="1"/>
                    </pic:cNvPicPr>
                  </pic:nvPicPr>
                  <pic:blipFill>
                    <a:blip r:embed="rId1228" cstate="print"/>
                    <a:srcRect/>
                    <a:stretch>
                      <a:fillRect/>
                    </a:stretch>
                  </pic:blipFill>
                  <pic:spPr bwMode="auto">
                    <a:xfrm>
                      <a:off x="0" y="0"/>
                      <a:ext cx="3584575" cy="1924050"/>
                    </a:xfrm>
                    <a:prstGeom prst="rect">
                      <a:avLst/>
                    </a:prstGeom>
                    <a:noFill/>
                    <a:ln w="9525">
                      <a:noFill/>
                      <a:miter lim="800000"/>
                      <a:headEnd/>
                      <a:tailEnd/>
                    </a:ln>
                  </pic:spPr>
                </pic:pic>
              </a:graphicData>
            </a:graphic>
          </wp:inline>
        </w:drawing>
      </w:r>
    </w:p>
    <w:p w14:paraId="43D977F1" w14:textId="6D1354F4" w:rsidR="00061249" w:rsidRPr="00D90E4F" w:rsidRDefault="00061249" w:rsidP="0006124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380</w:t>
      </w:r>
      <w:r w:rsidR="00BE0559" w:rsidRPr="00D90E4F">
        <w:rPr>
          <w:noProof/>
        </w:rPr>
        <w:fldChar w:fldCharType="end"/>
      </w:r>
    </w:p>
    <w:p w14:paraId="08DB388A" w14:textId="77777777" w:rsidR="00D84CC3" w:rsidRPr="00D90E4F" w:rsidRDefault="00DB339F" w:rsidP="00D84CC3">
      <w:r w:rsidRPr="00D90E4F">
        <w:t>If there is a</w:t>
      </w:r>
      <w:r w:rsidR="00D84CC3" w:rsidRPr="00D90E4F">
        <w:t xml:space="preserve"> sheet it will be</w:t>
      </w:r>
      <w:r w:rsidRPr="00D90E4F">
        <w:t xml:space="preserve"> located at</w:t>
      </w:r>
      <w:r w:rsidR="00D84CC3" w:rsidRPr="00D90E4F">
        <w:t xml:space="preserve"> the corner of the sheet</w:t>
      </w:r>
      <w:r w:rsidRPr="00D90E4F">
        <w:t xml:space="preserve">; if there is no </w:t>
      </w:r>
      <w:r w:rsidR="00D84CC3" w:rsidRPr="00D90E4F">
        <w:t xml:space="preserve">sheet it will be </w:t>
      </w:r>
      <w:r w:rsidRPr="00D90E4F">
        <w:t xml:space="preserve">located at </w:t>
      </w:r>
      <w:r w:rsidR="00D84CC3" w:rsidRPr="00D90E4F">
        <w:t>the corner of a bounding including all parts.</w:t>
      </w:r>
    </w:p>
    <w:p w14:paraId="5D14AD65" w14:textId="77777777" w:rsidR="00D84CC3" w:rsidRPr="00D90E4F" w:rsidRDefault="00D84CC3" w:rsidP="00D84CC3">
      <w:pPr>
        <w:pStyle w:val="Frga"/>
      </w:pPr>
      <w:r w:rsidRPr="00D90E4F">
        <w:t>Can I change the zero point to an optional point?</w:t>
      </w:r>
    </w:p>
    <w:p w14:paraId="7D4CDC6C" w14:textId="77777777" w:rsidR="00D84CC3" w:rsidRPr="00D90E4F" w:rsidRDefault="00D84CC3" w:rsidP="00D84CC3">
      <w:pPr>
        <w:pStyle w:val="Answer"/>
      </w:pPr>
      <w:r w:rsidRPr="00D90E4F">
        <w:t>Yes</w:t>
      </w:r>
      <w:r w:rsidR="00DB339F" w:rsidRPr="00D90E4F">
        <w:t xml:space="preserve">, </w:t>
      </w:r>
      <w:r w:rsidRPr="00D90E4F">
        <w:t xml:space="preserve">please </w:t>
      </w:r>
      <w:r w:rsidR="00DB339F" w:rsidRPr="00D90E4F">
        <w:t>see</w:t>
      </w:r>
      <w:r w:rsidRPr="00D90E4F">
        <w:t xml:space="preserve"> the </w:t>
      </w:r>
      <w:r w:rsidR="00C47395" w:rsidRPr="00D90E4F">
        <w:t>"</w:t>
      </w:r>
      <w:r w:rsidRPr="00D90E4F">
        <w:t>Order</w:t>
      </w:r>
      <w:r w:rsidR="00C47395" w:rsidRPr="00D90E4F">
        <w:t>"</w:t>
      </w:r>
      <w:r w:rsidRPr="00D90E4F">
        <w:t xml:space="preserve"> command.</w:t>
      </w:r>
    </w:p>
    <w:p w14:paraId="08B1082F" w14:textId="77777777" w:rsidR="00D84CC3" w:rsidRPr="00D90E4F" w:rsidRDefault="00797082" w:rsidP="00C5529E">
      <w:pPr>
        <w:pStyle w:val="Rubrik4"/>
      </w:pPr>
      <w:r w:rsidRPr="00D90E4F">
        <w:t>Stand off</w:t>
      </w:r>
    </w:p>
    <w:p w14:paraId="0A93AAC0" w14:textId="77777777" w:rsidR="0014192F" w:rsidRPr="00D90E4F" w:rsidRDefault="00797082" w:rsidP="00797082">
      <w:r w:rsidRPr="00D90E4F">
        <w:t xml:space="preserve">This value or feature is not implemented as standard on </w:t>
      </w:r>
      <w:r w:rsidR="00061249" w:rsidRPr="00D90E4F">
        <w:t xml:space="preserve">all </w:t>
      </w:r>
      <w:r w:rsidRPr="00D90E4F">
        <w:t xml:space="preserve">postprocessors. </w:t>
      </w:r>
    </w:p>
    <w:p w14:paraId="5E0A39A7" w14:textId="77777777" w:rsidR="00D70BF6" w:rsidRPr="00D90E4F" w:rsidRDefault="009378B9" w:rsidP="00D70BF6">
      <w:pPr>
        <w:keepNext/>
      </w:pPr>
      <w:r w:rsidRPr="00D90E4F">
        <w:rPr>
          <w:noProof/>
        </w:rPr>
        <w:drawing>
          <wp:inline distT="0" distB="0" distL="0" distR="0" wp14:anchorId="4CDF1ED0" wp14:editId="26ADEC87">
            <wp:extent cx="1485265" cy="965835"/>
            <wp:effectExtent l="19050" t="0" r="635" b="0"/>
            <wp:docPr id="19091" name="Bild 19091" descr="Imag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91" descr="Image103"/>
                    <pic:cNvPicPr>
                      <a:picLocks noChangeAspect="1" noChangeArrowheads="1"/>
                    </pic:cNvPicPr>
                  </pic:nvPicPr>
                  <pic:blipFill>
                    <a:blip r:embed="rId1229" cstate="print"/>
                    <a:srcRect/>
                    <a:stretch>
                      <a:fillRect/>
                    </a:stretch>
                  </pic:blipFill>
                  <pic:spPr bwMode="auto">
                    <a:xfrm>
                      <a:off x="0" y="0"/>
                      <a:ext cx="1485265" cy="965835"/>
                    </a:xfrm>
                    <a:prstGeom prst="rect">
                      <a:avLst/>
                    </a:prstGeom>
                    <a:noFill/>
                    <a:ln w="9525">
                      <a:noFill/>
                      <a:miter lim="800000"/>
                      <a:headEnd/>
                      <a:tailEnd/>
                    </a:ln>
                  </pic:spPr>
                </pic:pic>
              </a:graphicData>
            </a:graphic>
          </wp:inline>
        </w:drawing>
      </w:r>
    </w:p>
    <w:p w14:paraId="49529475" w14:textId="40F884C0" w:rsidR="0014192F" w:rsidRPr="00D90E4F" w:rsidRDefault="00D70BF6" w:rsidP="00D70BF6">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381</w:t>
      </w:r>
      <w:r w:rsidR="00BE0559" w:rsidRPr="00D90E4F">
        <w:rPr>
          <w:noProof/>
        </w:rPr>
        <w:fldChar w:fldCharType="end"/>
      </w:r>
    </w:p>
    <w:p w14:paraId="00162FB7" w14:textId="77777777" w:rsidR="00797082" w:rsidRPr="00D90E4F" w:rsidRDefault="00797082" w:rsidP="00797082">
      <w:r w:rsidRPr="00D90E4F">
        <w:t xml:space="preserve">The </w:t>
      </w:r>
      <w:r w:rsidR="0051155C" w:rsidRPr="00D90E4F">
        <w:t xml:space="preserve">value is used </w:t>
      </w:r>
      <w:r w:rsidRPr="00D90E4F">
        <w:t xml:space="preserve">to control the distance between the </w:t>
      </w:r>
      <w:r w:rsidR="0051155C" w:rsidRPr="00D90E4F">
        <w:t xml:space="preserve">end </w:t>
      </w:r>
      <w:r w:rsidRPr="00D90E4F">
        <w:t>of the nozzle to the material.</w:t>
      </w:r>
    </w:p>
    <w:p w14:paraId="6E311F79" w14:textId="77777777" w:rsidR="0051155C" w:rsidRPr="00D90E4F" w:rsidRDefault="0051155C" w:rsidP="00C5529E">
      <w:pPr>
        <w:pStyle w:val="Rubrik4"/>
      </w:pPr>
      <w:r w:rsidRPr="00D90E4F">
        <w:t>Z-axis mode</w:t>
      </w:r>
    </w:p>
    <w:p w14:paraId="6D91544D" w14:textId="77777777" w:rsidR="00F40C6A" w:rsidRPr="00D90E4F" w:rsidRDefault="0051155C" w:rsidP="0051155C">
      <w:r w:rsidRPr="00D90E4F">
        <w:t xml:space="preserve">In the machine setup select up to 4 different Z-axis modes. </w:t>
      </w:r>
      <w:r w:rsidR="00DB339F" w:rsidRPr="00D90E4F">
        <w:t xml:space="preserve">Only </w:t>
      </w:r>
      <w:r w:rsidR="00F40C6A" w:rsidRPr="00D90E4F">
        <w:t xml:space="preserve">the options available for </w:t>
      </w:r>
      <w:r w:rsidR="00DB339F" w:rsidRPr="00D90E4F">
        <w:t>the</w:t>
      </w:r>
      <w:r w:rsidR="00F40C6A" w:rsidRPr="00D90E4F">
        <w:t xml:space="preserve"> machine</w:t>
      </w:r>
      <w:r w:rsidR="005D38A3" w:rsidRPr="00D90E4F">
        <w:t xml:space="preserve"> </w:t>
      </w:r>
      <w:r w:rsidR="00293014" w:rsidRPr="00D90E4F">
        <w:t xml:space="preserve">are </w:t>
      </w:r>
      <w:r w:rsidR="00F40C6A" w:rsidRPr="00D90E4F">
        <w:t>in this list</w:t>
      </w:r>
      <w:r w:rsidR="00DB339F" w:rsidRPr="00D90E4F">
        <w:t>.</w:t>
      </w:r>
    </w:p>
    <w:p w14:paraId="7B5BF273" w14:textId="77777777" w:rsidR="0051155C" w:rsidRPr="00D90E4F" w:rsidRDefault="0051155C" w:rsidP="0051155C">
      <w:r w:rsidRPr="00D90E4F">
        <w:t xml:space="preserve">The implementation of </w:t>
      </w:r>
      <w:r w:rsidR="00F40C6A" w:rsidRPr="00D90E4F">
        <w:t>these modes</w:t>
      </w:r>
      <w:r w:rsidRPr="00D90E4F">
        <w:t xml:space="preserve"> can be different depending of the machine supplier.</w:t>
      </w:r>
    </w:p>
    <w:p w14:paraId="117115F3" w14:textId="77777777" w:rsidR="0051155C" w:rsidRPr="00D90E4F" w:rsidRDefault="009378B9" w:rsidP="0051155C">
      <w:pPr>
        <w:keepNext/>
      </w:pPr>
      <w:r w:rsidRPr="00D90E4F">
        <w:rPr>
          <w:noProof/>
        </w:rPr>
        <w:drawing>
          <wp:inline distT="0" distB="0" distL="0" distR="0" wp14:anchorId="7957BE26" wp14:editId="3626A01B">
            <wp:extent cx="2209165" cy="629285"/>
            <wp:effectExtent l="19050" t="19050" r="19685" b="18415"/>
            <wp:docPr id="19092" name="Bild 19092" descr="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92" descr="Image104"/>
                    <pic:cNvPicPr>
                      <a:picLocks noChangeAspect="1" noChangeArrowheads="1"/>
                    </pic:cNvPicPr>
                  </pic:nvPicPr>
                  <pic:blipFill>
                    <a:blip r:embed="rId1230" cstate="print"/>
                    <a:srcRect/>
                    <a:stretch>
                      <a:fillRect/>
                    </a:stretch>
                  </pic:blipFill>
                  <pic:spPr bwMode="auto">
                    <a:xfrm>
                      <a:off x="0" y="0"/>
                      <a:ext cx="2209165" cy="629285"/>
                    </a:xfrm>
                    <a:prstGeom prst="rect">
                      <a:avLst/>
                    </a:prstGeom>
                    <a:noFill/>
                    <a:ln w="6350">
                      <a:solidFill>
                        <a:srgbClr val="000000"/>
                      </a:solidFill>
                      <a:miter lim="800000"/>
                      <a:headEnd/>
                      <a:tailEnd/>
                    </a:ln>
                    <a:effectLst/>
                  </pic:spPr>
                </pic:pic>
              </a:graphicData>
            </a:graphic>
          </wp:inline>
        </w:drawing>
      </w:r>
    </w:p>
    <w:p w14:paraId="3A63BB9B" w14:textId="4171D8D0" w:rsidR="0051155C" w:rsidRPr="00D90E4F" w:rsidRDefault="0051155C" w:rsidP="0051155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382</w:t>
      </w:r>
      <w:r w:rsidR="00BE0559" w:rsidRPr="00D90E4F">
        <w:rPr>
          <w:noProof/>
        </w:rPr>
        <w:fldChar w:fldCharType="end"/>
      </w:r>
    </w:p>
    <w:p w14:paraId="1F210938" w14:textId="77777777" w:rsidR="0051155C" w:rsidRPr="00D90E4F" w:rsidRDefault="0051155C" w:rsidP="002D3E07">
      <w:pPr>
        <w:pStyle w:val="Rubrik5"/>
      </w:pPr>
      <w:r w:rsidRPr="00D90E4F">
        <w:lastRenderedPageBreak/>
        <w:t>Fixed Z-axis</w:t>
      </w:r>
    </w:p>
    <w:p w14:paraId="516B7000" w14:textId="77777777" w:rsidR="00547E8E" w:rsidRPr="00D90E4F" w:rsidRDefault="00547E8E" w:rsidP="0051155C">
      <w:r w:rsidRPr="00D90E4F">
        <w:t xml:space="preserve">This method </w:t>
      </w:r>
      <w:r w:rsidR="00DB339F" w:rsidRPr="00D90E4F">
        <w:t>is</w:t>
      </w:r>
      <w:r w:rsidRPr="00D90E4F">
        <w:t xml:space="preserve"> used </w:t>
      </w:r>
      <w:r w:rsidR="00DB339F" w:rsidRPr="00D90E4F">
        <w:t>to not</w:t>
      </w:r>
      <w:r w:rsidRPr="00D90E4F">
        <w:t xml:space="preserve"> have any Z-axis movement at all.</w:t>
      </w:r>
    </w:p>
    <w:p w14:paraId="21B494DB" w14:textId="77777777" w:rsidR="00547E8E" w:rsidRPr="00D90E4F" w:rsidRDefault="00F40C6A" w:rsidP="002D3E07">
      <w:pPr>
        <w:pStyle w:val="Rubrik5"/>
      </w:pPr>
      <w:r w:rsidRPr="00D90E4F">
        <w:t>CNC-controlled</w:t>
      </w:r>
    </w:p>
    <w:p w14:paraId="27BF5BC5" w14:textId="77777777" w:rsidR="00F40C6A" w:rsidRPr="00D90E4F" w:rsidRDefault="00F40C6A" w:rsidP="00F40C6A">
      <w:r w:rsidRPr="00D90E4F">
        <w:t>Use this method to move the Z-axis up and down using coordinates.</w:t>
      </w:r>
    </w:p>
    <w:p w14:paraId="73304F9B" w14:textId="77777777" w:rsidR="00F40C6A" w:rsidRPr="00D90E4F" w:rsidRDefault="00F40C6A" w:rsidP="002D3E07">
      <w:pPr>
        <w:pStyle w:val="Rubrik5"/>
      </w:pPr>
      <w:r w:rsidRPr="00D90E4F">
        <w:t>By height sensor</w:t>
      </w:r>
    </w:p>
    <w:p w14:paraId="1F6AF29C" w14:textId="77777777" w:rsidR="00F40C6A" w:rsidRPr="00D90E4F" w:rsidRDefault="00F40C6A" w:rsidP="00F40C6A">
      <w:r w:rsidRPr="00D90E4F">
        <w:t>Use this method to use the height sensor</w:t>
      </w:r>
      <w:r w:rsidR="000F6C35" w:rsidRPr="00D90E4F">
        <w:t>.</w:t>
      </w:r>
    </w:p>
    <w:p w14:paraId="64EA038A" w14:textId="77777777" w:rsidR="00F40C6A" w:rsidRPr="00D90E4F" w:rsidRDefault="00F40C6A" w:rsidP="00F40C6A">
      <w:r w:rsidRPr="00D90E4F">
        <w:t xml:space="preserve">When this mode </w:t>
      </w:r>
      <w:r w:rsidR="007828CF" w:rsidRPr="00D90E4F">
        <w:t xml:space="preserve">is </w:t>
      </w:r>
      <w:r w:rsidRPr="00D90E4F">
        <w:t xml:space="preserve">activated </w:t>
      </w:r>
      <w:r w:rsidR="007828CF" w:rsidRPr="00D90E4F">
        <w:t>choose one of</w:t>
      </w:r>
      <w:r w:rsidRPr="00D90E4F">
        <w:t xml:space="preserve"> four different </w:t>
      </w:r>
      <w:r w:rsidR="000F6C35" w:rsidRPr="00D90E4F">
        <w:t>"S</w:t>
      </w:r>
      <w:r w:rsidRPr="00D90E4F">
        <w:t>enso</w:t>
      </w:r>
      <w:r w:rsidR="00293014" w:rsidRPr="00D90E4F">
        <w:t>r</w:t>
      </w:r>
      <w:r w:rsidRPr="00D90E4F">
        <w:t>ing mode</w:t>
      </w:r>
      <w:r w:rsidR="000F6C35" w:rsidRPr="00D90E4F">
        <w:t>s":</w:t>
      </w:r>
    </w:p>
    <w:p w14:paraId="0096C02B" w14:textId="77777777" w:rsidR="00F40C6A" w:rsidRPr="00D90E4F" w:rsidRDefault="009378B9" w:rsidP="00F40C6A">
      <w:pPr>
        <w:keepNext/>
      </w:pPr>
      <w:r w:rsidRPr="00D90E4F">
        <w:rPr>
          <w:noProof/>
        </w:rPr>
        <w:drawing>
          <wp:inline distT="0" distB="0" distL="0" distR="0" wp14:anchorId="02D8FFA8" wp14:editId="59D48D52">
            <wp:extent cx="2231390" cy="768350"/>
            <wp:effectExtent l="19050" t="19050" r="16510" b="12700"/>
            <wp:docPr id="19069" name="Bild 19069" descr="Imag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69" descr="Image105"/>
                    <pic:cNvPicPr>
                      <a:picLocks noChangeAspect="1" noChangeArrowheads="1"/>
                    </pic:cNvPicPr>
                  </pic:nvPicPr>
                  <pic:blipFill>
                    <a:blip r:embed="rId1231" cstate="print"/>
                    <a:srcRect/>
                    <a:stretch>
                      <a:fillRect/>
                    </a:stretch>
                  </pic:blipFill>
                  <pic:spPr bwMode="auto">
                    <a:xfrm>
                      <a:off x="0" y="0"/>
                      <a:ext cx="2231390" cy="768350"/>
                    </a:xfrm>
                    <a:prstGeom prst="rect">
                      <a:avLst/>
                    </a:prstGeom>
                    <a:noFill/>
                    <a:ln w="6350">
                      <a:solidFill>
                        <a:srgbClr val="000000"/>
                      </a:solidFill>
                      <a:miter lim="800000"/>
                      <a:headEnd/>
                      <a:tailEnd/>
                    </a:ln>
                    <a:effectLst/>
                  </pic:spPr>
                </pic:pic>
              </a:graphicData>
            </a:graphic>
          </wp:inline>
        </w:drawing>
      </w:r>
    </w:p>
    <w:p w14:paraId="3256EED7" w14:textId="31960D7D" w:rsidR="00F40C6A" w:rsidRPr="00D90E4F" w:rsidRDefault="00F40C6A" w:rsidP="00F40C6A">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383</w:t>
      </w:r>
      <w:r w:rsidR="00BE0559" w:rsidRPr="00D90E4F">
        <w:rPr>
          <w:noProof/>
        </w:rPr>
        <w:fldChar w:fldCharType="end"/>
      </w:r>
    </w:p>
    <w:p w14:paraId="7241AAC3" w14:textId="77777777" w:rsidR="00234F1B" w:rsidRPr="00D90E4F" w:rsidRDefault="00234F1B" w:rsidP="00234F1B">
      <w:r w:rsidRPr="00D90E4F">
        <w:t xml:space="preserve">The sensor </w:t>
      </w:r>
      <w:r w:rsidR="000F6C35" w:rsidRPr="00D90E4F">
        <w:t>measures</w:t>
      </w:r>
      <w:r w:rsidRPr="00D90E4F">
        <w:t xml:space="preserve"> the height on a time period or a cutting distance.</w:t>
      </w:r>
    </w:p>
    <w:p w14:paraId="5C40F545" w14:textId="77777777" w:rsidR="00D70BF6" w:rsidRPr="00D90E4F" w:rsidRDefault="009378B9" w:rsidP="00D70BF6">
      <w:pPr>
        <w:keepNext/>
      </w:pPr>
      <w:r w:rsidRPr="00D90E4F">
        <w:rPr>
          <w:noProof/>
        </w:rPr>
        <w:drawing>
          <wp:inline distT="0" distB="0" distL="0" distR="0" wp14:anchorId="4A3E72F5" wp14:editId="58CD0E9F">
            <wp:extent cx="2209165" cy="607060"/>
            <wp:effectExtent l="19050" t="19050" r="19685" b="21590"/>
            <wp:docPr id="19070" name="Bild 19070" descr="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70" descr="Image106"/>
                    <pic:cNvPicPr>
                      <a:picLocks noChangeAspect="1" noChangeArrowheads="1"/>
                    </pic:cNvPicPr>
                  </pic:nvPicPr>
                  <pic:blipFill>
                    <a:blip r:embed="rId1232" cstate="print"/>
                    <a:srcRect/>
                    <a:stretch>
                      <a:fillRect/>
                    </a:stretch>
                  </pic:blipFill>
                  <pic:spPr bwMode="auto">
                    <a:xfrm>
                      <a:off x="0" y="0"/>
                      <a:ext cx="2209165" cy="607060"/>
                    </a:xfrm>
                    <a:prstGeom prst="rect">
                      <a:avLst/>
                    </a:prstGeom>
                    <a:noFill/>
                    <a:ln w="6350">
                      <a:solidFill>
                        <a:srgbClr val="000000"/>
                      </a:solidFill>
                      <a:miter lim="800000"/>
                      <a:headEnd/>
                      <a:tailEnd/>
                    </a:ln>
                    <a:effectLst/>
                  </pic:spPr>
                </pic:pic>
              </a:graphicData>
            </a:graphic>
          </wp:inline>
        </w:drawing>
      </w:r>
    </w:p>
    <w:p w14:paraId="430E50C7" w14:textId="79CEDA50" w:rsidR="00234F1B" w:rsidRPr="00D90E4F" w:rsidRDefault="00D70BF6" w:rsidP="00D70BF6">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384</w:t>
      </w:r>
      <w:r w:rsidR="00BE0559" w:rsidRPr="00D90E4F">
        <w:rPr>
          <w:noProof/>
        </w:rPr>
        <w:fldChar w:fldCharType="end"/>
      </w:r>
    </w:p>
    <w:p w14:paraId="173DADAC" w14:textId="60B5DC33" w:rsidR="00234F1B" w:rsidRDefault="00D70BF6" w:rsidP="00234F1B">
      <w:r w:rsidRPr="00D90E4F">
        <w:t>The time period is calculated from the "Stamping distance"</w:t>
      </w:r>
      <w:r w:rsidR="000F6C35" w:rsidRPr="00D90E4F">
        <w:t>, which is th</w:t>
      </w:r>
      <w:r w:rsidRPr="00D90E4F">
        <w:t>e time it takes to cut this distance in medium quality.</w:t>
      </w:r>
    </w:p>
    <w:p w14:paraId="227CA4A5" w14:textId="77777777" w:rsidR="009718F6" w:rsidRPr="00EE3412" w:rsidRDefault="009718F6" w:rsidP="00EE3412">
      <w:pPr>
        <w:rPr>
          <w:b/>
          <w:bCs/>
        </w:rPr>
      </w:pPr>
      <w:r w:rsidRPr="00EE3412">
        <w:rPr>
          <w:b/>
          <w:bCs/>
        </w:rPr>
        <w:t xml:space="preserve">Once: </w:t>
      </w:r>
    </w:p>
    <w:p w14:paraId="22C52250" w14:textId="77777777" w:rsidR="009718F6" w:rsidRDefault="009718F6" w:rsidP="00EE3412">
      <w:r>
        <w:t xml:space="preserve">In this case the sensor is used only on the very first piercing on the sheet. This will set the Z-coordinate to zero on the correct level and will not be used any more. It is lifted up during the whole program. The machine will use Z-coordinates to move the nozzle up and down. This method is used for really flat material that not bending during the cutting. </w:t>
      </w:r>
    </w:p>
    <w:p w14:paraId="7FC21EC4" w14:textId="77777777" w:rsidR="009718F6" w:rsidRDefault="009718F6" w:rsidP="00EE3412"/>
    <w:p w14:paraId="55233EE3" w14:textId="77777777" w:rsidR="009718F6" w:rsidRPr="00EE3412" w:rsidRDefault="009718F6" w:rsidP="00EE3412">
      <w:pPr>
        <w:rPr>
          <w:b/>
          <w:bCs/>
        </w:rPr>
      </w:pPr>
      <w:r w:rsidRPr="00EE3412">
        <w:rPr>
          <w:b/>
          <w:bCs/>
        </w:rPr>
        <w:t>Every piercing:</w:t>
      </w:r>
    </w:p>
    <w:p w14:paraId="443063B4" w14:textId="77777777" w:rsidR="009718F6" w:rsidRDefault="009718F6" w:rsidP="00EE3412">
      <w:r>
        <w:t>The sensor is used to measure the height for every new piercing, but it will not be used during the cutting. It is lifted up during the cut.</w:t>
      </w:r>
    </w:p>
    <w:p w14:paraId="0F6DD70C" w14:textId="77777777" w:rsidR="009718F6" w:rsidRDefault="009718F6" w:rsidP="00EE3412"/>
    <w:p w14:paraId="03DF94FF" w14:textId="77777777" w:rsidR="009718F6" w:rsidRPr="00EE3412" w:rsidRDefault="009718F6" w:rsidP="00EE3412">
      <w:pPr>
        <w:rPr>
          <w:b/>
          <w:bCs/>
        </w:rPr>
      </w:pPr>
      <w:r w:rsidRPr="00EE3412">
        <w:rPr>
          <w:b/>
          <w:bCs/>
        </w:rPr>
        <w:t>Stamping:</w:t>
      </w:r>
    </w:p>
    <w:p w14:paraId="33639F81" w14:textId="77777777" w:rsidR="009718F6" w:rsidRDefault="009718F6" w:rsidP="00EE3412">
      <w:r>
        <w:t>This is used for large parts on 2D cutting. The sensor is going down and up every (for example 200mm) and adjust the height.</w:t>
      </w:r>
    </w:p>
    <w:p w14:paraId="0FEAD96E" w14:textId="77777777" w:rsidR="009718F6" w:rsidRDefault="009718F6" w:rsidP="00EE3412"/>
    <w:p w14:paraId="3FA401F7" w14:textId="77777777" w:rsidR="009718F6" w:rsidRPr="00EE3412" w:rsidRDefault="009718F6" w:rsidP="00EE3412">
      <w:pPr>
        <w:rPr>
          <w:b/>
          <w:bCs/>
        </w:rPr>
      </w:pPr>
      <w:r w:rsidRPr="00EE3412">
        <w:rPr>
          <w:b/>
          <w:bCs/>
        </w:rPr>
        <w:t>Dragging:</w:t>
      </w:r>
    </w:p>
    <w:p w14:paraId="11EC32A1" w14:textId="77777777" w:rsidR="009718F6" w:rsidRDefault="009718F6" w:rsidP="00EE3412">
      <w:r>
        <w:t>This is used for large parts on Bevel cutting. The sensor is adjusting the height continuously.</w:t>
      </w:r>
    </w:p>
    <w:p w14:paraId="2D5F126C" w14:textId="77777777" w:rsidR="009718F6" w:rsidRDefault="009718F6" w:rsidP="00EE3412"/>
    <w:p w14:paraId="33527B19" w14:textId="77777777" w:rsidR="009718F6" w:rsidRPr="00EE3412" w:rsidRDefault="009718F6" w:rsidP="00EE3412">
      <w:pPr>
        <w:rPr>
          <w:b/>
          <w:bCs/>
        </w:rPr>
      </w:pPr>
      <w:r w:rsidRPr="00EE3412">
        <w:rPr>
          <w:b/>
          <w:bCs/>
        </w:rPr>
        <w:t>Zone:</w:t>
      </w:r>
    </w:p>
    <w:p w14:paraId="7E493AF4" w14:textId="2973434E" w:rsidR="009718F6" w:rsidRDefault="009718F6" w:rsidP="00EE3412">
      <w:r>
        <w:t>This method checks the distance to previous height sensoring position and do a sensoring if the distance is more than the value for "Flat zone radius"</w:t>
      </w:r>
    </w:p>
    <w:p w14:paraId="5A67B0C7" w14:textId="77777777" w:rsidR="009718F6" w:rsidRDefault="009718F6" w:rsidP="00EE3412"/>
    <w:p w14:paraId="56F5B229" w14:textId="77777777" w:rsidR="009718F6" w:rsidRPr="00EE3412" w:rsidRDefault="009718F6" w:rsidP="00EE3412">
      <w:pPr>
        <w:rPr>
          <w:b/>
          <w:bCs/>
        </w:rPr>
      </w:pPr>
      <w:r w:rsidRPr="00EE3412">
        <w:rPr>
          <w:b/>
          <w:bCs/>
        </w:rPr>
        <w:t>Auto:</w:t>
      </w:r>
    </w:p>
    <w:p w14:paraId="2AC0B001" w14:textId="77777777" w:rsidR="009718F6" w:rsidRDefault="009718F6" w:rsidP="00EE3412">
      <w:r>
        <w:t>This method is always recommended. It will automatically check the contour and switch between Zone, Stamping and Dragging depending of distance to previous sensoring and the individual size of each part that will be cut.</w:t>
      </w:r>
    </w:p>
    <w:p w14:paraId="3BCD6B44" w14:textId="53E46D01" w:rsidR="009718F6" w:rsidRDefault="00253F53" w:rsidP="00234F1B">
      <w:r>
        <w:rPr>
          <w:noProof/>
        </w:rPr>
        <w:drawing>
          <wp:inline distT="0" distB="0" distL="0" distR="0" wp14:anchorId="7D36A33D" wp14:editId="3421603C">
            <wp:extent cx="4794885" cy="1097915"/>
            <wp:effectExtent l="0" t="0" r="5715" b="6985"/>
            <wp:docPr id="1073741847" name="officeArt object" descr="Bildobjekt 22"/>
            <wp:cNvGraphicFramePr/>
            <a:graphic xmlns:a="http://schemas.openxmlformats.org/drawingml/2006/main">
              <a:graphicData uri="http://schemas.openxmlformats.org/drawingml/2006/picture">
                <pic:pic xmlns:pic="http://schemas.openxmlformats.org/drawingml/2006/picture">
                  <pic:nvPicPr>
                    <pic:cNvPr id="1073741847" name="officeArt object" descr="Bildobjekt 22"/>
                    <pic:cNvPicPr/>
                  </pic:nvPicPr>
                  <pic:blipFill>
                    <a:blip r:embed="rId1233"/>
                    <a:stretch>
                      <a:fillRect/>
                    </a:stretch>
                  </pic:blipFill>
                  <pic:spPr>
                    <a:xfrm>
                      <a:off x="0" y="0"/>
                      <a:ext cx="4794885" cy="1097915"/>
                    </a:xfrm>
                    <a:prstGeom prst="rect">
                      <a:avLst/>
                    </a:prstGeom>
                    <a:ln w="12700" cap="flat">
                      <a:noFill/>
                      <a:miter lim="400000"/>
                    </a:ln>
                    <a:effectLst/>
                  </pic:spPr>
                </pic:pic>
              </a:graphicData>
            </a:graphic>
          </wp:inline>
        </w:drawing>
      </w:r>
    </w:p>
    <w:p w14:paraId="56618D9C" w14:textId="133C1C0F" w:rsidR="00253F53" w:rsidRDefault="00253F53" w:rsidP="00234F1B">
      <w:r>
        <w:t>Holes around areas A have only one sensoring each. B is a 45-degree bevel cut and will be cut with Dragging sensoring. The outside long geometry has a long straight cut and will be using the stamping method.</w:t>
      </w:r>
    </w:p>
    <w:p w14:paraId="72F3ED6E" w14:textId="00BC45E3" w:rsidR="001B7045" w:rsidRPr="001B7045" w:rsidRDefault="001B7045" w:rsidP="001B7045">
      <w:pPr>
        <w:shd w:val="clear" w:color="auto" w:fill="FFFFFF"/>
        <w:rPr>
          <w:color w:val="000000"/>
          <w:u w:val="single" w:color="0000FF"/>
        </w:rPr>
      </w:pPr>
    </w:p>
    <w:p w14:paraId="343C6EFC" w14:textId="77777777" w:rsidR="00F40C6A" w:rsidRPr="00D90E4F" w:rsidRDefault="00F40C6A" w:rsidP="007820FA">
      <w:pPr>
        <w:pStyle w:val="Rubrik5"/>
      </w:pPr>
      <w:r w:rsidRPr="00D90E4F">
        <w:t>By measuring</w:t>
      </w:r>
    </w:p>
    <w:p w14:paraId="0D7A88AD" w14:textId="77777777" w:rsidR="00F40C6A" w:rsidRDefault="000F6C35" w:rsidP="00F40C6A">
      <w:r w:rsidRPr="00D90E4F">
        <w:t>Use t</w:t>
      </w:r>
      <w:r w:rsidR="00FA05AB" w:rsidRPr="00D90E4F">
        <w:t xml:space="preserve">his method </w:t>
      </w:r>
      <w:r w:rsidR="00F40C6A" w:rsidRPr="00D90E4F">
        <w:t xml:space="preserve">when </w:t>
      </w:r>
      <w:r w:rsidRPr="00D90E4F">
        <w:t>there is</w:t>
      </w:r>
      <w:r w:rsidR="00F40C6A" w:rsidRPr="00D90E4F">
        <w:t xml:space="preserve"> a separate height measuring system. This is mostly used on 5-axis machines.</w:t>
      </w:r>
    </w:p>
    <w:p w14:paraId="5529A326" w14:textId="77777777" w:rsidR="00775A81" w:rsidRPr="00D90E4F" w:rsidRDefault="00775A81" w:rsidP="00775A81">
      <w:pPr>
        <w:pStyle w:val="Rubrik5"/>
      </w:pPr>
      <w:r w:rsidRPr="00D90E4F">
        <w:lastRenderedPageBreak/>
        <w:t>By sheet</w:t>
      </w:r>
    </w:p>
    <w:p w14:paraId="3964BBE7" w14:textId="77777777" w:rsidR="00775A81" w:rsidRPr="00D90E4F" w:rsidRDefault="00775A81" w:rsidP="00775A81">
      <w:pPr>
        <w:keepNext/>
      </w:pPr>
      <w:r w:rsidRPr="00D90E4F">
        <w:rPr>
          <w:noProof/>
        </w:rPr>
        <w:drawing>
          <wp:inline distT="0" distB="0" distL="0" distR="0" wp14:anchorId="09DAE545" wp14:editId="2D9A4B21">
            <wp:extent cx="2245995" cy="1228725"/>
            <wp:effectExtent l="19050" t="0" r="1905" b="0"/>
            <wp:docPr id="2145181482" name="Bild 19008" descr="Image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08" descr="Image165"/>
                    <pic:cNvPicPr>
                      <a:picLocks noChangeAspect="1" noChangeArrowheads="1"/>
                    </pic:cNvPicPr>
                  </pic:nvPicPr>
                  <pic:blipFill>
                    <a:blip r:embed="rId1234" cstate="print"/>
                    <a:srcRect/>
                    <a:stretch>
                      <a:fillRect/>
                    </a:stretch>
                  </pic:blipFill>
                  <pic:spPr bwMode="auto">
                    <a:xfrm>
                      <a:off x="0" y="0"/>
                      <a:ext cx="2245995" cy="1228725"/>
                    </a:xfrm>
                    <a:prstGeom prst="rect">
                      <a:avLst/>
                    </a:prstGeom>
                    <a:noFill/>
                    <a:ln w="9525">
                      <a:noFill/>
                      <a:miter lim="800000"/>
                      <a:headEnd/>
                      <a:tailEnd/>
                    </a:ln>
                  </pic:spPr>
                </pic:pic>
              </a:graphicData>
            </a:graphic>
          </wp:inline>
        </w:drawing>
      </w:r>
    </w:p>
    <w:p w14:paraId="68895140" w14:textId="641070BD" w:rsidR="00775A81" w:rsidRPr="00D90E4F" w:rsidRDefault="00775A81" w:rsidP="00775A81">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385</w:t>
      </w:r>
      <w:r w:rsidRPr="00D90E4F">
        <w:rPr>
          <w:noProof/>
        </w:rPr>
        <w:fldChar w:fldCharType="end"/>
      </w:r>
    </w:p>
    <w:p w14:paraId="76FEF743" w14:textId="77777777" w:rsidR="00775A81" w:rsidRPr="00D90E4F" w:rsidRDefault="00775A81" w:rsidP="00775A81">
      <w:r w:rsidRPr="00D90E4F">
        <w:t>This method measures the whole sheet in advance. It only measures points that are close to the cutting geometry and that will be used by the cutting.</w:t>
      </w:r>
    </w:p>
    <w:p w14:paraId="2E60BE93" w14:textId="77777777" w:rsidR="00775A81" w:rsidRPr="00D90E4F" w:rsidRDefault="00775A81" w:rsidP="00775A81">
      <w:pPr>
        <w:pStyle w:val="Rubrik5"/>
      </w:pPr>
      <w:r w:rsidRPr="00D90E4F">
        <w:t>By part</w:t>
      </w:r>
    </w:p>
    <w:p w14:paraId="507BE358" w14:textId="77777777" w:rsidR="00775A81" w:rsidRPr="00D90E4F" w:rsidRDefault="00775A81" w:rsidP="00775A81">
      <w:pPr>
        <w:keepNext/>
      </w:pPr>
      <w:r w:rsidRPr="00D90E4F">
        <w:rPr>
          <w:noProof/>
        </w:rPr>
        <w:drawing>
          <wp:inline distT="0" distB="0" distL="0" distR="0" wp14:anchorId="1340FA45" wp14:editId="3ECDF545">
            <wp:extent cx="2238375" cy="1221740"/>
            <wp:effectExtent l="19050" t="0" r="9525" b="0"/>
            <wp:docPr id="612935032" name="Bild 19007" descr="Image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07" descr="Image166"/>
                    <pic:cNvPicPr>
                      <a:picLocks noChangeAspect="1" noChangeArrowheads="1"/>
                    </pic:cNvPicPr>
                  </pic:nvPicPr>
                  <pic:blipFill>
                    <a:blip r:embed="rId1235" cstate="print"/>
                    <a:srcRect/>
                    <a:stretch>
                      <a:fillRect/>
                    </a:stretch>
                  </pic:blipFill>
                  <pic:spPr bwMode="auto">
                    <a:xfrm>
                      <a:off x="0" y="0"/>
                      <a:ext cx="2238375" cy="1221740"/>
                    </a:xfrm>
                    <a:prstGeom prst="rect">
                      <a:avLst/>
                    </a:prstGeom>
                    <a:noFill/>
                    <a:ln w="9525">
                      <a:noFill/>
                      <a:miter lim="800000"/>
                      <a:headEnd/>
                      <a:tailEnd/>
                    </a:ln>
                  </pic:spPr>
                </pic:pic>
              </a:graphicData>
            </a:graphic>
          </wp:inline>
        </w:drawing>
      </w:r>
    </w:p>
    <w:p w14:paraId="3BCD8DEC" w14:textId="3330B385" w:rsidR="00775A81" w:rsidRPr="00D90E4F" w:rsidRDefault="00775A81" w:rsidP="00775A81">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386</w:t>
      </w:r>
      <w:r w:rsidRPr="00D90E4F">
        <w:rPr>
          <w:noProof/>
        </w:rPr>
        <w:fldChar w:fldCharType="end"/>
      </w:r>
    </w:p>
    <w:p w14:paraId="57CA603D" w14:textId="77777777" w:rsidR="00775A81" w:rsidRPr="00D90E4F" w:rsidRDefault="00775A81" w:rsidP="00775A81">
      <w:r w:rsidRPr="00D90E4F">
        <w:t>This method is a combination of measuring and cutting. It measures the geometry and then cuts the geometry; then it measures again and then cuts again, and so on.</w:t>
      </w:r>
    </w:p>
    <w:p w14:paraId="73DA3824" w14:textId="77777777" w:rsidR="00775A81" w:rsidRPr="00D90E4F" w:rsidRDefault="00775A81" w:rsidP="00F40C6A"/>
    <w:p w14:paraId="30DA0122" w14:textId="77777777" w:rsidR="00797082" w:rsidRPr="00D90E4F" w:rsidRDefault="00FA05AB" w:rsidP="00C5529E">
      <w:pPr>
        <w:pStyle w:val="Rubrik4"/>
      </w:pPr>
      <w:r w:rsidRPr="00D90E4F">
        <w:t>Check part distance</w:t>
      </w:r>
    </w:p>
    <w:p w14:paraId="366A363E" w14:textId="77777777" w:rsidR="00BE4833" w:rsidRPr="00D90E4F" w:rsidRDefault="009378B9" w:rsidP="00BE4833">
      <w:pPr>
        <w:keepNext/>
      </w:pPr>
      <w:r w:rsidRPr="00D90E4F">
        <w:rPr>
          <w:noProof/>
        </w:rPr>
        <w:drawing>
          <wp:inline distT="0" distB="0" distL="0" distR="0" wp14:anchorId="4DB6E000" wp14:editId="7BBC2B99">
            <wp:extent cx="2223770" cy="226695"/>
            <wp:effectExtent l="19050" t="19050" r="24130" b="20955"/>
            <wp:docPr id="19071" name="Bild 19071" descr="Imag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71" descr="Image107"/>
                    <pic:cNvPicPr>
                      <a:picLocks noChangeAspect="1" noChangeArrowheads="1"/>
                    </pic:cNvPicPr>
                  </pic:nvPicPr>
                  <pic:blipFill>
                    <a:blip r:embed="rId1236" cstate="print"/>
                    <a:srcRect/>
                    <a:stretch>
                      <a:fillRect/>
                    </a:stretch>
                  </pic:blipFill>
                  <pic:spPr bwMode="auto">
                    <a:xfrm>
                      <a:off x="0" y="0"/>
                      <a:ext cx="2223770" cy="226695"/>
                    </a:xfrm>
                    <a:prstGeom prst="rect">
                      <a:avLst/>
                    </a:prstGeom>
                    <a:noFill/>
                    <a:ln w="6350">
                      <a:solidFill>
                        <a:srgbClr val="000000"/>
                      </a:solidFill>
                      <a:miter lim="800000"/>
                      <a:headEnd/>
                      <a:tailEnd/>
                    </a:ln>
                    <a:effectLst/>
                  </pic:spPr>
                </pic:pic>
              </a:graphicData>
            </a:graphic>
          </wp:inline>
        </w:drawing>
      </w:r>
    </w:p>
    <w:p w14:paraId="23AFA78A" w14:textId="13E686DE" w:rsidR="00FA05AB" w:rsidRPr="00D90E4F" w:rsidRDefault="00BE4833" w:rsidP="00BE4833">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387</w:t>
      </w:r>
      <w:r w:rsidR="00BE0559" w:rsidRPr="00D90E4F">
        <w:rPr>
          <w:noProof/>
        </w:rPr>
        <w:fldChar w:fldCharType="end"/>
      </w:r>
    </w:p>
    <w:p w14:paraId="24BB29C2" w14:textId="77777777" w:rsidR="00BE757B" w:rsidRPr="00D90E4F" w:rsidRDefault="00BE4833" w:rsidP="00FA05AB">
      <w:r w:rsidRPr="00D90E4F">
        <w:t>This feature check</w:t>
      </w:r>
      <w:r w:rsidR="000F6C35" w:rsidRPr="00D90E4F">
        <w:t>s</w:t>
      </w:r>
      <w:r w:rsidRPr="00D90E4F">
        <w:t xml:space="preserve"> the distance between all parts before starting the process. </w:t>
      </w:r>
    </w:p>
    <w:p w14:paraId="3B3DBC09" w14:textId="77777777" w:rsidR="00BE757B" w:rsidRPr="00D90E4F" w:rsidRDefault="009378B9" w:rsidP="00BE757B">
      <w:pPr>
        <w:keepNext/>
      </w:pPr>
      <w:r w:rsidRPr="00D90E4F">
        <w:rPr>
          <w:noProof/>
        </w:rPr>
        <w:drawing>
          <wp:inline distT="0" distB="0" distL="0" distR="0" wp14:anchorId="7CE19759" wp14:editId="75781A74">
            <wp:extent cx="1616710" cy="936625"/>
            <wp:effectExtent l="19050" t="0" r="2540" b="0"/>
            <wp:docPr id="19072" name="Bild 19072" descr="Imag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72" descr="Image109"/>
                    <pic:cNvPicPr>
                      <a:picLocks noChangeAspect="1" noChangeArrowheads="1"/>
                    </pic:cNvPicPr>
                  </pic:nvPicPr>
                  <pic:blipFill>
                    <a:blip r:embed="rId1237" cstate="print"/>
                    <a:srcRect/>
                    <a:stretch>
                      <a:fillRect/>
                    </a:stretch>
                  </pic:blipFill>
                  <pic:spPr bwMode="auto">
                    <a:xfrm>
                      <a:off x="0" y="0"/>
                      <a:ext cx="1616710" cy="936625"/>
                    </a:xfrm>
                    <a:prstGeom prst="rect">
                      <a:avLst/>
                    </a:prstGeom>
                    <a:noFill/>
                    <a:ln w="9525">
                      <a:noFill/>
                      <a:miter lim="800000"/>
                      <a:headEnd/>
                      <a:tailEnd/>
                    </a:ln>
                  </pic:spPr>
                </pic:pic>
              </a:graphicData>
            </a:graphic>
          </wp:inline>
        </w:drawing>
      </w:r>
    </w:p>
    <w:p w14:paraId="4A6386D3" w14:textId="0D2AC9AD" w:rsidR="00BE757B" w:rsidRPr="00D90E4F" w:rsidRDefault="00BE757B" w:rsidP="00BE757B">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388</w:t>
      </w:r>
      <w:r w:rsidR="00BE0559" w:rsidRPr="00D90E4F">
        <w:rPr>
          <w:noProof/>
        </w:rPr>
        <w:fldChar w:fldCharType="end"/>
      </w:r>
    </w:p>
    <w:p w14:paraId="67383985" w14:textId="77777777" w:rsidR="00BE4833" w:rsidRPr="00D90E4F" w:rsidRDefault="00BE4833" w:rsidP="00FA05AB">
      <w:r w:rsidRPr="00D90E4F">
        <w:t xml:space="preserve">If </w:t>
      </w:r>
      <w:r w:rsidR="00BE757B" w:rsidRPr="00D90E4F">
        <w:t xml:space="preserve">parts interfere </w:t>
      </w:r>
      <w:r w:rsidR="000F6C35" w:rsidRPr="00D90E4F">
        <w:t>with</w:t>
      </w:r>
      <w:r w:rsidR="00BE757B" w:rsidRPr="00D90E4F">
        <w:t xml:space="preserve"> each other or are closer than </w:t>
      </w:r>
      <w:r w:rsidRPr="00D90E4F">
        <w:t xml:space="preserve">tool distance </w:t>
      </w:r>
      <w:r w:rsidR="000F6C35" w:rsidRPr="00D90E4F">
        <w:t>there is the</w:t>
      </w:r>
      <w:r w:rsidRPr="00D90E4F">
        <w:t xml:space="preserve"> following message</w:t>
      </w:r>
      <w:r w:rsidR="000F6C35" w:rsidRPr="00D90E4F">
        <w:t>:</w:t>
      </w:r>
    </w:p>
    <w:p w14:paraId="7303A098" w14:textId="77777777" w:rsidR="00BE4833" w:rsidRPr="00D90E4F" w:rsidRDefault="009378B9" w:rsidP="00BE4833">
      <w:pPr>
        <w:keepNext/>
      </w:pPr>
      <w:r w:rsidRPr="00D90E4F">
        <w:rPr>
          <w:noProof/>
        </w:rPr>
        <w:drawing>
          <wp:inline distT="0" distB="0" distL="0" distR="0" wp14:anchorId="1B9BCE5A" wp14:editId="43481010">
            <wp:extent cx="1170305" cy="812165"/>
            <wp:effectExtent l="19050" t="0" r="0" b="0"/>
            <wp:docPr id="19073" name="Bild 19073" descr="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73" descr="Image108"/>
                    <pic:cNvPicPr>
                      <a:picLocks noChangeAspect="1" noChangeArrowheads="1"/>
                    </pic:cNvPicPr>
                  </pic:nvPicPr>
                  <pic:blipFill>
                    <a:blip r:embed="rId1238" cstate="print"/>
                    <a:srcRect/>
                    <a:stretch>
                      <a:fillRect/>
                    </a:stretch>
                  </pic:blipFill>
                  <pic:spPr bwMode="auto">
                    <a:xfrm>
                      <a:off x="0" y="0"/>
                      <a:ext cx="1170305" cy="812165"/>
                    </a:xfrm>
                    <a:prstGeom prst="rect">
                      <a:avLst/>
                    </a:prstGeom>
                    <a:noFill/>
                    <a:ln w="9525">
                      <a:noFill/>
                      <a:miter lim="800000"/>
                      <a:headEnd/>
                      <a:tailEnd/>
                    </a:ln>
                  </pic:spPr>
                </pic:pic>
              </a:graphicData>
            </a:graphic>
          </wp:inline>
        </w:drawing>
      </w:r>
    </w:p>
    <w:p w14:paraId="6D34DC08" w14:textId="2BA5BE0A" w:rsidR="00BE4833" w:rsidRPr="00D90E4F" w:rsidRDefault="00BE4833" w:rsidP="00BE4833">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389</w:t>
      </w:r>
      <w:r w:rsidR="00BE0559" w:rsidRPr="00D90E4F">
        <w:rPr>
          <w:noProof/>
        </w:rPr>
        <w:fldChar w:fldCharType="end"/>
      </w:r>
    </w:p>
    <w:p w14:paraId="1FE9FFA4" w14:textId="77777777" w:rsidR="00DD4A5F" w:rsidRPr="00D90E4F" w:rsidRDefault="007828CF" w:rsidP="00BE4833">
      <w:r w:rsidRPr="00D90E4F">
        <w:t>Modi</w:t>
      </w:r>
      <w:r w:rsidR="00293014" w:rsidRPr="00D90E4F">
        <w:t>f</w:t>
      </w:r>
      <w:r w:rsidRPr="00D90E4F">
        <w:t>y</w:t>
      </w:r>
      <w:r w:rsidR="00DD4A5F" w:rsidRPr="00D90E4F">
        <w:t xml:space="preserve"> the position of the part to avoid cutting damaged parts.</w:t>
      </w:r>
    </w:p>
    <w:p w14:paraId="6F00FD3C" w14:textId="77777777" w:rsidR="00DD4A5F" w:rsidRPr="00D90E4F" w:rsidRDefault="00DD4A5F" w:rsidP="00DD4A5F">
      <w:pPr>
        <w:pStyle w:val="Frga"/>
      </w:pPr>
      <w:r w:rsidRPr="00D90E4F">
        <w:t>Is there any reason to not having this feature always activated?</w:t>
      </w:r>
    </w:p>
    <w:p w14:paraId="13FFCBA7" w14:textId="77777777" w:rsidR="00DD4A5F" w:rsidRPr="00D90E4F" w:rsidRDefault="000F6C35" w:rsidP="00DD4A5F">
      <w:pPr>
        <w:pStyle w:val="Answer"/>
      </w:pPr>
      <w:r w:rsidRPr="00D90E4F">
        <w:t>I</w:t>
      </w:r>
      <w:r w:rsidR="00DD4A5F" w:rsidRPr="00D90E4F">
        <w:t>f you have extremely large jobs then this check can take some time.</w:t>
      </w:r>
    </w:p>
    <w:p w14:paraId="57348C06" w14:textId="77777777" w:rsidR="00B219A5" w:rsidRPr="00D90E4F" w:rsidRDefault="00B219A5" w:rsidP="00B219A5">
      <w:pPr>
        <w:pStyle w:val="Rubrik3"/>
      </w:pPr>
      <w:bookmarkStart w:id="1281" w:name="_Toc129003001"/>
      <w:bookmarkStart w:id="1282" w:name="Cam2d2StrategyVarious"/>
      <w:r w:rsidRPr="00D90E4F">
        <w:t>Various</w:t>
      </w:r>
      <w:bookmarkEnd w:id="1281"/>
    </w:p>
    <w:bookmarkEnd w:id="1282"/>
    <w:p w14:paraId="15ECB187" w14:textId="77777777" w:rsidR="00B219A5" w:rsidRPr="00D90E4F" w:rsidRDefault="00BD2C8A" w:rsidP="00B219A5">
      <w:r w:rsidRPr="00D90E4F">
        <w:t>This group of setting handles</w:t>
      </w:r>
      <w:r w:rsidR="00484591" w:rsidRPr="00D90E4F">
        <w:t xml:space="preserve"> various functions in the postprocessor.</w:t>
      </w:r>
    </w:p>
    <w:p w14:paraId="3463385F" w14:textId="77777777" w:rsidR="00B219A5" w:rsidRPr="00D90E4F" w:rsidRDefault="009378B9" w:rsidP="00B219A5">
      <w:pPr>
        <w:keepNext/>
      </w:pPr>
      <w:r w:rsidRPr="00D90E4F">
        <w:rPr>
          <w:noProof/>
        </w:rPr>
        <w:lastRenderedPageBreak/>
        <w:drawing>
          <wp:inline distT="0" distB="0" distL="0" distR="0" wp14:anchorId="3E9D0696" wp14:editId="29127AFD">
            <wp:extent cx="2523490" cy="3035935"/>
            <wp:effectExtent l="19050" t="0" r="0" b="0"/>
            <wp:docPr id="19074" name="Bild 19074" descr="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74" descr="Image110"/>
                    <pic:cNvPicPr>
                      <a:picLocks noChangeAspect="1" noChangeArrowheads="1"/>
                    </pic:cNvPicPr>
                  </pic:nvPicPr>
                  <pic:blipFill>
                    <a:blip r:embed="rId1239" cstate="print"/>
                    <a:srcRect/>
                    <a:stretch>
                      <a:fillRect/>
                    </a:stretch>
                  </pic:blipFill>
                  <pic:spPr bwMode="auto">
                    <a:xfrm>
                      <a:off x="0" y="0"/>
                      <a:ext cx="2523490" cy="3035935"/>
                    </a:xfrm>
                    <a:prstGeom prst="rect">
                      <a:avLst/>
                    </a:prstGeom>
                    <a:noFill/>
                    <a:ln w="9525">
                      <a:noFill/>
                      <a:miter lim="800000"/>
                      <a:headEnd/>
                      <a:tailEnd/>
                    </a:ln>
                  </pic:spPr>
                </pic:pic>
              </a:graphicData>
            </a:graphic>
          </wp:inline>
        </w:drawing>
      </w:r>
    </w:p>
    <w:p w14:paraId="5D76746B" w14:textId="155C0A4B" w:rsidR="00B219A5" w:rsidRPr="00D90E4F" w:rsidRDefault="00B219A5" w:rsidP="00B219A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390</w:t>
      </w:r>
      <w:r w:rsidR="00BE0559" w:rsidRPr="00D90E4F">
        <w:rPr>
          <w:noProof/>
        </w:rPr>
        <w:fldChar w:fldCharType="end"/>
      </w:r>
    </w:p>
    <w:p w14:paraId="245D19E5" w14:textId="77777777" w:rsidR="00484591" w:rsidRPr="00D90E4F" w:rsidRDefault="00484591" w:rsidP="00484591">
      <w:r w:rsidRPr="00D90E4F">
        <w:t>All drop down</w:t>
      </w:r>
      <w:r w:rsidR="000F6C35" w:rsidRPr="00D90E4F">
        <w:t xml:space="preserve"> menus</w:t>
      </w:r>
      <w:r w:rsidRPr="00D90E4F">
        <w:t xml:space="preserve"> handle 4 different options</w:t>
      </w:r>
      <w:r w:rsidR="000F6C35" w:rsidRPr="00D90E4F">
        <w:t>:</w:t>
      </w:r>
    </w:p>
    <w:p w14:paraId="22B724AF" w14:textId="77777777" w:rsidR="00484591" w:rsidRPr="00D90E4F" w:rsidRDefault="009378B9" w:rsidP="00484591">
      <w:pPr>
        <w:keepNext/>
      </w:pPr>
      <w:r w:rsidRPr="00D90E4F">
        <w:rPr>
          <w:noProof/>
        </w:rPr>
        <w:drawing>
          <wp:inline distT="0" distB="0" distL="0" distR="0" wp14:anchorId="4505153A" wp14:editId="6F0C1953">
            <wp:extent cx="929005" cy="585470"/>
            <wp:effectExtent l="19050" t="19050" r="23495" b="24130"/>
            <wp:docPr id="19075" name="Bild 19075" descr="Imag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75" descr="Image111"/>
                    <pic:cNvPicPr>
                      <a:picLocks noChangeAspect="1" noChangeArrowheads="1"/>
                    </pic:cNvPicPr>
                  </pic:nvPicPr>
                  <pic:blipFill>
                    <a:blip r:embed="rId1240" cstate="print"/>
                    <a:srcRect/>
                    <a:stretch>
                      <a:fillRect/>
                    </a:stretch>
                  </pic:blipFill>
                  <pic:spPr bwMode="auto">
                    <a:xfrm>
                      <a:off x="0" y="0"/>
                      <a:ext cx="929005" cy="585470"/>
                    </a:xfrm>
                    <a:prstGeom prst="rect">
                      <a:avLst/>
                    </a:prstGeom>
                    <a:noFill/>
                    <a:ln w="6350">
                      <a:solidFill>
                        <a:srgbClr val="000000"/>
                      </a:solidFill>
                      <a:miter lim="800000"/>
                      <a:headEnd/>
                      <a:tailEnd/>
                    </a:ln>
                    <a:effectLst/>
                  </pic:spPr>
                </pic:pic>
              </a:graphicData>
            </a:graphic>
          </wp:inline>
        </w:drawing>
      </w:r>
    </w:p>
    <w:p w14:paraId="670713C8" w14:textId="562B1FAA" w:rsidR="00484591" w:rsidRPr="00D90E4F" w:rsidRDefault="00484591" w:rsidP="00484591">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391</w:t>
      </w:r>
      <w:r w:rsidR="00BE0559" w:rsidRPr="00D90E4F">
        <w:rPr>
          <w:noProof/>
        </w:rPr>
        <w:fldChar w:fldCharType="end"/>
      </w:r>
    </w:p>
    <w:p w14:paraId="158EC111" w14:textId="77777777" w:rsidR="00484591" w:rsidRPr="00D90E4F" w:rsidRDefault="00484591" w:rsidP="00484591">
      <w:r w:rsidRPr="00D90E4F">
        <w:t xml:space="preserve">The </w:t>
      </w:r>
      <w:r w:rsidR="000F6C35" w:rsidRPr="00D90E4F">
        <w:t>choices "</w:t>
      </w:r>
      <w:r w:rsidRPr="00D90E4F">
        <w:t>No</w:t>
      </w:r>
      <w:r w:rsidR="000F6C35" w:rsidRPr="00D90E4F">
        <w:t>"</w:t>
      </w:r>
      <w:r w:rsidRPr="00D90E4F">
        <w:t xml:space="preserve"> and </w:t>
      </w:r>
      <w:r w:rsidR="000F6C35" w:rsidRPr="00D90E4F">
        <w:t>"</w:t>
      </w:r>
      <w:r w:rsidRPr="00D90E4F">
        <w:t>Yes</w:t>
      </w:r>
      <w:r w:rsidR="000F6C35" w:rsidRPr="00D90E4F">
        <w:t>"</w:t>
      </w:r>
      <w:r w:rsidRPr="00D90E4F">
        <w:t xml:space="preserve"> activate different options in the postprocessor. </w:t>
      </w:r>
      <w:r w:rsidR="000F6C35" w:rsidRPr="00D90E4F">
        <w:t>If "No but ask" or "Yes</w:t>
      </w:r>
      <w:r w:rsidRPr="00D90E4F">
        <w:t xml:space="preserve"> but ask</w:t>
      </w:r>
      <w:r w:rsidR="000F6C35" w:rsidRPr="00D90E4F">
        <w:t>" is used</w:t>
      </w:r>
      <w:r w:rsidRPr="00D90E4F">
        <w:t xml:space="preserve"> then </w:t>
      </w:r>
      <w:r w:rsidR="000F6C35" w:rsidRPr="00D90E4F">
        <w:t xml:space="preserve">there is </w:t>
      </w:r>
      <w:r w:rsidRPr="00D90E4F">
        <w:t>an extra question</w:t>
      </w:r>
      <w:r w:rsidR="000F6C35" w:rsidRPr="00D90E4F">
        <w:t xml:space="preserve"> </w:t>
      </w:r>
      <w:r w:rsidRPr="00D90E4F">
        <w:t>during the postprocessing.</w:t>
      </w:r>
    </w:p>
    <w:p w14:paraId="209161C0" w14:textId="77777777" w:rsidR="00484591" w:rsidRPr="00D90E4F" w:rsidRDefault="00484591" w:rsidP="00484591">
      <w:r w:rsidRPr="00D90E4F">
        <w:t>Example</w:t>
      </w:r>
      <w:r w:rsidR="00CE6382" w:rsidRPr="00D90E4F">
        <w:t xml:space="preserve">: </w:t>
      </w:r>
      <w:r w:rsidRPr="00D90E4F">
        <w:t>If the drop down</w:t>
      </w:r>
      <w:r w:rsidR="000F6C35" w:rsidRPr="00D90E4F">
        <w:t>s are set</w:t>
      </w:r>
      <w:r w:rsidRPr="00D90E4F">
        <w:t xml:space="preserve"> as follows</w:t>
      </w:r>
      <w:r w:rsidR="000F6C35" w:rsidRPr="00D90E4F">
        <w:t>:</w:t>
      </w:r>
    </w:p>
    <w:p w14:paraId="045FBB8D" w14:textId="77777777" w:rsidR="00484591" w:rsidRPr="00D90E4F" w:rsidRDefault="009378B9" w:rsidP="00484591">
      <w:pPr>
        <w:keepNext/>
      </w:pPr>
      <w:r w:rsidRPr="00D90E4F">
        <w:rPr>
          <w:noProof/>
        </w:rPr>
        <w:drawing>
          <wp:inline distT="0" distB="0" distL="0" distR="0" wp14:anchorId="3E347B64" wp14:editId="7E6E7714">
            <wp:extent cx="2238375" cy="1448435"/>
            <wp:effectExtent l="19050" t="19050" r="28575" b="18415"/>
            <wp:docPr id="19076" name="Bild 19076" descr="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76" descr="Image112"/>
                    <pic:cNvPicPr>
                      <a:picLocks noChangeAspect="1" noChangeArrowheads="1"/>
                    </pic:cNvPicPr>
                  </pic:nvPicPr>
                  <pic:blipFill>
                    <a:blip r:embed="rId1241" cstate="print"/>
                    <a:srcRect/>
                    <a:stretch>
                      <a:fillRect/>
                    </a:stretch>
                  </pic:blipFill>
                  <pic:spPr bwMode="auto">
                    <a:xfrm>
                      <a:off x="0" y="0"/>
                      <a:ext cx="2238375" cy="1448435"/>
                    </a:xfrm>
                    <a:prstGeom prst="rect">
                      <a:avLst/>
                    </a:prstGeom>
                    <a:noFill/>
                    <a:ln w="6350">
                      <a:solidFill>
                        <a:srgbClr val="000000"/>
                      </a:solidFill>
                      <a:miter lim="800000"/>
                      <a:headEnd/>
                      <a:tailEnd/>
                    </a:ln>
                    <a:effectLst/>
                  </pic:spPr>
                </pic:pic>
              </a:graphicData>
            </a:graphic>
          </wp:inline>
        </w:drawing>
      </w:r>
    </w:p>
    <w:p w14:paraId="67AAB78F" w14:textId="53DE59E6" w:rsidR="00484591" w:rsidRPr="00D90E4F" w:rsidRDefault="00484591" w:rsidP="00484591">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392</w:t>
      </w:r>
      <w:r w:rsidR="00BE0559" w:rsidRPr="00D90E4F">
        <w:rPr>
          <w:noProof/>
        </w:rPr>
        <w:fldChar w:fldCharType="end"/>
      </w:r>
    </w:p>
    <w:p w14:paraId="1B50D0A7" w14:textId="77777777" w:rsidR="00484591" w:rsidRPr="00D90E4F" w:rsidRDefault="00484591" w:rsidP="00484591">
      <w:r w:rsidRPr="00D90E4F">
        <w:t>When the postprocessing</w:t>
      </w:r>
      <w:r w:rsidR="000F6C35" w:rsidRPr="00D90E4F">
        <w:t xml:space="preserve"> starts the</w:t>
      </w:r>
      <w:r w:rsidRPr="00D90E4F">
        <w:t xml:space="preserve"> following dialog</w:t>
      </w:r>
      <w:r w:rsidR="000F6C35" w:rsidRPr="00D90E4F">
        <w:t xml:space="preserve"> box is </w:t>
      </w:r>
      <w:r w:rsidRPr="00D90E4F">
        <w:t>shown</w:t>
      </w:r>
      <w:r w:rsidR="000F6C35" w:rsidRPr="00D90E4F">
        <w:t>:</w:t>
      </w:r>
    </w:p>
    <w:p w14:paraId="06615922" w14:textId="77777777" w:rsidR="00CE6382" w:rsidRPr="00D90E4F" w:rsidRDefault="009378B9" w:rsidP="00CE6382">
      <w:pPr>
        <w:keepNext/>
      </w:pPr>
      <w:r w:rsidRPr="00D90E4F">
        <w:rPr>
          <w:noProof/>
        </w:rPr>
        <w:drawing>
          <wp:inline distT="0" distB="0" distL="0" distR="0" wp14:anchorId="6EDB2C9B" wp14:editId="694B1757">
            <wp:extent cx="1250950" cy="1214120"/>
            <wp:effectExtent l="19050" t="0" r="6350" b="0"/>
            <wp:docPr id="19077" name="Bild 19077" descr="Image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77" descr="Image113"/>
                    <pic:cNvPicPr>
                      <a:picLocks noChangeAspect="1" noChangeArrowheads="1"/>
                    </pic:cNvPicPr>
                  </pic:nvPicPr>
                  <pic:blipFill>
                    <a:blip r:embed="rId1242" cstate="print"/>
                    <a:srcRect/>
                    <a:stretch>
                      <a:fillRect/>
                    </a:stretch>
                  </pic:blipFill>
                  <pic:spPr bwMode="auto">
                    <a:xfrm>
                      <a:off x="0" y="0"/>
                      <a:ext cx="1250950" cy="1214120"/>
                    </a:xfrm>
                    <a:prstGeom prst="rect">
                      <a:avLst/>
                    </a:prstGeom>
                    <a:noFill/>
                    <a:ln w="9525">
                      <a:noFill/>
                      <a:miter lim="800000"/>
                      <a:headEnd/>
                      <a:tailEnd/>
                    </a:ln>
                  </pic:spPr>
                </pic:pic>
              </a:graphicData>
            </a:graphic>
          </wp:inline>
        </w:drawing>
      </w:r>
    </w:p>
    <w:p w14:paraId="5FA5253F" w14:textId="02EC08D0" w:rsidR="00484591" w:rsidRPr="00D90E4F" w:rsidRDefault="00CE6382" w:rsidP="00CE6382">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393</w:t>
      </w:r>
      <w:r w:rsidR="00BE0559" w:rsidRPr="00D90E4F">
        <w:rPr>
          <w:noProof/>
        </w:rPr>
        <w:fldChar w:fldCharType="end"/>
      </w:r>
    </w:p>
    <w:p w14:paraId="5D92CF0E" w14:textId="77777777" w:rsidR="00CE6382" w:rsidRPr="00D90E4F" w:rsidRDefault="00CE6382" w:rsidP="00CE6382">
      <w:r w:rsidRPr="00D90E4F">
        <w:t xml:space="preserve">All options that </w:t>
      </w:r>
      <w:r w:rsidR="000F6C35" w:rsidRPr="00D90E4F">
        <w:t>were</w:t>
      </w:r>
      <w:r w:rsidRPr="00D90E4F">
        <w:t xml:space="preserve"> set to</w:t>
      </w:r>
      <w:r w:rsidR="0040591C" w:rsidRPr="00D90E4F">
        <w:t xml:space="preserve"> </w:t>
      </w:r>
      <w:r w:rsidRPr="00D90E4F">
        <w:t xml:space="preserve">"No" or "Yes" </w:t>
      </w:r>
      <w:r w:rsidR="000F6C35" w:rsidRPr="00D90E4F">
        <w:t>are</w:t>
      </w:r>
      <w:r w:rsidRPr="00D90E4F">
        <w:t xml:space="preserve"> not visible</w:t>
      </w:r>
      <w:r w:rsidR="000F6C35" w:rsidRPr="00D90E4F">
        <w:t>.</w:t>
      </w:r>
    </w:p>
    <w:p w14:paraId="641E3EE0" w14:textId="77777777" w:rsidR="00CE6382" w:rsidRPr="00D90E4F" w:rsidRDefault="00CE6382" w:rsidP="00CE6382">
      <w:r w:rsidRPr="00D90E4F">
        <w:t xml:space="preserve">All options that </w:t>
      </w:r>
      <w:r w:rsidR="000F6C35" w:rsidRPr="00D90E4F">
        <w:t xml:space="preserve">were </w:t>
      </w:r>
      <w:r w:rsidRPr="00D90E4F">
        <w:t xml:space="preserve">set to "Yes </w:t>
      </w:r>
      <w:r w:rsidR="0001485C" w:rsidRPr="00D90E4F">
        <w:t>but ask" are shown and checked</w:t>
      </w:r>
      <w:r w:rsidRPr="00D90E4F">
        <w:t>.</w:t>
      </w:r>
    </w:p>
    <w:p w14:paraId="775EFBB3" w14:textId="77777777" w:rsidR="00CE6382" w:rsidRPr="00D90E4F" w:rsidRDefault="00CE6382" w:rsidP="00CE6382">
      <w:r w:rsidRPr="00D90E4F">
        <w:t xml:space="preserve">All options that </w:t>
      </w:r>
      <w:r w:rsidR="000F6C35" w:rsidRPr="00D90E4F">
        <w:t xml:space="preserve">were </w:t>
      </w:r>
      <w:r w:rsidRPr="00D90E4F">
        <w:t>set to "</w:t>
      </w:r>
      <w:r w:rsidR="0001485C" w:rsidRPr="00D90E4F">
        <w:t>No but ask" are shown but not checked.</w:t>
      </w:r>
    </w:p>
    <w:p w14:paraId="11EB0A8D" w14:textId="77777777" w:rsidR="00BE4833" w:rsidRPr="00D90E4F" w:rsidRDefault="0001485C" w:rsidP="002D3E07">
      <w:pPr>
        <w:pStyle w:val="Rubrik5"/>
      </w:pPr>
      <w:r w:rsidRPr="00D90E4F">
        <w:t>Start pump automatically</w:t>
      </w:r>
    </w:p>
    <w:p w14:paraId="010074E7" w14:textId="77777777" w:rsidR="0001485C" w:rsidRPr="00D90E4F" w:rsidRDefault="0001485C" w:rsidP="0001485C">
      <w:r w:rsidRPr="00D90E4F">
        <w:t xml:space="preserve">This option is only enabled if </w:t>
      </w:r>
      <w:r w:rsidR="000F6C35" w:rsidRPr="00D90E4F">
        <w:t>the</w:t>
      </w:r>
      <w:r w:rsidRPr="00D90E4F">
        <w:t xml:space="preserve"> machine can be turned on/off from the CNC-file.</w:t>
      </w:r>
    </w:p>
    <w:p w14:paraId="099185CF" w14:textId="77777777" w:rsidR="0001485C" w:rsidRPr="00D90E4F" w:rsidRDefault="0001485C" w:rsidP="002D3E07">
      <w:pPr>
        <w:pStyle w:val="Rubrik5"/>
      </w:pPr>
      <w:r w:rsidRPr="00D90E4F">
        <w:t>Skip pressure init</w:t>
      </w:r>
    </w:p>
    <w:p w14:paraId="2EC6F90B" w14:textId="77777777" w:rsidR="0001485C" w:rsidRPr="00D90E4F" w:rsidRDefault="000F6C35" w:rsidP="0001485C">
      <w:r w:rsidRPr="00D90E4F">
        <w:t>There is always</w:t>
      </w:r>
      <w:r w:rsidR="0001485C" w:rsidRPr="00D90E4F">
        <w:t xml:space="preserve"> a pressure initialization if the start pressure is not the same as the cutting pressure.</w:t>
      </w:r>
      <w:r w:rsidR="008C3A59" w:rsidRPr="00D90E4F">
        <w:t xml:space="preserve"> </w:t>
      </w:r>
      <w:r w:rsidRPr="00D90E4F">
        <w:t>Set this value to "Yes" to</w:t>
      </w:r>
      <w:r w:rsidR="0001485C" w:rsidRPr="00D90E4F">
        <w:t xml:space="preserve"> always have a pressure initialization.</w:t>
      </w:r>
    </w:p>
    <w:p w14:paraId="224CEBBC" w14:textId="77777777" w:rsidR="0001485C" w:rsidRPr="00D90E4F" w:rsidRDefault="0001485C" w:rsidP="002D3E07">
      <w:pPr>
        <w:pStyle w:val="Rubrik5"/>
      </w:pPr>
      <w:r w:rsidRPr="00D90E4F">
        <w:t>Skip pressure changes</w:t>
      </w:r>
    </w:p>
    <w:p w14:paraId="7BFC4720" w14:textId="77777777" w:rsidR="0001485C" w:rsidRPr="00D90E4F" w:rsidRDefault="007828CF" w:rsidP="0001485C">
      <w:r w:rsidRPr="00D90E4F">
        <w:t>If the</w:t>
      </w:r>
      <w:r w:rsidR="0001485C" w:rsidRPr="00D90E4F">
        <w:t xml:space="preserve"> job contains </w:t>
      </w:r>
      <w:r w:rsidR="00EA31A4" w:rsidRPr="00D90E4F">
        <w:t>d</w:t>
      </w:r>
      <w:r w:rsidR="0001485C" w:rsidRPr="00D90E4F">
        <w:t xml:space="preserve">ifferent pressures, then turn of the changes by setting the value to </w:t>
      </w:r>
      <w:r w:rsidR="00A76515" w:rsidRPr="00D90E4F">
        <w:t>"</w:t>
      </w:r>
      <w:r w:rsidR="0001485C" w:rsidRPr="00D90E4F">
        <w:t>Yes</w:t>
      </w:r>
      <w:r w:rsidR="00A76515" w:rsidRPr="00D90E4F">
        <w:t>"</w:t>
      </w:r>
      <w:r w:rsidR="0001485C" w:rsidRPr="00D90E4F">
        <w:t>.</w:t>
      </w:r>
    </w:p>
    <w:p w14:paraId="1841852F" w14:textId="77777777" w:rsidR="0001485C" w:rsidRPr="00D90E4F" w:rsidRDefault="0001485C" w:rsidP="002D3E07">
      <w:pPr>
        <w:pStyle w:val="Rubrik5"/>
      </w:pPr>
      <w:r w:rsidRPr="00D90E4F">
        <w:lastRenderedPageBreak/>
        <w:t>Skip abrasive flow changes</w:t>
      </w:r>
    </w:p>
    <w:p w14:paraId="249F232F" w14:textId="77777777" w:rsidR="0001485C" w:rsidRPr="00D90E4F" w:rsidRDefault="0001485C" w:rsidP="0001485C">
      <w:r w:rsidRPr="00D90E4F">
        <w:t xml:space="preserve">If </w:t>
      </w:r>
      <w:r w:rsidR="007828CF" w:rsidRPr="00D90E4F">
        <w:t>the</w:t>
      </w:r>
      <w:r w:rsidRPr="00D90E4F">
        <w:t xml:space="preserve"> job contains </w:t>
      </w:r>
      <w:r w:rsidR="00EA31A4" w:rsidRPr="00D90E4F">
        <w:t>different amount of abrasive then turn of</w:t>
      </w:r>
      <w:r w:rsidR="00A76515" w:rsidRPr="00D90E4F">
        <w:t>f</w:t>
      </w:r>
      <w:r w:rsidR="00EA31A4" w:rsidRPr="00D90E4F">
        <w:t xml:space="preserve"> this by setting the value to </w:t>
      </w:r>
      <w:r w:rsidR="00A76515" w:rsidRPr="00D90E4F">
        <w:t>"Yes".</w:t>
      </w:r>
    </w:p>
    <w:p w14:paraId="08158404" w14:textId="77777777" w:rsidR="00EA31A4" w:rsidRPr="00D90E4F" w:rsidRDefault="00EA31A4" w:rsidP="002D3E07">
      <w:pPr>
        <w:pStyle w:val="Rubrik5"/>
      </w:pPr>
      <w:r w:rsidRPr="00D90E4F">
        <w:t>Skip tool init</w:t>
      </w:r>
    </w:p>
    <w:p w14:paraId="3C763AEF" w14:textId="77777777" w:rsidR="00EA31A4" w:rsidRPr="00D90E4F" w:rsidRDefault="00EA31A4" w:rsidP="00EA31A4">
      <w:r w:rsidRPr="00D90E4F">
        <w:t xml:space="preserve">If </w:t>
      </w:r>
      <w:r w:rsidR="007828CF" w:rsidRPr="00D90E4F">
        <w:t>the</w:t>
      </w:r>
      <w:r w:rsidRPr="00D90E4F">
        <w:t xml:space="preserve"> job start</w:t>
      </w:r>
      <w:r w:rsidR="00A76515" w:rsidRPr="00D90E4F">
        <w:t>s</w:t>
      </w:r>
      <w:r w:rsidRPr="00D90E4F">
        <w:t xml:space="preserve"> with several tools or not with T1 then </w:t>
      </w:r>
      <w:r w:rsidR="00A76515" w:rsidRPr="00D90E4F">
        <w:t>there is</w:t>
      </w:r>
      <w:r w:rsidRPr="00D90E4F">
        <w:t xml:space="preserve"> always a tool distance initialization.</w:t>
      </w:r>
      <w:r w:rsidR="008C3A59" w:rsidRPr="00D90E4F">
        <w:t xml:space="preserve"> </w:t>
      </w:r>
      <w:r w:rsidR="00A76515" w:rsidRPr="00D90E4F">
        <w:t xml:space="preserve">To not have </w:t>
      </w:r>
      <w:r w:rsidRPr="00D90E4F">
        <w:t>a tool distance initialization when start</w:t>
      </w:r>
      <w:r w:rsidR="00A76515" w:rsidRPr="00D90E4F">
        <w:t>ing</w:t>
      </w:r>
      <w:r w:rsidRPr="00D90E4F">
        <w:t xml:space="preserve"> with T1</w:t>
      </w:r>
      <w:r w:rsidR="00D5514B" w:rsidRPr="00D90E4F">
        <w:t xml:space="preserve"> only </w:t>
      </w:r>
      <w:r w:rsidRPr="00D90E4F">
        <w:t xml:space="preserve">then set this option to </w:t>
      </w:r>
      <w:r w:rsidR="00A76515" w:rsidRPr="00D90E4F">
        <w:t>"Yes".</w:t>
      </w:r>
    </w:p>
    <w:p w14:paraId="1EBFC67B" w14:textId="77777777" w:rsidR="00EA31A4" w:rsidRPr="00D90E4F" w:rsidRDefault="00EA31A4" w:rsidP="002D3E07">
      <w:pPr>
        <w:pStyle w:val="Rubrik5"/>
      </w:pPr>
      <w:r w:rsidRPr="00D90E4F">
        <w:t>Stop after first cut</w:t>
      </w:r>
    </w:p>
    <w:p w14:paraId="3E2E267D" w14:textId="77777777" w:rsidR="00EA31A4" w:rsidRPr="00D90E4F" w:rsidRDefault="00A76515" w:rsidP="00EA31A4">
      <w:r w:rsidRPr="00D90E4F">
        <w:t>T</w:t>
      </w:r>
      <w:r w:rsidR="00EA31A4" w:rsidRPr="00D90E4F">
        <w:t xml:space="preserve">his option </w:t>
      </w:r>
      <w:r w:rsidRPr="00D90E4F">
        <w:t>provides a</w:t>
      </w:r>
      <w:r w:rsidR="00EA31A4" w:rsidRPr="00D90E4F">
        <w:t xml:space="preserve"> stop after the first geometry has been cut. The reason to have this stop </w:t>
      </w:r>
      <w:r w:rsidR="00D66A73" w:rsidRPr="00D90E4F">
        <w:t>is</w:t>
      </w:r>
      <w:r w:rsidR="00EA31A4" w:rsidRPr="00D90E4F">
        <w:t xml:space="preserve"> to check and adjust dimensions.</w:t>
      </w:r>
    </w:p>
    <w:p w14:paraId="0B876008" w14:textId="77777777" w:rsidR="00EA31A4" w:rsidRPr="00D90E4F" w:rsidRDefault="00EA31A4" w:rsidP="002D3E07">
      <w:pPr>
        <w:pStyle w:val="Rubrik5"/>
      </w:pPr>
      <w:r w:rsidRPr="00D90E4F">
        <w:t>Stop after first part</w:t>
      </w:r>
    </w:p>
    <w:p w14:paraId="637BC57B" w14:textId="77777777" w:rsidR="00EA31A4" w:rsidRPr="00D90E4F" w:rsidRDefault="00A76515" w:rsidP="00EA31A4">
      <w:r w:rsidRPr="00D90E4F">
        <w:t>This option provides</w:t>
      </w:r>
      <w:r w:rsidR="00EA31A4" w:rsidRPr="00D90E4F">
        <w:t xml:space="preserve"> a stop after the first geometry has been cut. The reason </w:t>
      </w:r>
      <w:r w:rsidR="00D66A73" w:rsidRPr="00D90E4F">
        <w:t xml:space="preserve">to have </w:t>
      </w:r>
      <w:r w:rsidR="00EA31A4" w:rsidRPr="00D90E4F">
        <w:t xml:space="preserve">this stop </w:t>
      </w:r>
      <w:r w:rsidR="00D66A73" w:rsidRPr="00D90E4F">
        <w:t>is</w:t>
      </w:r>
      <w:r w:rsidR="00EA31A4" w:rsidRPr="00D90E4F">
        <w:t xml:space="preserve"> to check the part before start</w:t>
      </w:r>
      <w:r w:rsidR="00D66A73" w:rsidRPr="00D90E4F">
        <w:t>ing</w:t>
      </w:r>
      <w:r w:rsidR="00EA31A4" w:rsidRPr="00D90E4F">
        <w:t xml:space="preserve"> to cut next parts.</w:t>
      </w:r>
    </w:p>
    <w:p w14:paraId="1E53F0D4" w14:textId="77777777" w:rsidR="00EA31A4" w:rsidRPr="00D90E4F" w:rsidRDefault="00EA31A4" w:rsidP="002D3E07">
      <w:pPr>
        <w:pStyle w:val="Rubrik5"/>
      </w:pPr>
      <w:r w:rsidRPr="00D90E4F">
        <w:t>Serial production</w:t>
      </w:r>
    </w:p>
    <w:p w14:paraId="154AB322" w14:textId="77777777" w:rsidR="00EA31A4" w:rsidRPr="00D90E4F" w:rsidRDefault="00EA31A4" w:rsidP="00EA31A4">
      <w:r w:rsidRPr="00D90E4F">
        <w:t xml:space="preserve">This option is only possible when </w:t>
      </w:r>
      <w:r w:rsidR="00D66A73" w:rsidRPr="00D90E4F">
        <w:t>cutting</w:t>
      </w:r>
      <w:r w:rsidRPr="00D90E4F">
        <w:t xml:space="preserve"> parts with high and low pressure. </w:t>
      </w:r>
      <w:r w:rsidR="00D66A73" w:rsidRPr="00D90E4F">
        <w:t>When checked</w:t>
      </w:r>
      <w:r w:rsidRPr="00D90E4F">
        <w:t xml:space="preserve"> the machine will end with low pressure</w:t>
      </w:r>
      <w:r w:rsidR="00D66A73" w:rsidRPr="00D90E4F">
        <w:t xml:space="preserve"> ensuring t</w:t>
      </w:r>
      <w:r w:rsidRPr="00D90E4F">
        <w:t xml:space="preserve">hat the pressure is correct when </w:t>
      </w:r>
      <w:r w:rsidR="00D66A73" w:rsidRPr="00D90E4F">
        <w:t>starting</w:t>
      </w:r>
      <w:r w:rsidRPr="00D90E4F">
        <w:t xml:space="preserve"> to cut with the same program again.</w:t>
      </w:r>
    </w:p>
    <w:p w14:paraId="6DC6E914" w14:textId="77777777" w:rsidR="00EA31A4" w:rsidRPr="00D90E4F" w:rsidRDefault="002B2AF1" w:rsidP="002D3E07">
      <w:pPr>
        <w:pStyle w:val="Rubrik5"/>
      </w:pPr>
      <w:r w:rsidRPr="00D90E4F">
        <w:t>Stop pump automatically</w:t>
      </w:r>
    </w:p>
    <w:p w14:paraId="02E89A48" w14:textId="77777777" w:rsidR="002B2AF1" w:rsidRPr="00D90E4F" w:rsidRDefault="002B2AF1" w:rsidP="002B2AF1">
      <w:r w:rsidRPr="00D90E4F">
        <w:t xml:space="preserve">This option is only enabled if </w:t>
      </w:r>
      <w:r w:rsidR="00D66A73" w:rsidRPr="00D90E4F">
        <w:t>the</w:t>
      </w:r>
      <w:r w:rsidRPr="00D90E4F">
        <w:t xml:space="preserve"> machine can be turned on/off from the CNC-file. The feature is </w:t>
      </w:r>
      <w:r w:rsidR="00D66A73" w:rsidRPr="00D90E4F">
        <w:t>helpful</w:t>
      </w:r>
      <w:r w:rsidRPr="00D90E4F">
        <w:t xml:space="preserve"> if the machine run</w:t>
      </w:r>
      <w:r w:rsidR="00D66A73" w:rsidRPr="00D90E4F">
        <w:t>s</w:t>
      </w:r>
      <w:r w:rsidRPr="00D90E4F">
        <w:t xml:space="preserve"> in unmanned mode during the night. </w:t>
      </w:r>
      <w:r w:rsidR="00B93D81" w:rsidRPr="00D90E4F">
        <w:t>The instruction in the CNC-file turns off the pump when the job is done.</w:t>
      </w:r>
    </w:p>
    <w:p w14:paraId="307372EE" w14:textId="77777777" w:rsidR="002B2AF1" w:rsidRPr="00D90E4F" w:rsidRDefault="002B2AF1" w:rsidP="002D3E07">
      <w:pPr>
        <w:pStyle w:val="Rubrik5"/>
      </w:pPr>
      <w:r w:rsidRPr="00D90E4F">
        <w:t>Use parking position</w:t>
      </w:r>
    </w:p>
    <w:p w14:paraId="580CE5D6" w14:textId="77777777" w:rsidR="002B2AF1" w:rsidRPr="00D90E4F" w:rsidRDefault="00D66A73" w:rsidP="002B2AF1">
      <w:r w:rsidRPr="00D90E4F">
        <w:t>T</w:t>
      </w:r>
      <w:r w:rsidR="002B2AF1" w:rsidRPr="00D90E4F">
        <w:t xml:space="preserve">his feature </w:t>
      </w:r>
      <w:r w:rsidRPr="00D90E4F">
        <w:t xml:space="preserve">has </w:t>
      </w:r>
      <w:r w:rsidR="002B2AF1" w:rsidRPr="00D90E4F">
        <w:t xml:space="preserve">the machine go to this position after the job has been done. The position will be taken from </w:t>
      </w:r>
      <w:r w:rsidR="00FA3324" w:rsidRPr="00D90E4F">
        <w:t>the "Parking position"</w:t>
      </w:r>
      <w:r w:rsidR="00C44B8D" w:rsidRPr="00D90E4F">
        <w:t>.</w:t>
      </w:r>
    </w:p>
    <w:p w14:paraId="01DA1744" w14:textId="77777777" w:rsidR="002B2AF1" w:rsidRPr="00D90E4F" w:rsidRDefault="009378B9" w:rsidP="002B2AF1">
      <w:pPr>
        <w:keepNext/>
      </w:pPr>
      <w:r w:rsidRPr="00D90E4F">
        <w:rPr>
          <w:noProof/>
        </w:rPr>
        <w:drawing>
          <wp:inline distT="0" distB="0" distL="0" distR="0" wp14:anchorId="00CB4724" wp14:editId="1174DE16">
            <wp:extent cx="2194560" cy="556260"/>
            <wp:effectExtent l="19050" t="19050" r="15240" b="15240"/>
            <wp:docPr id="19061" name="Bild 19061" descr="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61" descr="Image114"/>
                    <pic:cNvPicPr>
                      <a:picLocks noChangeAspect="1" noChangeArrowheads="1"/>
                    </pic:cNvPicPr>
                  </pic:nvPicPr>
                  <pic:blipFill>
                    <a:blip r:embed="rId1243" cstate="print"/>
                    <a:srcRect/>
                    <a:stretch>
                      <a:fillRect/>
                    </a:stretch>
                  </pic:blipFill>
                  <pic:spPr bwMode="auto">
                    <a:xfrm>
                      <a:off x="0" y="0"/>
                      <a:ext cx="2194560" cy="556260"/>
                    </a:xfrm>
                    <a:prstGeom prst="rect">
                      <a:avLst/>
                    </a:prstGeom>
                    <a:noFill/>
                    <a:ln w="6350">
                      <a:solidFill>
                        <a:srgbClr val="000000"/>
                      </a:solidFill>
                      <a:miter lim="800000"/>
                      <a:headEnd/>
                      <a:tailEnd/>
                    </a:ln>
                    <a:effectLst/>
                  </pic:spPr>
                </pic:pic>
              </a:graphicData>
            </a:graphic>
          </wp:inline>
        </w:drawing>
      </w:r>
    </w:p>
    <w:p w14:paraId="26BB3AFC" w14:textId="28BB4D24" w:rsidR="002B2AF1" w:rsidRPr="00D90E4F" w:rsidRDefault="002B2AF1" w:rsidP="002B2AF1">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394</w:t>
      </w:r>
      <w:r w:rsidR="00BE0559" w:rsidRPr="00D90E4F">
        <w:rPr>
          <w:noProof/>
        </w:rPr>
        <w:fldChar w:fldCharType="end"/>
      </w:r>
    </w:p>
    <w:p w14:paraId="77D2A0A0" w14:textId="77777777" w:rsidR="002B2AF1" w:rsidRPr="00D90E4F" w:rsidRDefault="002B2AF1" w:rsidP="002B2AF1">
      <w:r w:rsidRPr="00D90E4F">
        <w:t xml:space="preserve">The coordinates </w:t>
      </w:r>
      <w:r w:rsidR="00D66A73" w:rsidRPr="00D90E4F">
        <w:t>are</w:t>
      </w:r>
      <w:r w:rsidRPr="00D90E4F">
        <w:t xml:space="preserve"> given from the </w:t>
      </w:r>
      <w:r w:rsidR="00D66A73" w:rsidRPr="00D90E4F">
        <w:t>"</w:t>
      </w:r>
      <w:r w:rsidRPr="00D90E4F">
        <w:t>machine zero position</w:t>
      </w:r>
      <w:r w:rsidR="00D66A73" w:rsidRPr="00D90E4F">
        <w:t xml:space="preserve">" ensuring that </w:t>
      </w:r>
      <w:r w:rsidRPr="00D90E4F">
        <w:t>the position will be the same no matter where the zero point</w:t>
      </w:r>
      <w:r w:rsidR="00D66A73" w:rsidRPr="00D90E4F">
        <w:t xml:space="preserve"> is</w:t>
      </w:r>
      <w:r w:rsidRPr="00D90E4F">
        <w:t xml:space="preserve"> for the job.</w:t>
      </w:r>
    </w:p>
    <w:p w14:paraId="66690B1D" w14:textId="77777777" w:rsidR="00EA31A4" w:rsidRPr="00D90E4F" w:rsidRDefault="00373DBC" w:rsidP="00424770">
      <w:pPr>
        <w:pStyle w:val="Rubrik3"/>
      </w:pPr>
      <w:bookmarkStart w:id="1283" w:name="_Ref326332206"/>
      <w:bookmarkStart w:id="1284" w:name="_Toc129003002"/>
      <w:r w:rsidRPr="00D90E4F">
        <w:t>I</w:t>
      </w:r>
      <w:r w:rsidR="00424770" w:rsidRPr="00D90E4F">
        <w:t xml:space="preserve">FPC </w:t>
      </w:r>
      <w:r w:rsidRPr="00D90E4F">
        <w:t xml:space="preserve">IGEMS </w:t>
      </w:r>
      <w:r w:rsidR="00424770" w:rsidRPr="00D90E4F">
        <w:t xml:space="preserve">Flexible </w:t>
      </w:r>
      <w:r w:rsidR="00E62FAC" w:rsidRPr="00D90E4F">
        <w:t>Proce</w:t>
      </w:r>
      <w:r w:rsidR="003A46E5" w:rsidRPr="00D90E4F">
        <w:t xml:space="preserve">ss </w:t>
      </w:r>
      <w:r w:rsidR="00424770" w:rsidRPr="00D90E4F">
        <w:t>C</w:t>
      </w:r>
      <w:r w:rsidR="003A46E5" w:rsidRPr="00D90E4F">
        <w:t>ontrol</w:t>
      </w:r>
      <w:bookmarkEnd w:id="1283"/>
      <w:bookmarkEnd w:id="1284"/>
    </w:p>
    <w:p w14:paraId="66DC5470" w14:textId="77777777" w:rsidR="00424770" w:rsidRPr="00D90E4F" w:rsidRDefault="00424770" w:rsidP="009332BE">
      <w:r w:rsidRPr="00D90E4F">
        <w:t xml:space="preserve">Drilling, marking and pre-piercing </w:t>
      </w:r>
      <w:r w:rsidR="009332BE" w:rsidRPr="00D90E4F">
        <w:t xml:space="preserve">can </w:t>
      </w:r>
      <w:r w:rsidRPr="00D90E4F">
        <w:t>us</w:t>
      </w:r>
      <w:r w:rsidR="00D66A73" w:rsidRPr="00D90E4F">
        <w:t>e</w:t>
      </w:r>
      <w:r w:rsidRPr="00D90E4F">
        <w:t xml:space="preserve"> a feature called </w:t>
      </w:r>
      <w:r w:rsidR="00373DBC" w:rsidRPr="00D90E4F">
        <w:t>I</w:t>
      </w:r>
      <w:r w:rsidRPr="00D90E4F">
        <w:t>FPC (</w:t>
      </w:r>
      <w:r w:rsidR="00373DBC" w:rsidRPr="00D90E4F">
        <w:t xml:space="preserve">IGEMS </w:t>
      </w:r>
      <w:r w:rsidR="00D66A73" w:rsidRPr="00D90E4F">
        <w:t>Flexible</w:t>
      </w:r>
      <w:r w:rsidRPr="00D90E4F">
        <w:t xml:space="preserve"> Process Control)</w:t>
      </w:r>
    </w:p>
    <w:p w14:paraId="2DA04506" w14:textId="77777777" w:rsidR="00E62FAC" w:rsidRPr="00D90E4F" w:rsidRDefault="00424770" w:rsidP="00E62FAC">
      <w:r w:rsidRPr="00D90E4F">
        <w:t xml:space="preserve">The </w:t>
      </w:r>
      <w:r w:rsidR="00373DBC" w:rsidRPr="00D90E4F">
        <w:t>I</w:t>
      </w:r>
      <w:r w:rsidRPr="00D90E4F">
        <w:t xml:space="preserve">FPC </w:t>
      </w:r>
      <w:r w:rsidR="00E62FAC" w:rsidRPr="00D90E4F">
        <w:t>control</w:t>
      </w:r>
      <w:r w:rsidR="00D66A73" w:rsidRPr="00D90E4F">
        <w:t>s</w:t>
      </w:r>
      <w:r w:rsidR="00E62FAC" w:rsidRPr="00D90E4F">
        <w:t xml:space="preserve"> when an operation should be executed.</w:t>
      </w:r>
      <w:r w:rsidR="00F31B24" w:rsidRPr="00D90E4F">
        <w:t xml:space="preserve"> The process control can be used on drilling, marking and pre-piercing</w:t>
      </w:r>
      <w:r w:rsidR="009332BE" w:rsidRPr="00D90E4F">
        <w:t>s</w:t>
      </w:r>
      <w:r w:rsidR="00F31B24" w:rsidRPr="00D90E4F">
        <w:t>.</w:t>
      </w:r>
    </w:p>
    <w:p w14:paraId="7884C613" w14:textId="77777777" w:rsidR="00227224" w:rsidRPr="00D90E4F" w:rsidRDefault="009378B9" w:rsidP="00227224">
      <w:pPr>
        <w:keepNext/>
      </w:pPr>
      <w:r w:rsidRPr="00D90E4F">
        <w:rPr>
          <w:noProof/>
        </w:rPr>
        <w:drawing>
          <wp:inline distT="0" distB="0" distL="0" distR="0" wp14:anchorId="4B78B9B3" wp14:editId="7178E6D9">
            <wp:extent cx="3430905" cy="1346200"/>
            <wp:effectExtent l="19050" t="0" r="0" b="0"/>
            <wp:docPr id="19062" name="Bild 19062" descr="Image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62" descr="Image118"/>
                    <pic:cNvPicPr>
                      <a:picLocks noChangeAspect="1" noChangeArrowheads="1"/>
                    </pic:cNvPicPr>
                  </pic:nvPicPr>
                  <pic:blipFill>
                    <a:blip r:embed="rId1244" cstate="print"/>
                    <a:srcRect/>
                    <a:stretch>
                      <a:fillRect/>
                    </a:stretch>
                  </pic:blipFill>
                  <pic:spPr bwMode="auto">
                    <a:xfrm>
                      <a:off x="0" y="0"/>
                      <a:ext cx="3430905" cy="1346200"/>
                    </a:xfrm>
                    <a:prstGeom prst="rect">
                      <a:avLst/>
                    </a:prstGeom>
                    <a:noFill/>
                    <a:ln w="9525">
                      <a:noFill/>
                      <a:miter lim="800000"/>
                      <a:headEnd/>
                      <a:tailEnd/>
                    </a:ln>
                  </pic:spPr>
                </pic:pic>
              </a:graphicData>
            </a:graphic>
          </wp:inline>
        </w:drawing>
      </w:r>
    </w:p>
    <w:p w14:paraId="18AFD15F" w14:textId="079C7470" w:rsidR="00424770" w:rsidRPr="00D90E4F" w:rsidRDefault="00227224" w:rsidP="00227224">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395</w:t>
      </w:r>
      <w:r w:rsidR="00BE0559" w:rsidRPr="00D90E4F">
        <w:rPr>
          <w:noProof/>
        </w:rPr>
        <w:fldChar w:fldCharType="end"/>
      </w:r>
    </w:p>
    <w:p w14:paraId="2BFFF6C4" w14:textId="77777777" w:rsidR="00227224" w:rsidRPr="00D90E4F" w:rsidRDefault="009332BE" w:rsidP="00227224">
      <w:r w:rsidRPr="00D90E4F">
        <w:t xml:space="preserve">The </w:t>
      </w:r>
      <w:r w:rsidR="00227224" w:rsidRPr="00D90E4F">
        <w:t>"By sheet"</w:t>
      </w:r>
      <w:r w:rsidRPr="00D90E4F">
        <w:t xml:space="preserve"> (A) </w:t>
      </w:r>
      <w:r w:rsidR="00227224" w:rsidRPr="00D90E4F">
        <w:t>operations</w:t>
      </w:r>
      <w:r w:rsidRPr="00D90E4F">
        <w:t xml:space="preserve"> will always be executed first, then the "By tool setup" (B) operations followed by the "By part" (C) operations. The rest of the operations (D) will be done as the last step.</w:t>
      </w:r>
    </w:p>
    <w:p w14:paraId="15AA7B19" w14:textId="77777777" w:rsidR="00D66A73" w:rsidRPr="00D90E4F" w:rsidRDefault="00D66A73" w:rsidP="00227224"/>
    <w:p w14:paraId="484122E8" w14:textId="77777777" w:rsidR="009332BE" w:rsidRPr="00D90E4F" w:rsidRDefault="009332BE" w:rsidP="00227224">
      <w:r w:rsidRPr="00D90E4F">
        <w:t xml:space="preserve">The </w:t>
      </w:r>
      <w:r w:rsidR="00D66A73" w:rsidRPr="00D90E4F">
        <w:t>options</w:t>
      </w:r>
      <w:r w:rsidRPr="00D90E4F">
        <w:t xml:space="preserve"> below</w:t>
      </w:r>
      <w:r w:rsidR="00D66A73" w:rsidRPr="00D90E4F">
        <w:t xml:space="preserve"> are</w:t>
      </w:r>
      <w:r w:rsidRPr="00D90E4F">
        <w:t xml:space="preserve"> the same for drilling, marking and pre-piercing</w:t>
      </w:r>
      <w:r w:rsidR="00D66A73" w:rsidRPr="00D90E4F">
        <w:t>:</w:t>
      </w:r>
    </w:p>
    <w:p w14:paraId="05E4FA4C" w14:textId="77777777" w:rsidR="009332BE" w:rsidRPr="00D90E4F" w:rsidRDefault="009378B9" w:rsidP="009332BE">
      <w:pPr>
        <w:keepNext/>
      </w:pPr>
      <w:r w:rsidRPr="00D90E4F">
        <w:rPr>
          <w:noProof/>
        </w:rPr>
        <w:drawing>
          <wp:inline distT="0" distB="0" distL="0" distR="0" wp14:anchorId="463CFAAF" wp14:editId="2C69DC20">
            <wp:extent cx="2223770" cy="782955"/>
            <wp:effectExtent l="19050" t="19050" r="24130" b="17145"/>
            <wp:docPr id="19063" name="Bild 19063" descr="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63" descr="Image116"/>
                    <pic:cNvPicPr>
                      <a:picLocks noChangeAspect="1" noChangeArrowheads="1"/>
                    </pic:cNvPicPr>
                  </pic:nvPicPr>
                  <pic:blipFill>
                    <a:blip r:embed="rId1245" cstate="print"/>
                    <a:srcRect/>
                    <a:stretch>
                      <a:fillRect/>
                    </a:stretch>
                  </pic:blipFill>
                  <pic:spPr bwMode="auto">
                    <a:xfrm>
                      <a:off x="0" y="0"/>
                      <a:ext cx="2223770" cy="782955"/>
                    </a:xfrm>
                    <a:prstGeom prst="rect">
                      <a:avLst/>
                    </a:prstGeom>
                    <a:noFill/>
                    <a:ln w="6350">
                      <a:solidFill>
                        <a:srgbClr val="000000"/>
                      </a:solidFill>
                      <a:miter lim="800000"/>
                      <a:headEnd/>
                      <a:tailEnd/>
                    </a:ln>
                    <a:effectLst/>
                  </pic:spPr>
                </pic:pic>
              </a:graphicData>
            </a:graphic>
          </wp:inline>
        </w:drawing>
      </w:r>
    </w:p>
    <w:p w14:paraId="3C62EB2F" w14:textId="0F9EA78F" w:rsidR="009332BE" w:rsidRPr="00D90E4F" w:rsidRDefault="009332BE" w:rsidP="009332BE">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396</w:t>
      </w:r>
      <w:r w:rsidR="00BE0559" w:rsidRPr="00D90E4F">
        <w:rPr>
          <w:noProof/>
        </w:rPr>
        <w:fldChar w:fldCharType="end"/>
      </w:r>
    </w:p>
    <w:p w14:paraId="39E53F0B" w14:textId="77777777" w:rsidR="00E62FAC" w:rsidRPr="00D90E4F" w:rsidRDefault="00E62FAC" w:rsidP="007820FA">
      <w:pPr>
        <w:pStyle w:val="Rubrik5"/>
      </w:pPr>
      <w:r w:rsidRPr="00D90E4F">
        <w:t>By sheet</w:t>
      </w:r>
    </w:p>
    <w:p w14:paraId="2AB06216" w14:textId="77777777" w:rsidR="006F64C8" w:rsidRPr="00D90E4F" w:rsidRDefault="00424770" w:rsidP="00E62FAC">
      <w:r w:rsidRPr="00D90E4F">
        <w:t xml:space="preserve">With this </w:t>
      </w:r>
      <w:r w:rsidR="00E62FAC" w:rsidRPr="00D90E4F">
        <w:t xml:space="preserve">option </w:t>
      </w:r>
      <w:r w:rsidR="00F31B24" w:rsidRPr="00D90E4F">
        <w:t xml:space="preserve">the operations will be done on the whole sheet before </w:t>
      </w:r>
      <w:r w:rsidR="006F64C8" w:rsidRPr="00D90E4F">
        <w:t xml:space="preserve">the </w:t>
      </w:r>
      <w:r w:rsidRPr="00D90E4F">
        <w:t xml:space="preserve">other </w:t>
      </w:r>
      <w:r w:rsidR="006F64C8" w:rsidRPr="00D90E4F">
        <w:t>process is started.</w:t>
      </w:r>
    </w:p>
    <w:p w14:paraId="4BAFBEB5" w14:textId="77777777" w:rsidR="006F64C8" w:rsidRPr="00D90E4F" w:rsidRDefault="009378B9" w:rsidP="006F64C8">
      <w:pPr>
        <w:keepNext/>
      </w:pPr>
      <w:r w:rsidRPr="00D90E4F">
        <w:rPr>
          <w:noProof/>
        </w:rPr>
        <w:lastRenderedPageBreak/>
        <w:drawing>
          <wp:inline distT="0" distB="0" distL="0" distR="0" wp14:anchorId="742E7537" wp14:editId="3553A4A9">
            <wp:extent cx="3335655" cy="1704340"/>
            <wp:effectExtent l="19050" t="0" r="0" b="0"/>
            <wp:docPr id="19064" name="Bild 19064" descr="Image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64" descr="Image117"/>
                    <pic:cNvPicPr>
                      <a:picLocks noChangeAspect="1" noChangeArrowheads="1"/>
                    </pic:cNvPicPr>
                  </pic:nvPicPr>
                  <pic:blipFill>
                    <a:blip r:embed="rId1246" cstate="print"/>
                    <a:srcRect/>
                    <a:stretch>
                      <a:fillRect/>
                    </a:stretch>
                  </pic:blipFill>
                  <pic:spPr bwMode="auto">
                    <a:xfrm>
                      <a:off x="0" y="0"/>
                      <a:ext cx="3335655" cy="1704340"/>
                    </a:xfrm>
                    <a:prstGeom prst="rect">
                      <a:avLst/>
                    </a:prstGeom>
                    <a:noFill/>
                    <a:ln w="9525">
                      <a:noFill/>
                      <a:miter lim="800000"/>
                      <a:headEnd/>
                      <a:tailEnd/>
                    </a:ln>
                  </pic:spPr>
                </pic:pic>
              </a:graphicData>
            </a:graphic>
          </wp:inline>
        </w:drawing>
      </w:r>
    </w:p>
    <w:p w14:paraId="303401FE" w14:textId="13193B4E" w:rsidR="006F64C8" w:rsidRPr="00D90E4F" w:rsidRDefault="006F64C8" w:rsidP="006F64C8">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397</w:t>
      </w:r>
      <w:r w:rsidR="00BE0559" w:rsidRPr="00D90E4F">
        <w:rPr>
          <w:noProof/>
        </w:rPr>
        <w:fldChar w:fldCharType="end"/>
      </w:r>
    </w:p>
    <w:p w14:paraId="563D37C0" w14:textId="77777777" w:rsidR="006F5D69" w:rsidRPr="00D90E4F" w:rsidRDefault="00B93D81" w:rsidP="00E62FAC">
      <w:r w:rsidRPr="00D90E4F">
        <w:t>When several</w:t>
      </w:r>
      <w:r w:rsidR="00F31B24" w:rsidRPr="00D90E4F">
        <w:t xml:space="preserve"> kind</w:t>
      </w:r>
      <w:r w:rsidR="00D66A73" w:rsidRPr="00D90E4F">
        <w:t>s</w:t>
      </w:r>
      <w:r w:rsidR="00F31B24" w:rsidRPr="00D90E4F">
        <w:t xml:space="preserve"> of operations </w:t>
      </w:r>
      <w:r w:rsidR="00D66A73" w:rsidRPr="00D90E4F">
        <w:t xml:space="preserve">(drilling, marking and pre-piercing) are set </w:t>
      </w:r>
      <w:r w:rsidR="00F31B24" w:rsidRPr="00D90E4F">
        <w:t>to "By sheet" then the internal order between the operations are controlled by the priority.</w:t>
      </w:r>
      <w:r w:rsidR="006F5D69" w:rsidRPr="00D90E4F">
        <w:t xml:space="preserve"> The priority 1 will be executed before priorit</w:t>
      </w:r>
      <w:r w:rsidR="00D66A73" w:rsidRPr="00D90E4F">
        <w:t xml:space="preserve">ies </w:t>
      </w:r>
      <w:r w:rsidR="006F5D69" w:rsidRPr="00D90E4F">
        <w:t>2 and 3.</w:t>
      </w:r>
    </w:p>
    <w:p w14:paraId="0590AFB9" w14:textId="77777777" w:rsidR="006F64C8" w:rsidRPr="00D90E4F" w:rsidRDefault="006F5D69" w:rsidP="00E62FAC">
      <w:r w:rsidRPr="00D90E4F">
        <w:t xml:space="preserve">If the priority </w:t>
      </w:r>
      <w:r w:rsidR="00D66A73" w:rsidRPr="00D90E4F">
        <w:t xml:space="preserve">is set </w:t>
      </w:r>
      <w:r w:rsidRPr="00D90E4F">
        <w:t xml:space="preserve">to the same </w:t>
      </w:r>
      <w:r w:rsidR="006F64C8" w:rsidRPr="00D90E4F">
        <w:t xml:space="preserve">for different operations </w:t>
      </w:r>
      <w:r w:rsidRPr="00D90E4F">
        <w:t>then it will be executed internally in th</w:t>
      </w:r>
      <w:r w:rsidR="00D66A73" w:rsidRPr="00D90E4F">
        <w:t>e</w:t>
      </w:r>
      <w:r w:rsidRPr="00D90E4F">
        <w:t xml:space="preserve"> </w:t>
      </w:r>
      <w:r w:rsidR="003A46E5" w:rsidRPr="00D90E4F">
        <w:t>order</w:t>
      </w:r>
      <w:r w:rsidRPr="00D90E4F">
        <w:t xml:space="preserve"> </w:t>
      </w:r>
      <w:r w:rsidR="006F64C8" w:rsidRPr="00D90E4F">
        <w:t>define</w:t>
      </w:r>
      <w:r w:rsidR="00D66A73" w:rsidRPr="00D90E4F">
        <w:t>d in</w:t>
      </w:r>
      <w:r w:rsidR="006F64C8" w:rsidRPr="00D90E4F">
        <w:t xml:space="preserve"> the toolpath</w:t>
      </w:r>
      <w:r w:rsidR="00EA6723" w:rsidRPr="00D90E4F">
        <w:t>.</w:t>
      </w:r>
    </w:p>
    <w:p w14:paraId="1AB2000F" w14:textId="77777777" w:rsidR="003A46E5" w:rsidRPr="00D90E4F" w:rsidRDefault="003A46E5" w:rsidP="003A46E5">
      <w:pPr>
        <w:pStyle w:val="Frga"/>
      </w:pPr>
      <w:r w:rsidRPr="00D90E4F">
        <w:t>Is there any typical machine configuration that should not use this optimizing?</w:t>
      </w:r>
    </w:p>
    <w:p w14:paraId="39B90D9A" w14:textId="77777777" w:rsidR="008112A3" w:rsidRPr="00D90E4F" w:rsidRDefault="003A46E5" w:rsidP="008112A3">
      <w:pPr>
        <w:pStyle w:val="Answer"/>
      </w:pPr>
      <w:r w:rsidRPr="00D90E4F">
        <w:t>The distance between the heads m</w:t>
      </w:r>
      <w:r w:rsidR="00D66A73" w:rsidRPr="00D90E4F">
        <w:t>a</w:t>
      </w:r>
      <w:r w:rsidRPr="00D90E4F">
        <w:t xml:space="preserve">y need to be changed </w:t>
      </w:r>
      <w:r w:rsidR="00397E7A" w:rsidRPr="00D90E4F">
        <w:t xml:space="preserve">several times </w:t>
      </w:r>
      <w:r w:rsidRPr="00D90E4F">
        <w:t xml:space="preserve">when using this method. If you don't have servo controlled tool distance </w:t>
      </w:r>
      <w:r w:rsidR="009332BE" w:rsidRPr="00D90E4F">
        <w:t xml:space="preserve">on the machine </w:t>
      </w:r>
      <w:r w:rsidRPr="00D90E4F">
        <w:t>then use "By tool setup" instead.</w:t>
      </w:r>
      <w:r w:rsidR="00424770" w:rsidRPr="00D90E4F">
        <w:t xml:space="preserve"> That will save job</w:t>
      </w:r>
      <w:r w:rsidR="00D66A73" w:rsidRPr="00D90E4F">
        <w:t>s</w:t>
      </w:r>
      <w:r w:rsidR="00424770" w:rsidRPr="00D90E4F">
        <w:t xml:space="preserve"> for the operator.</w:t>
      </w:r>
    </w:p>
    <w:p w14:paraId="0B4B91BC" w14:textId="77777777" w:rsidR="006F5D69" w:rsidRPr="00D90E4F" w:rsidRDefault="006F64C8" w:rsidP="007820FA">
      <w:pPr>
        <w:pStyle w:val="Rubrik5"/>
      </w:pPr>
      <w:r w:rsidRPr="00D90E4F">
        <w:t>By tool setup</w:t>
      </w:r>
    </w:p>
    <w:p w14:paraId="6D228308" w14:textId="77777777" w:rsidR="00971F83" w:rsidRPr="00D90E4F" w:rsidRDefault="00971F83" w:rsidP="006F64C8">
      <w:r w:rsidRPr="00D90E4F">
        <w:t>These options will be done after the "By sheet" step.</w:t>
      </w:r>
    </w:p>
    <w:p w14:paraId="6009AA6A" w14:textId="77777777" w:rsidR="00971F83" w:rsidRPr="00D90E4F" w:rsidRDefault="009378B9" w:rsidP="00971F83">
      <w:pPr>
        <w:keepNext/>
      </w:pPr>
      <w:r w:rsidRPr="00D90E4F">
        <w:rPr>
          <w:noProof/>
        </w:rPr>
        <w:drawing>
          <wp:inline distT="0" distB="0" distL="0" distR="0" wp14:anchorId="64E0AD9A" wp14:editId="1A70CE5B">
            <wp:extent cx="3314065" cy="1704340"/>
            <wp:effectExtent l="19050" t="0" r="635" b="0"/>
            <wp:docPr id="19065" name="Bild 19065" descr="Image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65" descr="Image119"/>
                    <pic:cNvPicPr>
                      <a:picLocks noChangeAspect="1" noChangeArrowheads="1"/>
                    </pic:cNvPicPr>
                  </pic:nvPicPr>
                  <pic:blipFill>
                    <a:blip r:embed="rId1247" cstate="print"/>
                    <a:srcRect/>
                    <a:stretch>
                      <a:fillRect/>
                    </a:stretch>
                  </pic:blipFill>
                  <pic:spPr bwMode="auto">
                    <a:xfrm>
                      <a:off x="0" y="0"/>
                      <a:ext cx="3314065" cy="1704340"/>
                    </a:xfrm>
                    <a:prstGeom prst="rect">
                      <a:avLst/>
                    </a:prstGeom>
                    <a:noFill/>
                    <a:ln w="9525">
                      <a:noFill/>
                      <a:miter lim="800000"/>
                      <a:headEnd/>
                      <a:tailEnd/>
                    </a:ln>
                  </pic:spPr>
                </pic:pic>
              </a:graphicData>
            </a:graphic>
          </wp:inline>
        </w:drawing>
      </w:r>
    </w:p>
    <w:p w14:paraId="6DDB7C8C" w14:textId="3284133B" w:rsidR="00971F83" w:rsidRPr="00D90E4F" w:rsidRDefault="00971F83" w:rsidP="00971F83">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398</w:t>
      </w:r>
      <w:r w:rsidR="00BE0559" w:rsidRPr="00D90E4F">
        <w:rPr>
          <w:noProof/>
        </w:rPr>
        <w:fldChar w:fldCharType="end"/>
      </w:r>
    </w:p>
    <w:p w14:paraId="1845F11C" w14:textId="77777777" w:rsidR="00AF574A" w:rsidRPr="00D90E4F" w:rsidRDefault="00AF574A" w:rsidP="00AF574A">
      <w:r w:rsidRPr="00D90E4F">
        <w:t xml:space="preserve">After the </w:t>
      </w:r>
      <w:r w:rsidR="00D66A73" w:rsidRPr="00D90E4F">
        <w:t>(</w:t>
      </w:r>
      <w:r w:rsidRPr="00D90E4F">
        <w:t>B</w:t>
      </w:r>
      <w:r w:rsidR="00D66A73" w:rsidRPr="00D90E4F">
        <w:t>)</w:t>
      </w:r>
      <w:r w:rsidRPr="00D90E4F">
        <w:t xml:space="preserve"> operation is done the process goes to next step and makes all </w:t>
      </w:r>
      <w:r w:rsidR="00D66A73" w:rsidRPr="00D90E4F">
        <w:t>(</w:t>
      </w:r>
      <w:r w:rsidRPr="00D90E4F">
        <w:t>C</w:t>
      </w:r>
      <w:r w:rsidR="00D66A73" w:rsidRPr="00D90E4F">
        <w:t xml:space="preserve">) </w:t>
      </w:r>
      <w:r w:rsidRPr="00D90E4F">
        <w:t xml:space="preserve">and </w:t>
      </w:r>
      <w:r w:rsidR="00D66A73" w:rsidRPr="00D90E4F">
        <w:t>(</w:t>
      </w:r>
      <w:r w:rsidRPr="00D90E4F">
        <w:t>D</w:t>
      </w:r>
      <w:r w:rsidR="00D66A73" w:rsidRPr="00D90E4F">
        <w:t>)</w:t>
      </w:r>
      <w:r w:rsidRPr="00D90E4F">
        <w:t xml:space="preserve"> operations</w:t>
      </w:r>
      <w:r w:rsidR="00D66A73" w:rsidRPr="00D90E4F">
        <w:t>.</w:t>
      </w:r>
    </w:p>
    <w:p w14:paraId="4E3F8887" w14:textId="77777777" w:rsidR="00AF574A" w:rsidRPr="00D90E4F" w:rsidRDefault="009378B9" w:rsidP="00AF574A">
      <w:pPr>
        <w:keepNext/>
      </w:pPr>
      <w:r w:rsidRPr="00D90E4F">
        <w:rPr>
          <w:noProof/>
        </w:rPr>
        <w:drawing>
          <wp:inline distT="0" distB="0" distL="0" distR="0" wp14:anchorId="74A931A0" wp14:editId="19E1CCA6">
            <wp:extent cx="1697355" cy="1009650"/>
            <wp:effectExtent l="19050" t="0" r="0" b="0"/>
            <wp:docPr id="19066" name="Bild 19066" descr="Image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66" descr="Image120"/>
                    <pic:cNvPicPr>
                      <a:picLocks noChangeAspect="1" noChangeArrowheads="1"/>
                    </pic:cNvPicPr>
                  </pic:nvPicPr>
                  <pic:blipFill>
                    <a:blip r:embed="rId1248" cstate="print"/>
                    <a:srcRect/>
                    <a:stretch>
                      <a:fillRect/>
                    </a:stretch>
                  </pic:blipFill>
                  <pic:spPr bwMode="auto">
                    <a:xfrm>
                      <a:off x="0" y="0"/>
                      <a:ext cx="1697355" cy="1009650"/>
                    </a:xfrm>
                    <a:prstGeom prst="rect">
                      <a:avLst/>
                    </a:prstGeom>
                    <a:noFill/>
                    <a:ln w="9525">
                      <a:noFill/>
                      <a:miter lim="800000"/>
                      <a:headEnd/>
                      <a:tailEnd/>
                    </a:ln>
                  </pic:spPr>
                </pic:pic>
              </a:graphicData>
            </a:graphic>
          </wp:inline>
        </w:drawing>
      </w:r>
    </w:p>
    <w:p w14:paraId="76657636" w14:textId="3CF121B5" w:rsidR="00971F83" w:rsidRPr="00D90E4F" w:rsidRDefault="00AF574A" w:rsidP="00AF574A">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399</w:t>
      </w:r>
      <w:r w:rsidR="00BE0559" w:rsidRPr="00D90E4F">
        <w:rPr>
          <w:noProof/>
        </w:rPr>
        <w:fldChar w:fldCharType="end"/>
      </w:r>
    </w:p>
    <w:p w14:paraId="2D74E749" w14:textId="77777777" w:rsidR="006F64C8" w:rsidRPr="00D90E4F" w:rsidRDefault="00D66A73" w:rsidP="006F64C8">
      <w:r w:rsidRPr="00D90E4F">
        <w:t>If</w:t>
      </w:r>
      <w:r w:rsidR="00AF574A" w:rsidRPr="00D90E4F">
        <w:t xml:space="preserve"> more than on type of operation </w:t>
      </w:r>
      <w:r w:rsidRPr="00D90E4F">
        <w:t>is set to</w:t>
      </w:r>
      <w:r w:rsidR="00AF574A" w:rsidRPr="00D90E4F">
        <w:t xml:space="preserve"> "By tool setup" then the internal order between the operations </w:t>
      </w:r>
      <w:r w:rsidRPr="00D90E4F">
        <w:t>is</w:t>
      </w:r>
      <w:r w:rsidR="00AF574A" w:rsidRPr="00D90E4F">
        <w:t xml:space="preserve"> controlled by the priority. The priority 1 will be executed before priorit</w:t>
      </w:r>
      <w:r w:rsidRPr="00D90E4F">
        <w:t>ies</w:t>
      </w:r>
      <w:r w:rsidR="00AF574A" w:rsidRPr="00D90E4F">
        <w:t xml:space="preserve"> 2 and 3.</w:t>
      </w:r>
    </w:p>
    <w:p w14:paraId="78D9A41F" w14:textId="77777777" w:rsidR="00AF574A" w:rsidRPr="00D90E4F" w:rsidRDefault="00AF574A" w:rsidP="007820FA">
      <w:pPr>
        <w:pStyle w:val="Rubrik5"/>
      </w:pPr>
      <w:r w:rsidRPr="00D90E4F">
        <w:t>By part</w:t>
      </w:r>
    </w:p>
    <w:p w14:paraId="507A39D7" w14:textId="77777777" w:rsidR="00AF574A" w:rsidRPr="00D90E4F" w:rsidRDefault="009378B9" w:rsidP="00AF574A">
      <w:pPr>
        <w:keepNext/>
      </w:pPr>
      <w:r w:rsidRPr="00D90E4F">
        <w:rPr>
          <w:noProof/>
        </w:rPr>
        <w:drawing>
          <wp:inline distT="0" distB="0" distL="0" distR="0" wp14:anchorId="0674CA29" wp14:editId="497C2FCE">
            <wp:extent cx="1660525" cy="614680"/>
            <wp:effectExtent l="19050" t="0" r="0" b="0"/>
            <wp:docPr id="19067" name="Bild 19067" descr="Imag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67" descr="Image122"/>
                    <pic:cNvPicPr>
                      <a:picLocks noChangeAspect="1" noChangeArrowheads="1"/>
                    </pic:cNvPicPr>
                  </pic:nvPicPr>
                  <pic:blipFill>
                    <a:blip r:embed="rId1249" cstate="print"/>
                    <a:srcRect/>
                    <a:stretch>
                      <a:fillRect/>
                    </a:stretch>
                  </pic:blipFill>
                  <pic:spPr bwMode="auto">
                    <a:xfrm>
                      <a:off x="0" y="0"/>
                      <a:ext cx="1660525" cy="614680"/>
                    </a:xfrm>
                    <a:prstGeom prst="rect">
                      <a:avLst/>
                    </a:prstGeom>
                    <a:noFill/>
                    <a:ln w="9525">
                      <a:noFill/>
                      <a:miter lim="800000"/>
                      <a:headEnd/>
                      <a:tailEnd/>
                    </a:ln>
                  </pic:spPr>
                </pic:pic>
              </a:graphicData>
            </a:graphic>
          </wp:inline>
        </w:drawing>
      </w:r>
    </w:p>
    <w:p w14:paraId="7C09BB41" w14:textId="073747B5" w:rsidR="00AF574A" w:rsidRPr="00D90E4F" w:rsidRDefault="00AF574A" w:rsidP="00AF574A">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400</w:t>
      </w:r>
      <w:r w:rsidR="00BE0559" w:rsidRPr="00D90E4F">
        <w:rPr>
          <w:noProof/>
        </w:rPr>
        <w:fldChar w:fldCharType="end"/>
      </w:r>
    </w:p>
    <w:p w14:paraId="1C6197C3" w14:textId="77777777" w:rsidR="00AF574A" w:rsidRPr="00D90E4F" w:rsidRDefault="007828CF" w:rsidP="00AF574A">
      <w:r w:rsidRPr="00D90E4F">
        <w:t>Use</w:t>
      </w:r>
      <w:r w:rsidR="00AF574A" w:rsidRPr="00D90E4F">
        <w:t xml:space="preserve"> the "By part</w:t>
      </w:r>
      <w:r w:rsidR="008112A3" w:rsidRPr="00D90E4F">
        <w:t>"</w:t>
      </w:r>
      <w:r w:rsidRPr="00D90E4F">
        <w:t xml:space="preserve"> to</w:t>
      </w:r>
      <w:r w:rsidR="008112A3" w:rsidRPr="00D90E4F">
        <w:t xml:space="preserve"> control the processing order of the remaining operations on a part level.</w:t>
      </w:r>
    </w:p>
    <w:p w14:paraId="6707E416" w14:textId="77777777" w:rsidR="008112A3" w:rsidRPr="00D90E4F" w:rsidRDefault="008112A3" w:rsidP="008112A3">
      <w:r w:rsidRPr="00D90E4F">
        <w:t xml:space="preserve">If more than on type of operation </w:t>
      </w:r>
      <w:r w:rsidR="00D66A73" w:rsidRPr="00D90E4F">
        <w:t>is set to</w:t>
      </w:r>
      <w:r w:rsidRPr="00D90E4F">
        <w:t xml:space="preserve"> "By tool setup" then the internal order between the operations </w:t>
      </w:r>
      <w:r w:rsidR="00D66A73" w:rsidRPr="00D90E4F">
        <w:t>is</w:t>
      </w:r>
      <w:r w:rsidRPr="00D90E4F">
        <w:t xml:space="preserve"> controlled by the priority. The priority 1 will be executed before priorit</w:t>
      </w:r>
      <w:r w:rsidR="00D66A73" w:rsidRPr="00D90E4F">
        <w:t xml:space="preserve">ies </w:t>
      </w:r>
      <w:r w:rsidRPr="00D90E4F">
        <w:t>2 and 3.</w:t>
      </w:r>
    </w:p>
    <w:p w14:paraId="34C60E70" w14:textId="77777777" w:rsidR="008112A3" w:rsidRPr="00D90E4F" w:rsidRDefault="008112A3" w:rsidP="007820FA">
      <w:pPr>
        <w:pStyle w:val="Rubrik5"/>
      </w:pPr>
      <w:r w:rsidRPr="00D90E4F">
        <w:lastRenderedPageBreak/>
        <w:t>No optimization</w:t>
      </w:r>
    </w:p>
    <w:p w14:paraId="2D24AE7D" w14:textId="77777777" w:rsidR="00AF574A" w:rsidRPr="00D90E4F" w:rsidRDefault="009378B9" w:rsidP="007820FA">
      <w:pPr>
        <w:pStyle w:val="Rubrik5"/>
      </w:pPr>
      <w:r w:rsidRPr="00D90E4F">
        <w:rPr>
          <w:noProof/>
        </w:rPr>
        <w:drawing>
          <wp:inline distT="0" distB="0" distL="0" distR="0" wp14:anchorId="3C42D26B" wp14:editId="6A8F31E1">
            <wp:extent cx="2238375" cy="775335"/>
            <wp:effectExtent l="19050" t="19050" r="28575" b="24765"/>
            <wp:docPr id="19068" name="Bild 19068" descr="Image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68" descr="Image121"/>
                    <pic:cNvPicPr>
                      <a:picLocks noChangeAspect="1" noChangeArrowheads="1"/>
                    </pic:cNvPicPr>
                  </pic:nvPicPr>
                  <pic:blipFill>
                    <a:blip r:embed="rId1250" cstate="print"/>
                    <a:srcRect/>
                    <a:stretch>
                      <a:fillRect/>
                    </a:stretch>
                  </pic:blipFill>
                  <pic:spPr bwMode="auto">
                    <a:xfrm>
                      <a:off x="0" y="0"/>
                      <a:ext cx="2238375" cy="775335"/>
                    </a:xfrm>
                    <a:prstGeom prst="rect">
                      <a:avLst/>
                    </a:prstGeom>
                    <a:noFill/>
                    <a:ln w="6350">
                      <a:solidFill>
                        <a:srgbClr val="000000"/>
                      </a:solidFill>
                      <a:miter lim="800000"/>
                      <a:headEnd/>
                      <a:tailEnd/>
                    </a:ln>
                    <a:effectLst/>
                  </pic:spPr>
                </pic:pic>
              </a:graphicData>
            </a:graphic>
          </wp:inline>
        </w:drawing>
      </w:r>
    </w:p>
    <w:p w14:paraId="7346B60B" w14:textId="4548D976" w:rsidR="006F64C8" w:rsidRPr="00D90E4F" w:rsidRDefault="00AF574A" w:rsidP="00AF574A">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401</w:t>
      </w:r>
      <w:r w:rsidR="00BE0559" w:rsidRPr="00D90E4F">
        <w:rPr>
          <w:noProof/>
        </w:rPr>
        <w:fldChar w:fldCharType="end"/>
      </w:r>
    </w:p>
    <w:p w14:paraId="7AC2AC85" w14:textId="77777777" w:rsidR="008112A3" w:rsidRPr="00D90E4F" w:rsidRDefault="008112A3" w:rsidP="00AF574A">
      <w:r w:rsidRPr="00D90E4F">
        <w:t xml:space="preserve">The cutting process is always executed as the last operation. If </w:t>
      </w:r>
      <w:r w:rsidR="00D66A73" w:rsidRPr="00D90E4F">
        <w:t>an</w:t>
      </w:r>
      <w:r w:rsidRPr="00D90E4F">
        <w:t>other kind of operation</w:t>
      </w:r>
      <w:r w:rsidR="00D66A73" w:rsidRPr="00D90E4F">
        <w:t xml:space="preserve"> </w:t>
      </w:r>
      <w:r w:rsidRPr="00D90E4F">
        <w:t>(drilling, marking, pre-piercing</w:t>
      </w:r>
      <w:r w:rsidR="00D66A73" w:rsidRPr="00D90E4F">
        <w:t>) needs</w:t>
      </w:r>
      <w:r w:rsidRPr="00D90E4F">
        <w:t xml:space="preserve"> to be executed in the order the toolpath</w:t>
      </w:r>
      <w:r w:rsidR="00750566" w:rsidRPr="00D90E4F">
        <w:t xml:space="preserve"> is added</w:t>
      </w:r>
      <w:r w:rsidRPr="00D90E4F">
        <w:t xml:space="preserve"> then select </w:t>
      </w:r>
      <w:r w:rsidR="00750566" w:rsidRPr="00D90E4F">
        <w:t>"No optimization"</w:t>
      </w:r>
      <w:r w:rsidRPr="00D90E4F">
        <w:t>.</w:t>
      </w:r>
    </w:p>
    <w:p w14:paraId="19615325" w14:textId="77777777" w:rsidR="008112A3" w:rsidRPr="00D90E4F" w:rsidRDefault="008112A3" w:rsidP="002D3E07">
      <w:pPr>
        <w:pStyle w:val="Rubrik5"/>
      </w:pPr>
      <w:r w:rsidRPr="00D90E4F">
        <w:t>Example</w:t>
      </w:r>
      <w:r w:rsidR="002D4EED" w:rsidRPr="00D90E4F">
        <w:t xml:space="preserve"> 1</w:t>
      </w:r>
      <w:r w:rsidRPr="00D90E4F">
        <w:t>:</w:t>
      </w:r>
    </w:p>
    <w:p w14:paraId="45BF6A6A" w14:textId="77777777" w:rsidR="008112A3" w:rsidRPr="00D90E4F" w:rsidRDefault="002D4EED" w:rsidP="00E62FAC">
      <w:r w:rsidRPr="00D90E4F">
        <w:t xml:space="preserve">First all drillings </w:t>
      </w:r>
      <w:r w:rsidR="00750566" w:rsidRPr="00D90E4F">
        <w:t xml:space="preserve">need to be made </w:t>
      </w:r>
      <w:r w:rsidRPr="00D90E4F">
        <w:t xml:space="preserve">over the whole sheet, and then the markings </w:t>
      </w:r>
      <w:r w:rsidR="00750566" w:rsidRPr="00D90E4F">
        <w:t xml:space="preserve">made </w:t>
      </w:r>
      <w:r w:rsidRPr="00D90E4F">
        <w:t xml:space="preserve">over the whole sheet. </w:t>
      </w:r>
      <w:r w:rsidR="00750566" w:rsidRPr="00D90E4F">
        <w:t>Then</w:t>
      </w:r>
      <w:r w:rsidRPr="00D90E4F">
        <w:t xml:space="preserve"> the pre-piercings </w:t>
      </w:r>
      <w:r w:rsidR="00750566" w:rsidRPr="00D90E4F">
        <w:t xml:space="preserve">are made </w:t>
      </w:r>
      <w:r w:rsidRPr="00D90E4F">
        <w:t>over the whole sheet</w:t>
      </w:r>
      <w:r w:rsidR="00750566" w:rsidRPr="00D90E4F">
        <w:t xml:space="preserve"> and finally the cutting is done last.</w:t>
      </w:r>
    </w:p>
    <w:p w14:paraId="5B623248" w14:textId="77777777" w:rsidR="002D4EED" w:rsidRPr="00D90E4F" w:rsidRDefault="002D4EED" w:rsidP="00E62FAC">
      <w:r w:rsidRPr="00D90E4F">
        <w:t>((drilling, drilling, drilling) (marking, marking, marking) (pre-piercing, pre-piercing, pre-piercing) (cutting, cutting and cutting))</w:t>
      </w:r>
    </w:p>
    <w:p w14:paraId="612FE2D3" w14:textId="77777777" w:rsidR="008112A3" w:rsidRPr="00D90E4F" w:rsidRDefault="009378B9" w:rsidP="008112A3">
      <w:pPr>
        <w:keepNext/>
      </w:pPr>
      <w:r w:rsidRPr="00D90E4F">
        <w:rPr>
          <w:noProof/>
        </w:rPr>
        <w:drawing>
          <wp:inline distT="0" distB="0" distL="0" distR="0" wp14:anchorId="12796ADE" wp14:editId="5705903A">
            <wp:extent cx="2223770" cy="782955"/>
            <wp:effectExtent l="19050" t="19050" r="24130" b="17145"/>
            <wp:docPr id="19060" name="Bild 19060" descr="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60" descr="Image116"/>
                    <pic:cNvPicPr>
                      <a:picLocks noChangeAspect="1" noChangeArrowheads="1"/>
                    </pic:cNvPicPr>
                  </pic:nvPicPr>
                  <pic:blipFill>
                    <a:blip r:embed="rId1245" cstate="print"/>
                    <a:srcRect/>
                    <a:stretch>
                      <a:fillRect/>
                    </a:stretch>
                  </pic:blipFill>
                  <pic:spPr bwMode="auto">
                    <a:xfrm>
                      <a:off x="0" y="0"/>
                      <a:ext cx="2223770" cy="782955"/>
                    </a:xfrm>
                    <a:prstGeom prst="rect">
                      <a:avLst/>
                    </a:prstGeom>
                    <a:noFill/>
                    <a:ln w="6350">
                      <a:solidFill>
                        <a:srgbClr val="000000"/>
                      </a:solidFill>
                      <a:miter lim="800000"/>
                      <a:headEnd/>
                      <a:tailEnd/>
                    </a:ln>
                    <a:effectLst/>
                  </pic:spPr>
                </pic:pic>
              </a:graphicData>
            </a:graphic>
          </wp:inline>
        </w:drawing>
      </w:r>
    </w:p>
    <w:p w14:paraId="051D9D5C" w14:textId="41CFC5EC" w:rsidR="008112A3" w:rsidRPr="00D90E4F" w:rsidRDefault="008112A3" w:rsidP="008112A3">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402</w:t>
      </w:r>
      <w:r w:rsidR="00BE0559" w:rsidRPr="00D90E4F">
        <w:rPr>
          <w:noProof/>
        </w:rPr>
        <w:fldChar w:fldCharType="end"/>
      </w:r>
    </w:p>
    <w:p w14:paraId="5C2A8AB1" w14:textId="77777777" w:rsidR="002D4EED" w:rsidRPr="00D90E4F" w:rsidRDefault="002D4EED" w:rsidP="00E62FAC">
      <w:r w:rsidRPr="00D90E4F">
        <w:t>Set drilling to "By sheet" and the priority to 1. Set the marking to "By sheet" and the priority to 2. Set the pre-piercing to "By sheet" and the priority to 3. The cutting will be done as the last step.</w:t>
      </w:r>
    </w:p>
    <w:p w14:paraId="671791F3" w14:textId="77777777" w:rsidR="002D4EED" w:rsidRPr="00D90E4F" w:rsidRDefault="002D4EED" w:rsidP="002D3E07">
      <w:pPr>
        <w:pStyle w:val="Rubrik5"/>
      </w:pPr>
      <w:r w:rsidRPr="00D90E4F">
        <w:t>Example 2</w:t>
      </w:r>
    </w:p>
    <w:p w14:paraId="0E46F577" w14:textId="77777777" w:rsidR="002D4EED" w:rsidRPr="00D90E4F" w:rsidRDefault="002D4EED" w:rsidP="002D4EED">
      <w:r w:rsidRPr="00D90E4F">
        <w:t>In this example the optimization</w:t>
      </w:r>
      <w:r w:rsidR="00750566" w:rsidRPr="00D90E4F">
        <w:t xml:space="preserve"> is</w:t>
      </w:r>
      <w:r w:rsidRPr="00D90E4F">
        <w:t xml:space="preserve"> as follows</w:t>
      </w:r>
      <w:r w:rsidR="00750566" w:rsidRPr="00D90E4F">
        <w:t>:</w:t>
      </w:r>
    </w:p>
    <w:p w14:paraId="53439612" w14:textId="77777777" w:rsidR="002B08B4" w:rsidRPr="00D90E4F" w:rsidRDefault="002D4EED" w:rsidP="002D4EED">
      <w:r w:rsidRPr="00D90E4F">
        <w:t>(</w:t>
      </w:r>
      <w:r w:rsidR="008C3A59" w:rsidRPr="00D90E4F">
        <w:t>Marking</w:t>
      </w:r>
      <w:r w:rsidRPr="00D90E4F">
        <w:t>, pre-piercing, drilling</w:t>
      </w:r>
      <w:r w:rsidR="002B08B4" w:rsidRPr="00D90E4F">
        <w:t xml:space="preserve"> and cutting together</w:t>
      </w:r>
      <w:r w:rsidRPr="00D90E4F">
        <w:t xml:space="preserve">) </w:t>
      </w:r>
    </w:p>
    <w:p w14:paraId="62E10116" w14:textId="77777777" w:rsidR="002B08B4" w:rsidRPr="00D90E4F" w:rsidRDefault="002D4EED" w:rsidP="002D4EED">
      <w:r w:rsidRPr="00D90E4F">
        <w:t>(</w:t>
      </w:r>
      <w:r w:rsidR="008C3A59" w:rsidRPr="00D90E4F">
        <w:t>Marking</w:t>
      </w:r>
      <w:r w:rsidRPr="00D90E4F">
        <w:t xml:space="preserve">, pre-piercing, </w:t>
      </w:r>
      <w:r w:rsidR="002B08B4" w:rsidRPr="00D90E4F">
        <w:t>drilling and cutting together</w:t>
      </w:r>
      <w:r w:rsidRPr="00D90E4F">
        <w:t>)</w:t>
      </w:r>
    </w:p>
    <w:p w14:paraId="6CF38CF2" w14:textId="77777777" w:rsidR="002D4EED" w:rsidRPr="00D90E4F" w:rsidRDefault="002D4EED" w:rsidP="002D4EED">
      <w:r w:rsidRPr="00D90E4F">
        <w:t>(</w:t>
      </w:r>
      <w:r w:rsidR="008C3A59" w:rsidRPr="00D90E4F">
        <w:t>Marking</w:t>
      </w:r>
      <w:r w:rsidRPr="00D90E4F">
        <w:t xml:space="preserve">, pre-piercing, </w:t>
      </w:r>
      <w:r w:rsidR="002B08B4" w:rsidRPr="00D90E4F">
        <w:t>drilling and cutting together</w:t>
      </w:r>
      <w:r w:rsidRPr="00D90E4F">
        <w:t>)</w:t>
      </w:r>
    </w:p>
    <w:p w14:paraId="56730597" w14:textId="77777777" w:rsidR="002B08B4" w:rsidRPr="00D90E4F" w:rsidRDefault="009378B9" w:rsidP="002B08B4">
      <w:pPr>
        <w:keepNext/>
      </w:pPr>
      <w:r w:rsidRPr="00D90E4F">
        <w:rPr>
          <w:noProof/>
        </w:rPr>
        <w:drawing>
          <wp:inline distT="0" distB="0" distL="0" distR="0" wp14:anchorId="0B7AE926" wp14:editId="054F15C0">
            <wp:extent cx="2245995" cy="775335"/>
            <wp:effectExtent l="19050" t="19050" r="20955" b="24765"/>
            <wp:docPr id="19058" name="Bild 19058" descr="Image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58" descr="Image123"/>
                    <pic:cNvPicPr>
                      <a:picLocks noChangeAspect="1" noChangeArrowheads="1"/>
                    </pic:cNvPicPr>
                  </pic:nvPicPr>
                  <pic:blipFill>
                    <a:blip r:embed="rId1251" cstate="print"/>
                    <a:srcRect/>
                    <a:stretch>
                      <a:fillRect/>
                    </a:stretch>
                  </pic:blipFill>
                  <pic:spPr bwMode="auto">
                    <a:xfrm>
                      <a:off x="0" y="0"/>
                      <a:ext cx="2245995" cy="775335"/>
                    </a:xfrm>
                    <a:prstGeom prst="rect">
                      <a:avLst/>
                    </a:prstGeom>
                    <a:noFill/>
                    <a:ln w="6350">
                      <a:solidFill>
                        <a:srgbClr val="000000"/>
                      </a:solidFill>
                      <a:miter lim="800000"/>
                      <a:headEnd/>
                      <a:tailEnd/>
                    </a:ln>
                    <a:effectLst/>
                  </pic:spPr>
                </pic:pic>
              </a:graphicData>
            </a:graphic>
          </wp:inline>
        </w:drawing>
      </w:r>
    </w:p>
    <w:p w14:paraId="15AA5E6E" w14:textId="4233A706" w:rsidR="002D4EED" w:rsidRPr="00D90E4F" w:rsidRDefault="002B08B4" w:rsidP="002B08B4">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403</w:t>
      </w:r>
      <w:r w:rsidR="00BE0559" w:rsidRPr="00D90E4F">
        <w:rPr>
          <w:noProof/>
        </w:rPr>
        <w:fldChar w:fldCharType="end"/>
      </w:r>
    </w:p>
    <w:p w14:paraId="43F55D01" w14:textId="77777777" w:rsidR="006F5D69" w:rsidRPr="00D90E4F" w:rsidRDefault="002B08B4" w:rsidP="00E62FAC">
      <w:r w:rsidRPr="00D90E4F">
        <w:t>Set marking to "By part" priority 1. Set the pre-piercing to "By part" priority 2. Set the drilling to "No optimization</w:t>
      </w:r>
      <w:r w:rsidR="00750566" w:rsidRPr="00D90E4F">
        <w:t>"</w:t>
      </w:r>
      <w:r w:rsidRPr="00D90E4F">
        <w:t>.</w:t>
      </w:r>
    </w:p>
    <w:p w14:paraId="36FDCE4C" w14:textId="77777777" w:rsidR="00373DBC" w:rsidRPr="00D90E4F" w:rsidRDefault="00373DBC" w:rsidP="00373DBC">
      <w:pPr>
        <w:pStyle w:val="Rubrik3"/>
      </w:pPr>
      <w:bookmarkStart w:id="1285" w:name="_Ref332723761"/>
      <w:bookmarkStart w:id="1286" w:name="_Toc129003003"/>
      <w:bookmarkStart w:id="1287" w:name="Cam2d2StrategyDrilling"/>
      <w:r w:rsidRPr="00D90E4F">
        <w:t>Drilling</w:t>
      </w:r>
      <w:bookmarkEnd w:id="1285"/>
      <w:bookmarkEnd w:id="1286"/>
    </w:p>
    <w:bookmarkEnd w:id="1287"/>
    <w:p w14:paraId="41E018C5" w14:textId="77777777" w:rsidR="00373DBC" w:rsidRPr="00D90E4F" w:rsidRDefault="009378B9" w:rsidP="00373DBC">
      <w:pPr>
        <w:keepNext/>
      </w:pPr>
      <w:r w:rsidRPr="00D90E4F">
        <w:rPr>
          <w:noProof/>
        </w:rPr>
        <w:drawing>
          <wp:inline distT="0" distB="0" distL="0" distR="0" wp14:anchorId="46020A0B" wp14:editId="574810AD">
            <wp:extent cx="2508885" cy="2757805"/>
            <wp:effectExtent l="19050" t="0" r="5715" b="0"/>
            <wp:docPr id="19059" name="Bild 19059" descr="Image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59" descr="Image115"/>
                    <pic:cNvPicPr>
                      <a:picLocks noChangeAspect="1" noChangeArrowheads="1"/>
                    </pic:cNvPicPr>
                  </pic:nvPicPr>
                  <pic:blipFill>
                    <a:blip r:embed="rId1252" cstate="print"/>
                    <a:srcRect/>
                    <a:stretch>
                      <a:fillRect/>
                    </a:stretch>
                  </pic:blipFill>
                  <pic:spPr bwMode="auto">
                    <a:xfrm>
                      <a:off x="0" y="0"/>
                      <a:ext cx="2508885" cy="2757805"/>
                    </a:xfrm>
                    <a:prstGeom prst="rect">
                      <a:avLst/>
                    </a:prstGeom>
                    <a:noFill/>
                    <a:ln w="9525">
                      <a:noFill/>
                      <a:miter lim="800000"/>
                      <a:headEnd/>
                      <a:tailEnd/>
                    </a:ln>
                  </pic:spPr>
                </pic:pic>
              </a:graphicData>
            </a:graphic>
          </wp:inline>
        </w:drawing>
      </w:r>
    </w:p>
    <w:p w14:paraId="4D230B44" w14:textId="1DAD1716" w:rsidR="002B08B4" w:rsidRPr="00D90E4F" w:rsidRDefault="00373DBC" w:rsidP="00373DB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404</w:t>
      </w:r>
      <w:r w:rsidR="00BE0559" w:rsidRPr="00D90E4F">
        <w:rPr>
          <w:noProof/>
        </w:rPr>
        <w:fldChar w:fldCharType="end"/>
      </w:r>
    </w:p>
    <w:p w14:paraId="54741767" w14:textId="77777777" w:rsidR="001C1738" w:rsidRPr="00D90E4F" w:rsidRDefault="001C1738" w:rsidP="001C1738">
      <w:r w:rsidRPr="00D90E4F">
        <w:t xml:space="preserve">If </w:t>
      </w:r>
      <w:r w:rsidR="00750566" w:rsidRPr="00D90E4F">
        <w:t>the</w:t>
      </w:r>
      <w:r w:rsidRPr="00D90E4F">
        <w:t xml:space="preserve"> machine does</w:t>
      </w:r>
      <w:r w:rsidR="00750566" w:rsidRPr="00D90E4F">
        <w:t xml:space="preserve"> </w:t>
      </w:r>
      <w:r w:rsidRPr="00D90E4F">
        <w:t>n</w:t>
      </w:r>
      <w:r w:rsidR="00750566" w:rsidRPr="00D90E4F">
        <w:t>o</w:t>
      </w:r>
      <w:r w:rsidRPr="00D90E4F">
        <w:t xml:space="preserve">t have a drilling unit then </w:t>
      </w:r>
      <w:r w:rsidR="008C3A59" w:rsidRPr="00D90E4F">
        <w:t>this option i</w:t>
      </w:r>
      <w:r w:rsidR="00293014" w:rsidRPr="00D90E4F">
        <w:t>s</w:t>
      </w:r>
      <w:r w:rsidR="008C3A59" w:rsidRPr="00D90E4F">
        <w:t xml:space="preserve"> </w:t>
      </w:r>
      <w:r w:rsidR="00750566" w:rsidRPr="00D90E4F">
        <w:t xml:space="preserve">not in </w:t>
      </w:r>
      <w:r w:rsidR="008C3A59" w:rsidRPr="00D90E4F">
        <w:t xml:space="preserve">the </w:t>
      </w:r>
      <w:r w:rsidR="00C47395" w:rsidRPr="00D90E4F">
        <w:t>"</w:t>
      </w:r>
      <w:r w:rsidR="008C3A59" w:rsidRPr="00D90E4F">
        <w:t>Strategy</w:t>
      </w:r>
      <w:r w:rsidR="00C47395" w:rsidRPr="00D90E4F">
        <w:t>"</w:t>
      </w:r>
      <w:r w:rsidRPr="00D90E4F">
        <w:t>.</w:t>
      </w:r>
    </w:p>
    <w:p w14:paraId="04B2B33F" w14:textId="77777777" w:rsidR="002B08B4" w:rsidRPr="00D90E4F" w:rsidRDefault="001C1738" w:rsidP="002D3E07">
      <w:pPr>
        <w:pStyle w:val="Rubrik5"/>
      </w:pPr>
      <w:r w:rsidRPr="00D90E4F">
        <w:lastRenderedPageBreak/>
        <w:t>The IFPC for drilling</w:t>
      </w:r>
    </w:p>
    <w:p w14:paraId="56932FC8" w14:textId="77777777" w:rsidR="001C1738" w:rsidRPr="00D90E4F" w:rsidRDefault="009378B9" w:rsidP="001C1738">
      <w:pPr>
        <w:keepNext/>
      </w:pPr>
      <w:r w:rsidRPr="00D90E4F">
        <w:rPr>
          <w:noProof/>
        </w:rPr>
        <w:drawing>
          <wp:inline distT="0" distB="0" distL="0" distR="0" wp14:anchorId="02B49E09" wp14:editId="661F62EF">
            <wp:extent cx="2223770" cy="782955"/>
            <wp:effectExtent l="19050" t="19050" r="24130" b="17145"/>
            <wp:docPr id="19057" name="Bild 19057" descr="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57" descr="Image116"/>
                    <pic:cNvPicPr>
                      <a:picLocks noChangeAspect="1" noChangeArrowheads="1"/>
                    </pic:cNvPicPr>
                  </pic:nvPicPr>
                  <pic:blipFill>
                    <a:blip r:embed="rId1245" cstate="print"/>
                    <a:srcRect/>
                    <a:stretch>
                      <a:fillRect/>
                    </a:stretch>
                  </pic:blipFill>
                  <pic:spPr bwMode="auto">
                    <a:xfrm>
                      <a:off x="0" y="0"/>
                      <a:ext cx="2223770" cy="782955"/>
                    </a:xfrm>
                    <a:prstGeom prst="rect">
                      <a:avLst/>
                    </a:prstGeom>
                    <a:noFill/>
                    <a:ln w="6350">
                      <a:solidFill>
                        <a:srgbClr val="000000"/>
                      </a:solidFill>
                      <a:miter lim="800000"/>
                      <a:headEnd/>
                      <a:tailEnd/>
                    </a:ln>
                    <a:effectLst/>
                  </pic:spPr>
                </pic:pic>
              </a:graphicData>
            </a:graphic>
          </wp:inline>
        </w:drawing>
      </w:r>
    </w:p>
    <w:p w14:paraId="679CF8D3" w14:textId="72C9110C" w:rsidR="001C1738" w:rsidRPr="00D90E4F" w:rsidRDefault="001C1738" w:rsidP="001C1738">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405</w:t>
      </w:r>
      <w:r w:rsidR="00BE0559" w:rsidRPr="00D90E4F">
        <w:rPr>
          <w:noProof/>
        </w:rPr>
        <w:fldChar w:fldCharType="end"/>
      </w:r>
    </w:p>
    <w:p w14:paraId="0C02A972" w14:textId="61B760BF" w:rsidR="002B08B4" w:rsidRPr="00D90E4F" w:rsidRDefault="007828CF" w:rsidP="00E62FAC">
      <w:r w:rsidRPr="00D90E4F">
        <w:t>T</w:t>
      </w:r>
      <w:r w:rsidR="001C1738" w:rsidRPr="00D90E4F">
        <w:t>he IFPC control</w:t>
      </w:r>
      <w:r w:rsidRPr="00D90E4F">
        <w:t>s</w:t>
      </w:r>
      <w:r w:rsidR="001C1738" w:rsidRPr="00D90E4F">
        <w:t xml:space="preserve"> when the drillings </w:t>
      </w:r>
      <w:r w:rsidR="00750566" w:rsidRPr="00D90E4F">
        <w:t>are</w:t>
      </w:r>
      <w:r w:rsidR="001C1738" w:rsidRPr="00D90E4F">
        <w:t xml:space="preserve"> </w:t>
      </w:r>
      <w:r w:rsidR="00846502" w:rsidRPr="00D90E4F">
        <w:t>executed in the process. The IF</w:t>
      </w:r>
      <w:r w:rsidR="001C1738" w:rsidRPr="00D90E4F">
        <w:t>P</w:t>
      </w:r>
      <w:r w:rsidR="00846502" w:rsidRPr="00D90E4F">
        <w:t>C</w:t>
      </w:r>
      <w:r w:rsidR="001C1738" w:rsidRPr="00D90E4F">
        <w:t xml:space="preserve"> feature is described on </w:t>
      </w:r>
      <w:r w:rsidR="00750566" w:rsidRPr="00D90E4F">
        <w:t>page</w:t>
      </w:r>
      <w:r w:rsidR="001C1738" w:rsidRPr="00D90E4F">
        <w:t xml:space="preserve"> </w:t>
      </w:r>
      <w:r w:rsidR="00BF11A7" w:rsidRPr="00D90E4F">
        <w:fldChar w:fldCharType="begin"/>
      </w:r>
      <w:r w:rsidR="001C1738" w:rsidRPr="00D90E4F">
        <w:instrText xml:space="preserve"> PAGEREF _Ref326332206 \h </w:instrText>
      </w:r>
      <w:r w:rsidR="00BF11A7" w:rsidRPr="00D90E4F">
        <w:fldChar w:fldCharType="separate"/>
      </w:r>
      <w:r w:rsidR="00EB6DA4">
        <w:rPr>
          <w:noProof/>
        </w:rPr>
        <w:t>298</w:t>
      </w:r>
      <w:r w:rsidR="00BF11A7" w:rsidRPr="00D90E4F">
        <w:fldChar w:fldCharType="end"/>
      </w:r>
      <w:r w:rsidR="001C1738" w:rsidRPr="00D90E4F">
        <w:t>.</w:t>
      </w:r>
    </w:p>
    <w:p w14:paraId="5D2B3861" w14:textId="77777777" w:rsidR="001C1738" w:rsidRPr="00D90E4F" w:rsidRDefault="00462437" w:rsidP="002D3E07">
      <w:pPr>
        <w:pStyle w:val="Rubrik5"/>
      </w:pPr>
      <w:r w:rsidRPr="00D90E4F">
        <w:t>Drill diameter</w:t>
      </w:r>
    </w:p>
    <w:p w14:paraId="5E1EC365" w14:textId="77777777" w:rsidR="00462437" w:rsidRPr="00D90E4F" w:rsidRDefault="004536CC" w:rsidP="00462437">
      <w:r w:rsidRPr="00D90E4F">
        <w:t xml:space="preserve">When </w:t>
      </w:r>
      <w:r w:rsidR="00750566" w:rsidRPr="00D90E4F">
        <w:t>a</w:t>
      </w:r>
      <w:r w:rsidRPr="00D90E4F">
        <w:t xml:space="preserve"> drilling position thru a </w:t>
      </w:r>
      <w:r w:rsidR="00C47395" w:rsidRPr="00D90E4F">
        <w:t>"</w:t>
      </w:r>
      <w:r w:rsidR="00E37C69" w:rsidRPr="00D90E4F">
        <w:t>P</w:t>
      </w:r>
      <w:r w:rsidRPr="00D90E4F">
        <w:t>iercing</w:t>
      </w:r>
      <w:r w:rsidR="00C47395" w:rsidRPr="00D90E4F">
        <w:t>"</w:t>
      </w:r>
      <w:r w:rsidRPr="00D90E4F">
        <w:t xml:space="preserve"> or the </w:t>
      </w:r>
      <w:r w:rsidR="00C47395" w:rsidRPr="00D90E4F">
        <w:t>"</w:t>
      </w:r>
      <w:r w:rsidR="00E37C69" w:rsidRPr="00D90E4F">
        <w:t>H</w:t>
      </w:r>
      <w:r w:rsidRPr="00D90E4F">
        <w:t>ole</w:t>
      </w:r>
      <w:r w:rsidR="00C47395" w:rsidRPr="00D90E4F">
        <w:t>"</w:t>
      </w:r>
      <w:r w:rsidRPr="00D90E4F">
        <w:t xml:space="preserve"> command</w:t>
      </w:r>
      <w:r w:rsidR="00750566" w:rsidRPr="00D90E4F">
        <w:t xml:space="preserve"> is added</w:t>
      </w:r>
      <w:r w:rsidRPr="00D90E4F">
        <w:t xml:space="preserve"> then this is represented as a circle on the screen. This setting controls the size of that circle.</w:t>
      </w:r>
    </w:p>
    <w:p w14:paraId="5D3AD195" w14:textId="77777777" w:rsidR="004536CC" w:rsidRPr="00D90E4F" w:rsidRDefault="00397E7A" w:rsidP="002D3E07">
      <w:pPr>
        <w:pStyle w:val="Rubrik5"/>
      </w:pPr>
      <w:r w:rsidRPr="00D90E4F">
        <w:t>Lift Z-axis between drillings</w:t>
      </w:r>
    </w:p>
    <w:p w14:paraId="34871D71" w14:textId="77777777" w:rsidR="00397E7A" w:rsidRPr="00D90E4F" w:rsidRDefault="007828CF" w:rsidP="00397E7A">
      <w:r w:rsidRPr="00D90E4F">
        <w:t>T</w:t>
      </w:r>
      <w:r w:rsidR="00397E7A" w:rsidRPr="00D90E4F">
        <w:t>his option contro</w:t>
      </w:r>
      <w:r w:rsidRPr="00D90E4F">
        <w:t>ls</w:t>
      </w:r>
      <w:r w:rsidR="00397E7A" w:rsidRPr="00D90E4F">
        <w:t xml:space="preserve"> if the drilling tool </w:t>
      </w:r>
      <w:r w:rsidR="00750566" w:rsidRPr="00D90E4F">
        <w:t>is</w:t>
      </w:r>
      <w:r w:rsidR="00397E7A" w:rsidRPr="00D90E4F">
        <w:t xml:space="preserve"> lifted between every hole.</w:t>
      </w:r>
    </w:p>
    <w:p w14:paraId="3E814980" w14:textId="77777777" w:rsidR="002B08B4" w:rsidRPr="00D90E4F" w:rsidRDefault="00F40A44" w:rsidP="00E62FAC">
      <w:r w:rsidRPr="00D90E4F">
        <w:t xml:space="preserve">The drop down list is disabled if </w:t>
      </w:r>
      <w:r w:rsidR="00750566" w:rsidRPr="00D90E4F">
        <w:t>the</w:t>
      </w:r>
      <w:r w:rsidRPr="00D90E4F">
        <w:t xml:space="preserve"> machine does</w:t>
      </w:r>
      <w:r w:rsidR="00750566" w:rsidRPr="00D90E4F">
        <w:t xml:space="preserve"> not</w:t>
      </w:r>
      <w:r w:rsidRPr="00D90E4F">
        <w:t xml:space="preserve"> have this option available.</w:t>
      </w:r>
    </w:p>
    <w:p w14:paraId="00ED77FD" w14:textId="77777777" w:rsidR="00F40A44" w:rsidRPr="00D90E4F" w:rsidRDefault="00F40A44" w:rsidP="002D3E07">
      <w:pPr>
        <w:pStyle w:val="Rubrik5"/>
      </w:pPr>
      <w:r w:rsidRPr="00D90E4F">
        <w:t>Pneumatic stroke between drillings</w:t>
      </w:r>
    </w:p>
    <w:p w14:paraId="3120D923" w14:textId="77777777" w:rsidR="00F40A44" w:rsidRPr="00D90E4F" w:rsidRDefault="007828CF" w:rsidP="00F40A44">
      <w:r w:rsidRPr="00D90E4F">
        <w:t>T</w:t>
      </w:r>
      <w:r w:rsidR="00F40A44" w:rsidRPr="00D90E4F">
        <w:t>his option control</w:t>
      </w:r>
      <w:r w:rsidRPr="00D90E4F">
        <w:t>s</w:t>
      </w:r>
      <w:r w:rsidR="00F40A44" w:rsidRPr="00D90E4F">
        <w:t xml:space="preserve"> if a pneumatic stroke up and down </w:t>
      </w:r>
      <w:r w:rsidR="00750566" w:rsidRPr="00D90E4F">
        <w:t>is</w:t>
      </w:r>
      <w:r w:rsidR="00F40A44" w:rsidRPr="00D90E4F">
        <w:t xml:space="preserve"> done between every hole.</w:t>
      </w:r>
    </w:p>
    <w:p w14:paraId="5436DE58" w14:textId="77777777" w:rsidR="00750566" w:rsidRPr="00D90E4F" w:rsidRDefault="00F40A44" w:rsidP="00F40A44">
      <w:r w:rsidRPr="00D90E4F">
        <w:t xml:space="preserve">The drop down list is disabled if </w:t>
      </w:r>
      <w:r w:rsidR="00750566" w:rsidRPr="00D90E4F">
        <w:t>the</w:t>
      </w:r>
      <w:r w:rsidRPr="00D90E4F">
        <w:t xml:space="preserve"> machine does</w:t>
      </w:r>
      <w:r w:rsidR="00750566" w:rsidRPr="00D90E4F">
        <w:t xml:space="preserve"> not</w:t>
      </w:r>
      <w:r w:rsidRPr="00D90E4F">
        <w:t xml:space="preserve"> have this option available.</w:t>
      </w:r>
    </w:p>
    <w:p w14:paraId="57FCB803" w14:textId="77777777" w:rsidR="00F40A44" w:rsidRPr="00D90E4F" w:rsidRDefault="00F40A44" w:rsidP="002D3E07">
      <w:pPr>
        <w:pStyle w:val="Rubrik5"/>
      </w:pPr>
      <w:r w:rsidRPr="00D90E4F">
        <w:t>Lift height</w:t>
      </w:r>
    </w:p>
    <w:p w14:paraId="152C2BC0" w14:textId="77777777" w:rsidR="00F40A44" w:rsidRPr="00D90E4F" w:rsidRDefault="009378B9" w:rsidP="00F40A44">
      <w:pPr>
        <w:keepNext/>
      </w:pPr>
      <w:r w:rsidRPr="00D90E4F">
        <w:rPr>
          <w:noProof/>
        </w:rPr>
        <w:drawing>
          <wp:inline distT="0" distB="0" distL="0" distR="0" wp14:anchorId="5D235659" wp14:editId="2FB477EA">
            <wp:extent cx="2172335" cy="197485"/>
            <wp:effectExtent l="19050" t="19050" r="18415" b="12065"/>
            <wp:docPr id="19056" name="Bild 19056" descr="Image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56" descr="Image125"/>
                    <pic:cNvPicPr>
                      <a:picLocks noChangeAspect="1" noChangeArrowheads="1"/>
                    </pic:cNvPicPr>
                  </pic:nvPicPr>
                  <pic:blipFill>
                    <a:blip r:embed="rId1253" cstate="print"/>
                    <a:srcRect/>
                    <a:stretch>
                      <a:fillRect/>
                    </a:stretch>
                  </pic:blipFill>
                  <pic:spPr bwMode="auto">
                    <a:xfrm>
                      <a:off x="0" y="0"/>
                      <a:ext cx="2172335" cy="197485"/>
                    </a:xfrm>
                    <a:prstGeom prst="rect">
                      <a:avLst/>
                    </a:prstGeom>
                    <a:noFill/>
                    <a:ln w="6350">
                      <a:solidFill>
                        <a:srgbClr val="000000"/>
                      </a:solidFill>
                      <a:miter lim="800000"/>
                      <a:headEnd/>
                      <a:tailEnd/>
                    </a:ln>
                    <a:effectLst/>
                  </pic:spPr>
                </pic:pic>
              </a:graphicData>
            </a:graphic>
          </wp:inline>
        </w:drawing>
      </w:r>
    </w:p>
    <w:p w14:paraId="5A97245D" w14:textId="5FA916CD" w:rsidR="002B08B4" w:rsidRPr="00D90E4F" w:rsidRDefault="00F40A44" w:rsidP="00F40A44">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406</w:t>
      </w:r>
      <w:r w:rsidR="00BE0559" w:rsidRPr="00D90E4F">
        <w:rPr>
          <w:noProof/>
        </w:rPr>
        <w:fldChar w:fldCharType="end"/>
      </w:r>
    </w:p>
    <w:p w14:paraId="735AE5CA" w14:textId="77777777" w:rsidR="00750566" w:rsidRPr="00D90E4F" w:rsidRDefault="007828CF" w:rsidP="00750566">
      <w:r w:rsidRPr="00D90E4F">
        <w:t>T</w:t>
      </w:r>
      <w:r w:rsidR="00F40A44" w:rsidRPr="00D90E4F">
        <w:t>his setting control</w:t>
      </w:r>
      <w:r w:rsidRPr="00D90E4F">
        <w:t>s</w:t>
      </w:r>
      <w:r w:rsidR="00F40A44" w:rsidRPr="00D90E4F">
        <w:t xml:space="preserve"> the lift height between each hole. If the </w:t>
      </w:r>
      <w:r w:rsidR="00EC473B" w:rsidRPr="00D90E4F">
        <w:t>machine does</w:t>
      </w:r>
      <w:r w:rsidR="00750566" w:rsidRPr="00D90E4F">
        <w:t xml:space="preserve"> not</w:t>
      </w:r>
      <w:r w:rsidR="00293014" w:rsidRPr="00D90E4F">
        <w:t xml:space="preserve"> </w:t>
      </w:r>
      <w:r w:rsidR="00F40A44" w:rsidRPr="00D90E4F">
        <w:t>have this possibility then lift height setting is disabled.</w:t>
      </w:r>
    </w:p>
    <w:p w14:paraId="012E66B4" w14:textId="77777777" w:rsidR="00F40A44" w:rsidRPr="00D90E4F" w:rsidRDefault="00EC473B" w:rsidP="002D3E07">
      <w:pPr>
        <w:pStyle w:val="Rubrik5"/>
      </w:pPr>
      <w:r w:rsidRPr="00D90E4F">
        <w:t>Drilling tool offset</w:t>
      </w:r>
    </w:p>
    <w:p w14:paraId="6C26C5A7" w14:textId="77777777" w:rsidR="00EC473B" w:rsidRPr="00D90E4F" w:rsidRDefault="009378B9" w:rsidP="00EC473B">
      <w:pPr>
        <w:keepNext/>
      </w:pPr>
      <w:r w:rsidRPr="00D90E4F">
        <w:rPr>
          <w:noProof/>
        </w:rPr>
        <w:drawing>
          <wp:inline distT="0" distB="0" distL="0" distR="0" wp14:anchorId="39690ED8" wp14:editId="0E6B4F36">
            <wp:extent cx="2186940" cy="511810"/>
            <wp:effectExtent l="19050" t="19050" r="22860" b="21590"/>
            <wp:docPr id="19054" name="Bild 19054" descr="Image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54" descr="Image126"/>
                    <pic:cNvPicPr>
                      <a:picLocks noChangeAspect="1" noChangeArrowheads="1"/>
                    </pic:cNvPicPr>
                  </pic:nvPicPr>
                  <pic:blipFill>
                    <a:blip r:embed="rId1254" cstate="print"/>
                    <a:srcRect/>
                    <a:stretch>
                      <a:fillRect/>
                    </a:stretch>
                  </pic:blipFill>
                  <pic:spPr bwMode="auto">
                    <a:xfrm>
                      <a:off x="0" y="0"/>
                      <a:ext cx="2186940" cy="511810"/>
                    </a:xfrm>
                    <a:prstGeom prst="rect">
                      <a:avLst/>
                    </a:prstGeom>
                    <a:noFill/>
                    <a:ln w="6350">
                      <a:solidFill>
                        <a:srgbClr val="000000"/>
                      </a:solidFill>
                      <a:miter lim="800000"/>
                      <a:headEnd/>
                      <a:tailEnd/>
                    </a:ln>
                    <a:effectLst/>
                  </pic:spPr>
                </pic:pic>
              </a:graphicData>
            </a:graphic>
          </wp:inline>
        </w:drawing>
      </w:r>
    </w:p>
    <w:p w14:paraId="267995B3" w14:textId="6A3150BD" w:rsidR="00EC473B" w:rsidRPr="00D90E4F" w:rsidRDefault="00EC473B" w:rsidP="00EC473B">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407</w:t>
      </w:r>
      <w:r w:rsidR="00BE0559" w:rsidRPr="00D90E4F">
        <w:rPr>
          <w:noProof/>
        </w:rPr>
        <w:fldChar w:fldCharType="end"/>
      </w:r>
    </w:p>
    <w:p w14:paraId="2170C6FA" w14:textId="77777777" w:rsidR="00F40A44" w:rsidRPr="00D90E4F" w:rsidRDefault="00F5050C" w:rsidP="00F40A44">
      <w:r w:rsidRPr="00D90E4F">
        <w:t>Th</w:t>
      </w:r>
      <w:r w:rsidR="00750566" w:rsidRPr="00D90E4F">
        <w:t>ese</w:t>
      </w:r>
      <w:r w:rsidRPr="00D90E4F">
        <w:t xml:space="preserve"> values set up the distance between the cutting tool and the drill in X, Y and Z. On many machines this offset </w:t>
      </w:r>
      <w:r w:rsidR="00750566" w:rsidRPr="00D90E4F">
        <w:t>is</w:t>
      </w:r>
      <w:r w:rsidRPr="00D90E4F">
        <w:t xml:space="preserve"> controlled on the CNC-controller. Th</w:t>
      </w:r>
      <w:r w:rsidR="00750566" w:rsidRPr="00D90E4F">
        <w:t xml:space="preserve">ese </w:t>
      </w:r>
      <w:r w:rsidRPr="00D90E4F">
        <w:t>values are also us</w:t>
      </w:r>
      <w:r w:rsidR="00750566" w:rsidRPr="00D90E4F">
        <w:t>ed</w:t>
      </w:r>
      <w:r w:rsidRPr="00D90E4F">
        <w:t xml:space="preserve"> by the 2D-simulation to define the drilling tool position.</w:t>
      </w:r>
    </w:p>
    <w:p w14:paraId="7E8E1B37" w14:textId="77777777" w:rsidR="00F5050C" w:rsidRPr="00D90E4F" w:rsidRDefault="00292DAF" w:rsidP="00292DAF">
      <w:pPr>
        <w:pStyle w:val="Rubrik3"/>
      </w:pPr>
      <w:bookmarkStart w:id="1288" w:name="_Toc129003004"/>
      <w:bookmarkStart w:id="1289" w:name="Cam2d2StrategyMarking"/>
      <w:r w:rsidRPr="00D90E4F">
        <w:t>Marking</w:t>
      </w:r>
      <w:bookmarkEnd w:id="1288"/>
    </w:p>
    <w:bookmarkEnd w:id="1289"/>
    <w:p w14:paraId="2CB7083D" w14:textId="77777777" w:rsidR="00292DAF" w:rsidRPr="00D90E4F" w:rsidRDefault="00292DAF" w:rsidP="00F40A44">
      <w:r w:rsidRPr="00D90E4F">
        <w:t>This option</w:t>
      </w:r>
      <w:r w:rsidR="00750566" w:rsidRPr="00D90E4F">
        <w:t xml:space="preserve"> is</w:t>
      </w:r>
      <w:r w:rsidRPr="00D90E4F">
        <w:t xml:space="preserve"> only visible if </w:t>
      </w:r>
      <w:r w:rsidR="00750566" w:rsidRPr="00D90E4F">
        <w:t>there are</w:t>
      </w:r>
      <w:r w:rsidRPr="00D90E4F">
        <w:t xml:space="preserve"> any marking device</w:t>
      </w:r>
      <w:r w:rsidR="00750566" w:rsidRPr="00D90E4F">
        <w:t>s</w:t>
      </w:r>
      <w:r w:rsidRPr="00D90E4F">
        <w:t xml:space="preserve"> defined on the machine.</w:t>
      </w:r>
    </w:p>
    <w:p w14:paraId="04C3DE5C" w14:textId="77777777" w:rsidR="00292DAF" w:rsidRPr="00D90E4F" w:rsidRDefault="009378B9" w:rsidP="00292DAF">
      <w:pPr>
        <w:keepNext/>
      </w:pPr>
      <w:r w:rsidRPr="00D90E4F">
        <w:rPr>
          <w:noProof/>
        </w:rPr>
        <w:drawing>
          <wp:inline distT="0" distB="0" distL="0" distR="0" wp14:anchorId="45CA7CD2" wp14:editId="04235298">
            <wp:extent cx="2523490" cy="2289810"/>
            <wp:effectExtent l="19050" t="0" r="0" b="0"/>
            <wp:docPr id="19055" name="Bild 19055" descr="Image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55" descr="Image127"/>
                    <pic:cNvPicPr>
                      <a:picLocks noChangeAspect="1" noChangeArrowheads="1"/>
                    </pic:cNvPicPr>
                  </pic:nvPicPr>
                  <pic:blipFill>
                    <a:blip r:embed="rId1255" cstate="print"/>
                    <a:srcRect/>
                    <a:stretch>
                      <a:fillRect/>
                    </a:stretch>
                  </pic:blipFill>
                  <pic:spPr bwMode="auto">
                    <a:xfrm>
                      <a:off x="0" y="0"/>
                      <a:ext cx="2523490" cy="2289810"/>
                    </a:xfrm>
                    <a:prstGeom prst="rect">
                      <a:avLst/>
                    </a:prstGeom>
                    <a:noFill/>
                    <a:ln w="9525">
                      <a:noFill/>
                      <a:miter lim="800000"/>
                      <a:headEnd/>
                      <a:tailEnd/>
                    </a:ln>
                  </pic:spPr>
                </pic:pic>
              </a:graphicData>
            </a:graphic>
          </wp:inline>
        </w:drawing>
      </w:r>
    </w:p>
    <w:p w14:paraId="69362CDC" w14:textId="6DA98B09" w:rsidR="00F5050C" w:rsidRPr="00D90E4F" w:rsidRDefault="00292DAF" w:rsidP="00292DAF">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408</w:t>
      </w:r>
      <w:r w:rsidR="00BE0559" w:rsidRPr="00D90E4F">
        <w:rPr>
          <w:noProof/>
        </w:rPr>
        <w:fldChar w:fldCharType="end"/>
      </w:r>
    </w:p>
    <w:p w14:paraId="5E63F206" w14:textId="77777777" w:rsidR="00292DAF" w:rsidRPr="00D90E4F" w:rsidRDefault="00292DAF" w:rsidP="002D3E07">
      <w:pPr>
        <w:pStyle w:val="Rubrik5"/>
      </w:pPr>
      <w:r w:rsidRPr="00D90E4F">
        <w:t>The IFPC for marking</w:t>
      </w:r>
    </w:p>
    <w:p w14:paraId="3B48C4EB" w14:textId="77777777" w:rsidR="00292DAF" w:rsidRPr="00D90E4F" w:rsidRDefault="009378B9" w:rsidP="00292DAF">
      <w:pPr>
        <w:keepNext/>
      </w:pPr>
      <w:r w:rsidRPr="00D90E4F">
        <w:rPr>
          <w:noProof/>
        </w:rPr>
        <w:drawing>
          <wp:inline distT="0" distB="0" distL="0" distR="0" wp14:anchorId="5A243D93" wp14:editId="3B5B1E9F">
            <wp:extent cx="2223770" cy="782955"/>
            <wp:effectExtent l="19050" t="19050" r="24130" b="17145"/>
            <wp:docPr id="19053" name="Bild 19053" descr="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53" descr="Image116"/>
                    <pic:cNvPicPr>
                      <a:picLocks noChangeAspect="1" noChangeArrowheads="1"/>
                    </pic:cNvPicPr>
                  </pic:nvPicPr>
                  <pic:blipFill>
                    <a:blip r:embed="rId1245" cstate="print"/>
                    <a:srcRect/>
                    <a:stretch>
                      <a:fillRect/>
                    </a:stretch>
                  </pic:blipFill>
                  <pic:spPr bwMode="auto">
                    <a:xfrm>
                      <a:off x="0" y="0"/>
                      <a:ext cx="2223770" cy="782955"/>
                    </a:xfrm>
                    <a:prstGeom prst="rect">
                      <a:avLst/>
                    </a:prstGeom>
                    <a:noFill/>
                    <a:ln w="6350">
                      <a:solidFill>
                        <a:srgbClr val="000000"/>
                      </a:solidFill>
                      <a:miter lim="800000"/>
                      <a:headEnd/>
                      <a:tailEnd/>
                    </a:ln>
                    <a:effectLst/>
                  </pic:spPr>
                </pic:pic>
              </a:graphicData>
            </a:graphic>
          </wp:inline>
        </w:drawing>
      </w:r>
    </w:p>
    <w:p w14:paraId="71B7450F" w14:textId="15375B03" w:rsidR="00292DAF" w:rsidRPr="00D90E4F" w:rsidRDefault="00292DAF" w:rsidP="00292DAF">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409</w:t>
      </w:r>
      <w:r w:rsidR="00BE0559" w:rsidRPr="00D90E4F">
        <w:rPr>
          <w:noProof/>
        </w:rPr>
        <w:fldChar w:fldCharType="end"/>
      </w:r>
    </w:p>
    <w:p w14:paraId="1EE13A8D" w14:textId="5199C629" w:rsidR="00292DAF" w:rsidRPr="00D90E4F" w:rsidRDefault="007828CF" w:rsidP="00292DAF">
      <w:r w:rsidRPr="00D90E4F">
        <w:t>T</w:t>
      </w:r>
      <w:r w:rsidR="00292DAF" w:rsidRPr="00D90E4F">
        <w:t>he IFPC contro</w:t>
      </w:r>
      <w:r w:rsidRPr="00D90E4F">
        <w:t>ls</w:t>
      </w:r>
      <w:r w:rsidR="00292DAF" w:rsidRPr="00D90E4F">
        <w:t xml:space="preserve"> when the marking should be </w:t>
      </w:r>
      <w:r w:rsidR="00846502" w:rsidRPr="00D90E4F">
        <w:t>executed in the process. The IF</w:t>
      </w:r>
      <w:r w:rsidR="00292DAF" w:rsidRPr="00D90E4F">
        <w:t>P</w:t>
      </w:r>
      <w:r w:rsidR="00846502" w:rsidRPr="00D90E4F">
        <w:t>C</w:t>
      </w:r>
      <w:r w:rsidR="00292DAF" w:rsidRPr="00D90E4F">
        <w:t xml:space="preserve"> feature is described on </w:t>
      </w:r>
      <w:r w:rsidR="00750566" w:rsidRPr="00D90E4F">
        <w:t>page</w:t>
      </w:r>
      <w:r w:rsidR="00292DAF" w:rsidRPr="00D90E4F">
        <w:t xml:space="preserve"> </w:t>
      </w:r>
      <w:r w:rsidR="00BF11A7" w:rsidRPr="00D90E4F">
        <w:fldChar w:fldCharType="begin"/>
      </w:r>
      <w:r w:rsidR="00292DAF" w:rsidRPr="00D90E4F">
        <w:instrText xml:space="preserve"> PAGEREF _Ref326332206 \h </w:instrText>
      </w:r>
      <w:r w:rsidR="00BF11A7" w:rsidRPr="00D90E4F">
        <w:fldChar w:fldCharType="separate"/>
      </w:r>
      <w:r w:rsidR="00EB6DA4">
        <w:rPr>
          <w:noProof/>
        </w:rPr>
        <w:t>298</w:t>
      </w:r>
      <w:r w:rsidR="00BF11A7" w:rsidRPr="00D90E4F">
        <w:fldChar w:fldCharType="end"/>
      </w:r>
      <w:r w:rsidR="00292DAF" w:rsidRPr="00D90E4F">
        <w:t>.</w:t>
      </w:r>
    </w:p>
    <w:p w14:paraId="418FEE7E" w14:textId="77777777" w:rsidR="00F40A44" w:rsidRPr="00D90E4F" w:rsidRDefault="001D7C86" w:rsidP="002D3E07">
      <w:pPr>
        <w:pStyle w:val="Rubrik5"/>
      </w:pPr>
      <w:r w:rsidRPr="00D90E4F">
        <w:lastRenderedPageBreak/>
        <w:t>Lift Z-axis between markings</w:t>
      </w:r>
    </w:p>
    <w:p w14:paraId="49BD2540" w14:textId="77777777" w:rsidR="00846502" w:rsidRPr="00D90E4F" w:rsidRDefault="007828CF" w:rsidP="001D7C86">
      <w:r w:rsidRPr="00D90E4F">
        <w:t>T</w:t>
      </w:r>
      <w:r w:rsidR="001D7C86" w:rsidRPr="00D90E4F">
        <w:t>his control</w:t>
      </w:r>
      <w:r w:rsidRPr="00D90E4F">
        <w:t>s</w:t>
      </w:r>
      <w:r w:rsidR="001D7C86" w:rsidRPr="00D90E4F">
        <w:t xml:space="preserve"> if the Z-axis </w:t>
      </w:r>
      <w:r w:rsidR="00750566" w:rsidRPr="00D90E4F">
        <w:t xml:space="preserve">is </w:t>
      </w:r>
      <w:r w:rsidR="001D7C86" w:rsidRPr="00D90E4F">
        <w:t xml:space="preserve">lifted </w:t>
      </w:r>
      <w:r w:rsidR="00846502" w:rsidRPr="00D90E4F">
        <w:t>between markings</w:t>
      </w:r>
      <w:r w:rsidR="001D7C86" w:rsidRPr="00D90E4F">
        <w:t xml:space="preserve">. </w:t>
      </w:r>
      <w:r w:rsidR="00750566" w:rsidRPr="00D90E4F">
        <w:t>This control is disabled i</w:t>
      </w:r>
      <w:r w:rsidR="001D7C86" w:rsidRPr="00D90E4F">
        <w:t xml:space="preserve">f </w:t>
      </w:r>
      <w:r w:rsidR="00750566" w:rsidRPr="00D90E4F">
        <w:t xml:space="preserve">the machine cannot use </w:t>
      </w:r>
      <w:r w:rsidR="001D7C86" w:rsidRPr="00D90E4F">
        <w:t>this option.</w:t>
      </w:r>
      <w:r w:rsidR="00846502" w:rsidRPr="00D90E4F">
        <w:t xml:space="preserve"> To move the marking tools up and down </w:t>
      </w:r>
      <w:r w:rsidR="00750566" w:rsidRPr="00D90E4F">
        <w:t>may</w:t>
      </w:r>
      <w:r w:rsidR="00846502" w:rsidRPr="00D90E4F">
        <w:t xml:space="preserve"> take longer time then the marking itself.</w:t>
      </w:r>
    </w:p>
    <w:p w14:paraId="784ADB0B" w14:textId="77777777" w:rsidR="001D7C86" w:rsidRPr="00D90E4F" w:rsidRDefault="001D7C86" w:rsidP="002D3E07">
      <w:pPr>
        <w:pStyle w:val="Rubrik5"/>
      </w:pPr>
      <w:r w:rsidRPr="00D90E4F">
        <w:t>Pneumatic stroke between markings</w:t>
      </w:r>
    </w:p>
    <w:p w14:paraId="6AC22A2F" w14:textId="77777777" w:rsidR="001D7C86" w:rsidRPr="00D90E4F" w:rsidRDefault="00750566" w:rsidP="001D7C86">
      <w:r w:rsidRPr="00D90E4F">
        <w:t>This c</w:t>
      </w:r>
      <w:r w:rsidR="001D7C86" w:rsidRPr="00D90E4F">
        <w:t>ontro</w:t>
      </w:r>
      <w:r w:rsidRPr="00D90E4F">
        <w:t>ls</w:t>
      </w:r>
      <w:r w:rsidR="001D7C86" w:rsidRPr="00D90E4F">
        <w:t xml:space="preserve"> if </w:t>
      </w:r>
      <w:r w:rsidRPr="00D90E4F">
        <w:t>"</w:t>
      </w:r>
      <w:r w:rsidR="007828CF" w:rsidRPr="00D90E4F">
        <w:t>pneumatic stroke</w:t>
      </w:r>
      <w:r w:rsidRPr="00D90E4F">
        <w:t>"</w:t>
      </w:r>
      <w:r w:rsidR="007828CF" w:rsidRPr="00D90E4F">
        <w:t xml:space="preserve"> </w:t>
      </w:r>
      <w:r w:rsidR="001D7C86" w:rsidRPr="00D90E4F">
        <w:t>should be used between the markings.</w:t>
      </w:r>
    </w:p>
    <w:p w14:paraId="35D92A36" w14:textId="77777777" w:rsidR="001D7C86" w:rsidRPr="00D90E4F" w:rsidRDefault="0002318F" w:rsidP="002D3E07">
      <w:pPr>
        <w:pStyle w:val="Rubrik5"/>
      </w:pPr>
      <w:r w:rsidRPr="00D90E4F">
        <w:t>Lift height</w:t>
      </w:r>
    </w:p>
    <w:p w14:paraId="67352AFD" w14:textId="77777777" w:rsidR="0002318F" w:rsidRPr="00D90E4F" w:rsidRDefault="0002318F" w:rsidP="0002318F">
      <w:r w:rsidRPr="00D90E4F">
        <w:t xml:space="preserve">If </w:t>
      </w:r>
      <w:r w:rsidR="007828CF" w:rsidRPr="00D90E4F">
        <w:t>the</w:t>
      </w:r>
      <w:r w:rsidRPr="00D90E4F">
        <w:t xml:space="preserve"> </w:t>
      </w:r>
      <w:r w:rsidR="00846502" w:rsidRPr="00D90E4F">
        <w:t>machine has</w:t>
      </w:r>
      <w:r w:rsidRPr="00D90E4F">
        <w:t xml:space="preserve"> the possibility to move the marking tool to</w:t>
      </w:r>
      <w:r w:rsidR="00902791" w:rsidRPr="00D90E4F">
        <w:t xml:space="preserve"> different height</w:t>
      </w:r>
      <w:r w:rsidR="00750566" w:rsidRPr="00D90E4F">
        <w:t>s</w:t>
      </w:r>
      <w:r w:rsidR="00902791" w:rsidRPr="00D90E4F">
        <w:t xml:space="preserve"> then set this height here. The value is an incremental value from the position above the material.</w:t>
      </w:r>
    </w:p>
    <w:p w14:paraId="7DBF0FC9" w14:textId="77777777" w:rsidR="00902791" w:rsidRPr="00D90E4F" w:rsidRDefault="009616A5" w:rsidP="009616A5">
      <w:pPr>
        <w:pStyle w:val="Rubrik3"/>
      </w:pPr>
      <w:bookmarkStart w:id="1290" w:name="_Toc129003005"/>
      <w:bookmarkStart w:id="1291" w:name="Cam2d2StrategyPrePiercing"/>
      <w:r w:rsidRPr="00D90E4F">
        <w:t>Pre-piercing</w:t>
      </w:r>
      <w:bookmarkEnd w:id="1290"/>
    </w:p>
    <w:bookmarkEnd w:id="1291"/>
    <w:p w14:paraId="25CD9718" w14:textId="77777777" w:rsidR="009616A5" w:rsidRPr="00D90E4F" w:rsidRDefault="009378B9" w:rsidP="009616A5">
      <w:pPr>
        <w:keepNext/>
      </w:pPr>
      <w:r w:rsidRPr="00D90E4F">
        <w:rPr>
          <w:noProof/>
        </w:rPr>
        <w:drawing>
          <wp:inline distT="0" distB="0" distL="0" distR="0" wp14:anchorId="31B29B05" wp14:editId="2BF1DFD1">
            <wp:extent cx="2523490" cy="2282190"/>
            <wp:effectExtent l="19050" t="0" r="0" b="0"/>
            <wp:docPr id="19052" name="Bild 19052" descr="Image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52" descr="Image128"/>
                    <pic:cNvPicPr>
                      <a:picLocks noChangeAspect="1" noChangeArrowheads="1"/>
                    </pic:cNvPicPr>
                  </pic:nvPicPr>
                  <pic:blipFill>
                    <a:blip r:embed="rId1256" cstate="print"/>
                    <a:srcRect/>
                    <a:stretch>
                      <a:fillRect/>
                    </a:stretch>
                  </pic:blipFill>
                  <pic:spPr bwMode="auto">
                    <a:xfrm>
                      <a:off x="0" y="0"/>
                      <a:ext cx="2523490" cy="2282190"/>
                    </a:xfrm>
                    <a:prstGeom prst="rect">
                      <a:avLst/>
                    </a:prstGeom>
                    <a:noFill/>
                    <a:ln w="9525">
                      <a:noFill/>
                      <a:miter lim="800000"/>
                      <a:headEnd/>
                      <a:tailEnd/>
                    </a:ln>
                  </pic:spPr>
                </pic:pic>
              </a:graphicData>
            </a:graphic>
          </wp:inline>
        </w:drawing>
      </w:r>
    </w:p>
    <w:p w14:paraId="5B2A3DF9" w14:textId="1CCA38E6" w:rsidR="009616A5" w:rsidRPr="00D90E4F" w:rsidRDefault="009616A5" w:rsidP="009616A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410</w:t>
      </w:r>
      <w:r w:rsidR="00BE0559" w:rsidRPr="00D90E4F">
        <w:rPr>
          <w:noProof/>
        </w:rPr>
        <w:fldChar w:fldCharType="end"/>
      </w:r>
    </w:p>
    <w:p w14:paraId="7E985384" w14:textId="77777777" w:rsidR="001D7C86" w:rsidRPr="00D90E4F" w:rsidRDefault="009616A5" w:rsidP="001D7C86">
      <w:r w:rsidRPr="00D90E4F">
        <w:t xml:space="preserve">If </w:t>
      </w:r>
      <w:r w:rsidR="000A6E3C" w:rsidRPr="00D90E4F">
        <w:t>the</w:t>
      </w:r>
      <w:r w:rsidRPr="00D90E4F">
        <w:t xml:space="preserve"> machine does</w:t>
      </w:r>
      <w:r w:rsidR="000A6E3C" w:rsidRPr="00D90E4F">
        <w:t xml:space="preserve"> not</w:t>
      </w:r>
      <w:r w:rsidRPr="00D90E4F">
        <w:t xml:space="preserve"> have possibilities to use marking then this option is </w:t>
      </w:r>
      <w:r w:rsidR="000A6E3C" w:rsidRPr="00D90E4F">
        <w:t xml:space="preserve">not </w:t>
      </w:r>
      <w:r w:rsidRPr="00D90E4F">
        <w:t>visible.</w:t>
      </w:r>
    </w:p>
    <w:p w14:paraId="34C8FBE5" w14:textId="77777777" w:rsidR="009616A5" w:rsidRPr="00D90E4F" w:rsidRDefault="009616A5" w:rsidP="002D3E07">
      <w:pPr>
        <w:pStyle w:val="Rubrik5"/>
      </w:pPr>
      <w:r w:rsidRPr="00D90E4F">
        <w:t>The IFPC for pre-piercing</w:t>
      </w:r>
    </w:p>
    <w:p w14:paraId="1D744D4C" w14:textId="77777777" w:rsidR="009616A5" w:rsidRPr="00D90E4F" w:rsidRDefault="009378B9" w:rsidP="009616A5">
      <w:pPr>
        <w:keepNext/>
      </w:pPr>
      <w:r w:rsidRPr="00D90E4F">
        <w:rPr>
          <w:noProof/>
        </w:rPr>
        <w:drawing>
          <wp:inline distT="0" distB="0" distL="0" distR="0" wp14:anchorId="792415F6" wp14:editId="786B71AE">
            <wp:extent cx="2245995" cy="775335"/>
            <wp:effectExtent l="19050" t="19050" r="20955" b="24765"/>
            <wp:docPr id="19051" name="Bild 19051" descr="Image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51" descr="Image123"/>
                    <pic:cNvPicPr>
                      <a:picLocks noChangeAspect="1" noChangeArrowheads="1"/>
                    </pic:cNvPicPr>
                  </pic:nvPicPr>
                  <pic:blipFill>
                    <a:blip r:embed="rId1251" cstate="print"/>
                    <a:srcRect/>
                    <a:stretch>
                      <a:fillRect/>
                    </a:stretch>
                  </pic:blipFill>
                  <pic:spPr bwMode="auto">
                    <a:xfrm>
                      <a:off x="0" y="0"/>
                      <a:ext cx="2245995" cy="775335"/>
                    </a:xfrm>
                    <a:prstGeom prst="rect">
                      <a:avLst/>
                    </a:prstGeom>
                    <a:noFill/>
                    <a:ln w="6350">
                      <a:solidFill>
                        <a:srgbClr val="000000"/>
                      </a:solidFill>
                      <a:miter lim="800000"/>
                      <a:headEnd/>
                      <a:tailEnd/>
                    </a:ln>
                    <a:effectLst/>
                  </pic:spPr>
                </pic:pic>
              </a:graphicData>
            </a:graphic>
          </wp:inline>
        </w:drawing>
      </w:r>
    </w:p>
    <w:p w14:paraId="11C60C91" w14:textId="48A79887" w:rsidR="009616A5" w:rsidRPr="00D90E4F" w:rsidRDefault="009616A5" w:rsidP="009616A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411</w:t>
      </w:r>
      <w:r w:rsidR="00BE0559" w:rsidRPr="00D90E4F">
        <w:rPr>
          <w:noProof/>
        </w:rPr>
        <w:fldChar w:fldCharType="end"/>
      </w:r>
    </w:p>
    <w:p w14:paraId="75DCD3BD" w14:textId="0BEB4372" w:rsidR="009616A5" w:rsidRPr="00D90E4F" w:rsidRDefault="007828CF" w:rsidP="009616A5">
      <w:r w:rsidRPr="00D90E4F">
        <w:t>Th</w:t>
      </w:r>
      <w:r w:rsidR="009616A5" w:rsidRPr="00D90E4F">
        <w:t xml:space="preserve">e IFPC </w:t>
      </w:r>
      <w:r w:rsidRPr="00D90E4F">
        <w:t>controls</w:t>
      </w:r>
      <w:r w:rsidR="009616A5" w:rsidRPr="00D90E4F">
        <w:t xml:space="preserve"> when the marking </w:t>
      </w:r>
      <w:r w:rsidR="000A6E3C" w:rsidRPr="00D90E4F">
        <w:t>is</w:t>
      </w:r>
      <w:r w:rsidR="009616A5" w:rsidRPr="00D90E4F">
        <w:t xml:space="preserve"> executed in the proce</w:t>
      </w:r>
      <w:r w:rsidR="0083621E" w:rsidRPr="00D90E4F">
        <w:t>ss. The IF</w:t>
      </w:r>
      <w:r w:rsidR="009616A5" w:rsidRPr="00D90E4F">
        <w:t>P</w:t>
      </w:r>
      <w:r w:rsidR="0083621E" w:rsidRPr="00D90E4F">
        <w:t>C</w:t>
      </w:r>
      <w:r w:rsidR="009616A5" w:rsidRPr="00D90E4F">
        <w:t xml:space="preserve"> feature is described on </w:t>
      </w:r>
      <w:r w:rsidR="000A6E3C" w:rsidRPr="00D90E4F">
        <w:t>page</w:t>
      </w:r>
      <w:r w:rsidR="009616A5" w:rsidRPr="00D90E4F">
        <w:t xml:space="preserve"> </w:t>
      </w:r>
      <w:r w:rsidR="00BF11A7" w:rsidRPr="00D90E4F">
        <w:fldChar w:fldCharType="begin"/>
      </w:r>
      <w:r w:rsidR="009616A5" w:rsidRPr="00D90E4F">
        <w:instrText xml:space="preserve"> PAGEREF _Ref326332206 \h </w:instrText>
      </w:r>
      <w:r w:rsidR="00BF11A7" w:rsidRPr="00D90E4F">
        <w:fldChar w:fldCharType="separate"/>
      </w:r>
      <w:r w:rsidR="00EB6DA4">
        <w:rPr>
          <w:noProof/>
        </w:rPr>
        <w:t>298</w:t>
      </w:r>
      <w:r w:rsidR="00BF11A7" w:rsidRPr="00D90E4F">
        <w:fldChar w:fldCharType="end"/>
      </w:r>
      <w:r w:rsidR="009616A5" w:rsidRPr="00D90E4F">
        <w:t>.</w:t>
      </w:r>
    </w:p>
    <w:p w14:paraId="33B3FB4A" w14:textId="77777777" w:rsidR="00846502" w:rsidRPr="00D90E4F" w:rsidRDefault="00846502" w:rsidP="002D3E07">
      <w:pPr>
        <w:pStyle w:val="Rubrik5"/>
      </w:pPr>
      <w:r w:rsidRPr="00D90E4F">
        <w:t>Lift Z-axis between piercings</w:t>
      </w:r>
    </w:p>
    <w:p w14:paraId="1ABC02A7" w14:textId="77777777" w:rsidR="00846502" w:rsidRPr="00D90E4F" w:rsidRDefault="007828CF" w:rsidP="00846502">
      <w:r w:rsidRPr="00D90E4F">
        <w:t>T</w:t>
      </w:r>
      <w:r w:rsidR="00846502" w:rsidRPr="00D90E4F">
        <w:t>his control</w:t>
      </w:r>
      <w:r w:rsidRPr="00D90E4F">
        <w:t>s</w:t>
      </w:r>
      <w:r w:rsidR="00846502" w:rsidRPr="00D90E4F">
        <w:t xml:space="preserve"> if the Z-axis </w:t>
      </w:r>
      <w:r w:rsidR="000A6E3C" w:rsidRPr="00D90E4F">
        <w:t>is</w:t>
      </w:r>
      <w:r w:rsidR="00846502" w:rsidRPr="00D90E4F">
        <w:t xml:space="preserve"> lifted between piercings. </w:t>
      </w:r>
      <w:r w:rsidR="000A6E3C" w:rsidRPr="00D90E4F">
        <w:t>This control is disabled if the machine cannot use this option.</w:t>
      </w:r>
      <w:r w:rsidR="00846502" w:rsidRPr="00D90E4F">
        <w:t xml:space="preserve"> If the IFPC make</w:t>
      </w:r>
      <w:r w:rsidR="000A6E3C" w:rsidRPr="00D90E4F">
        <w:t>s</w:t>
      </w:r>
      <w:r w:rsidR="00846502" w:rsidRPr="00D90E4F">
        <w:t xml:space="preserve"> all piercings before the cutting </w:t>
      </w:r>
      <w:r w:rsidR="000A6E3C" w:rsidRPr="00D90E4F">
        <w:t>there is little</w:t>
      </w:r>
      <w:r w:rsidR="00846502" w:rsidRPr="00D90E4F">
        <w:t xml:space="preserve"> risk to have the nozzle close to the material during pre-piercings.</w:t>
      </w:r>
    </w:p>
    <w:p w14:paraId="39BE800F" w14:textId="77777777" w:rsidR="00846502" w:rsidRPr="00D90E4F" w:rsidRDefault="00846502" w:rsidP="002D3E07">
      <w:pPr>
        <w:pStyle w:val="Rubrik5"/>
      </w:pPr>
      <w:r w:rsidRPr="00D90E4F">
        <w:t>Pneumatic stroke between piercings</w:t>
      </w:r>
    </w:p>
    <w:p w14:paraId="5C438C8D" w14:textId="77777777" w:rsidR="00846502" w:rsidRPr="00D90E4F" w:rsidRDefault="007828CF" w:rsidP="00846502">
      <w:r w:rsidRPr="00D90E4F">
        <w:t>T</w:t>
      </w:r>
      <w:r w:rsidR="00846502" w:rsidRPr="00D90E4F">
        <w:t>his option control</w:t>
      </w:r>
      <w:r w:rsidRPr="00D90E4F">
        <w:t>s</w:t>
      </w:r>
      <w:r w:rsidR="00846502" w:rsidRPr="00D90E4F">
        <w:t xml:space="preserve"> if a pneumatic stroke up and down </w:t>
      </w:r>
      <w:r w:rsidR="000A6E3C" w:rsidRPr="00D90E4F">
        <w:t>is</w:t>
      </w:r>
      <w:r w:rsidR="00846502" w:rsidRPr="00D90E4F">
        <w:t xml:space="preserve"> done between pre-piercing.</w:t>
      </w:r>
    </w:p>
    <w:p w14:paraId="2673D38B" w14:textId="77777777" w:rsidR="00846502" w:rsidRPr="00D90E4F" w:rsidRDefault="00846502" w:rsidP="00846502">
      <w:r w:rsidRPr="00D90E4F">
        <w:t xml:space="preserve">The drop down list is disabled if </w:t>
      </w:r>
      <w:r w:rsidR="000A6E3C" w:rsidRPr="00D90E4F">
        <w:t>the</w:t>
      </w:r>
      <w:r w:rsidRPr="00D90E4F">
        <w:t xml:space="preserve"> machine doe</w:t>
      </w:r>
      <w:r w:rsidR="000A6E3C" w:rsidRPr="00D90E4F">
        <w:t>s not</w:t>
      </w:r>
      <w:r w:rsidRPr="00D90E4F">
        <w:t xml:space="preserve"> have this option available.</w:t>
      </w:r>
    </w:p>
    <w:p w14:paraId="44873890" w14:textId="77777777" w:rsidR="00846502" w:rsidRPr="00D90E4F" w:rsidRDefault="00846502" w:rsidP="002D3E07">
      <w:pPr>
        <w:pStyle w:val="Rubrik5"/>
      </w:pPr>
      <w:r w:rsidRPr="00D90E4F">
        <w:t>Lift height</w:t>
      </w:r>
    </w:p>
    <w:p w14:paraId="1291C794" w14:textId="77777777" w:rsidR="00846502" w:rsidRPr="00D90E4F" w:rsidRDefault="00846502" w:rsidP="00846502">
      <w:r w:rsidRPr="00D90E4F">
        <w:t xml:space="preserve">If </w:t>
      </w:r>
      <w:r w:rsidR="007828CF" w:rsidRPr="00D90E4F">
        <w:t>the</w:t>
      </w:r>
      <w:r w:rsidRPr="00D90E4F">
        <w:t xml:space="preserve"> machine has the possibility to move the marking tool to different height</w:t>
      </w:r>
      <w:r w:rsidR="000A6E3C" w:rsidRPr="00D90E4F">
        <w:t>s</w:t>
      </w:r>
      <w:r w:rsidRPr="00D90E4F">
        <w:t xml:space="preserve"> then </w:t>
      </w:r>
      <w:r w:rsidR="007828CF" w:rsidRPr="00D90E4F">
        <w:t>s</w:t>
      </w:r>
      <w:r w:rsidRPr="00D90E4F">
        <w:t>et this height here. The value is an incremental value from the position above the material.</w:t>
      </w:r>
    </w:p>
    <w:p w14:paraId="7DA23561" w14:textId="77777777" w:rsidR="00846502" w:rsidRPr="00D90E4F" w:rsidRDefault="00391992" w:rsidP="00385CA2">
      <w:pPr>
        <w:pStyle w:val="Rubrik3"/>
      </w:pPr>
      <w:bookmarkStart w:id="1292" w:name="_Toc129003006"/>
      <w:bookmarkStart w:id="1293" w:name="Cam2d2StrategyCutting"/>
      <w:r w:rsidRPr="00D90E4F">
        <w:lastRenderedPageBreak/>
        <w:t>Cutting</w:t>
      </w:r>
      <w:bookmarkEnd w:id="1292"/>
    </w:p>
    <w:bookmarkEnd w:id="1293"/>
    <w:p w14:paraId="52E6C86B" w14:textId="77777777" w:rsidR="00391992" w:rsidRPr="00D90E4F" w:rsidRDefault="009378B9" w:rsidP="00391992">
      <w:pPr>
        <w:keepNext/>
      </w:pPr>
      <w:r w:rsidRPr="00D90E4F">
        <w:rPr>
          <w:noProof/>
        </w:rPr>
        <w:drawing>
          <wp:inline distT="0" distB="0" distL="0" distR="0" wp14:anchorId="4CF50F08" wp14:editId="704E7241">
            <wp:extent cx="2523490" cy="3065145"/>
            <wp:effectExtent l="19050" t="0" r="0" b="0"/>
            <wp:docPr id="19050" name="Bild 19050" descr="Image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50" descr="Image129"/>
                    <pic:cNvPicPr>
                      <a:picLocks noChangeAspect="1" noChangeArrowheads="1"/>
                    </pic:cNvPicPr>
                  </pic:nvPicPr>
                  <pic:blipFill>
                    <a:blip r:embed="rId1257" cstate="print"/>
                    <a:srcRect/>
                    <a:stretch>
                      <a:fillRect/>
                    </a:stretch>
                  </pic:blipFill>
                  <pic:spPr bwMode="auto">
                    <a:xfrm>
                      <a:off x="0" y="0"/>
                      <a:ext cx="2523490" cy="3065145"/>
                    </a:xfrm>
                    <a:prstGeom prst="rect">
                      <a:avLst/>
                    </a:prstGeom>
                    <a:noFill/>
                    <a:ln w="9525">
                      <a:noFill/>
                      <a:miter lim="800000"/>
                      <a:headEnd/>
                      <a:tailEnd/>
                    </a:ln>
                  </pic:spPr>
                </pic:pic>
              </a:graphicData>
            </a:graphic>
          </wp:inline>
        </w:drawing>
      </w:r>
    </w:p>
    <w:p w14:paraId="7AA38636" w14:textId="54B2465A" w:rsidR="00391992" w:rsidRPr="00D90E4F" w:rsidRDefault="00391992" w:rsidP="00391992">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412</w:t>
      </w:r>
      <w:r w:rsidR="00BE0559" w:rsidRPr="00D90E4F">
        <w:rPr>
          <w:noProof/>
        </w:rPr>
        <w:fldChar w:fldCharType="end"/>
      </w:r>
    </w:p>
    <w:p w14:paraId="6E60C18C" w14:textId="77777777" w:rsidR="00F31B24" w:rsidRPr="00D90E4F" w:rsidRDefault="00391992" w:rsidP="002D3E07">
      <w:pPr>
        <w:pStyle w:val="Rubrik5"/>
      </w:pPr>
      <w:r w:rsidRPr="00D90E4F">
        <w:t>TAC</w:t>
      </w:r>
    </w:p>
    <w:p w14:paraId="10EE027C" w14:textId="77777777" w:rsidR="00391992" w:rsidRPr="00D90E4F" w:rsidRDefault="00391992" w:rsidP="00391992">
      <w:r w:rsidRPr="00D90E4F">
        <w:t xml:space="preserve">To use the TAC function </w:t>
      </w:r>
      <w:r w:rsidR="000A6E3C" w:rsidRPr="00D90E4F">
        <w:t>the user</w:t>
      </w:r>
      <w:r w:rsidRPr="00D90E4F">
        <w:t xml:space="preserve"> must have a 5-axis cutting machine and a CNC-controller that can tilt the cutting head in different directions.</w:t>
      </w:r>
    </w:p>
    <w:p w14:paraId="15E214CF" w14:textId="77777777" w:rsidR="00EA2E31" w:rsidRPr="00D90E4F" w:rsidRDefault="009378B9" w:rsidP="00EA2E31">
      <w:pPr>
        <w:keepNext/>
      </w:pPr>
      <w:r w:rsidRPr="00D90E4F">
        <w:rPr>
          <w:noProof/>
        </w:rPr>
        <w:drawing>
          <wp:inline distT="0" distB="0" distL="0" distR="0" wp14:anchorId="0C822B57" wp14:editId="78C568AB">
            <wp:extent cx="1791970" cy="1119505"/>
            <wp:effectExtent l="19050" t="0" r="0" b="0"/>
            <wp:docPr id="19049" name="Bild 19049" descr="Image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49" descr="Image130"/>
                    <pic:cNvPicPr>
                      <a:picLocks noChangeAspect="1" noChangeArrowheads="1"/>
                    </pic:cNvPicPr>
                  </pic:nvPicPr>
                  <pic:blipFill>
                    <a:blip r:embed="rId1258" cstate="print"/>
                    <a:srcRect/>
                    <a:stretch>
                      <a:fillRect/>
                    </a:stretch>
                  </pic:blipFill>
                  <pic:spPr bwMode="auto">
                    <a:xfrm>
                      <a:off x="0" y="0"/>
                      <a:ext cx="1791970" cy="1119505"/>
                    </a:xfrm>
                    <a:prstGeom prst="rect">
                      <a:avLst/>
                    </a:prstGeom>
                    <a:noFill/>
                    <a:ln w="9525">
                      <a:noFill/>
                      <a:miter lim="800000"/>
                      <a:headEnd/>
                      <a:tailEnd/>
                    </a:ln>
                  </pic:spPr>
                </pic:pic>
              </a:graphicData>
            </a:graphic>
          </wp:inline>
        </w:drawing>
      </w:r>
    </w:p>
    <w:p w14:paraId="1D4500CC" w14:textId="72C7E406" w:rsidR="00391992" w:rsidRPr="00D90E4F" w:rsidRDefault="00EA2E31" w:rsidP="00EA2E31">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413</w:t>
      </w:r>
      <w:r w:rsidR="00BE0559" w:rsidRPr="00D90E4F">
        <w:rPr>
          <w:noProof/>
        </w:rPr>
        <w:fldChar w:fldCharType="end"/>
      </w:r>
    </w:p>
    <w:p w14:paraId="7B3C6367" w14:textId="77777777" w:rsidR="00391992" w:rsidRPr="00D90E4F" w:rsidRDefault="00EA2E31" w:rsidP="00391992">
      <w:r w:rsidRPr="00D90E4F">
        <w:t>How much the nozzle should be tilted in different material can be set in the material database for each material.</w:t>
      </w:r>
      <w:r w:rsidR="00744849" w:rsidRPr="00D90E4F">
        <w:t xml:space="preserve"> The functionality to use a 5-axis machine to obtain a straight cut has been used on </w:t>
      </w:r>
      <w:r w:rsidR="00391992" w:rsidRPr="00D90E4F">
        <w:t>plasma cutting ma</w:t>
      </w:r>
      <w:r w:rsidR="00744849" w:rsidRPr="00D90E4F">
        <w:t>chines for more than 20 years.</w:t>
      </w:r>
    </w:p>
    <w:p w14:paraId="56BE69B1" w14:textId="77777777" w:rsidR="00744849" w:rsidRPr="00D90E4F" w:rsidRDefault="00744849" w:rsidP="002D3E07">
      <w:pPr>
        <w:pStyle w:val="Rubrik5"/>
      </w:pPr>
      <w:r w:rsidRPr="00D90E4F">
        <w:t>Lift Z between cuttings</w:t>
      </w:r>
    </w:p>
    <w:p w14:paraId="61E98E21" w14:textId="77777777" w:rsidR="00744849" w:rsidRPr="00D90E4F" w:rsidRDefault="009378B9" w:rsidP="00744849">
      <w:pPr>
        <w:keepNext/>
      </w:pPr>
      <w:r w:rsidRPr="00D90E4F">
        <w:rPr>
          <w:noProof/>
        </w:rPr>
        <w:drawing>
          <wp:inline distT="0" distB="0" distL="0" distR="0" wp14:anchorId="484D4D93" wp14:editId="58A5D824">
            <wp:extent cx="2252980" cy="731520"/>
            <wp:effectExtent l="19050" t="19050" r="13970" b="11430"/>
            <wp:docPr id="19047" name="Bild 19047" descr="Image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47" descr="Image131"/>
                    <pic:cNvPicPr>
                      <a:picLocks noChangeAspect="1" noChangeArrowheads="1"/>
                    </pic:cNvPicPr>
                  </pic:nvPicPr>
                  <pic:blipFill>
                    <a:blip r:embed="rId1259" cstate="print"/>
                    <a:srcRect/>
                    <a:stretch>
                      <a:fillRect/>
                    </a:stretch>
                  </pic:blipFill>
                  <pic:spPr bwMode="auto">
                    <a:xfrm>
                      <a:off x="0" y="0"/>
                      <a:ext cx="2252980" cy="731520"/>
                    </a:xfrm>
                    <a:prstGeom prst="rect">
                      <a:avLst/>
                    </a:prstGeom>
                    <a:noFill/>
                    <a:ln w="6350">
                      <a:solidFill>
                        <a:srgbClr val="000000"/>
                      </a:solidFill>
                      <a:miter lim="800000"/>
                      <a:headEnd/>
                      <a:tailEnd/>
                    </a:ln>
                    <a:effectLst/>
                  </pic:spPr>
                </pic:pic>
              </a:graphicData>
            </a:graphic>
          </wp:inline>
        </w:drawing>
      </w:r>
    </w:p>
    <w:p w14:paraId="57FE783B" w14:textId="07D21089" w:rsidR="00744849" w:rsidRPr="00D90E4F" w:rsidRDefault="00744849" w:rsidP="0074484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414</w:t>
      </w:r>
      <w:r w:rsidR="00BE0559" w:rsidRPr="00D90E4F">
        <w:rPr>
          <w:noProof/>
        </w:rPr>
        <w:fldChar w:fldCharType="end"/>
      </w:r>
    </w:p>
    <w:p w14:paraId="58574D05" w14:textId="77777777" w:rsidR="00391992" w:rsidRPr="00D90E4F" w:rsidRDefault="008F396D" w:rsidP="00391992">
      <w:r w:rsidRPr="00D90E4F">
        <w:t xml:space="preserve">If </w:t>
      </w:r>
      <w:r w:rsidR="000A6E3C" w:rsidRPr="00D90E4F">
        <w:t>the</w:t>
      </w:r>
      <w:r w:rsidRPr="00D90E4F">
        <w:t xml:space="preserve"> machine can</w:t>
      </w:r>
      <w:r w:rsidR="000A6E3C" w:rsidRPr="00D90E4F">
        <w:t>no</w:t>
      </w:r>
      <w:r w:rsidRPr="00D90E4F">
        <w:t>t move the nozzle to different height</w:t>
      </w:r>
      <w:r w:rsidR="000A6E3C" w:rsidRPr="00D90E4F">
        <w:t>s</w:t>
      </w:r>
      <w:r w:rsidRPr="00D90E4F">
        <w:t xml:space="preserve"> then this option is disabled. The lift </w:t>
      </w:r>
      <w:r w:rsidR="0070378D" w:rsidRPr="00D90E4F">
        <w:t>settings are</w:t>
      </w:r>
      <w:r w:rsidRPr="00D90E4F">
        <w:t xml:space="preserve"> divided in</w:t>
      </w:r>
      <w:r w:rsidR="000A6E3C" w:rsidRPr="00D90E4F">
        <w:t>to</w:t>
      </w:r>
      <w:r w:rsidRPr="00D90E4F">
        <w:t xml:space="preserve"> two settings.</w:t>
      </w:r>
    </w:p>
    <w:p w14:paraId="28328DA3" w14:textId="77777777" w:rsidR="00ED3EF3" w:rsidRPr="00D90E4F" w:rsidRDefault="009378B9" w:rsidP="00ED3EF3">
      <w:pPr>
        <w:keepNext/>
      </w:pPr>
      <w:r w:rsidRPr="00D90E4F">
        <w:rPr>
          <w:noProof/>
        </w:rPr>
        <w:drawing>
          <wp:inline distT="0" distB="0" distL="0" distR="0" wp14:anchorId="6D61D1D0" wp14:editId="5CBB189D">
            <wp:extent cx="2655570" cy="1170305"/>
            <wp:effectExtent l="19050" t="0" r="0" b="0"/>
            <wp:docPr id="19048" name="Bild 19048" descr="Image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48" descr="Image132"/>
                    <pic:cNvPicPr>
                      <a:picLocks noChangeAspect="1" noChangeArrowheads="1"/>
                    </pic:cNvPicPr>
                  </pic:nvPicPr>
                  <pic:blipFill>
                    <a:blip r:embed="rId1260" cstate="print"/>
                    <a:srcRect/>
                    <a:stretch>
                      <a:fillRect/>
                    </a:stretch>
                  </pic:blipFill>
                  <pic:spPr bwMode="auto">
                    <a:xfrm>
                      <a:off x="0" y="0"/>
                      <a:ext cx="2655570" cy="1170305"/>
                    </a:xfrm>
                    <a:prstGeom prst="rect">
                      <a:avLst/>
                    </a:prstGeom>
                    <a:noFill/>
                    <a:ln w="9525">
                      <a:noFill/>
                      <a:miter lim="800000"/>
                      <a:headEnd/>
                      <a:tailEnd/>
                    </a:ln>
                  </pic:spPr>
                </pic:pic>
              </a:graphicData>
            </a:graphic>
          </wp:inline>
        </w:drawing>
      </w:r>
    </w:p>
    <w:p w14:paraId="3670715E" w14:textId="4A06B0A9" w:rsidR="008F396D" w:rsidRPr="00D90E4F" w:rsidRDefault="00ED3EF3" w:rsidP="00ED3EF3">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415</w:t>
      </w:r>
      <w:r w:rsidR="00BE0559" w:rsidRPr="00D90E4F">
        <w:rPr>
          <w:noProof/>
        </w:rPr>
        <w:fldChar w:fldCharType="end"/>
      </w:r>
    </w:p>
    <w:p w14:paraId="12BA041C" w14:textId="77777777" w:rsidR="008F396D" w:rsidRPr="00D90E4F" w:rsidRDefault="007828CF" w:rsidP="00391992">
      <w:r w:rsidRPr="00D90E4F">
        <w:t>C</w:t>
      </w:r>
      <w:r w:rsidR="0070378D" w:rsidRPr="00D90E4F">
        <w:t>ontrol the lift height between different cut</w:t>
      </w:r>
      <w:r w:rsidR="000A6E3C" w:rsidRPr="00D90E4F">
        <w:t>s</w:t>
      </w:r>
      <w:r w:rsidR="0070378D" w:rsidRPr="00D90E4F">
        <w:t xml:space="preserve"> in the parts and set the lift height between the parts</w:t>
      </w:r>
      <w:r w:rsidR="00ED3EF3" w:rsidRPr="00D90E4F">
        <w:t>. The line between the parts</w:t>
      </w:r>
      <w:r w:rsidR="0070378D" w:rsidRPr="00D90E4F">
        <w:t>.</w:t>
      </w:r>
    </w:p>
    <w:p w14:paraId="053C5B4D" w14:textId="77777777" w:rsidR="0070378D" w:rsidRPr="00D90E4F" w:rsidRDefault="00E27477" w:rsidP="002D3E07">
      <w:pPr>
        <w:pStyle w:val="Rubrik5"/>
      </w:pPr>
      <w:r w:rsidRPr="00D90E4F">
        <w:t>Pneumatic stroke between cuttings</w:t>
      </w:r>
    </w:p>
    <w:p w14:paraId="77874421" w14:textId="77777777" w:rsidR="00E27477" w:rsidRPr="00D90E4F" w:rsidRDefault="007828CF" w:rsidP="00E27477">
      <w:r w:rsidRPr="00D90E4F">
        <w:t>T</w:t>
      </w:r>
      <w:r w:rsidR="00E27477" w:rsidRPr="00D90E4F">
        <w:t>his option control</w:t>
      </w:r>
      <w:r w:rsidRPr="00D90E4F">
        <w:t>s</w:t>
      </w:r>
      <w:r w:rsidR="00E27477" w:rsidRPr="00D90E4F">
        <w:t xml:space="preserve"> if a pneumatic stroke up and down </w:t>
      </w:r>
      <w:r w:rsidR="000A6E3C" w:rsidRPr="00D90E4F">
        <w:t>is</w:t>
      </w:r>
      <w:r w:rsidR="00E27477" w:rsidRPr="00D90E4F">
        <w:t xml:space="preserve"> done between pre-piercing.</w:t>
      </w:r>
    </w:p>
    <w:p w14:paraId="1B4D97CF" w14:textId="77777777" w:rsidR="00E27477" w:rsidRPr="00D90E4F" w:rsidRDefault="00E27477" w:rsidP="00E27477">
      <w:r w:rsidRPr="00D90E4F">
        <w:t xml:space="preserve">The </w:t>
      </w:r>
      <w:r w:rsidR="00CC18E0" w:rsidRPr="00D90E4F">
        <w:t>drop-down</w:t>
      </w:r>
      <w:r w:rsidRPr="00D90E4F">
        <w:t xml:space="preserve"> list is disabled if </w:t>
      </w:r>
      <w:r w:rsidR="000A6E3C" w:rsidRPr="00D90E4F">
        <w:t>the</w:t>
      </w:r>
      <w:r w:rsidRPr="00D90E4F">
        <w:t xml:space="preserve"> machine does</w:t>
      </w:r>
      <w:r w:rsidR="000A6E3C" w:rsidRPr="00D90E4F">
        <w:t xml:space="preserve"> not</w:t>
      </w:r>
      <w:r w:rsidRPr="00D90E4F">
        <w:t xml:space="preserve"> have this option available.</w:t>
      </w:r>
    </w:p>
    <w:p w14:paraId="0AC59062" w14:textId="77777777" w:rsidR="00E27477" w:rsidRPr="00D90E4F" w:rsidRDefault="00E27477" w:rsidP="002D3E07">
      <w:pPr>
        <w:pStyle w:val="Rubrik5"/>
      </w:pPr>
      <w:r w:rsidRPr="00D90E4F">
        <w:lastRenderedPageBreak/>
        <w:t>Service position before 5-axis cutting</w:t>
      </w:r>
    </w:p>
    <w:p w14:paraId="5840AB35" w14:textId="77777777" w:rsidR="00E72F19" w:rsidRPr="00D90E4F" w:rsidRDefault="009378B9" w:rsidP="00E72F19">
      <w:pPr>
        <w:keepNext/>
      </w:pPr>
      <w:r w:rsidRPr="00D90E4F">
        <w:rPr>
          <w:noProof/>
        </w:rPr>
        <w:drawing>
          <wp:inline distT="0" distB="0" distL="0" distR="0" wp14:anchorId="10AC2936" wp14:editId="37B5BEDB">
            <wp:extent cx="2713990" cy="1390015"/>
            <wp:effectExtent l="19050" t="0" r="0" b="0"/>
            <wp:docPr id="19045" name="Bild 19045" descr="Image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45" descr="Image134"/>
                    <pic:cNvPicPr>
                      <a:picLocks noChangeAspect="1" noChangeArrowheads="1"/>
                    </pic:cNvPicPr>
                  </pic:nvPicPr>
                  <pic:blipFill>
                    <a:blip r:embed="rId1261" cstate="print"/>
                    <a:srcRect/>
                    <a:stretch>
                      <a:fillRect/>
                    </a:stretch>
                  </pic:blipFill>
                  <pic:spPr bwMode="auto">
                    <a:xfrm>
                      <a:off x="0" y="0"/>
                      <a:ext cx="2713990" cy="1390015"/>
                    </a:xfrm>
                    <a:prstGeom prst="rect">
                      <a:avLst/>
                    </a:prstGeom>
                    <a:noFill/>
                    <a:ln w="9525">
                      <a:noFill/>
                      <a:miter lim="800000"/>
                      <a:headEnd/>
                      <a:tailEnd/>
                    </a:ln>
                  </pic:spPr>
                </pic:pic>
              </a:graphicData>
            </a:graphic>
          </wp:inline>
        </w:drawing>
      </w:r>
    </w:p>
    <w:p w14:paraId="43F50584" w14:textId="79DA06E0" w:rsidR="00E72F19" w:rsidRPr="00D90E4F" w:rsidRDefault="00E72F19" w:rsidP="00E72F1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416</w:t>
      </w:r>
      <w:r w:rsidR="00BE0559" w:rsidRPr="00D90E4F">
        <w:rPr>
          <w:noProof/>
        </w:rPr>
        <w:fldChar w:fldCharType="end"/>
      </w:r>
    </w:p>
    <w:p w14:paraId="29E17D0F" w14:textId="77777777" w:rsidR="00B70B22" w:rsidRPr="00D90E4F" w:rsidRDefault="00B70B22" w:rsidP="00E27477">
      <w:r w:rsidRPr="00D90E4F">
        <w:t>When cutting with tilted jets it</w:t>
      </w:r>
      <w:r w:rsidR="000A6E3C" w:rsidRPr="00D90E4F">
        <w:t xml:space="preserve"> i</w:t>
      </w:r>
      <w:r w:rsidRPr="00D90E4F">
        <w:t>s difficult to use a protector</w:t>
      </w:r>
      <w:r w:rsidR="001A6E3E" w:rsidRPr="00D90E4F">
        <w:t xml:space="preserve"> and is often not used </w:t>
      </w:r>
      <w:r w:rsidR="009145FD" w:rsidRPr="00D90E4F">
        <w:t>in combination with 5-axis cutting.</w:t>
      </w:r>
      <w:r w:rsidRPr="00D90E4F">
        <w:t xml:space="preserve"> To cut without a protector will damage the equipment, </w:t>
      </w:r>
      <w:r w:rsidR="000A6E3C" w:rsidRPr="00D90E4F">
        <w:t>add</w:t>
      </w:r>
      <w:r w:rsidRPr="00D90E4F">
        <w:t xml:space="preserve"> more noise and dust to the environment. </w:t>
      </w:r>
      <w:r w:rsidR="000A6E3C" w:rsidRPr="00D90E4F">
        <w:t>A</w:t>
      </w:r>
      <w:r w:rsidRPr="00D90E4F">
        <w:t>ctiva</w:t>
      </w:r>
      <w:r w:rsidR="000A6E3C" w:rsidRPr="00D90E4F">
        <w:t>te</w:t>
      </w:r>
      <w:r w:rsidRPr="00D90E4F">
        <w:t xml:space="preserve"> this feature </w:t>
      </w:r>
      <w:r w:rsidR="000A6E3C" w:rsidRPr="00D90E4F">
        <w:t>to use</w:t>
      </w:r>
      <w:r w:rsidRPr="00D90E4F">
        <w:t xml:space="preserve"> </w:t>
      </w:r>
      <w:r w:rsidR="009145FD" w:rsidRPr="00D90E4F">
        <w:t>a protector</w:t>
      </w:r>
      <w:r w:rsidR="000A6E3C" w:rsidRPr="00D90E4F">
        <w:t>.</w:t>
      </w:r>
      <w:r w:rsidR="009145FD" w:rsidRPr="00D90E4F">
        <w:t xml:space="preserve"> T</w:t>
      </w:r>
      <w:r w:rsidRPr="00D90E4F">
        <w:t>he IFPC function will do all piercing before cuttin</w:t>
      </w:r>
      <w:r w:rsidR="000A6E3C" w:rsidRPr="00D90E4F">
        <w:t>g starts. W</w:t>
      </w:r>
      <w:r w:rsidRPr="00D90E4F">
        <w:t>hen it come</w:t>
      </w:r>
      <w:r w:rsidR="000A6E3C" w:rsidRPr="00D90E4F">
        <w:t>s</w:t>
      </w:r>
      <w:r w:rsidRPr="00D90E4F">
        <w:t xml:space="preserve"> to the first tilted cutting then the </w:t>
      </w:r>
      <w:r w:rsidR="00E72F19" w:rsidRPr="00D90E4F">
        <w:t xml:space="preserve">machine </w:t>
      </w:r>
      <w:r w:rsidR="000A6E3C" w:rsidRPr="00D90E4F">
        <w:t xml:space="preserve">will </w:t>
      </w:r>
      <w:r w:rsidR="00E72F19" w:rsidRPr="00D90E4F">
        <w:t>first go to the service position and stop. The operator can then remove the pr</w:t>
      </w:r>
      <w:r w:rsidR="009145FD" w:rsidRPr="00D90E4F">
        <w:t>otector and restart the machine that will do the final 5-axis cutting.</w:t>
      </w:r>
    </w:p>
    <w:p w14:paraId="4A8775B3" w14:textId="77777777" w:rsidR="00E72F19" w:rsidRPr="00D90E4F" w:rsidRDefault="009378B9" w:rsidP="00E72F19">
      <w:pPr>
        <w:keepNext/>
      </w:pPr>
      <w:r w:rsidRPr="00D90E4F">
        <w:rPr>
          <w:noProof/>
        </w:rPr>
        <w:drawing>
          <wp:inline distT="0" distB="0" distL="0" distR="0" wp14:anchorId="5267A0EA" wp14:editId="6C95042D">
            <wp:extent cx="2238375" cy="607060"/>
            <wp:effectExtent l="19050" t="19050" r="28575" b="21590"/>
            <wp:docPr id="19046" name="Bild 19046" descr="Image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46" descr="Image133"/>
                    <pic:cNvPicPr>
                      <a:picLocks noChangeAspect="1" noChangeArrowheads="1"/>
                    </pic:cNvPicPr>
                  </pic:nvPicPr>
                  <pic:blipFill>
                    <a:blip r:embed="rId1262" cstate="print"/>
                    <a:srcRect/>
                    <a:stretch>
                      <a:fillRect/>
                    </a:stretch>
                  </pic:blipFill>
                  <pic:spPr bwMode="auto">
                    <a:xfrm>
                      <a:off x="0" y="0"/>
                      <a:ext cx="2238375" cy="607060"/>
                    </a:xfrm>
                    <a:prstGeom prst="rect">
                      <a:avLst/>
                    </a:prstGeom>
                    <a:noFill/>
                    <a:ln w="6350">
                      <a:solidFill>
                        <a:srgbClr val="000000"/>
                      </a:solidFill>
                      <a:miter lim="800000"/>
                      <a:headEnd/>
                      <a:tailEnd/>
                    </a:ln>
                    <a:effectLst/>
                  </pic:spPr>
                </pic:pic>
              </a:graphicData>
            </a:graphic>
          </wp:inline>
        </w:drawing>
      </w:r>
    </w:p>
    <w:p w14:paraId="49BB3848" w14:textId="55CFE2BF" w:rsidR="00E72F19" w:rsidRPr="00D90E4F" w:rsidRDefault="00E72F19" w:rsidP="00E72F1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417</w:t>
      </w:r>
      <w:r w:rsidR="00BE0559" w:rsidRPr="00D90E4F">
        <w:rPr>
          <w:noProof/>
        </w:rPr>
        <w:fldChar w:fldCharType="end"/>
      </w:r>
    </w:p>
    <w:p w14:paraId="2E6AFD58" w14:textId="77777777" w:rsidR="00F1152E" w:rsidRPr="00D90E4F" w:rsidRDefault="00F1152E" w:rsidP="00E27477">
      <w:r w:rsidRPr="00D90E4F">
        <w:t>The postprocessor us</w:t>
      </w:r>
      <w:r w:rsidR="000A6E3C" w:rsidRPr="00D90E4F">
        <w:t>es</w:t>
      </w:r>
      <w:r w:rsidRPr="00D90E4F">
        <w:t xml:space="preserve"> th</w:t>
      </w:r>
      <w:r w:rsidR="000A6E3C" w:rsidRPr="00D90E4F">
        <w:t>ese</w:t>
      </w:r>
      <w:r w:rsidRPr="00D90E4F">
        <w:t xml:space="preserve"> coordinates to write instruction for the movement. </w:t>
      </w:r>
      <w:r w:rsidR="000A6E3C" w:rsidRPr="00D90E4F">
        <w:t>U</w:t>
      </w:r>
      <w:r w:rsidRPr="00D90E4F">
        <w:t xml:space="preserve">se the machine coordinate system </w:t>
      </w:r>
      <w:r w:rsidR="000A6E3C" w:rsidRPr="00D90E4F">
        <w:t>and</w:t>
      </w:r>
      <w:r w:rsidRPr="00D90E4F">
        <w:t xml:space="preserve"> the machine go</w:t>
      </w:r>
      <w:r w:rsidR="000A6E3C" w:rsidRPr="00D90E4F">
        <w:t>es</w:t>
      </w:r>
      <w:r w:rsidRPr="00D90E4F">
        <w:t xml:space="preserve"> to the same position no ma</w:t>
      </w:r>
      <w:r w:rsidR="000A6E3C" w:rsidRPr="00D90E4F">
        <w:t>tt</w:t>
      </w:r>
      <w:r w:rsidRPr="00D90E4F">
        <w:t>er where the local program zero point is located.</w:t>
      </w:r>
    </w:p>
    <w:p w14:paraId="5985F4FB" w14:textId="77777777" w:rsidR="00E72F19" w:rsidRPr="00D90E4F" w:rsidRDefault="00E72F19" w:rsidP="002D3E07">
      <w:pPr>
        <w:pStyle w:val="Rubrik5"/>
      </w:pPr>
      <w:r w:rsidRPr="00D90E4F">
        <w:t>Costs</w:t>
      </w:r>
    </w:p>
    <w:p w14:paraId="03141D20" w14:textId="77777777" w:rsidR="00E72F19" w:rsidRPr="00D90E4F" w:rsidRDefault="009378B9" w:rsidP="00E72F19">
      <w:pPr>
        <w:keepNext/>
      </w:pPr>
      <w:r w:rsidRPr="00D90E4F">
        <w:rPr>
          <w:noProof/>
        </w:rPr>
        <w:drawing>
          <wp:inline distT="0" distB="0" distL="0" distR="0" wp14:anchorId="2BCE2404" wp14:editId="1E487610">
            <wp:extent cx="2238375" cy="607060"/>
            <wp:effectExtent l="19050" t="19050" r="28575" b="21590"/>
            <wp:docPr id="19043" name="Bild 19043" descr="Image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43" descr="Image135"/>
                    <pic:cNvPicPr>
                      <a:picLocks noChangeAspect="1" noChangeArrowheads="1"/>
                    </pic:cNvPicPr>
                  </pic:nvPicPr>
                  <pic:blipFill>
                    <a:blip r:embed="rId1263" cstate="print"/>
                    <a:srcRect/>
                    <a:stretch>
                      <a:fillRect/>
                    </a:stretch>
                  </pic:blipFill>
                  <pic:spPr bwMode="auto">
                    <a:xfrm>
                      <a:off x="0" y="0"/>
                      <a:ext cx="2238375" cy="607060"/>
                    </a:xfrm>
                    <a:prstGeom prst="rect">
                      <a:avLst/>
                    </a:prstGeom>
                    <a:noFill/>
                    <a:ln w="6350">
                      <a:solidFill>
                        <a:srgbClr val="000000"/>
                      </a:solidFill>
                      <a:miter lim="800000"/>
                      <a:headEnd/>
                      <a:tailEnd/>
                    </a:ln>
                    <a:effectLst/>
                  </pic:spPr>
                </pic:pic>
              </a:graphicData>
            </a:graphic>
          </wp:inline>
        </w:drawing>
      </w:r>
    </w:p>
    <w:p w14:paraId="35AE033B" w14:textId="78493CCD" w:rsidR="00E72F19" w:rsidRPr="00D90E4F" w:rsidRDefault="00E72F19" w:rsidP="00E72F1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418</w:t>
      </w:r>
      <w:r w:rsidR="00BE0559" w:rsidRPr="00D90E4F">
        <w:rPr>
          <w:noProof/>
        </w:rPr>
        <w:fldChar w:fldCharType="end"/>
      </w:r>
    </w:p>
    <w:p w14:paraId="6FBEC786" w14:textId="77777777" w:rsidR="00E72F19" w:rsidRPr="00D90E4F" w:rsidRDefault="000A6E3C" w:rsidP="00E27477">
      <w:r w:rsidRPr="00D90E4F">
        <w:t>"</w:t>
      </w:r>
      <w:r w:rsidR="004313C1" w:rsidRPr="00D90E4F">
        <w:t>Cost per tool</w:t>
      </w:r>
      <w:r w:rsidRPr="00D90E4F">
        <w:t>"</w:t>
      </w:r>
      <w:r w:rsidR="004313C1" w:rsidRPr="00D90E4F">
        <w:t xml:space="preserve"> and </w:t>
      </w:r>
      <w:r w:rsidRPr="00D90E4F">
        <w:t>"</w:t>
      </w:r>
      <w:r w:rsidR="004313C1" w:rsidRPr="00D90E4F">
        <w:t>Abrasive cost</w:t>
      </w:r>
      <w:r w:rsidRPr="00D90E4F">
        <w:t>"</w:t>
      </w:r>
      <w:r w:rsidR="004313C1" w:rsidRPr="00D90E4F">
        <w:t xml:space="preserve"> is only available if the machine is an AWJ machine. The costs are used to calculate cutting costs in the "Cost estimate" function in the postprocessing.</w:t>
      </w:r>
    </w:p>
    <w:p w14:paraId="04F94F67" w14:textId="77777777" w:rsidR="004313C1" w:rsidRPr="00D90E4F" w:rsidRDefault="004313C1" w:rsidP="004313C1">
      <w:pPr>
        <w:pStyle w:val="Rubrik3"/>
      </w:pPr>
      <w:bookmarkStart w:id="1294" w:name="_Toc129003007"/>
      <w:bookmarkStart w:id="1295" w:name="Cam2d2StrategyOutput"/>
      <w:r w:rsidRPr="00D90E4F">
        <w:t>Output</w:t>
      </w:r>
      <w:bookmarkEnd w:id="1294"/>
    </w:p>
    <w:bookmarkEnd w:id="1295"/>
    <w:p w14:paraId="6B67CF4C" w14:textId="77777777" w:rsidR="004313C1" w:rsidRPr="00D90E4F" w:rsidRDefault="009378B9" w:rsidP="004313C1">
      <w:pPr>
        <w:keepNext/>
      </w:pPr>
      <w:r w:rsidRPr="00D90E4F">
        <w:rPr>
          <w:noProof/>
        </w:rPr>
        <w:drawing>
          <wp:inline distT="0" distB="0" distL="0" distR="0" wp14:anchorId="5CE5F7A9" wp14:editId="7D5B02E8">
            <wp:extent cx="2523490" cy="3430905"/>
            <wp:effectExtent l="19050" t="0" r="0" b="0"/>
            <wp:docPr id="19044" name="Bild 19044" descr="Image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44" descr="Image136"/>
                    <pic:cNvPicPr>
                      <a:picLocks noChangeAspect="1" noChangeArrowheads="1"/>
                    </pic:cNvPicPr>
                  </pic:nvPicPr>
                  <pic:blipFill>
                    <a:blip r:embed="rId1264" cstate="print"/>
                    <a:srcRect/>
                    <a:stretch>
                      <a:fillRect/>
                    </a:stretch>
                  </pic:blipFill>
                  <pic:spPr bwMode="auto">
                    <a:xfrm>
                      <a:off x="0" y="0"/>
                      <a:ext cx="2523490" cy="3430905"/>
                    </a:xfrm>
                    <a:prstGeom prst="rect">
                      <a:avLst/>
                    </a:prstGeom>
                    <a:noFill/>
                    <a:ln w="9525">
                      <a:noFill/>
                      <a:miter lim="800000"/>
                      <a:headEnd/>
                      <a:tailEnd/>
                    </a:ln>
                  </pic:spPr>
                </pic:pic>
              </a:graphicData>
            </a:graphic>
          </wp:inline>
        </w:drawing>
      </w:r>
    </w:p>
    <w:p w14:paraId="08888F3F" w14:textId="21DDA8DA" w:rsidR="004313C1" w:rsidRPr="00D90E4F" w:rsidRDefault="004313C1" w:rsidP="004313C1">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419</w:t>
      </w:r>
      <w:r w:rsidR="00BE0559" w:rsidRPr="00D90E4F">
        <w:rPr>
          <w:noProof/>
        </w:rPr>
        <w:fldChar w:fldCharType="end"/>
      </w:r>
    </w:p>
    <w:p w14:paraId="79EC2871" w14:textId="77777777" w:rsidR="004313C1" w:rsidRPr="00D90E4F" w:rsidRDefault="004313C1" w:rsidP="002D3E07">
      <w:pPr>
        <w:pStyle w:val="Rubrik5"/>
      </w:pPr>
      <w:r w:rsidRPr="00D90E4F">
        <w:lastRenderedPageBreak/>
        <w:t>The location of the CNC-file</w:t>
      </w:r>
    </w:p>
    <w:p w14:paraId="73D87EF8" w14:textId="77777777" w:rsidR="00C47409" w:rsidRPr="00D90E4F" w:rsidRDefault="009378B9" w:rsidP="00C47409">
      <w:pPr>
        <w:keepNext/>
      </w:pPr>
      <w:r w:rsidRPr="00D90E4F">
        <w:rPr>
          <w:noProof/>
        </w:rPr>
        <w:drawing>
          <wp:inline distT="0" distB="0" distL="0" distR="0" wp14:anchorId="278B696E" wp14:editId="2A587136">
            <wp:extent cx="2245995" cy="453390"/>
            <wp:effectExtent l="19050" t="19050" r="20955" b="22860"/>
            <wp:docPr id="19042" name="Bild 19042" descr="Image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42" descr="Image137"/>
                    <pic:cNvPicPr>
                      <a:picLocks noChangeAspect="1" noChangeArrowheads="1"/>
                    </pic:cNvPicPr>
                  </pic:nvPicPr>
                  <pic:blipFill>
                    <a:blip r:embed="rId1265" cstate="print"/>
                    <a:srcRect/>
                    <a:stretch>
                      <a:fillRect/>
                    </a:stretch>
                  </pic:blipFill>
                  <pic:spPr bwMode="auto">
                    <a:xfrm>
                      <a:off x="0" y="0"/>
                      <a:ext cx="2245995" cy="453390"/>
                    </a:xfrm>
                    <a:prstGeom prst="rect">
                      <a:avLst/>
                    </a:prstGeom>
                    <a:noFill/>
                    <a:ln w="6350">
                      <a:solidFill>
                        <a:srgbClr val="000000"/>
                      </a:solidFill>
                      <a:miter lim="800000"/>
                      <a:headEnd/>
                      <a:tailEnd/>
                    </a:ln>
                    <a:effectLst/>
                  </pic:spPr>
                </pic:pic>
              </a:graphicData>
            </a:graphic>
          </wp:inline>
        </w:drawing>
      </w:r>
    </w:p>
    <w:p w14:paraId="538BDD1D" w14:textId="1BA74184" w:rsidR="004313C1" w:rsidRPr="00D90E4F" w:rsidRDefault="00C47409" w:rsidP="00C4740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420</w:t>
      </w:r>
      <w:r w:rsidR="00BE0559" w:rsidRPr="00D90E4F">
        <w:rPr>
          <w:noProof/>
        </w:rPr>
        <w:fldChar w:fldCharType="end"/>
      </w:r>
    </w:p>
    <w:p w14:paraId="37AE8677" w14:textId="77777777" w:rsidR="00C47409" w:rsidRPr="00D90E4F" w:rsidRDefault="00C47409" w:rsidP="00C47409">
      <w:r w:rsidRPr="00D90E4F">
        <w:t>When using a fixed folder</w:t>
      </w:r>
      <w:r w:rsidR="00293014" w:rsidRPr="00D90E4F">
        <w:t>,</w:t>
      </w:r>
      <w:r w:rsidRPr="00D90E4F">
        <w:t xml:space="preserve"> IGEMS suggest</w:t>
      </w:r>
      <w:r w:rsidR="000A6E3C" w:rsidRPr="00D90E4F">
        <w:t>s</w:t>
      </w:r>
      <w:r w:rsidRPr="00D90E4F">
        <w:t xml:space="preserve"> the default directory every time a new CNC-file</w:t>
      </w:r>
      <w:r w:rsidR="000A6E3C" w:rsidRPr="00D90E4F">
        <w:t xml:space="preserve"> is created</w:t>
      </w:r>
      <w:r w:rsidRPr="00D90E4F">
        <w:t>. If "Use a fixed folder"</w:t>
      </w:r>
      <w:r w:rsidR="000A6E3C" w:rsidRPr="00D90E4F">
        <w:t xml:space="preserve"> is not </w:t>
      </w:r>
      <w:r w:rsidR="00293014" w:rsidRPr="00D90E4F">
        <w:t>selected,</w:t>
      </w:r>
      <w:r w:rsidR="000A6E3C" w:rsidRPr="00D90E4F">
        <w:t xml:space="preserve"> </w:t>
      </w:r>
      <w:r w:rsidRPr="00D90E4F">
        <w:t>then IGEMS remember</w:t>
      </w:r>
      <w:r w:rsidR="000A6E3C" w:rsidRPr="00D90E4F">
        <w:t>s</w:t>
      </w:r>
      <w:r w:rsidRPr="00D90E4F">
        <w:t xml:space="preserve"> the last used directory.</w:t>
      </w:r>
    </w:p>
    <w:p w14:paraId="3D695068" w14:textId="77777777" w:rsidR="00C47409" w:rsidRPr="00D90E4F" w:rsidRDefault="00C47409" w:rsidP="002D3E07">
      <w:pPr>
        <w:pStyle w:val="Rubrik5"/>
      </w:pPr>
      <w:r w:rsidRPr="00D90E4F">
        <w:t>Add comments</w:t>
      </w:r>
    </w:p>
    <w:p w14:paraId="0C3E8312" w14:textId="77777777" w:rsidR="00C47409" w:rsidRPr="00D90E4F" w:rsidRDefault="00C47409" w:rsidP="00C47409">
      <w:r w:rsidRPr="00D90E4F">
        <w:t>This setting control</w:t>
      </w:r>
      <w:r w:rsidR="000A6E3C" w:rsidRPr="00D90E4F">
        <w:t>s</w:t>
      </w:r>
      <w:r w:rsidRPr="00D90E4F">
        <w:t xml:space="preserve"> if comments </w:t>
      </w:r>
      <w:r w:rsidR="000A6E3C" w:rsidRPr="00D90E4F">
        <w:t>are</w:t>
      </w:r>
      <w:r w:rsidRPr="00D90E4F">
        <w:t xml:space="preserve"> added to the CNC-file.</w:t>
      </w:r>
    </w:p>
    <w:p w14:paraId="5537027C" w14:textId="77777777" w:rsidR="00C47409" w:rsidRPr="00D90E4F" w:rsidRDefault="00C47409" w:rsidP="00C47409">
      <w:r w:rsidRPr="00D90E4F">
        <w:t>N100 M03 (WATER ON)</w:t>
      </w:r>
    </w:p>
    <w:p w14:paraId="3A672AAF" w14:textId="77777777" w:rsidR="00C47409" w:rsidRPr="00D90E4F" w:rsidRDefault="00C47409" w:rsidP="00C47409">
      <w:r w:rsidRPr="00D90E4F">
        <w:t>N105 G04 F0.5</w:t>
      </w:r>
    </w:p>
    <w:p w14:paraId="22DD5B09" w14:textId="77777777" w:rsidR="00C47409" w:rsidRPr="00D90E4F" w:rsidRDefault="00C47409" w:rsidP="00C47409">
      <w:r w:rsidRPr="00D90E4F">
        <w:t>N110 M06 (ABRASIVE ON)</w:t>
      </w:r>
    </w:p>
    <w:p w14:paraId="20FA2B7C" w14:textId="77777777" w:rsidR="00C47409" w:rsidRPr="00D90E4F" w:rsidRDefault="00C47409" w:rsidP="00C47409">
      <w:r w:rsidRPr="00D90E4F">
        <w:t xml:space="preserve">The text inside the parentheses is </w:t>
      </w:r>
      <w:r w:rsidR="000A6E3C" w:rsidRPr="00D90E4F">
        <w:t xml:space="preserve">an </w:t>
      </w:r>
      <w:r w:rsidRPr="00D90E4F">
        <w:t>example o</w:t>
      </w:r>
      <w:r w:rsidR="000A6E3C" w:rsidRPr="00D90E4F">
        <w:t>f</w:t>
      </w:r>
      <w:r w:rsidRPr="00D90E4F">
        <w:t xml:space="preserve"> comments that can b</w:t>
      </w:r>
      <w:r w:rsidR="001E4947" w:rsidRPr="00D90E4F">
        <w:t xml:space="preserve">e turned on or off if the postprocessor </w:t>
      </w:r>
      <w:r w:rsidR="000A6E3C" w:rsidRPr="00D90E4F">
        <w:t>uses</w:t>
      </w:r>
      <w:r w:rsidR="001E4947" w:rsidRPr="00D90E4F">
        <w:t xml:space="preserve"> the provided MSG function.</w:t>
      </w:r>
    </w:p>
    <w:p w14:paraId="3862E4E7" w14:textId="77777777" w:rsidR="00ED3EF3" w:rsidRPr="00D90E4F" w:rsidRDefault="00ED3EF3" w:rsidP="00ED3EF3">
      <w:pPr>
        <w:pStyle w:val="Frga"/>
      </w:pPr>
      <w:r w:rsidRPr="00D90E4F">
        <w:t xml:space="preserve">Is there any reason </w:t>
      </w:r>
      <w:r w:rsidR="000A6E3C" w:rsidRPr="00D90E4F">
        <w:t>to</w:t>
      </w:r>
      <w:r w:rsidRPr="00D90E4F">
        <w:t xml:space="preserve"> not always add th</w:t>
      </w:r>
      <w:r w:rsidR="000A6E3C" w:rsidRPr="00D90E4F">
        <w:t>ese</w:t>
      </w:r>
      <w:r w:rsidRPr="00D90E4F">
        <w:t xml:space="preserve"> comments?</w:t>
      </w:r>
    </w:p>
    <w:p w14:paraId="44F435E1" w14:textId="77777777" w:rsidR="00ED3EF3" w:rsidRPr="00D90E4F" w:rsidRDefault="00ED3EF3" w:rsidP="00ED3EF3">
      <w:pPr>
        <w:pStyle w:val="Answer"/>
      </w:pPr>
      <w:r w:rsidRPr="00D90E4F">
        <w:t xml:space="preserve">It </w:t>
      </w:r>
      <w:r w:rsidR="009145FD" w:rsidRPr="00D90E4F">
        <w:t>makes</w:t>
      </w:r>
      <w:r w:rsidRPr="00D90E4F">
        <w:t xml:space="preserve"> the CNC-file larger but that is probably not </w:t>
      </w:r>
      <w:r w:rsidR="000A6E3C" w:rsidRPr="00D90E4F">
        <w:t>very</w:t>
      </w:r>
      <w:r w:rsidRPr="00D90E4F">
        <w:t xml:space="preserve"> important.</w:t>
      </w:r>
    </w:p>
    <w:p w14:paraId="67C3C8E9" w14:textId="77777777" w:rsidR="001E4947" w:rsidRPr="00D90E4F" w:rsidRDefault="00ED3EF3" w:rsidP="002D3E07">
      <w:pPr>
        <w:pStyle w:val="Rubrik5"/>
      </w:pPr>
      <w:r w:rsidRPr="00D90E4F">
        <w:t>View output file</w:t>
      </w:r>
    </w:p>
    <w:p w14:paraId="5CFF7A1E" w14:textId="77777777" w:rsidR="00ED3EF3" w:rsidRPr="00D90E4F" w:rsidRDefault="00ED3EF3" w:rsidP="00ED3EF3">
      <w:r w:rsidRPr="00D90E4F">
        <w:t xml:space="preserve">This </w:t>
      </w:r>
      <w:r w:rsidR="00C47395" w:rsidRPr="00D90E4F">
        <w:t>"</w:t>
      </w:r>
      <w:r w:rsidRPr="00D90E4F">
        <w:t>No-Yes</w:t>
      </w:r>
      <w:r w:rsidR="00C47395" w:rsidRPr="00D90E4F">
        <w:t>"</w:t>
      </w:r>
      <w:r w:rsidRPr="00D90E4F">
        <w:t xml:space="preserve"> option handle</w:t>
      </w:r>
      <w:r w:rsidR="000A6E3C" w:rsidRPr="00D90E4F">
        <w:t>s</w:t>
      </w:r>
      <w:r w:rsidRPr="00D90E4F">
        <w:t xml:space="preserve"> if the CNC-file </w:t>
      </w:r>
      <w:r w:rsidR="000A6E3C" w:rsidRPr="00D90E4F">
        <w:t>is</w:t>
      </w:r>
      <w:r w:rsidRPr="00D90E4F">
        <w:t xml:space="preserve"> viewed in the process window.</w:t>
      </w:r>
    </w:p>
    <w:p w14:paraId="4FFCCB2E" w14:textId="77777777" w:rsidR="00ED3EF3" w:rsidRPr="00D90E4F" w:rsidRDefault="00ED3EF3" w:rsidP="00ED3EF3">
      <w:pPr>
        <w:pStyle w:val="Frga"/>
      </w:pPr>
      <w:r w:rsidRPr="00D90E4F">
        <w:t>Is there any reason to not always view the file?</w:t>
      </w:r>
    </w:p>
    <w:p w14:paraId="300B8E56" w14:textId="77777777" w:rsidR="00ED3EF3" w:rsidRPr="00D90E4F" w:rsidRDefault="00ED3EF3" w:rsidP="00ED3EF3">
      <w:pPr>
        <w:pStyle w:val="Answer"/>
      </w:pPr>
      <w:r w:rsidRPr="00D90E4F">
        <w:t xml:space="preserve">Not really, the viewings of the file take </w:t>
      </w:r>
      <w:r w:rsidR="00CC5144" w:rsidRPr="00D90E4F">
        <w:t xml:space="preserve">a </w:t>
      </w:r>
      <w:r w:rsidRPr="00D90E4F">
        <w:t>little longer time.</w:t>
      </w:r>
    </w:p>
    <w:p w14:paraId="46603EED" w14:textId="77777777" w:rsidR="00ED3EF3" w:rsidRPr="00D90E4F" w:rsidRDefault="00E446D6" w:rsidP="002D3E07">
      <w:pPr>
        <w:pStyle w:val="Rubrik5"/>
      </w:pPr>
      <w:r w:rsidRPr="00D90E4F">
        <w:t>Copy to backup folder</w:t>
      </w:r>
    </w:p>
    <w:p w14:paraId="755AE116" w14:textId="77777777" w:rsidR="00E446D6" w:rsidRPr="00D90E4F" w:rsidRDefault="009378B9" w:rsidP="00E446D6">
      <w:pPr>
        <w:keepNext/>
      </w:pPr>
      <w:r w:rsidRPr="00D90E4F">
        <w:rPr>
          <w:noProof/>
        </w:rPr>
        <w:drawing>
          <wp:inline distT="0" distB="0" distL="0" distR="0" wp14:anchorId="1DFBECB3" wp14:editId="64B45ED3">
            <wp:extent cx="2231390" cy="461010"/>
            <wp:effectExtent l="19050" t="19050" r="16510" b="15240"/>
            <wp:docPr id="19040" name="Bild 19040" descr="Image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40" descr="Image138"/>
                    <pic:cNvPicPr>
                      <a:picLocks noChangeAspect="1" noChangeArrowheads="1"/>
                    </pic:cNvPicPr>
                  </pic:nvPicPr>
                  <pic:blipFill>
                    <a:blip r:embed="rId1266" cstate="print"/>
                    <a:srcRect/>
                    <a:stretch>
                      <a:fillRect/>
                    </a:stretch>
                  </pic:blipFill>
                  <pic:spPr bwMode="auto">
                    <a:xfrm>
                      <a:off x="0" y="0"/>
                      <a:ext cx="2231390" cy="461010"/>
                    </a:xfrm>
                    <a:prstGeom prst="rect">
                      <a:avLst/>
                    </a:prstGeom>
                    <a:noFill/>
                    <a:ln w="6350">
                      <a:solidFill>
                        <a:srgbClr val="000000"/>
                      </a:solidFill>
                      <a:miter lim="800000"/>
                      <a:headEnd/>
                      <a:tailEnd/>
                    </a:ln>
                    <a:effectLst/>
                  </pic:spPr>
                </pic:pic>
              </a:graphicData>
            </a:graphic>
          </wp:inline>
        </w:drawing>
      </w:r>
    </w:p>
    <w:p w14:paraId="3A7A04C6" w14:textId="75923A64" w:rsidR="00E446D6" w:rsidRPr="00D90E4F" w:rsidRDefault="00E446D6" w:rsidP="00E446D6">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421</w:t>
      </w:r>
      <w:r w:rsidR="00BE0559" w:rsidRPr="00D90E4F">
        <w:rPr>
          <w:noProof/>
        </w:rPr>
        <w:fldChar w:fldCharType="end"/>
      </w:r>
    </w:p>
    <w:p w14:paraId="7615FC77" w14:textId="77777777" w:rsidR="00E446D6" w:rsidRPr="00D90E4F" w:rsidRDefault="00E446D6" w:rsidP="00ED3EF3">
      <w:r w:rsidRPr="00D90E4F">
        <w:t>This feature cop</w:t>
      </w:r>
      <w:r w:rsidR="00CC5144" w:rsidRPr="00D90E4F">
        <w:t>ies</w:t>
      </w:r>
      <w:r w:rsidRPr="00D90E4F">
        <w:t xml:space="preserve"> the final CNC-file to a backup folder or a USB-</w:t>
      </w:r>
      <w:r w:rsidR="00CC5144" w:rsidRPr="00D90E4F">
        <w:t>drive</w:t>
      </w:r>
      <w:r w:rsidRPr="00D90E4F">
        <w:t>.</w:t>
      </w:r>
      <w:r w:rsidR="009B3B02" w:rsidRPr="00D90E4F">
        <w:t xml:space="preserve"> If </w:t>
      </w:r>
      <w:r w:rsidR="00CC5144" w:rsidRPr="00D90E4F">
        <w:t>no</w:t>
      </w:r>
      <w:r w:rsidR="009B3B02" w:rsidRPr="00D90E4F">
        <w:t xml:space="preserve"> USB</w:t>
      </w:r>
      <w:r w:rsidR="00CC5144" w:rsidRPr="00D90E4F">
        <w:t xml:space="preserve"> is</w:t>
      </w:r>
      <w:r w:rsidR="009B3B02" w:rsidRPr="00D90E4F">
        <w:t xml:space="preserve"> connected or if the backup folder </w:t>
      </w:r>
      <w:r w:rsidR="00CC5144" w:rsidRPr="00D90E4F">
        <w:t xml:space="preserve">does </w:t>
      </w:r>
      <w:r w:rsidR="009B3B02" w:rsidRPr="00D90E4F">
        <w:t xml:space="preserve">not exist then the </w:t>
      </w:r>
      <w:r w:rsidR="00CC5144" w:rsidRPr="00D90E4F">
        <w:t>procedure is skipped.</w:t>
      </w:r>
      <w:r w:rsidR="009B3B02" w:rsidRPr="00D90E4F">
        <w:t xml:space="preserve"> </w:t>
      </w:r>
      <w:r w:rsidR="00CC5144" w:rsidRPr="00D90E4F">
        <w:t>There is</w:t>
      </w:r>
      <w:r w:rsidR="009B3B02" w:rsidRPr="00D90E4F">
        <w:t xml:space="preserve"> not any disk error.</w:t>
      </w:r>
    </w:p>
    <w:p w14:paraId="44834795" w14:textId="77777777" w:rsidR="009B3B02" w:rsidRPr="00D90E4F" w:rsidRDefault="009B3B02" w:rsidP="00C5529E">
      <w:pPr>
        <w:pStyle w:val="Rubrik4"/>
      </w:pPr>
      <w:r w:rsidRPr="00D90E4F">
        <w:t>Settings for the reports</w:t>
      </w:r>
    </w:p>
    <w:p w14:paraId="7B5DFDC3" w14:textId="77777777" w:rsidR="009B3B02" w:rsidRPr="00D90E4F" w:rsidRDefault="009378B9" w:rsidP="009B3B02">
      <w:pPr>
        <w:keepNext/>
      </w:pPr>
      <w:r w:rsidRPr="00D90E4F">
        <w:rPr>
          <w:noProof/>
        </w:rPr>
        <w:drawing>
          <wp:inline distT="0" distB="0" distL="0" distR="0" wp14:anchorId="76A6AFA6" wp14:editId="73AD5BD4">
            <wp:extent cx="2289810" cy="1390015"/>
            <wp:effectExtent l="19050" t="19050" r="15240" b="19685"/>
            <wp:docPr id="19041" name="Bild 19041" descr="Image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41" descr="Image139"/>
                    <pic:cNvPicPr>
                      <a:picLocks noChangeAspect="1" noChangeArrowheads="1"/>
                    </pic:cNvPicPr>
                  </pic:nvPicPr>
                  <pic:blipFill>
                    <a:blip r:embed="rId1267" cstate="print"/>
                    <a:srcRect/>
                    <a:stretch>
                      <a:fillRect/>
                    </a:stretch>
                  </pic:blipFill>
                  <pic:spPr bwMode="auto">
                    <a:xfrm>
                      <a:off x="0" y="0"/>
                      <a:ext cx="2289810" cy="1390015"/>
                    </a:xfrm>
                    <a:prstGeom prst="rect">
                      <a:avLst/>
                    </a:prstGeom>
                    <a:noFill/>
                    <a:ln w="6350">
                      <a:solidFill>
                        <a:srgbClr val="000000"/>
                      </a:solidFill>
                      <a:miter lim="800000"/>
                      <a:headEnd/>
                      <a:tailEnd/>
                    </a:ln>
                    <a:effectLst/>
                  </pic:spPr>
                </pic:pic>
              </a:graphicData>
            </a:graphic>
          </wp:inline>
        </w:drawing>
      </w:r>
    </w:p>
    <w:p w14:paraId="5FDD0B7D" w14:textId="48625191" w:rsidR="009B3B02" w:rsidRPr="00D90E4F" w:rsidRDefault="009B3B02" w:rsidP="009B3B02">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422</w:t>
      </w:r>
      <w:r w:rsidR="00BE0559" w:rsidRPr="00D90E4F">
        <w:rPr>
          <w:noProof/>
        </w:rPr>
        <w:fldChar w:fldCharType="end"/>
      </w:r>
    </w:p>
    <w:p w14:paraId="3E0E98BF" w14:textId="77777777" w:rsidR="00E446D6" w:rsidRPr="00D90E4F" w:rsidRDefault="009B3B02" w:rsidP="002D3E07">
      <w:pPr>
        <w:pStyle w:val="Rubrik5"/>
      </w:pPr>
      <w:r w:rsidRPr="00D90E4F">
        <w:t>Include detailed part information</w:t>
      </w:r>
    </w:p>
    <w:p w14:paraId="5106A529" w14:textId="77777777" w:rsidR="009B3B02" w:rsidRPr="00D90E4F" w:rsidRDefault="009B3B02" w:rsidP="009B3B02">
      <w:r w:rsidRPr="00D90E4F">
        <w:t>This setting</w:t>
      </w:r>
      <w:r w:rsidR="00293014" w:rsidRPr="00D90E4F">
        <w:t xml:space="preserve"> </w:t>
      </w:r>
      <w:r w:rsidRPr="00D90E4F">
        <w:t>control</w:t>
      </w:r>
      <w:r w:rsidR="00CC5144" w:rsidRPr="00D90E4F">
        <w:t>s</w:t>
      </w:r>
      <w:r w:rsidRPr="00D90E4F">
        <w:t xml:space="preserve"> if the job report include</w:t>
      </w:r>
      <w:r w:rsidR="00CC5144" w:rsidRPr="00D90E4F">
        <w:t>s</w:t>
      </w:r>
      <w:r w:rsidRPr="00D90E4F">
        <w:t xml:space="preserve"> </w:t>
      </w:r>
      <w:r w:rsidR="004609A9" w:rsidRPr="00D90E4F">
        <w:t xml:space="preserve">only a summary or </w:t>
      </w:r>
      <w:r w:rsidRPr="00D90E4F">
        <w:t>more information about each part.</w:t>
      </w:r>
    </w:p>
    <w:p w14:paraId="06FB0491" w14:textId="77777777" w:rsidR="004609A9" w:rsidRPr="00D90E4F" w:rsidRDefault="009378B9" w:rsidP="004609A9">
      <w:pPr>
        <w:keepNext/>
      </w:pPr>
      <w:r w:rsidRPr="00D90E4F">
        <w:rPr>
          <w:noProof/>
        </w:rPr>
        <w:drawing>
          <wp:inline distT="0" distB="0" distL="0" distR="0" wp14:anchorId="5CA8BCD7" wp14:editId="50616271">
            <wp:extent cx="4462145" cy="1777365"/>
            <wp:effectExtent l="19050" t="0" r="0" b="0"/>
            <wp:docPr id="19039" name="Bild 19039" descr="Image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39" descr="Image140"/>
                    <pic:cNvPicPr>
                      <a:picLocks noChangeAspect="1" noChangeArrowheads="1"/>
                    </pic:cNvPicPr>
                  </pic:nvPicPr>
                  <pic:blipFill>
                    <a:blip r:embed="rId1268" cstate="print"/>
                    <a:srcRect/>
                    <a:stretch>
                      <a:fillRect/>
                    </a:stretch>
                  </pic:blipFill>
                  <pic:spPr bwMode="auto">
                    <a:xfrm>
                      <a:off x="0" y="0"/>
                      <a:ext cx="4462145" cy="1777365"/>
                    </a:xfrm>
                    <a:prstGeom prst="rect">
                      <a:avLst/>
                    </a:prstGeom>
                    <a:noFill/>
                    <a:ln w="9525">
                      <a:noFill/>
                      <a:miter lim="800000"/>
                      <a:headEnd/>
                      <a:tailEnd/>
                    </a:ln>
                  </pic:spPr>
                </pic:pic>
              </a:graphicData>
            </a:graphic>
          </wp:inline>
        </w:drawing>
      </w:r>
    </w:p>
    <w:p w14:paraId="66EAED04" w14:textId="7F66E688" w:rsidR="004609A9" w:rsidRPr="00D90E4F" w:rsidRDefault="004609A9" w:rsidP="004609A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423</w:t>
      </w:r>
      <w:r w:rsidR="00BE0559" w:rsidRPr="00D90E4F">
        <w:rPr>
          <w:noProof/>
        </w:rPr>
        <w:fldChar w:fldCharType="end"/>
      </w:r>
    </w:p>
    <w:p w14:paraId="5D939116" w14:textId="77777777" w:rsidR="004609A9" w:rsidRPr="00D90E4F" w:rsidRDefault="004609A9" w:rsidP="004609A9">
      <w:r w:rsidRPr="00D90E4F">
        <w:t>The information above is only included if this function is activated.</w:t>
      </w:r>
    </w:p>
    <w:p w14:paraId="0131E2A5" w14:textId="77777777" w:rsidR="004609A9" w:rsidRPr="00D90E4F" w:rsidRDefault="004609A9" w:rsidP="002D3E07">
      <w:pPr>
        <w:pStyle w:val="Rubrik5"/>
      </w:pPr>
      <w:r w:rsidRPr="00D90E4F">
        <w:t>Create report automatically</w:t>
      </w:r>
    </w:p>
    <w:p w14:paraId="71D08BC3" w14:textId="77777777" w:rsidR="004609A9" w:rsidRPr="00D90E4F" w:rsidRDefault="004609A9" w:rsidP="004609A9">
      <w:r w:rsidRPr="00D90E4F">
        <w:t xml:space="preserve">If this function is activated then </w:t>
      </w:r>
      <w:r w:rsidR="00CC5144" w:rsidRPr="00D90E4F">
        <w:t xml:space="preserve">it is not necessary </w:t>
      </w:r>
      <w:r w:rsidRPr="00D90E4F">
        <w:t xml:space="preserve">to press the </w:t>
      </w:r>
      <w:r w:rsidR="00C47395" w:rsidRPr="00D90E4F">
        <w:t>"</w:t>
      </w:r>
      <w:r w:rsidRPr="00D90E4F">
        <w:t>Report</w:t>
      </w:r>
      <w:r w:rsidR="00C47395" w:rsidRPr="00D90E4F">
        <w:t>"</w:t>
      </w:r>
      <w:r w:rsidRPr="00D90E4F">
        <w:t xml:space="preserve"> button to make a report</w:t>
      </w:r>
      <w:r w:rsidR="00CC5144" w:rsidRPr="00D90E4F">
        <w:t xml:space="preserve"> as i</w:t>
      </w:r>
      <w:r w:rsidRPr="00D90E4F">
        <w:t xml:space="preserve">t </w:t>
      </w:r>
      <w:r w:rsidR="00CC5144" w:rsidRPr="00D90E4F">
        <w:t>is</w:t>
      </w:r>
      <w:r w:rsidRPr="00D90E4F">
        <w:t xml:space="preserve"> created automatically. </w:t>
      </w:r>
      <w:r w:rsidR="007828CF" w:rsidRPr="00D90E4F">
        <w:t>Decide</w:t>
      </w:r>
      <w:r w:rsidRPr="00D90E4F">
        <w:t xml:space="preserve"> if the report should be generated as a DOC file or as a PDF file.</w:t>
      </w:r>
    </w:p>
    <w:p w14:paraId="688E9E0B" w14:textId="77777777" w:rsidR="004609A9" w:rsidRPr="00D90E4F" w:rsidRDefault="004609A9" w:rsidP="004609A9">
      <w:pPr>
        <w:pStyle w:val="Frga"/>
      </w:pPr>
      <w:r w:rsidRPr="00D90E4F">
        <w:lastRenderedPageBreak/>
        <w:t xml:space="preserve">Is there any benefit to use </w:t>
      </w:r>
      <w:r w:rsidR="005A292D" w:rsidRPr="00D90E4F">
        <w:t>DOC file?</w:t>
      </w:r>
    </w:p>
    <w:p w14:paraId="4251E815" w14:textId="77777777" w:rsidR="00CC5144" w:rsidRPr="00D90E4F" w:rsidRDefault="005A292D" w:rsidP="0040591C">
      <w:pPr>
        <w:pStyle w:val="Answer"/>
      </w:pPr>
      <w:r w:rsidRPr="00D90E4F">
        <w:t>The DOC file can be opened and changed by</w:t>
      </w:r>
      <w:r w:rsidR="00CC5144" w:rsidRPr="00D90E4F">
        <w:t xml:space="preserve"> W</w:t>
      </w:r>
      <w:r w:rsidRPr="00D90E4F">
        <w:t>ord, but the PDF file is read only.</w:t>
      </w:r>
    </w:p>
    <w:p w14:paraId="5B415088" w14:textId="77777777" w:rsidR="004609A9" w:rsidRPr="00D90E4F" w:rsidRDefault="005A292D" w:rsidP="002D3E07">
      <w:pPr>
        <w:pStyle w:val="Rubrik5"/>
      </w:pPr>
      <w:r w:rsidRPr="00D90E4F">
        <w:t>Report folder</w:t>
      </w:r>
    </w:p>
    <w:p w14:paraId="73BB689D" w14:textId="77777777" w:rsidR="005A292D" w:rsidRPr="00D90E4F" w:rsidRDefault="005A292D" w:rsidP="005A292D">
      <w:r w:rsidRPr="00D90E4F">
        <w:t xml:space="preserve">All reports </w:t>
      </w:r>
      <w:r w:rsidR="00CC5144" w:rsidRPr="00D90E4F">
        <w:t>are</w:t>
      </w:r>
      <w:r w:rsidRPr="00D90E4F">
        <w:t xml:space="preserve"> created in this directory</w:t>
      </w:r>
      <w:r w:rsidR="00CC5144" w:rsidRPr="00D90E4F">
        <w:t>:</w:t>
      </w:r>
    </w:p>
    <w:p w14:paraId="77A94EDC" w14:textId="77777777" w:rsidR="00810E61" w:rsidRPr="00D90E4F" w:rsidRDefault="009378B9" w:rsidP="00810E61">
      <w:pPr>
        <w:keepNext/>
      </w:pPr>
      <w:r w:rsidRPr="00D90E4F">
        <w:rPr>
          <w:noProof/>
        </w:rPr>
        <w:drawing>
          <wp:inline distT="0" distB="0" distL="0" distR="0" wp14:anchorId="430A56D4" wp14:editId="7EB1CB51">
            <wp:extent cx="2260600" cy="519430"/>
            <wp:effectExtent l="19050" t="19050" r="25400" b="13970"/>
            <wp:docPr id="19029" name="Bild 19029" descr="Image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29" descr="Image141"/>
                    <pic:cNvPicPr>
                      <a:picLocks noChangeAspect="1" noChangeArrowheads="1"/>
                    </pic:cNvPicPr>
                  </pic:nvPicPr>
                  <pic:blipFill>
                    <a:blip r:embed="rId1269" cstate="print"/>
                    <a:srcRect/>
                    <a:stretch>
                      <a:fillRect/>
                    </a:stretch>
                  </pic:blipFill>
                  <pic:spPr bwMode="auto">
                    <a:xfrm>
                      <a:off x="0" y="0"/>
                      <a:ext cx="2260600" cy="519430"/>
                    </a:xfrm>
                    <a:prstGeom prst="rect">
                      <a:avLst/>
                    </a:prstGeom>
                    <a:noFill/>
                    <a:ln w="6350">
                      <a:solidFill>
                        <a:srgbClr val="000000"/>
                      </a:solidFill>
                      <a:miter lim="800000"/>
                      <a:headEnd/>
                      <a:tailEnd/>
                    </a:ln>
                    <a:effectLst/>
                  </pic:spPr>
                </pic:pic>
              </a:graphicData>
            </a:graphic>
          </wp:inline>
        </w:drawing>
      </w:r>
    </w:p>
    <w:p w14:paraId="354349A1" w14:textId="45A32351" w:rsidR="005A292D" w:rsidRPr="00D90E4F" w:rsidRDefault="00810E61" w:rsidP="00810E61">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424</w:t>
      </w:r>
      <w:r w:rsidR="00BE0559" w:rsidRPr="00D90E4F">
        <w:rPr>
          <w:noProof/>
        </w:rPr>
        <w:fldChar w:fldCharType="end"/>
      </w:r>
    </w:p>
    <w:p w14:paraId="716C7B21" w14:textId="77777777" w:rsidR="000D277F" w:rsidRPr="00D90E4F" w:rsidRDefault="00B93D81" w:rsidP="000D277F">
      <w:r w:rsidRPr="00D90E4F">
        <w:t xml:space="preserve">This feature can copy the report file to a backup folder or an USB-drive. If no USB is connected, or if the backup folder does not exist, then the procedure is skipped. </w:t>
      </w:r>
      <w:r w:rsidR="00CC5144" w:rsidRPr="00D90E4F">
        <w:t>There is not any disk error.</w:t>
      </w:r>
    </w:p>
    <w:p w14:paraId="69BC926D" w14:textId="77777777" w:rsidR="00282FE7" w:rsidRPr="00D90E4F" w:rsidRDefault="002E7413" w:rsidP="009264A8">
      <w:pPr>
        <w:pStyle w:val="Rubrik1"/>
      </w:pPr>
      <w:bookmarkStart w:id="1296" w:name="_CAM_–_Machine"/>
      <w:bookmarkEnd w:id="1296"/>
      <w:r w:rsidRPr="00D90E4F">
        <w:lastRenderedPageBreak/>
        <w:t xml:space="preserve"> </w:t>
      </w:r>
      <w:bookmarkStart w:id="1297" w:name="_Ref331684316"/>
      <w:bookmarkStart w:id="1298" w:name="_Ref331685250"/>
      <w:bookmarkStart w:id="1299" w:name="_Toc335637015"/>
      <w:bookmarkStart w:id="1300" w:name="_Toc115697757"/>
      <w:bookmarkStart w:id="1301" w:name="_Toc129003008"/>
      <w:bookmarkStart w:id="1302" w:name="_Toc229474955"/>
      <w:r w:rsidR="009264A8" w:rsidRPr="00D90E4F">
        <w:t xml:space="preserve">CAM – </w:t>
      </w:r>
      <w:r w:rsidR="003F5329" w:rsidRPr="00D90E4F">
        <w:t>Machin</w:t>
      </w:r>
      <w:bookmarkStart w:id="1303" w:name="machinesetup"/>
      <w:bookmarkEnd w:id="1303"/>
      <w:r w:rsidR="003F5329" w:rsidRPr="00D90E4F">
        <w:t>e s</w:t>
      </w:r>
      <w:r w:rsidR="009264A8" w:rsidRPr="00D90E4F">
        <w:t>etup</w:t>
      </w:r>
      <w:bookmarkEnd w:id="1297"/>
      <w:bookmarkEnd w:id="1298"/>
      <w:bookmarkEnd w:id="1299"/>
      <w:bookmarkEnd w:id="1300"/>
      <w:bookmarkEnd w:id="1301"/>
      <w:bookmarkEnd w:id="1302"/>
    </w:p>
    <w:p w14:paraId="024A601B" w14:textId="77777777" w:rsidR="006F5460" w:rsidRPr="00D90E4F" w:rsidRDefault="005D5B14" w:rsidP="005D5B14">
      <w:r w:rsidRPr="00D90E4F">
        <w:t xml:space="preserve">This chapter contains information how to setup </w:t>
      </w:r>
      <w:r w:rsidR="004F0EE8" w:rsidRPr="00D90E4F">
        <w:t>the machine and the equipment</w:t>
      </w:r>
      <w:r w:rsidR="001871C6" w:rsidRPr="00D90E4F">
        <w:t>.</w:t>
      </w:r>
      <w:r w:rsidRPr="00D90E4F">
        <w:t xml:space="preserve"> </w:t>
      </w:r>
      <w:r w:rsidR="001871C6" w:rsidRPr="00D90E4F">
        <w:t>The</w:t>
      </w:r>
      <w:r w:rsidRPr="00D90E4F">
        <w:t xml:space="preserve"> </w:t>
      </w:r>
      <w:r w:rsidR="00C47395" w:rsidRPr="00D90E4F">
        <w:t>"</w:t>
      </w:r>
      <w:r w:rsidR="00E37C69" w:rsidRPr="00D90E4F">
        <w:t>M</w:t>
      </w:r>
      <w:r w:rsidRPr="00D90E4F">
        <w:t>achine setup</w:t>
      </w:r>
      <w:r w:rsidR="00C47395" w:rsidRPr="00D90E4F">
        <w:t>"</w:t>
      </w:r>
      <w:r w:rsidRPr="00D90E4F">
        <w:t xml:space="preserve"> command</w:t>
      </w:r>
      <w:r w:rsidR="000C50D8" w:rsidRPr="00D90E4F">
        <w:t xml:space="preserve"> </w:t>
      </w:r>
      <w:r w:rsidR="00180F54" w:rsidRPr="00D90E4F">
        <w:t xml:space="preserve">is started from the </w:t>
      </w:r>
      <w:r w:rsidR="006F5460" w:rsidRPr="00D90E4F">
        <w:t xml:space="preserve">Select command </w:t>
      </w:r>
      <w:r w:rsidRPr="00D90E4F">
        <w:t>in the Setup menu.</w:t>
      </w:r>
    </w:p>
    <w:p w14:paraId="7A558CA0" w14:textId="77777777" w:rsidR="005D5B14" w:rsidRPr="00D90E4F" w:rsidRDefault="006F5460" w:rsidP="005D5B14">
      <w:pPr>
        <w:keepNext/>
      </w:pPr>
      <w:r w:rsidRPr="00D90E4F">
        <w:rPr>
          <w:noProof/>
        </w:rPr>
        <w:drawing>
          <wp:inline distT="0" distB="0" distL="0" distR="0" wp14:anchorId="05D1ED7F" wp14:editId="6190D968">
            <wp:extent cx="1386000" cy="871200"/>
            <wp:effectExtent l="0" t="0" r="0" b="0"/>
            <wp:docPr id="69" name="Bildobjekt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1624.png"/>
                    <pic:cNvPicPr/>
                  </pic:nvPicPr>
                  <pic:blipFill>
                    <a:blip r:embed="rId1270">
                      <a:extLst>
                        <a:ext uri="{28A0092B-C50C-407E-A947-70E740481C1C}">
                          <a14:useLocalDpi xmlns:a14="http://schemas.microsoft.com/office/drawing/2010/main" val="0"/>
                        </a:ext>
                      </a:extLst>
                    </a:blip>
                    <a:stretch>
                      <a:fillRect/>
                    </a:stretch>
                  </pic:blipFill>
                  <pic:spPr>
                    <a:xfrm>
                      <a:off x="0" y="0"/>
                      <a:ext cx="1386000" cy="871200"/>
                    </a:xfrm>
                    <a:prstGeom prst="rect">
                      <a:avLst/>
                    </a:prstGeom>
                  </pic:spPr>
                </pic:pic>
              </a:graphicData>
            </a:graphic>
          </wp:inline>
        </w:drawing>
      </w:r>
    </w:p>
    <w:p w14:paraId="3F00C565" w14:textId="18C1AF83" w:rsidR="005D5B14" w:rsidRPr="00D90E4F" w:rsidRDefault="005D5B14" w:rsidP="005D5B14">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425</w:t>
      </w:r>
      <w:r w:rsidR="00BE0559" w:rsidRPr="00D90E4F">
        <w:rPr>
          <w:noProof/>
        </w:rPr>
        <w:fldChar w:fldCharType="end"/>
      </w:r>
    </w:p>
    <w:p w14:paraId="1BA19A6C" w14:textId="77777777" w:rsidR="00180F54" w:rsidRPr="00D90E4F" w:rsidRDefault="000C50D8" w:rsidP="00180F54">
      <w:r w:rsidRPr="00D90E4F">
        <w:t>The fo</w:t>
      </w:r>
      <w:r w:rsidR="004F0EE8" w:rsidRPr="00D90E4F">
        <w:t>llowing dialog</w:t>
      </w:r>
      <w:r w:rsidRPr="00D90E4F">
        <w:t xml:space="preserve"> box is shown:</w:t>
      </w:r>
    </w:p>
    <w:p w14:paraId="21ADD5D6" w14:textId="7184B748" w:rsidR="004F0EE8" w:rsidRPr="00D90E4F" w:rsidRDefault="0090724A" w:rsidP="004F0EE8">
      <w:pPr>
        <w:keepNext/>
      </w:pPr>
      <w:r>
        <w:rPr>
          <w:noProof/>
        </w:rPr>
        <w:drawing>
          <wp:inline distT="0" distB="0" distL="0" distR="0" wp14:anchorId="0B7829B7" wp14:editId="408D5D24">
            <wp:extent cx="4029075" cy="2981325"/>
            <wp:effectExtent l="0" t="0" r="9525" b="9525"/>
            <wp:docPr id="1741499958" name="Bildobjekt 1" descr="En bild som visar text, skärmbild, skärm,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99958" name="Bildobjekt 1" descr="En bild som visar text, skärmbild, skärm, programvara&#10;&#10;AI-genererat innehåll kan vara felaktigt."/>
                    <pic:cNvPicPr/>
                  </pic:nvPicPr>
                  <pic:blipFill>
                    <a:blip r:embed="rId1271"/>
                    <a:stretch>
                      <a:fillRect/>
                    </a:stretch>
                  </pic:blipFill>
                  <pic:spPr>
                    <a:xfrm>
                      <a:off x="0" y="0"/>
                      <a:ext cx="4029075" cy="2981325"/>
                    </a:xfrm>
                    <a:prstGeom prst="rect">
                      <a:avLst/>
                    </a:prstGeom>
                  </pic:spPr>
                </pic:pic>
              </a:graphicData>
            </a:graphic>
          </wp:inline>
        </w:drawing>
      </w:r>
    </w:p>
    <w:p w14:paraId="55452222" w14:textId="77777777" w:rsidR="006F5460" w:rsidRPr="00D90E4F" w:rsidRDefault="006F5460" w:rsidP="006F5460">
      <w:pPr>
        <w:pStyle w:val="DoNow"/>
      </w:pPr>
      <w:r w:rsidRPr="00D90E4F">
        <w:t>Click on the "Edit machine" button.</w:t>
      </w:r>
    </w:p>
    <w:p w14:paraId="583B4632" w14:textId="77777777" w:rsidR="006F5460" w:rsidRPr="00D90E4F" w:rsidRDefault="006F5460" w:rsidP="006F5460">
      <w:r w:rsidRPr="00D90E4F">
        <w:t>Following dialog box is shown.</w:t>
      </w:r>
    </w:p>
    <w:p w14:paraId="7500CFD1" w14:textId="77777777" w:rsidR="006F5460" w:rsidRPr="00D90E4F" w:rsidRDefault="006F5460" w:rsidP="006F5460">
      <w:r w:rsidRPr="00D90E4F">
        <w:rPr>
          <w:noProof/>
        </w:rPr>
        <w:lastRenderedPageBreak/>
        <w:drawing>
          <wp:inline distT="0" distB="0" distL="0" distR="0" wp14:anchorId="509717A5" wp14:editId="4F72E57D">
            <wp:extent cx="3553200" cy="4320000"/>
            <wp:effectExtent l="0" t="0" r="0" b="0"/>
            <wp:docPr id="71" name="Bildobjekt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1626.png"/>
                    <pic:cNvPicPr/>
                  </pic:nvPicPr>
                  <pic:blipFill>
                    <a:blip r:embed="rId1272">
                      <a:extLst>
                        <a:ext uri="{28A0092B-C50C-407E-A947-70E740481C1C}">
                          <a14:useLocalDpi xmlns:a14="http://schemas.microsoft.com/office/drawing/2010/main" val="0"/>
                        </a:ext>
                      </a:extLst>
                    </a:blip>
                    <a:stretch>
                      <a:fillRect/>
                    </a:stretch>
                  </pic:blipFill>
                  <pic:spPr>
                    <a:xfrm>
                      <a:off x="0" y="0"/>
                      <a:ext cx="3553200" cy="4320000"/>
                    </a:xfrm>
                    <a:prstGeom prst="rect">
                      <a:avLst/>
                    </a:prstGeom>
                  </pic:spPr>
                </pic:pic>
              </a:graphicData>
            </a:graphic>
          </wp:inline>
        </w:drawing>
      </w:r>
    </w:p>
    <w:p w14:paraId="3B317518" w14:textId="77777777" w:rsidR="006F5460" w:rsidRPr="00D90E4F" w:rsidRDefault="006F5460" w:rsidP="006F5460"/>
    <w:p w14:paraId="7365F068" w14:textId="77777777" w:rsidR="001871C6" w:rsidRPr="00D90E4F" w:rsidRDefault="001871C6" w:rsidP="001871C6">
      <w:r w:rsidRPr="00D90E4F">
        <w:rPr>
          <w:b/>
        </w:rPr>
        <w:t>NOTE!</w:t>
      </w:r>
      <w:r w:rsidR="000C50D8" w:rsidRPr="00D90E4F">
        <w:rPr>
          <w:b/>
        </w:rPr>
        <w:t xml:space="preserve"> </w:t>
      </w:r>
      <w:r w:rsidRPr="00D90E4F">
        <w:t xml:space="preserve">If you do not have enough knowledge about the machine you should not change any parameters on an existing machine. If you want to play with </w:t>
      </w:r>
      <w:r w:rsidR="00DA5EB1" w:rsidRPr="00D90E4F">
        <w:t xml:space="preserve">this </w:t>
      </w:r>
      <w:r w:rsidRPr="00D90E4F">
        <w:t>setting then first make a test machine and make the changes in that machine.</w:t>
      </w:r>
    </w:p>
    <w:p w14:paraId="28C4CC0E" w14:textId="77777777" w:rsidR="002B3579" w:rsidRPr="00D90E4F" w:rsidRDefault="00DA5EB1" w:rsidP="0056633F">
      <w:pPr>
        <w:pStyle w:val="DoNow"/>
        <w:keepNext/>
      </w:pPr>
      <w:r w:rsidRPr="00D90E4F">
        <w:t>Select "</w:t>
      </w:r>
      <w:r w:rsidR="006F5460" w:rsidRPr="00D90E4F">
        <w:t>Save as</w:t>
      </w:r>
      <w:r w:rsidR="002B3579" w:rsidRPr="00D90E4F">
        <w:t xml:space="preserve">" </w:t>
      </w:r>
      <w:r w:rsidR="006F5460" w:rsidRPr="00D90E4F">
        <w:t xml:space="preserve">button and set the name to </w:t>
      </w:r>
      <w:r w:rsidR="002B3579" w:rsidRPr="00D90E4F">
        <w:t>"TEST</w:t>
      </w:r>
      <w:r w:rsidRPr="00D90E4F">
        <w:t xml:space="preserve">" </w:t>
      </w:r>
      <w:r w:rsidR="006F5460" w:rsidRPr="00D90E4F">
        <w:t>if you just want to play with different settings. If you want to modify your settings then ignore this button.</w:t>
      </w:r>
    </w:p>
    <w:p w14:paraId="20D4FBBF" w14:textId="77777777" w:rsidR="002B3579" w:rsidRPr="00D90E4F" w:rsidRDefault="002B3579" w:rsidP="002B3579">
      <w:pPr>
        <w:pStyle w:val="Rubrik2"/>
      </w:pPr>
      <w:bookmarkStart w:id="1304" w:name="_Toc335637016"/>
      <w:bookmarkStart w:id="1305" w:name="_Toc129003009"/>
      <w:bookmarkStart w:id="1306" w:name="Cam2d2MachineTableLayout"/>
      <w:bookmarkStart w:id="1307" w:name="_Toc229474956"/>
      <w:r w:rsidRPr="00D90E4F">
        <w:t>Table layout</w:t>
      </w:r>
      <w:bookmarkEnd w:id="1304"/>
      <w:bookmarkEnd w:id="1305"/>
      <w:bookmarkEnd w:id="1307"/>
    </w:p>
    <w:bookmarkEnd w:id="1306"/>
    <w:p w14:paraId="25CA8CE1" w14:textId="77777777" w:rsidR="002B3579" w:rsidRPr="00D90E4F" w:rsidRDefault="009378B9" w:rsidP="002B3579">
      <w:pPr>
        <w:keepNext/>
      </w:pPr>
      <w:r w:rsidRPr="00D90E4F">
        <w:rPr>
          <w:noProof/>
        </w:rPr>
        <w:drawing>
          <wp:inline distT="0" distB="0" distL="0" distR="0" wp14:anchorId="05DAD05E" wp14:editId="36786577">
            <wp:extent cx="2903855" cy="3408680"/>
            <wp:effectExtent l="19050" t="0" r="0" b="0"/>
            <wp:docPr id="19034" name="Bild 19034" descr="Image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34" descr="Image155"/>
                    <pic:cNvPicPr>
                      <a:picLocks noChangeAspect="1" noChangeArrowheads="1"/>
                    </pic:cNvPicPr>
                  </pic:nvPicPr>
                  <pic:blipFill>
                    <a:blip r:embed="rId1273" cstate="print"/>
                    <a:srcRect/>
                    <a:stretch>
                      <a:fillRect/>
                    </a:stretch>
                  </pic:blipFill>
                  <pic:spPr bwMode="auto">
                    <a:xfrm>
                      <a:off x="0" y="0"/>
                      <a:ext cx="2903855" cy="3408680"/>
                    </a:xfrm>
                    <a:prstGeom prst="rect">
                      <a:avLst/>
                    </a:prstGeom>
                    <a:noFill/>
                    <a:ln w="9525">
                      <a:noFill/>
                      <a:miter lim="800000"/>
                      <a:headEnd/>
                      <a:tailEnd/>
                    </a:ln>
                  </pic:spPr>
                </pic:pic>
              </a:graphicData>
            </a:graphic>
          </wp:inline>
        </w:drawing>
      </w:r>
    </w:p>
    <w:p w14:paraId="668B59F2" w14:textId="612488B9" w:rsidR="002B3579" w:rsidRPr="00D90E4F" w:rsidRDefault="002B3579" w:rsidP="002B357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426</w:t>
      </w:r>
      <w:r w:rsidR="00BE0559" w:rsidRPr="00D90E4F">
        <w:rPr>
          <w:noProof/>
        </w:rPr>
        <w:fldChar w:fldCharType="end"/>
      </w:r>
    </w:p>
    <w:p w14:paraId="567FBBFC" w14:textId="77777777" w:rsidR="000C32CB" w:rsidRPr="00D90E4F" w:rsidRDefault="000C32CB" w:rsidP="000C32CB">
      <w:pPr>
        <w:pStyle w:val="Rubrik3"/>
      </w:pPr>
      <w:bookmarkStart w:id="1308" w:name="_Machine_orientation_on"/>
      <w:bookmarkStart w:id="1309" w:name="_Toc129002776"/>
      <w:bookmarkStart w:id="1310" w:name="_Ref331769995"/>
      <w:bookmarkEnd w:id="1308"/>
      <w:r w:rsidRPr="00D90E4F">
        <w:lastRenderedPageBreak/>
        <w:t>Layout</w:t>
      </w:r>
      <w:bookmarkEnd w:id="1309"/>
    </w:p>
    <w:p w14:paraId="7D5B8C88" w14:textId="77777777" w:rsidR="000C32CB" w:rsidRPr="00D90E4F" w:rsidRDefault="000C32CB" w:rsidP="000C32CB">
      <w:r w:rsidRPr="00D90E4F">
        <w:t>IGEMS supports different layouts on the tool alignments.</w:t>
      </w:r>
    </w:p>
    <w:p w14:paraId="3C2B4361" w14:textId="77777777" w:rsidR="000C32CB" w:rsidRPr="00D90E4F" w:rsidRDefault="000C32CB" w:rsidP="000C32CB">
      <w:pPr>
        <w:keepNext/>
      </w:pPr>
      <w:r w:rsidRPr="00D90E4F">
        <w:rPr>
          <w:noProof/>
        </w:rPr>
        <w:drawing>
          <wp:inline distT="0" distB="0" distL="0" distR="0" wp14:anchorId="60AF6F42" wp14:editId="454C2678">
            <wp:extent cx="3035935" cy="995045"/>
            <wp:effectExtent l="19050" t="0" r="0" b="0"/>
            <wp:docPr id="19372" name="Bild 19372" descr="Image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72" descr="Image370"/>
                    <pic:cNvPicPr>
                      <a:picLocks noChangeAspect="1" noChangeArrowheads="1"/>
                    </pic:cNvPicPr>
                  </pic:nvPicPr>
                  <pic:blipFill>
                    <a:blip r:embed="rId1274" cstate="print"/>
                    <a:srcRect/>
                    <a:stretch>
                      <a:fillRect/>
                    </a:stretch>
                  </pic:blipFill>
                  <pic:spPr bwMode="auto">
                    <a:xfrm>
                      <a:off x="0" y="0"/>
                      <a:ext cx="3035935" cy="995045"/>
                    </a:xfrm>
                    <a:prstGeom prst="rect">
                      <a:avLst/>
                    </a:prstGeom>
                    <a:noFill/>
                    <a:ln w="9525">
                      <a:noFill/>
                      <a:miter lim="800000"/>
                      <a:headEnd/>
                      <a:tailEnd/>
                    </a:ln>
                  </pic:spPr>
                </pic:pic>
              </a:graphicData>
            </a:graphic>
          </wp:inline>
        </w:drawing>
      </w:r>
    </w:p>
    <w:p w14:paraId="62C4B162" w14:textId="04F15D52" w:rsidR="000C32CB" w:rsidRPr="00D90E4F" w:rsidRDefault="000C32CB" w:rsidP="000C32CB">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427</w:t>
      </w:r>
      <w:r w:rsidRPr="00D90E4F">
        <w:rPr>
          <w:noProof/>
        </w:rPr>
        <w:fldChar w:fldCharType="end"/>
      </w:r>
    </w:p>
    <w:p w14:paraId="2ED5F1F1" w14:textId="3C1FC3C3" w:rsidR="000C32CB" w:rsidRPr="00D90E4F" w:rsidRDefault="000C32CB" w:rsidP="000C32CB">
      <w:r w:rsidRPr="00D90E4F">
        <w:t xml:space="preserve">The number of tools and layout is set in the "Machine" setup. All layouts are compatible </w:t>
      </w:r>
      <w:r w:rsidR="004F71D1">
        <w:t>at</w:t>
      </w:r>
      <w:r w:rsidRPr="00D90E4F">
        <w:t xml:space="preserve"> all machines. This means that a completed job done for a machine with three tools can also be run on a machine with one tool or on a machine with a different layout.</w:t>
      </w:r>
    </w:p>
    <w:p w14:paraId="0B067A53" w14:textId="59E25BFF" w:rsidR="006161CD" w:rsidRPr="00D90E4F" w:rsidRDefault="006161CD" w:rsidP="00C5529E">
      <w:pPr>
        <w:pStyle w:val="Rubrik4"/>
      </w:pPr>
      <w:r w:rsidRPr="00D90E4F">
        <w:t>Machine orientation</w:t>
      </w:r>
      <w:r w:rsidR="00E41DEF" w:rsidRPr="00D90E4F">
        <w:t xml:space="preserve"> on the screen</w:t>
      </w:r>
      <w:bookmarkEnd w:id="1310"/>
    </w:p>
    <w:p w14:paraId="128F7ABA" w14:textId="5F68523E" w:rsidR="006A2352" w:rsidRPr="00D90E4F" w:rsidRDefault="002B3579" w:rsidP="00180F54">
      <w:r w:rsidRPr="00D90E4F">
        <w:t xml:space="preserve">In IGEMS </w:t>
      </w:r>
      <w:r w:rsidR="007828CF" w:rsidRPr="00D90E4F">
        <w:t xml:space="preserve">the user </w:t>
      </w:r>
      <w:r w:rsidR="006A2352" w:rsidRPr="00D90E4F">
        <w:t>define</w:t>
      </w:r>
      <w:r w:rsidR="007828CF" w:rsidRPr="00D90E4F">
        <w:t>s</w:t>
      </w:r>
      <w:r w:rsidR="006A2352" w:rsidRPr="00D90E4F">
        <w:t xml:space="preserve"> the machine coordinate system </w:t>
      </w:r>
      <w:r w:rsidR="004F71D1" w:rsidRPr="00D90E4F">
        <w:t>independently</w:t>
      </w:r>
      <w:r w:rsidR="007828CF" w:rsidRPr="00D90E4F">
        <w:t xml:space="preserve"> on</w:t>
      </w:r>
      <w:r w:rsidR="006A2352" w:rsidRPr="00D90E4F">
        <w:t xml:space="preserve"> how the coordinate system is defined in IGEMS. Since new computer screens are much wider </w:t>
      </w:r>
      <w:r w:rsidR="000C50D8" w:rsidRPr="00D90E4F">
        <w:t>now</w:t>
      </w:r>
      <w:r w:rsidR="006A2352" w:rsidRPr="00D90E4F">
        <w:t xml:space="preserve"> </w:t>
      </w:r>
      <w:r w:rsidR="000C50D8" w:rsidRPr="00D90E4F">
        <w:t>it is</w:t>
      </w:r>
      <w:r w:rsidR="006A2352" w:rsidRPr="00D90E4F">
        <w:t xml:space="preserve"> </w:t>
      </w:r>
      <w:r w:rsidR="00DA0970" w:rsidRPr="00D90E4F">
        <w:t>recommended</w:t>
      </w:r>
      <w:r w:rsidR="006A2352" w:rsidRPr="00D90E4F">
        <w:t xml:space="preserve"> that the machine layout in IGEMS </w:t>
      </w:r>
      <w:r w:rsidR="000C50D8" w:rsidRPr="00D90E4F">
        <w:t xml:space="preserve">is defined so </w:t>
      </w:r>
      <w:r w:rsidR="006A2352" w:rsidRPr="00D90E4F">
        <w:t>that the long side of the machine is rotated as the long side of the screen.</w:t>
      </w:r>
    </w:p>
    <w:p w14:paraId="2563EA5E" w14:textId="77777777" w:rsidR="00E41DEF" w:rsidRPr="00D90E4F" w:rsidRDefault="009378B9" w:rsidP="00E41DEF">
      <w:pPr>
        <w:keepNext/>
      </w:pPr>
      <w:r w:rsidRPr="00D90E4F">
        <w:rPr>
          <w:noProof/>
        </w:rPr>
        <w:drawing>
          <wp:inline distT="0" distB="0" distL="0" distR="0" wp14:anchorId="43D94C5D" wp14:editId="0253663A">
            <wp:extent cx="1704340" cy="1440815"/>
            <wp:effectExtent l="19050" t="19050" r="10160" b="26035"/>
            <wp:docPr id="19035" name="Bild 19035" descr="Image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35" descr="Image147"/>
                    <pic:cNvPicPr>
                      <a:picLocks noChangeAspect="1" noChangeArrowheads="1"/>
                    </pic:cNvPicPr>
                  </pic:nvPicPr>
                  <pic:blipFill>
                    <a:blip r:embed="rId1275" cstate="print"/>
                    <a:srcRect/>
                    <a:stretch>
                      <a:fillRect/>
                    </a:stretch>
                  </pic:blipFill>
                  <pic:spPr bwMode="auto">
                    <a:xfrm>
                      <a:off x="0" y="0"/>
                      <a:ext cx="1704340" cy="1440815"/>
                    </a:xfrm>
                    <a:prstGeom prst="rect">
                      <a:avLst/>
                    </a:prstGeom>
                    <a:noFill/>
                    <a:ln w="6350">
                      <a:solidFill>
                        <a:srgbClr val="000000"/>
                      </a:solidFill>
                      <a:miter lim="800000"/>
                      <a:headEnd/>
                      <a:tailEnd/>
                    </a:ln>
                    <a:effectLst/>
                  </pic:spPr>
                </pic:pic>
              </a:graphicData>
            </a:graphic>
          </wp:inline>
        </w:drawing>
      </w:r>
    </w:p>
    <w:p w14:paraId="0522E5DA" w14:textId="1449EB7C" w:rsidR="006161CD" w:rsidRPr="00D90E4F" w:rsidRDefault="00E41DEF" w:rsidP="00E41DEF">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428</w:t>
      </w:r>
      <w:r w:rsidR="00BE0559" w:rsidRPr="00D90E4F">
        <w:rPr>
          <w:noProof/>
        </w:rPr>
        <w:fldChar w:fldCharType="end"/>
      </w:r>
    </w:p>
    <w:p w14:paraId="26D89D89" w14:textId="77777777" w:rsidR="000C50D8" w:rsidRPr="00D90E4F" w:rsidRDefault="00E41DEF" w:rsidP="00180F54">
      <w:r w:rsidRPr="00D90E4F">
        <w:t>The black rectangle on the picture defines the first tool.</w:t>
      </w:r>
    </w:p>
    <w:p w14:paraId="5F20533B" w14:textId="77777777" w:rsidR="00E22962" w:rsidRPr="00D90E4F" w:rsidRDefault="009378B9" w:rsidP="00E22962">
      <w:pPr>
        <w:keepNext/>
      </w:pPr>
      <w:r w:rsidRPr="00D90E4F">
        <w:rPr>
          <w:noProof/>
        </w:rPr>
        <w:drawing>
          <wp:inline distT="0" distB="0" distL="0" distR="0" wp14:anchorId="54857BC3" wp14:editId="1FE9C6A1">
            <wp:extent cx="2626360" cy="556260"/>
            <wp:effectExtent l="19050" t="19050" r="21590" b="15240"/>
            <wp:docPr id="19036" name="Bild 19036"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36" descr="Image156"/>
                    <pic:cNvPicPr>
                      <a:picLocks noChangeAspect="1" noChangeArrowheads="1"/>
                    </pic:cNvPicPr>
                  </pic:nvPicPr>
                  <pic:blipFill>
                    <a:blip r:embed="rId1276" cstate="print"/>
                    <a:srcRect/>
                    <a:stretch>
                      <a:fillRect/>
                    </a:stretch>
                  </pic:blipFill>
                  <pic:spPr bwMode="auto">
                    <a:xfrm>
                      <a:off x="0" y="0"/>
                      <a:ext cx="2626360" cy="556260"/>
                    </a:xfrm>
                    <a:prstGeom prst="rect">
                      <a:avLst/>
                    </a:prstGeom>
                    <a:noFill/>
                    <a:ln w="6350">
                      <a:solidFill>
                        <a:srgbClr val="000000"/>
                      </a:solidFill>
                      <a:miter lim="800000"/>
                      <a:headEnd/>
                      <a:tailEnd/>
                    </a:ln>
                    <a:effectLst/>
                  </pic:spPr>
                </pic:pic>
              </a:graphicData>
            </a:graphic>
          </wp:inline>
        </w:drawing>
      </w:r>
    </w:p>
    <w:p w14:paraId="7625DCB1" w14:textId="4A145D0D" w:rsidR="00180F54" w:rsidRPr="00D90E4F" w:rsidRDefault="00E22962" w:rsidP="00E22962">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429</w:t>
      </w:r>
      <w:r w:rsidR="00BE0559" w:rsidRPr="00D90E4F">
        <w:rPr>
          <w:noProof/>
        </w:rPr>
        <w:fldChar w:fldCharType="end"/>
      </w:r>
    </w:p>
    <w:p w14:paraId="25905F79" w14:textId="77777777" w:rsidR="00180F54" w:rsidRPr="00D90E4F" w:rsidRDefault="005105CA" w:rsidP="007820FA">
      <w:pPr>
        <w:pStyle w:val="Rubrik5"/>
      </w:pPr>
      <w:r w:rsidRPr="00D90E4F">
        <w:t>Width</w:t>
      </w:r>
    </w:p>
    <w:p w14:paraId="2EAB7176" w14:textId="77777777" w:rsidR="00B76B1D" w:rsidRPr="00D90E4F" w:rsidRDefault="00B76B1D" w:rsidP="00B76B1D">
      <w:r w:rsidRPr="00D90E4F">
        <w:t>Enter</w:t>
      </w:r>
      <w:r w:rsidR="00C12EBF" w:rsidRPr="00D90E4F">
        <w:t xml:space="preserve"> the length of th</w:t>
      </w:r>
      <w:r w:rsidR="000C50D8" w:rsidRPr="00D90E4F">
        <w:t>e</w:t>
      </w:r>
      <w:r w:rsidR="00C12EBF" w:rsidRPr="00D90E4F">
        <w:t xml:space="preserve"> side of the machine that </w:t>
      </w:r>
      <w:r w:rsidR="000C50D8" w:rsidRPr="00D90E4F">
        <w:t>is</w:t>
      </w:r>
      <w:r w:rsidR="00C12EBF" w:rsidRPr="00D90E4F">
        <w:t xml:space="preserve"> oriented horizontal on the screen.</w:t>
      </w:r>
    </w:p>
    <w:p w14:paraId="022C80CE" w14:textId="77777777" w:rsidR="00C12EBF" w:rsidRPr="00D90E4F" w:rsidRDefault="005105CA" w:rsidP="007820FA">
      <w:pPr>
        <w:pStyle w:val="Rubrik5"/>
      </w:pPr>
      <w:r w:rsidRPr="00D90E4F">
        <w:t>Height</w:t>
      </w:r>
    </w:p>
    <w:p w14:paraId="00561683" w14:textId="77777777" w:rsidR="00924E34" w:rsidRPr="00D90E4F" w:rsidRDefault="00924E34" w:rsidP="00924E34">
      <w:r w:rsidRPr="00D90E4F">
        <w:t>Enter the length of</w:t>
      </w:r>
      <w:r w:rsidR="00E41DEF" w:rsidRPr="00D90E4F">
        <w:t xml:space="preserve"> th</w:t>
      </w:r>
      <w:r w:rsidR="000C50D8" w:rsidRPr="00D90E4F">
        <w:t>e</w:t>
      </w:r>
      <w:r w:rsidR="00E41DEF" w:rsidRPr="00D90E4F">
        <w:t xml:space="preserve"> side of the machine that </w:t>
      </w:r>
      <w:r w:rsidR="000C50D8" w:rsidRPr="00D90E4F">
        <w:t>is</w:t>
      </w:r>
      <w:r w:rsidRPr="00D90E4F">
        <w:t xml:space="preserve"> oriented </w:t>
      </w:r>
      <w:r w:rsidR="00E41DEF" w:rsidRPr="00D90E4F">
        <w:t>vertical on the screen.</w:t>
      </w:r>
    </w:p>
    <w:p w14:paraId="01AA5180" w14:textId="77777777" w:rsidR="00180F54" w:rsidRPr="00D90E4F" w:rsidRDefault="00180F54" w:rsidP="007820FA">
      <w:pPr>
        <w:pStyle w:val="Rubrik5"/>
      </w:pPr>
      <w:r w:rsidRPr="00D90E4F">
        <w:t>Bar length</w:t>
      </w:r>
    </w:p>
    <w:p w14:paraId="7E053E8F" w14:textId="77777777" w:rsidR="00180F54" w:rsidRPr="00D90E4F" w:rsidRDefault="00180F54" w:rsidP="00180F54">
      <w:r w:rsidRPr="00D90E4F">
        <w:t>This value should be the maximum movement from the left tool in the most left position to the right tool in the most right position.</w:t>
      </w:r>
    </w:p>
    <w:p w14:paraId="2A3DE434" w14:textId="77777777" w:rsidR="00E41DEF" w:rsidRPr="00D90E4F" w:rsidRDefault="009378B9" w:rsidP="00E41DEF">
      <w:pPr>
        <w:keepNext/>
      </w:pPr>
      <w:r w:rsidRPr="00D90E4F">
        <w:rPr>
          <w:noProof/>
        </w:rPr>
        <w:drawing>
          <wp:inline distT="0" distB="0" distL="0" distR="0" wp14:anchorId="6675D059" wp14:editId="50C6D992">
            <wp:extent cx="2143125" cy="1170305"/>
            <wp:effectExtent l="19050" t="0" r="9525" b="0"/>
            <wp:docPr id="19037" name="Bildobjekt 16" descr="Crosbe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16" descr="Crosbeam.png"/>
                    <pic:cNvPicPr>
                      <a:picLocks noChangeAspect="1" noChangeArrowheads="1"/>
                    </pic:cNvPicPr>
                  </pic:nvPicPr>
                  <pic:blipFill>
                    <a:blip r:embed="rId1277" cstate="print"/>
                    <a:srcRect/>
                    <a:stretch>
                      <a:fillRect/>
                    </a:stretch>
                  </pic:blipFill>
                  <pic:spPr bwMode="auto">
                    <a:xfrm>
                      <a:off x="0" y="0"/>
                      <a:ext cx="2143125" cy="1170305"/>
                    </a:xfrm>
                    <a:prstGeom prst="rect">
                      <a:avLst/>
                    </a:prstGeom>
                    <a:noFill/>
                    <a:ln w="9525">
                      <a:noFill/>
                      <a:miter lim="800000"/>
                      <a:headEnd/>
                      <a:tailEnd/>
                    </a:ln>
                  </pic:spPr>
                </pic:pic>
              </a:graphicData>
            </a:graphic>
          </wp:inline>
        </w:drawing>
      </w:r>
    </w:p>
    <w:p w14:paraId="23685A03" w14:textId="4FD54A4E" w:rsidR="00180F54" w:rsidRPr="00D90E4F" w:rsidRDefault="00E41DEF" w:rsidP="00E41DEF">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430</w:t>
      </w:r>
      <w:r w:rsidR="00BE0559" w:rsidRPr="00D90E4F">
        <w:rPr>
          <w:noProof/>
        </w:rPr>
        <w:fldChar w:fldCharType="end"/>
      </w:r>
    </w:p>
    <w:p w14:paraId="7551E4A0" w14:textId="77777777" w:rsidR="00180F54" w:rsidRPr="00D90E4F" w:rsidRDefault="00180F54" w:rsidP="00180F54">
      <w:r w:rsidRPr="00D90E4F">
        <w:t>This value is used by the simulation functionality in the postprocessing.</w:t>
      </w:r>
    </w:p>
    <w:p w14:paraId="61BCCF86" w14:textId="77777777" w:rsidR="00180F54" w:rsidRPr="00D90E4F" w:rsidRDefault="00180F54" w:rsidP="00180F54">
      <w:r w:rsidRPr="00D90E4F">
        <w:t>All the settings in the Table layout should now describe the fundamental dimensions of the machine.</w:t>
      </w:r>
    </w:p>
    <w:p w14:paraId="23723C32" w14:textId="77777777" w:rsidR="00E41DEF" w:rsidRPr="00D90E4F" w:rsidRDefault="00E41DEF" w:rsidP="00C5529E">
      <w:pPr>
        <w:pStyle w:val="Rubrik4"/>
      </w:pPr>
      <w:r w:rsidRPr="00D90E4F">
        <w:lastRenderedPageBreak/>
        <w:t>Coordinate system</w:t>
      </w:r>
    </w:p>
    <w:p w14:paraId="707C0EF2" w14:textId="77777777" w:rsidR="00B43A00" w:rsidRPr="00D90E4F" w:rsidRDefault="009378B9" w:rsidP="00B43A00">
      <w:pPr>
        <w:keepNext/>
      </w:pPr>
      <w:r w:rsidRPr="00D90E4F">
        <w:rPr>
          <w:noProof/>
        </w:rPr>
        <w:drawing>
          <wp:inline distT="0" distB="0" distL="0" distR="0" wp14:anchorId="77959DD0" wp14:editId="41D4245B">
            <wp:extent cx="2260600" cy="2479675"/>
            <wp:effectExtent l="19050" t="0" r="6350" b="0"/>
            <wp:docPr id="19038" name="Bildobjekt 55" descr="Axi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55" descr="AxisD.png"/>
                    <pic:cNvPicPr>
                      <a:picLocks noChangeAspect="1" noChangeArrowheads="1"/>
                    </pic:cNvPicPr>
                  </pic:nvPicPr>
                  <pic:blipFill>
                    <a:blip r:embed="rId1278" cstate="print"/>
                    <a:srcRect/>
                    <a:stretch>
                      <a:fillRect/>
                    </a:stretch>
                  </pic:blipFill>
                  <pic:spPr bwMode="auto">
                    <a:xfrm>
                      <a:off x="0" y="0"/>
                      <a:ext cx="2260600" cy="2479675"/>
                    </a:xfrm>
                    <a:prstGeom prst="rect">
                      <a:avLst/>
                    </a:prstGeom>
                    <a:noFill/>
                    <a:ln w="9525">
                      <a:noFill/>
                      <a:miter lim="800000"/>
                      <a:headEnd/>
                      <a:tailEnd/>
                    </a:ln>
                  </pic:spPr>
                </pic:pic>
              </a:graphicData>
            </a:graphic>
          </wp:inline>
        </w:drawing>
      </w:r>
    </w:p>
    <w:p w14:paraId="62565060" w14:textId="2DEC6DEB" w:rsidR="00E41DEF" w:rsidRPr="00D90E4F" w:rsidRDefault="00B43A00" w:rsidP="00B43A00">
      <w:pPr>
        <w:pStyle w:val="Beskrivning"/>
        <w:rPr>
          <w:noProof/>
        </w:rPr>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431</w:t>
      </w:r>
      <w:r w:rsidR="00BE0559" w:rsidRPr="00D90E4F">
        <w:rPr>
          <w:noProof/>
        </w:rPr>
        <w:fldChar w:fldCharType="end"/>
      </w:r>
    </w:p>
    <w:p w14:paraId="24565376" w14:textId="77777777" w:rsidR="00B43A00" w:rsidRPr="00D90E4F" w:rsidRDefault="00B43A00" w:rsidP="00B43A00">
      <w:r w:rsidRPr="00D90E4F">
        <w:t>In IGEMS R10 there is no relation between the CAD coordinate system and the Machine coordinate system.</w:t>
      </w:r>
    </w:p>
    <w:p w14:paraId="1ECC8E84" w14:textId="77777777" w:rsidR="00B43A00" w:rsidRPr="00D90E4F" w:rsidRDefault="00B43A00" w:rsidP="00B43A00">
      <w:r w:rsidRPr="00D90E4F">
        <w:t xml:space="preserve">Select the coordinate system according to </w:t>
      </w:r>
      <w:r w:rsidR="000C50D8" w:rsidRPr="00D90E4F">
        <w:t>the</w:t>
      </w:r>
      <w:r w:rsidRPr="00D90E4F">
        <w:t xml:space="preserve"> machine layout on the screen.</w:t>
      </w:r>
    </w:p>
    <w:p w14:paraId="28841DB8" w14:textId="77777777" w:rsidR="00B43A00" w:rsidRPr="00D90E4F" w:rsidRDefault="00B43A00" w:rsidP="002D3E07">
      <w:pPr>
        <w:pStyle w:val="Rubrik5"/>
      </w:pPr>
      <w:r w:rsidRPr="00D90E4F">
        <w:t>Swap G2 and G3</w:t>
      </w:r>
    </w:p>
    <w:p w14:paraId="6F74E56C" w14:textId="77777777" w:rsidR="00B43A00" w:rsidRPr="00D90E4F" w:rsidRDefault="00B43A00" w:rsidP="00B43A00">
      <w:r w:rsidRPr="00D90E4F">
        <w:t xml:space="preserve">According to chosen coordinate system 0-7 the G2/G3 Arc directions are swapped automatically. </w:t>
      </w:r>
      <w:r w:rsidR="000C50D8" w:rsidRPr="00D90E4F">
        <w:t>To</w:t>
      </w:r>
      <w:r w:rsidRPr="00D90E4F">
        <w:t xml:space="preserve"> manually change the direction, activate this function.</w:t>
      </w:r>
    </w:p>
    <w:p w14:paraId="7292484F" w14:textId="77777777" w:rsidR="0056633F" w:rsidRPr="00D90E4F" w:rsidRDefault="0056633F" w:rsidP="0056633F">
      <w:pPr>
        <w:keepNext/>
      </w:pPr>
      <w:r w:rsidRPr="00D90E4F">
        <w:rPr>
          <w:noProof/>
        </w:rPr>
        <w:drawing>
          <wp:inline distT="0" distB="0" distL="0" distR="0" wp14:anchorId="02839134" wp14:editId="0C6618B6">
            <wp:extent cx="2966400" cy="2779200"/>
            <wp:effectExtent l="0" t="0" r="0" b="0"/>
            <wp:docPr id="72" name="Bildobjekt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627.png"/>
                    <pic:cNvPicPr/>
                  </pic:nvPicPr>
                  <pic:blipFill>
                    <a:blip r:embed="rId1279" cstate="screen">
                      <a:extLst>
                        <a:ext uri="{28A0092B-C50C-407E-A947-70E740481C1C}">
                          <a14:useLocalDpi xmlns:a14="http://schemas.microsoft.com/office/drawing/2010/main"/>
                        </a:ext>
                      </a:extLst>
                    </a:blip>
                    <a:stretch>
                      <a:fillRect/>
                    </a:stretch>
                  </pic:blipFill>
                  <pic:spPr>
                    <a:xfrm>
                      <a:off x="0" y="0"/>
                      <a:ext cx="2966400" cy="2779200"/>
                    </a:xfrm>
                    <a:prstGeom prst="rect">
                      <a:avLst/>
                    </a:prstGeom>
                  </pic:spPr>
                </pic:pic>
              </a:graphicData>
            </a:graphic>
          </wp:inline>
        </w:drawing>
      </w:r>
    </w:p>
    <w:p w14:paraId="70ECE413" w14:textId="2E389BCD" w:rsidR="0056633F" w:rsidRPr="00D90E4F" w:rsidRDefault="0056633F" w:rsidP="0056633F">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432</w:t>
      </w:r>
      <w:r w:rsidRPr="00D90E4F">
        <w:fldChar w:fldCharType="end"/>
      </w:r>
    </w:p>
    <w:p w14:paraId="4AF6A3F7" w14:textId="77777777" w:rsidR="0056633F" w:rsidRPr="00D90E4F" w:rsidRDefault="0056633F" w:rsidP="0056633F">
      <w:pPr>
        <w:pStyle w:val="Rubrik4"/>
      </w:pPr>
      <w:r w:rsidRPr="00D90E4F">
        <w:t>Grid</w:t>
      </w:r>
    </w:p>
    <w:p w14:paraId="72FD0655" w14:textId="77777777" w:rsidR="0056633F" w:rsidRPr="00D90E4F" w:rsidRDefault="00AC1518" w:rsidP="0056633F">
      <w:r w:rsidRPr="00D90E4F">
        <w:t>The grid settings are used in the Automatic Lead functionality.</w:t>
      </w:r>
    </w:p>
    <w:p w14:paraId="6FE8CF48" w14:textId="77777777" w:rsidR="006F5460" w:rsidRDefault="00DB512C" w:rsidP="00DB512C">
      <w:pPr>
        <w:pStyle w:val="Rubrik4"/>
      </w:pPr>
      <w:r>
        <w:t>Clamp zones</w:t>
      </w:r>
    </w:p>
    <w:p w14:paraId="5164E648" w14:textId="77777777" w:rsidR="00DB512C" w:rsidRDefault="00DB512C" w:rsidP="00DB512C">
      <w:r>
        <w:t>By these values you can specify forbidden areas on the sheets. The different nesting modules will not place any parts on the forbidden areas.</w:t>
      </w:r>
    </w:p>
    <w:p w14:paraId="26E32C01" w14:textId="77777777" w:rsidR="00DB512C" w:rsidRDefault="00DB512C" w:rsidP="00DB512C">
      <w:pPr>
        <w:keepNext/>
      </w:pPr>
      <w:r>
        <w:rPr>
          <w:noProof/>
        </w:rPr>
        <w:lastRenderedPageBreak/>
        <w:drawing>
          <wp:inline distT="0" distB="0" distL="0" distR="0" wp14:anchorId="43CEC706" wp14:editId="6EB617E5">
            <wp:extent cx="4269600" cy="2221200"/>
            <wp:effectExtent l="0" t="0" r="0" b="8255"/>
            <wp:docPr id="48346" name="Bildobjekt 48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0"/>
                    <a:stretch>
                      <a:fillRect/>
                    </a:stretch>
                  </pic:blipFill>
                  <pic:spPr>
                    <a:xfrm>
                      <a:off x="0" y="0"/>
                      <a:ext cx="4269600" cy="2221200"/>
                    </a:xfrm>
                    <a:prstGeom prst="rect">
                      <a:avLst/>
                    </a:prstGeom>
                  </pic:spPr>
                </pic:pic>
              </a:graphicData>
            </a:graphic>
          </wp:inline>
        </w:drawing>
      </w:r>
    </w:p>
    <w:p w14:paraId="741BDFA7" w14:textId="2C744C31" w:rsidR="00DB512C" w:rsidRPr="00DB512C" w:rsidRDefault="00DB512C" w:rsidP="00DB512C">
      <w:pPr>
        <w:pStyle w:val="Beskrivning"/>
      </w:pPr>
      <w:r>
        <w:t xml:space="preserve">Picture </w:t>
      </w:r>
      <w:r>
        <w:fldChar w:fldCharType="begin"/>
      </w:r>
      <w:r>
        <w:instrText xml:space="preserve"> SEQ Picture \* ARABIC </w:instrText>
      </w:r>
      <w:r>
        <w:fldChar w:fldCharType="separate"/>
      </w:r>
      <w:r w:rsidR="00EB6DA4">
        <w:rPr>
          <w:noProof/>
        </w:rPr>
        <w:t>433</w:t>
      </w:r>
      <w:r>
        <w:fldChar w:fldCharType="end"/>
      </w:r>
    </w:p>
    <w:p w14:paraId="6C5FF9D5" w14:textId="77777777" w:rsidR="00180F54" w:rsidRPr="00D90E4F" w:rsidRDefault="00180F54" w:rsidP="00180F54">
      <w:pPr>
        <w:pStyle w:val="Rubrik2"/>
      </w:pPr>
      <w:bookmarkStart w:id="1311" w:name="_Cutting_tools"/>
      <w:bookmarkStart w:id="1312" w:name="_Toc335637017"/>
      <w:bookmarkStart w:id="1313" w:name="_Toc129003010"/>
      <w:bookmarkStart w:id="1314" w:name="Cam2d2MachineCuttingTools"/>
      <w:bookmarkStart w:id="1315" w:name="_Toc229474957"/>
      <w:bookmarkEnd w:id="1311"/>
      <w:r w:rsidRPr="00D90E4F">
        <w:t>Cutting tools</w:t>
      </w:r>
      <w:bookmarkEnd w:id="1312"/>
      <w:bookmarkEnd w:id="1313"/>
      <w:bookmarkEnd w:id="1315"/>
    </w:p>
    <w:bookmarkEnd w:id="1314"/>
    <w:p w14:paraId="39005D6F" w14:textId="77777777" w:rsidR="0017030B" w:rsidRPr="00D90E4F" w:rsidRDefault="009378B9" w:rsidP="0017030B">
      <w:pPr>
        <w:keepNext/>
      </w:pPr>
      <w:r w:rsidRPr="00D90E4F">
        <w:rPr>
          <w:noProof/>
        </w:rPr>
        <w:drawing>
          <wp:inline distT="0" distB="0" distL="0" distR="0" wp14:anchorId="5ABF9E3B" wp14:editId="042628F6">
            <wp:extent cx="2896870" cy="2896870"/>
            <wp:effectExtent l="19050" t="0" r="0" b="0"/>
            <wp:docPr id="19020" name="Bild 19020" descr="Image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20" descr="Image148"/>
                    <pic:cNvPicPr>
                      <a:picLocks noChangeAspect="1" noChangeArrowheads="1"/>
                    </pic:cNvPicPr>
                  </pic:nvPicPr>
                  <pic:blipFill>
                    <a:blip r:embed="rId1281" cstate="print"/>
                    <a:srcRect/>
                    <a:stretch>
                      <a:fillRect/>
                    </a:stretch>
                  </pic:blipFill>
                  <pic:spPr bwMode="auto">
                    <a:xfrm>
                      <a:off x="0" y="0"/>
                      <a:ext cx="2896870" cy="2896870"/>
                    </a:xfrm>
                    <a:prstGeom prst="rect">
                      <a:avLst/>
                    </a:prstGeom>
                    <a:noFill/>
                    <a:ln w="9525">
                      <a:noFill/>
                      <a:miter lim="800000"/>
                      <a:headEnd/>
                      <a:tailEnd/>
                    </a:ln>
                  </pic:spPr>
                </pic:pic>
              </a:graphicData>
            </a:graphic>
          </wp:inline>
        </w:drawing>
      </w:r>
    </w:p>
    <w:p w14:paraId="5E0D4B4E" w14:textId="6414F192" w:rsidR="0017030B" w:rsidRPr="00D90E4F" w:rsidRDefault="0017030B" w:rsidP="0017030B">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434</w:t>
      </w:r>
      <w:r w:rsidR="00BE0559" w:rsidRPr="00D90E4F">
        <w:rPr>
          <w:noProof/>
        </w:rPr>
        <w:fldChar w:fldCharType="end"/>
      </w:r>
    </w:p>
    <w:p w14:paraId="3F0EE353" w14:textId="77777777" w:rsidR="000C50D8" w:rsidRPr="00D90E4F" w:rsidRDefault="00180F54" w:rsidP="00180F54">
      <w:r w:rsidRPr="00D90E4F">
        <w:t>If the machine is equipped with more than one tool, then the postprocessor need</w:t>
      </w:r>
      <w:r w:rsidR="000C50D8" w:rsidRPr="00D90E4F">
        <w:t>s</w:t>
      </w:r>
      <w:r w:rsidRPr="00D90E4F">
        <w:t xml:space="preserve"> to know how to handle the equipment.</w:t>
      </w:r>
    </w:p>
    <w:p w14:paraId="3933C7E3" w14:textId="77777777" w:rsidR="00414D1E" w:rsidRPr="00D90E4F" w:rsidRDefault="009378B9" w:rsidP="00414D1E">
      <w:pPr>
        <w:keepNext/>
      </w:pPr>
      <w:r w:rsidRPr="00D90E4F">
        <w:rPr>
          <w:noProof/>
        </w:rPr>
        <w:drawing>
          <wp:inline distT="0" distB="0" distL="0" distR="0" wp14:anchorId="46FE0B95" wp14:editId="1B0F1F09">
            <wp:extent cx="2640965" cy="226695"/>
            <wp:effectExtent l="19050" t="19050" r="26035" b="20955"/>
            <wp:docPr id="19021" name="Bild 19021" descr="Image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21" descr="Image149"/>
                    <pic:cNvPicPr>
                      <a:picLocks noChangeAspect="1" noChangeArrowheads="1"/>
                    </pic:cNvPicPr>
                  </pic:nvPicPr>
                  <pic:blipFill>
                    <a:blip r:embed="rId1282" cstate="print"/>
                    <a:srcRect/>
                    <a:stretch>
                      <a:fillRect/>
                    </a:stretch>
                  </pic:blipFill>
                  <pic:spPr bwMode="auto">
                    <a:xfrm>
                      <a:off x="0" y="0"/>
                      <a:ext cx="2640965" cy="226695"/>
                    </a:xfrm>
                    <a:prstGeom prst="rect">
                      <a:avLst/>
                    </a:prstGeom>
                    <a:noFill/>
                    <a:ln w="6350">
                      <a:solidFill>
                        <a:srgbClr val="000000"/>
                      </a:solidFill>
                      <a:miter lim="800000"/>
                      <a:headEnd/>
                      <a:tailEnd/>
                    </a:ln>
                    <a:effectLst/>
                  </pic:spPr>
                </pic:pic>
              </a:graphicData>
            </a:graphic>
          </wp:inline>
        </w:drawing>
      </w:r>
    </w:p>
    <w:p w14:paraId="1288160D" w14:textId="0B37A578" w:rsidR="00414D1E" w:rsidRPr="00D90E4F" w:rsidRDefault="00414D1E" w:rsidP="00414D1E">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435</w:t>
      </w:r>
      <w:r w:rsidR="00BE0559" w:rsidRPr="00D90E4F">
        <w:rPr>
          <w:noProof/>
        </w:rPr>
        <w:fldChar w:fldCharType="end"/>
      </w:r>
    </w:p>
    <w:p w14:paraId="09C2A840" w14:textId="77777777" w:rsidR="00180F54" w:rsidRPr="00D90E4F" w:rsidRDefault="00180F54" w:rsidP="00180F54">
      <w:r w:rsidRPr="00D90E4F">
        <w:t xml:space="preserve">Enter the number of cutting tools. Do not include marking and drilling </w:t>
      </w:r>
      <w:r w:rsidR="0017030B" w:rsidRPr="00D90E4F">
        <w:t>utilities</w:t>
      </w:r>
      <w:r w:rsidRPr="00D90E4F">
        <w:t>.</w:t>
      </w:r>
    </w:p>
    <w:p w14:paraId="0BBD4338" w14:textId="77777777" w:rsidR="00180F54" w:rsidRPr="00D90E4F" w:rsidRDefault="00180F54" w:rsidP="00CF7F28">
      <w:pPr>
        <w:pStyle w:val="Rubrik3"/>
      </w:pPr>
      <w:bookmarkStart w:id="1316" w:name="_Toc129003011"/>
      <w:r w:rsidRPr="00D90E4F">
        <w:t>Automatic tool selection</w:t>
      </w:r>
      <w:bookmarkEnd w:id="1316"/>
    </w:p>
    <w:p w14:paraId="76C87602" w14:textId="77777777" w:rsidR="00FD38FD" w:rsidRPr="00D90E4F" w:rsidRDefault="009378B9" w:rsidP="00FD38FD">
      <w:pPr>
        <w:keepNext/>
      </w:pPr>
      <w:r w:rsidRPr="00D90E4F">
        <w:rPr>
          <w:noProof/>
        </w:rPr>
        <w:drawing>
          <wp:inline distT="0" distB="0" distL="0" distR="0" wp14:anchorId="2E264FD2" wp14:editId="0ED103EF">
            <wp:extent cx="2589530" cy="197485"/>
            <wp:effectExtent l="19050" t="19050" r="20320" b="12065"/>
            <wp:docPr id="19022" name="Bild 19022" descr="Image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22" descr="Image150"/>
                    <pic:cNvPicPr>
                      <a:picLocks noChangeAspect="1" noChangeArrowheads="1"/>
                    </pic:cNvPicPr>
                  </pic:nvPicPr>
                  <pic:blipFill>
                    <a:blip r:embed="rId1283" cstate="print"/>
                    <a:srcRect/>
                    <a:stretch>
                      <a:fillRect/>
                    </a:stretch>
                  </pic:blipFill>
                  <pic:spPr bwMode="auto">
                    <a:xfrm>
                      <a:off x="0" y="0"/>
                      <a:ext cx="2589530" cy="197485"/>
                    </a:xfrm>
                    <a:prstGeom prst="rect">
                      <a:avLst/>
                    </a:prstGeom>
                    <a:noFill/>
                    <a:ln w="6350">
                      <a:solidFill>
                        <a:srgbClr val="000000"/>
                      </a:solidFill>
                      <a:miter lim="800000"/>
                      <a:headEnd/>
                      <a:tailEnd/>
                    </a:ln>
                    <a:effectLst/>
                  </pic:spPr>
                </pic:pic>
              </a:graphicData>
            </a:graphic>
          </wp:inline>
        </w:drawing>
      </w:r>
    </w:p>
    <w:p w14:paraId="0364338D" w14:textId="22BEC2F5" w:rsidR="00FD38FD" w:rsidRPr="00D90E4F" w:rsidRDefault="00FD38FD" w:rsidP="00FD38FD">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436</w:t>
      </w:r>
      <w:r w:rsidR="00BE0559" w:rsidRPr="00D90E4F">
        <w:rPr>
          <w:noProof/>
        </w:rPr>
        <w:fldChar w:fldCharType="end"/>
      </w:r>
    </w:p>
    <w:p w14:paraId="361A4F69" w14:textId="77777777" w:rsidR="00180F54" w:rsidRPr="00D90E4F" w:rsidRDefault="000C50D8" w:rsidP="00180F54">
      <w:r w:rsidRPr="00D90E4F">
        <w:t>If</w:t>
      </w:r>
      <w:r w:rsidR="00180F54" w:rsidRPr="00D90E4F">
        <w:t xml:space="preserve"> a</w:t>
      </w:r>
      <w:r w:rsidR="00C34CC3" w:rsidRPr="00D90E4F">
        <w:t xml:space="preserve"> job</w:t>
      </w:r>
      <w:r w:rsidR="00180F54" w:rsidRPr="00D90E4F">
        <w:t xml:space="preserve"> handle</w:t>
      </w:r>
      <w:r w:rsidRPr="00D90E4F">
        <w:t>s</w:t>
      </w:r>
      <w:r w:rsidR="00180F54" w:rsidRPr="00D90E4F">
        <w:t xml:space="preserve"> different tools, the postprocessor need</w:t>
      </w:r>
      <w:r w:rsidRPr="00D90E4F">
        <w:t>s</w:t>
      </w:r>
      <w:r w:rsidR="00180F54" w:rsidRPr="00D90E4F">
        <w:t xml:space="preserve"> to know how to </w:t>
      </w:r>
      <w:r w:rsidR="00C34CC3" w:rsidRPr="00D90E4F">
        <w:t xml:space="preserve">instruct the machine </w:t>
      </w:r>
      <w:r w:rsidRPr="00D90E4F">
        <w:t>as to which</w:t>
      </w:r>
      <w:r w:rsidR="00C34CC3" w:rsidRPr="00D90E4F">
        <w:t xml:space="preserve"> tool </w:t>
      </w:r>
      <w:r w:rsidRPr="00D90E4F">
        <w:t>is</w:t>
      </w:r>
      <w:r w:rsidR="00C34CC3" w:rsidRPr="00D90E4F">
        <w:t xml:space="preserve"> on and off.</w:t>
      </w:r>
      <w:r w:rsidR="0017030B" w:rsidRPr="00D90E4F">
        <w:t xml:space="preserve"> Old machines may only have manual switch</w:t>
      </w:r>
      <w:r w:rsidRPr="00D90E4F">
        <w:t>es</w:t>
      </w:r>
      <w:r w:rsidR="0017030B" w:rsidRPr="00D90E4F">
        <w:t xml:space="preserve"> to select tools</w:t>
      </w:r>
      <w:r w:rsidR="00C34CC3" w:rsidRPr="00D90E4F">
        <w:t>.</w:t>
      </w:r>
      <w:r w:rsidR="0017030B" w:rsidRPr="00D90E4F">
        <w:t xml:space="preserve"> If active tools can be </w:t>
      </w:r>
      <w:r w:rsidR="00FD38FD" w:rsidRPr="00D90E4F">
        <w:t xml:space="preserve">changed </w:t>
      </w:r>
      <w:r w:rsidR="0017030B" w:rsidRPr="00D90E4F">
        <w:t>by the CNC-file then activate this setting.</w:t>
      </w:r>
    </w:p>
    <w:p w14:paraId="2A6548E9" w14:textId="77777777" w:rsidR="0017030B" w:rsidRPr="00D90E4F" w:rsidRDefault="0017030B" w:rsidP="0017030B">
      <w:pPr>
        <w:pStyle w:val="Frga"/>
      </w:pPr>
      <w:r w:rsidRPr="00D90E4F">
        <w:t>If you don't have automatic tool selection what</w:t>
      </w:r>
      <w:r w:rsidR="00FD38FD" w:rsidRPr="00D90E4F">
        <w:t xml:space="preserve"> will then happen when changing </w:t>
      </w:r>
      <w:r w:rsidRPr="00D90E4F">
        <w:t>tools?</w:t>
      </w:r>
    </w:p>
    <w:p w14:paraId="0AAADD5A" w14:textId="77777777" w:rsidR="0017030B" w:rsidRPr="00D90E4F" w:rsidRDefault="0017030B" w:rsidP="0017030B">
      <w:pPr>
        <w:pStyle w:val="Answer"/>
      </w:pPr>
      <w:r w:rsidRPr="00D90E4F">
        <w:t>Then the machine will stop (M00) and the operat</w:t>
      </w:r>
      <w:r w:rsidR="002B5EBA" w:rsidRPr="00D90E4F">
        <w:t>or</w:t>
      </w:r>
      <w:r w:rsidRPr="00D90E4F">
        <w:t xml:space="preserve"> </w:t>
      </w:r>
      <w:r w:rsidR="00FD38FD" w:rsidRPr="00D90E4F">
        <w:t xml:space="preserve">must </w:t>
      </w:r>
      <w:r w:rsidR="00AB3605" w:rsidRPr="00D90E4F">
        <w:t xml:space="preserve">change tool </w:t>
      </w:r>
      <w:r w:rsidRPr="00D90E4F">
        <w:t>manually.</w:t>
      </w:r>
    </w:p>
    <w:p w14:paraId="57FA7CD7" w14:textId="77777777" w:rsidR="00CF7F28" w:rsidRPr="00D90E4F" w:rsidRDefault="00CF7F28" w:rsidP="00CF7F28">
      <w:pPr>
        <w:pStyle w:val="Rubrik3"/>
      </w:pPr>
      <w:bookmarkStart w:id="1317" w:name="_Toc129003012"/>
      <w:r w:rsidRPr="00D90E4F">
        <w:lastRenderedPageBreak/>
        <w:t>To handle the distance between the tools</w:t>
      </w:r>
      <w:bookmarkEnd w:id="1317"/>
    </w:p>
    <w:p w14:paraId="3F943852" w14:textId="77777777" w:rsidR="00AB3605" w:rsidRPr="00D90E4F" w:rsidRDefault="009378B9" w:rsidP="00AB3605">
      <w:pPr>
        <w:keepNext/>
      </w:pPr>
      <w:r w:rsidRPr="00D90E4F">
        <w:rPr>
          <w:noProof/>
        </w:rPr>
        <w:drawing>
          <wp:inline distT="0" distB="0" distL="0" distR="0" wp14:anchorId="039096BC" wp14:editId="5CF35288">
            <wp:extent cx="2611755" cy="1543685"/>
            <wp:effectExtent l="19050" t="19050" r="17145" b="18415"/>
            <wp:docPr id="19023" name="Bild 19023" descr="Image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23" descr="Image151"/>
                    <pic:cNvPicPr>
                      <a:picLocks noChangeAspect="1" noChangeArrowheads="1"/>
                    </pic:cNvPicPr>
                  </pic:nvPicPr>
                  <pic:blipFill>
                    <a:blip r:embed="rId1284" cstate="print"/>
                    <a:srcRect/>
                    <a:stretch>
                      <a:fillRect/>
                    </a:stretch>
                  </pic:blipFill>
                  <pic:spPr bwMode="auto">
                    <a:xfrm>
                      <a:off x="0" y="0"/>
                      <a:ext cx="2611755" cy="1543685"/>
                    </a:xfrm>
                    <a:prstGeom prst="rect">
                      <a:avLst/>
                    </a:prstGeom>
                    <a:noFill/>
                    <a:ln w="6350">
                      <a:solidFill>
                        <a:srgbClr val="000000"/>
                      </a:solidFill>
                      <a:miter lim="800000"/>
                      <a:headEnd/>
                      <a:tailEnd/>
                    </a:ln>
                    <a:effectLst/>
                  </pic:spPr>
                </pic:pic>
              </a:graphicData>
            </a:graphic>
          </wp:inline>
        </w:drawing>
      </w:r>
    </w:p>
    <w:p w14:paraId="34417110" w14:textId="33E97DF3" w:rsidR="00CF7F28" w:rsidRPr="00D90E4F" w:rsidRDefault="00AB3605" w:rsidP="00AB360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437</w:t>
      </w:r>
      <w:r w:rsidR="00BE0559" w:rsidRPr="00D90E4F">
        <w:rPr>
          <w:noProof/>
        </w:rPr>
        <w:fldChar w:fldCharType="end"/>
      </w:r>
    </w:p>
    <w:p w14:paraId="4D9B5365" w14:textId="77777777" w:rsidR="00AB3605" w:rsidRPr="00D90E4F" w:rsidRDefault="00AB3605" w:rsidP="007820FA">
      <w:pPr>
        <w:pStyle w:val="Rubrik5"/>
      </w:pPr>
      <w:r w:rsidRPr="00D90E4F">
        <w:t>Fixed or normal distance</w:t>
      </w:r>
    </w:p>
    <w:p w14:paraId="5ADB28B3" w14:textId="77777777" w:rsidR="00D64401" w:rsidRPr="00D90E4F" w:rsidRDefault="00E87E81" w:rsidP="00D64401">
      <w:r w:rsidRPr="00D90E4F">
        <w:t xml:space="preserve">This value is used as default distance in the </w:t>
      </w:r>
      <w:r w:rsidR="00C47395" w:rsidRPr="00D90E4F">
        <w:t>"</w:t>
      </w:r>
      <w:r w:rsidR="00AF34A7" w:rsidRPr="00D90E4F">
        <w:t>Tool setup</w:t>
      </w:r>
      <w:r w:rsidR="00C47395" w:rsidRPr="00D90E4F">
        <w:t>"</w:t>
      </w:r>
      <w:r w:rsidR="00AF34A7" w:rsidRPr="00D90E4F">
        <w:t xml:space="preserve"> command and in </w:t>
      </w:r>
      <w:r w:rsidR="00C47395" w:rsidRPr="00D90E4F">
        <w:t>"</w:t>
      </w:r>
      <w:r w:rsidR="00AF34A7" w:rsidRPr="00D90E4F">
        <w:t>Auto nest</w:t>
      </w:r>
      <w:r w:rsidR="00C47395" w:rsidRPr="00D90E4F">
        <w:t>"</w:t>
      </w:r>
      <w:r w:rsidR="00AF34A7" w:rsidRPr="00D90E4F">
        <w:t xml:space="preserve">. </w:t>
      </w:r>
      <w:r w:rsidR="002B5EBA" w:rsidRPr="00D90E4F">
        <w:t>Using</w:t>
      </w:r>
      <w:r w:rsidR="00AF34A7" w:rsidRPr="00D90E4F">
        <w:t xml:space="preserve"> a fix</w:t>
      </w:r>
      <w:r w:rsidR="002B5EBA" w:rsidRPr="00D90E4F">
        <w:t>ed</w:t>
      </w:r>
      <w:r w:rsidR="00AF34A7" w:rsidRPr="00D90E4F">
        <w:t xml:space="preserve"> distance is important for </w:t>
      </w:r>
      <w:r w:rsidR="002B5EBA" w:rsidRPr="00D90E4F">
        <w:t xml:space="preserve">a </w:t>
      </w:r>
      <w:r w:rsidR="00AF34A7" w:rsidRPr="00D90E4F">
        <w:t>machine that doe</w:t>
      </w:r>
      <w:r w:rsidR="002B5EBA" w:rsidRPr="00D90E4F">
        <w:t>s not</w:t>
      </w:r>
      <w:r w:rsidR="00AF34A7" w:rsidRPr="00D90E4F">
        <w:t xml:space="preserve"> have </w:t>
      </w:r>
      <w:r w:rsidR="002B5EBA" w:rsidRPr="00D90E4F">
        <w:t>the ability</w:t>
      </w:r>
      <w:r w:rsidR="00AF34A7" w:rsidRPr="00D90E4F">
        <w:t xml:space="preserve"> to change the tool distance.</w:t>
      </w:r>
    </w:p>
    <w:p w14:paraId="24B54128" w14:textId="77777777" w:rsidR="00AF34A7" w:rsidRPr="00D90E4F" w:rsidRDefault="00AF34A7" w:rsidP="007820FA">
      <w:pPr>
        <w:pStyle w:val="Rubrik5"/>
      </w:pPr>
      <w:r w:rsidRPr="00D90E4F">
        <w:t>Min tool distance</w:t>
      </w:r>
    </w:p>
    <w:p w14:paraId="5891651C" w14:textId="77777777" w:rsidR="00AF34A7" w:rsidRPr="00D90E4F" w:rsidRDefault="00AF34A7" w:rsidP="00AF34A7">
      <w:r w:rsidRPr="00D90E4F">
        <w:t>This value is used by the dynam</w:t>
      </w:r>
      <w:r w:rsidR="0018413E" w:rsidRPr="00D90E4F">
        <w:t>ic tool distance function in</w:t>
      </w:r>
      <w:r w:rsidRPr="00D90E4F">
        <w:t xml:space="preserve"> </w:t>
      </w:r>
      <w:r w:rsidR="002B5EBA" w:rsidRPr="00D90E4F">
        <w:t>"</w:t>
      </w:r>
      <w:r w:rsidRPr="00D90E4F">
        <w:t>Auto nest</w:t>
      </w:r>
      <w:r w:rsidR="002B5EBA" w:rsidRPr="00D90E4F">
        <w:t>"</w:t>
      </w:r>
      <w:r w:rsidRPr="00D90E4F">
        <w:t xml:space="preserve">. </w:t>
      </w:r>
      <w:r w:rsidR="002B5EBA" w:rsidRPr="00D90E4F">
        <w:t>"</w:t>
      </w:r>
      <w:r w:rsidRPr="00D90E4F">
        <w:t>Auto nest</w:t>
      </w:r>
      <w:r w:rsidR="002B5EBA" w:rsidRPr="00D90E4F">
        <w:t>"</w:t>
      </w:r>
      <w:r w:rsidRPr="00D90E4F">
        <w:t xml:space="preserve"> never use</w:t>
      </w:r>
      <w:r w:rsidR="002B5EBA" w:rsidRPr="00D90E4F">
        <w:t>s</w:t>
      </w:r>
      <w:r w:rsidRPr="00D90E4F">
        <w:t xml:space="preserve"> a smaller distance than this value.</w:t>
      </w:r>
    </w:p>
    <w:p w14:paraId="5CE0CB3F" w14:textId="77777777" w:rsidR="00AF34A7" w:rsidRPr="00D90E4F" w:rsidRDefault="00AF34A7" w:rsidP="007820FA">
      <w:pPr>
        <w:pStyle w:val="Rubrik5"/>
      </w:pPr>
      <w:r w:rsidRPr="00D90E4F">
        <w:t>Max tool distance</w:t>
      </w:r>
    </w:p>
    <w:p w14:paraId="36E21531" w14:textId="77777777" w:rsidR="00AF34A7" w:rsidRPr="00D90E4F" w:rsidRDefault="00AF34A7" w:rsidP="00AF34A7">
      <w:r w:rsidRPr="00D90E4F">
        <w:t>This value is also used by the</w:t>
      </w:r>
      <w:r w:rsidR="0018413E" w:rsidRPr="00D90E4F">
        <w:t xml:space="preserve"> dynamic tool distance function in </w:t>
      </w:r>
      <w:r w:rsidR="002B5EBA" w:rsidRPr="00D90E4F">
        <w:t>"</w:t>
      </w:r>
      <w:r w:rsidR="0018413E" w:rsidRPr="00D90E4F">
        <w:t>Auto nest</w:t>
      </w:r>
      <w:r w:rsidR="002B5EBA" w:rsidRPr="00D90E4F">
        <w:t>"</w:t>
      </w:r>
      <w:r w:rsidR="0018413E" w:rsidRPr="00D90E4F">
        <w:t xml:space="preserve">. </w:t>
      </w:r>
      <w:r w:rsidR="002B5EBA" w:rsidRPr="00D90E4F">
        <w:t>"</w:t>
      </w:r>
      <w:r w:rsidR="0018413E" w:rsidRPr="00D90E4F">
        <w:t>Auto nest</w:t>
      </w:r>
      <w:r w:rsidR="002B5EBA" w:rsidRPr="00D90E4F">
        <w:t>"</w:t>
      </w:r>
      <w:r w:rsidR="0018413E" w:rsidRPr="00D90E4F">
        <w:t xml:space="preserve"> never use</w:t>
      </w:r>
      <w:r w:rsidR="002B5EBA" w:rsidRPr="00D90E4F">
        <w:t>s</w:t>
      </w:r>
      <w:r w:rsidR="0018413E" w:rsidRPr="00D90E4F">
        <w:t xml:space="preserve"> a larger distance than this value.</w:t>
      </w:r>
    </w:p>
    <w:p w14:paraId="1A53C275" w14:textId="77777777" w:rsidR="0018413E" w:rsidRPr="00D90E4F" w:rsidRDefault="009378B9" w:rsidP="0018413E">
      <w:pPr>
        <w:keepNext/>
      </w:pPr>
      <w:r w:rsidRPr="00D90E4F">
        <w:rPr>
          <w:noProof/>
        </w:rPr>
        <w:drawing>
          <wp:inline distT="0" distB="0" distL="0" distR="0" wp14:anchorId="7DB219FF" wp14:editId="349C4FBC">
            <wp:extent cx="2604135" cy="328930"/>
            <wp:effectExtent l="19050" t="19050" r="24765" b="13970"/>
            <wp:docPr id="19024" name="Bild 19024" descr="Image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24" descr="Image152"/>
                    <pic:cNvPicPr>
                      <a:picLocks noChangeAspect="1" noChangeArrowheads="1"/>
                    </pic:cNvPicPr>
                  </pic:nvPicPr>
                  <pic:blipFill>
                    <a:blip r:embed="rId1285" cstate="print"/>
                    <a:srcRect/>
                    <a:stretch>
                      <a:fillRect/>
                    </a:stretch>
                  </pic:blipFill>
                  <pic:spPr bwMode="auto">
                    <a:xfrm>
                      <a:off x="0" y="0"/>
                      <a:ext cx="2604135" cy="328930"/>
                    </a:xfrm>
                    <a:prstGeom prst="rect">
                      <a:avLst/>
                    </a:prstGeom>
                    <a:noFill/>
                    <a:ln w="6350">
                      <a:solidFill>
                        <a:srgbClr val="000000"/>
                      </a:solidFill>
                      <a:miter lim="800000"/>
                      <a:headEnd/>
                      <a:tailEnd/>
                    </a:ln>
                    <a:effectLst/>
                  </pic:spPr>
                </pic:pic>
              </a:graphicData>
            </a:graphic>
          </wp:inline>
        </w:drawing>
      </w:r>
    </w:p>
    <w:p w14:paraId="1A57CB30" w14:textId="6EF42710" w:rsidR="0018413E" w:rsidRPr="00D90E4F" w:rsidRDefault="0018413E" w:rsidP="0018413E">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438</w:t>
      </w:r>
      <w:r w:rsidR="00BE0559" w:rsidRPr="00D90E4F">
        <w:rPr>
          <w:noProof/>
        </w:rPr>
        <w:fldChar w:fldCharType="end"/>
      </w:r>
    </w:p>
    <w:p w14:paraId="351AAB42" w14:textId="77777777" w:rsidR="0018413E" w:rsidRPr="00D90E4F" w:rsidRDefault="00C34CC3" w:rsidP="007820FA">
      <w:pPr>
        <w:pStyle w:val="Rubrik5"/>
      </w:pPr>
      <w:r w:rsidRPr="00D90E4F">
        <w:t>Manual movable tool distance</w:t>
      </w:r>
    </w:p>
    <w:p w14:paraId="5B28CD01" w14:textId="77777777" w:rsidR="00C34CC3" w:rsidRPr="00D90E4F" w:rsidRDefault="002B5EBA" w:rsidP="00C34CC3">
      <w:r w:rsidRPr="00D90E4F">
        <w:t xml:space="preserve">Use </w:t>
      </w:r>
      <w:r w:rsidR="00C34CC3" w:rsidRPr="00D90E4F">
        <w:t xml:space="preserve">this option </w:t>
      </w:r>
      <w:r w:rsidRPr="00D90E4F">
        <w:t xml:space="preserve">to stop the </w:t>
      </w:r>
      <w:r w:rsidR="00C34CC3" w:rsidRPr="00D90E4F">
        <w:t xml:space="preserve">machine </w:t>
      </w:r>
      <w:r w:rsidRPr="00D90E4F">
        <w:t>so</w:t>
      </w:r>
      <w:r w:rsidR="00C34CC3" w:rsidRPr="00D90E4F">
        <w:t xml:space="preserve"> the operator can change tool distance manually.</w:t>
      </w:r>
    </w:p>
    <w:p w14:paraId="474D8AE3" w14:textId="77777777" w:rsidR="00C34CC3" w:rsidRPr="00D90E4F" w:rsidRDefault="00C34CC3" w:rsidP="007820FA">
      <w:pPr>
        <w:pStyle w:val="Rubrik5"/>
      </w:pPr>
      <w:r w:rsidRPr="00D90E4F">
        <w:t>CNC-movable tool distance</w:t>
      </w:r>
    </w:p>
    <w:p w14:paraId="04D5F30C" w14:textId="77777777" w:rsidR="00C34CC3" w:rsidRPr="00D90E4F" w:rsidRDefault="00C34CC3" w:rsidP="00C34CC3">
      <w:r w:rsidRPr="00D90E4F">
        <w:t>Select this option if the machine can move the tools on the cross beam automatically</w:t>
      </w:r>
    </w:p>
    <w:p w14:paraId="1ED9B8E7" w14:textId="77777777" w:rsidR="00C34CC3" w:rsidRPr="00D90E4F" w:rsidRDefault="0097482E" w:rsidP="007820FA">
      <w:pPr>
        <w:pStyle w:val="Rubrik5"/>
      </w:pPr>
      <w:r w:rsidRPr="00D90E4F">
        <w:t>Moving speed</w:t>
      </w:r>
    </w:p>
    <w:p w14:paraId="21972979" w14:textId="77777777" w:rsidR="0097482E" w:rsidRPr="00D90E4F" w:rsidRDefault="0097482E" w:rsidP="0097482E">
      <w:r w:rsidRPr="00D90E4F">
        <w:t xml:space="preserve">This is the speed </w:t>
      </w:r>
      <w:r w:rsidR="002B5EBA" w:rsidRPr="00D90E4F">
        <w:t>that is</w:t>
      </w:r>
      <w:r w:rsidRPr="00D90E4F">
        <w:t xml:space="preserve"> used when the tools are moved on the cross beam if the tools can be moved by the CNC. The value can be used by the postprocessor and for the time calculations.</w:t>
      </w:r>
    </w:p>
    <w:p w14:paraId="3F1EB93C" w14:textId="77777777" w:rsidR="0097482E" w:rsidRPr="00D90E4F" w:rsidRDefault="009378B9" w:rsidP="0097482E">
      <w:pPr>
        <w:keepNext/>
      </w:pPr>
      <w:r w:rsidRPr="00D90E4F">
        <w:rPr>
          <w:noProof/>
        </w:rPr>
        <w:drawing>
          <wp:inline distT="0" distB="0" distL="0" distR="0" wp14:anchorId="6BABC220" wp14:editId="374335DE">
            <wp:extent cx="2582545" cy="299720"/>
            <wp:effectExtent l="19050" t="19050" r="27305" b="24130"/>
            <wp:docPr id="19025" name="Bild 19025" descr="Image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25" descr="Image153"/>
                    <pic:cNvPicPr>
                      <a:picLocks noChangeAspect="1" noChangeArrowheads="1"/>
                    </pic:cNvPicPr>
                  </pic:nvPicPr>
                  <pic:blipFill>
                    <a:blip r:embed="rId1286" cstate="print"/>
                    <a:srcRect/>
                    <a:stretch>
                      <a:fillRect/>
                    </a:stretch>
                  </pic:blipFill>
                  <pic:spPr bwMode="auto">
                    <a:xfrm>
                      <a:off x="0" y="0"/>
                      <a:ext cx="2582545" cy="299720"/>
                    </a:xfrm>
                    <a:prstGeom prst="rect">
                      <a:avLst/>
                    </a:prstGeom>
                    <a:noFill/>
                    <a:ln w="6350">
                      <a:solidFill>
                        <a:srgbClr val="000000"/>
                      </a:solidFill>
                      <a:miter lim="800000"/>
                      <a:headEnd/>
                      <a:tailEnd/>
                    </a:ln>
                    <a:effectLst/>
                  </pic:spPr>
                </pic:pic>
              </a:graphicData>
            </a:graphic>
          </wp:inline>
        </w:drawing>
      </w:r>
    </w:p>
    <w:p w14:paraId="18B50811" w14:textId="11130F38" w:rsidR="0097482E" w:rsidRPr="00D90E4F" w:rsidRDefault="0097482E" w:rsidP="0097482E">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439</w:t>
      </w:r>
      <w:r w:rsidR="00BE0559" w:rsidRPr="00D90E4F">
        <w:rPr>
          <w:noProof/>
        </w:rPr>
        <w:fldChar w:fldCharType="end"/>
      </w:r>
    </w:p>
    <w:p w14:paraId="740342C6" w14:textId="77777777" w:rsidR="00180F54" w:rsidRPr="00D90E4F" w:rsidRDefault="00180F54" w:rsidP="007820FA">
      <w:pPr>
        <w:pStyle w:val="Rubrik5"/>
      </w:pPr>
      <w:r w:rsidRPr="00D90E4F">
        <w:t>Closest tool spacing</w:t>
      </w:r>
    </w:p>
    <w:p w14:paraId="3C259486" w14:textId="77777777" w:rsidR="00180F54" w:rsidRPr="00D90E4F" w:rsidRDefault="00180F54" w:rsidP="00180F54">
      <w:r w:rsidRPr="00D90E4F">
        <w:t>This settings contro</w:t>
      </w:r>
      <w:r w:rsidR="002B5EBA" w:rsidRPr="00D90E4F">
        <w:t>ls</w:t>
      </w:r>
      <w:r w:rsidRPr="00D90E4F">
        <w:t xml:space="preserve"> how </w:t>
      </w:r>
      <w:r w:rsidR="002B5EBA" w:rsidRPr="00D90E4F">
        <w:t>non-</w:t>
      </w:r>
      <w:r w:rsidRPr="00D90E4F">
        <w:t xml:space="preserve">used tools </w:t>
      </w:r>
      <w:r w:rsidR="002B5EBA" w:rsidRPr="00D90E4F">
        <w:t>are</w:t>
      </w:r>
      <w:r w:rsidRPr="00D90E4F">
        <w:t xml:space="preserve"> packed on the cross beam.</w:t>
      </w:r>
    </w:p>
    <w:p w14:paraId="08BFB66B" w14:textId="77777777" w:rsidR="00180F54" w:rsidRPr="00D90E4F" w:rsidRDefault="009378B9" w:rsidP="00180F54">
      <w:r w:rsidRPr="00D90E4F">
        <w:rPr>
          <w:noProof/>
        </w:rPr>
        <w:drawing>
          <wp:inline distT="0" distB="0" distL="0" distR="0" wp14:anchorId="28766363" wp14:editId="60CF895B">
            <wp:extent cx="1851025" cy="643890"/>
            <wp:effectExtent l="19050" t="0" r="0" b="0"/>
            <wp:docPr id="19026" name="Bildobjekt 24" descr="Not pack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24" descr="Not packed.png"/>
                    <pic:cNvPicPr>
                      <a:picLocks noChangeAspect="1" noChangeArrowheads="1"/>
                    </pic:cNvPicPr>
                  </pic:nvPicPr>
                  <pic:blipFill>
                    <a:blip r:embed="rId1287" cstate="print"/>
                    <a:srcRect/>
                    <a:stretch>
                      <a:fillRect/>
                    </a:stretch>
                  </pic:blipFill>
                  <pic:spPr bwMode="auto">
                    <a:xfrm>
                      <a:off x="0" y="0"/>
                      <a:ext cx="1851025" cy="643890"/>
                    </a:xfrm>
                    <a:prstGeom prst="rect">
                      <a:avLst/>
                    </a:prstGeom>
                    <a:noFill/>
                    <a:ln w="9525">
                      <a:noFill/>
                      <a:miter lim="800000"/>
                      <a:headEnd/>
                      <a:tailEnd/>
                    </a:ln>
                  </pic:spPr>
                </pic:pic>
              </a:graphicData>
            </a:graphic>
          </wp:inline>
        </w:drawing>
      </w:r>
    </w:p>
    <w:p w14:paraId="3DC5E344" w14:textId="13AB911F" w:rsidR="00180F54" w:rsidRPr="00D90E4F" w:rsidRDefault="00180F54" w:rsidP="00180F54">
      <w:r w:rsidRPr="00D90E4F">
        <w:t xml:space="preserve">If not </w:t>
      </w:r>
      <w:r w:rsidR="00AF107A" w:rsidRPr="00D90E4F">
        <w:t>activated,</w:t>
      </w:r>
      <w:r w:rsidRPr="00D90E4F">
        <w:t xml:space="preserve"> then all tools on the beam will have the same distances.</w:t>
      </w:r>
    </w:p>
    <w:p w14:paraId="6BAC6A9D" w14:textId="77777777" w:rsidR="00180F54" w:rsidRPr="00D90E4F" w:rsidRDefault="00180F54" w:rsidP="00180F54">
      <w:r w:rsidRPr="00D90E4F">
        <w:t xml:space="preserve">In this example T2 and T3 </w:t>
      </w:r>
      <w:r w:rsidR="002B5EBA" w:rsidRPr="00D90E4F">
        <w:t>are</w:t>
      </w:r>
      <w:r w:rsidRPr="00D90E4F">
        <w:t xml:space="preserve"> used for cutting and the distance should be 500mm</w:t>
      </w:r>
      <w:r w:rsidR="002B5EBA" w:rsidRPr="00D90E4F">
        <w:t>.</w:t>
      </w:r>
    </w:p>
    <w:p w14:paraId="5082EABE" w14:textId="77777777" w:rsidR="007A0ADD" w:rsidRPr="00D90E4F" w:rsidRDefault="009378B9" w:rsidP="007A0ADD">
      <w:pPr>
        <w:keepNext/>
      </w:pPr>
      <w:r w:rsidRPr="00D90E4F">
        <w:rPr>
          <w:noProof/>
        </w:rPr>
        <w:drawing>
          <wp:inline distT="0" distB="0" distL="0" distR="0" wp14:anchorId="14D55156" wp14:editId="569E0B96">
            <wp:extent cx="1858010" cy="636270"/>
            <wp:effectExtent l="19050" t="0" r="8890" b="0"/>
            <wp:docPr id="19027" name="Bildobjekt 25" descr="pack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25" descr="packed.png"/>
                    <pic:cNvPicPr>
                      <a:picLocks noChangeAspect="1" noChangeArrowheads="1"/>
                    </pic:cNvPicPr>
                  </pic:nvPicPr>
                  <pic:blipFill>
                    <a:blip r:embed="rId1288" cstate="print"/>
                    <a:srcRect/>
                    <a:stretch>
                      <a:fillRect/>
                    </a:stretch>
                  </pic:blipFill>
                  <pic:spPr bwMode="auto">
                    <a:xfrm>
                      <a:off x="0" y="0"/>
                      <a:ext cx="1858010" cy="636270"/>
                    </a:xfrm>
                    <a:prstGeom prst="rect">
                      <a:avLst/>
                    </a:prstGeom>
                    <a:noFill/>
                    <a:ln w="9525">
                      <a:noFill/>
                      <a:miter lim="800000"/>
                      <a:headEnd/>
                      <a:tailEnd/>
                    </a:ln>
                  </pic:spPr>
                </pic:pic>
              </a:graphicData>
            </a:graphic>
          </wp:inline>
        </w:drawing>
      </w:r>
    </w:p>
    <w:p w14:paraId="49744F78" w14:textId="5FCA3B31" w:rsidR="00180F54" w:rsidRPr="00D90E4F" w:rsidRDefault="007A0ADD" w:rsidP="007A0ADD">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440</w:t>
      </w:r>
      <w:r w:rsidR="00BE0559" w:rsidRPr="00D90E4F">
        <w:rPr>
          <w:noProof/>
        </w:rPr>
        <w:fldChar w:fldCharType="end"/>
      </w:r>
    </w:p>
    <w:p w14:paraId="0E197D46" w14:textId="77777777" w:rsidR="0097482E" w:rsidRPr="00D90E4F" w:rsidRDefault="0097482E" w:rsidP="007820FA">
      <w:pPr>
        <w:pStyle w:val="Rubrik5"/>
      </w:pPr>
      <w:r w:rsidRPr="00D90E4F">
        <w:t>Park non</w:t>
      </w:r>
      <w:r w:rsidR="002B5EBA" w:rsidRPr="00D90E4F">
        <w:t>-</w:t>
      </w:r>
      <w:r w:rsidRPr="00D90E4F">
        <w:t>used tools</w:t>
      </w:r>
    </w:p>
    <w:p w14:paraId="02E78F45" w14:textId="77777777" w:rsidR="00180F54" w:rsidRPr="00D90E4F" w:rsidRDefault="00180F54" w:rsidP="00180F54">
      <w:r w:rsidRPr="00D90E4F">
        <w:t>Some machine constructions put non</w:t>
      </w:r>
      <w:r w:rsidR="002B5EBA" w:rsidRPr="00D90E4F">
        <w:t>-</w:t>
      </w:r>
      <w:r w:rsidRPr="00D90E4F">
        <w:t>used tools in a parking position. This means that they are not moved on the cross beam if they are not in use. This information is used to make a more correct simulation.</w:t>
      </w:r>
    </w:p>
    <w:p w14:paraId="086FFD52" w14:textId="77777777" w:rsidR="007A0ADD" w:rsidRPr="00D90E4F" w:rsidRDefault="009378B9" w:rsidP="007A0ADD">
      <w:pPr>
        <w:keepNext/>
      </w:pPr>
      <w:r w:rsidRPr="00D90E4F">
        <w:rPr>
          <w:noProof/>
        </w:rPr>
        <w:drawing>
          <wp:inline distT="0" distB="0" distL="0" distR="0" wp14:anchorId="082F4DF1" wp14:editId="19CDBEDD">
            <wp:extent cx="1821180" cy="577850"/>
            <wp:effectExtent l="19050" t="0" r="7620" b="0"/>
            <wp:docPr id="19028" name="Bildobjekt 43" descr="park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43" descr="parked.png"/>
                    <pic:cNvPicPr>
                      <a:picLocks noChangeAspect="1" noChangeArrowheads="1"/>
                    </pic:cNvPicPr>
                  </pic:nvPicPr>
                  <pic:blipFill>
                    <a:blip r:embed="rId1289" cstate="print"/>
                    <a:srcRect/>
                    <a:stretch>
                      <a:fillRect/>
                    </a:stretch>
                  </pic:blipFill>
                  <pic:spPr bwMode="auto">
                    <a:xfrm>
                      <a:off x="0" y="0"/>
                      <a:ext cx="1821180" cy="577850"/>
                    </a:xfrm>
                    <a:prstGeom prst="rect">
                      <a:avLst/>
                    </a:prstGeom>
                    <a:noFill/>
                    <a:ln w="9525">
                      <a:noFill/>
                      <a:miter lim="800000"/>
                      <a:headEnd/>
                      <a:tailEnd/>
                    </a:ln>
                  </pic:spPr>
                </pic:pic>
              </a:graphicData>
            </a:graphic>
          </wp:inline>
        </w:drawing>
      </w:r>
    </w:p>
    <w:p w14:paraId="4B55EF8F" w14:textId="1CE0441E" w:rsidR="00180F54" w:rsidRPr="00D90E4F" w:rsidRDefault="007A0ADD" w:rsidP="007A0ADD">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441</w:t>
      </w:r>
      <w:r w:rsidR="00BE0559" w:rsidRPr="00D90E4F">
        <w:rPr>
          <w:noProof/>
        </w:rPr>
        <w:fldChar w:fldCharType="end"/>
      </w:r>
    </w:p>
    <w:p w14:paraId="3AD41755" w14:textId="77777777" w:rsidR="00AC117C" w:rsidRPr="00D90E4F" w:rsidRDefault="00AC117C" w:rsidP="002D3E07">
      <w:pPr>
        <w:pStyle w:val="Rubrik5"/>
      </w:pPr>
      <w:r w:rsidRPr="00D90E4F">
        <w:lastRenderedPageBreak/>
        <w:t>Calculate tool offsets</w:t>
      </w:r>
    </w:p>
    <w:p w14:paraId="758FF2FD" w14:textId="77777777" w:rsidR="00AC117C" w:rsidRPr="00D90E4F" w:rsidRDefault="009378B9" w:rsidP="00AC117C">
      <w:pPr>
        <w:keepNext/>
      </w:pPr>
      <w:r w:rsidRPr="00D90E4F">
        <w:rPr>
          <w:noProof/>
        </w:rPr>
        <w:drawing>
          <wp:inline distT="0" distB="0" distL="0" distR="0" wp14:anchorId="051FF37D" wp14:editId="35CCB5A9">
            <wp:extent cx="2604135" cy="307340"/>
            <wp:effectExtent l="19050" t="19050" r="24765" b="16510"/>
            <wp:docPr id="19015" name="Bild 19015" descr="Image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15" descr="Image157"/>
                    <pic:cNvPicPr>
                      <a:picLocks noChangeAspect="1" noChangeArrowheads="1"/>
                    </pic:cNvPicPr>
                  </pic:nvPicPr>
                  <pic:blipFill>
                    <a:blip r:embed="rId1290" cstate="print"/>
                    <a:srcRect/>
                    <a:stretch>
                      <a:fillRect/>
                    </a:stretch>
                  </pic:blipFill>
                  <pic:spPr bwMode="auto">
                    <a:xfrm>
                      <a:off x="0" y="0"/>
                      <a:ext cx="2604135" cy="307340"/>
                    </a:xfrm>
                    <a:prstGeom prst="rect">
                      <a:avLst/>
                    </a:prstGeom>
                    <a:noFill/>
                    <a:ln w="6350">
                      <a:solidFill>
                        <a:srgbClr val="000000"/>
                      </a:solidFill>
                      <a:miter lim="800000"/>
                      <a:headEnd/>
                      <a:tailEnd/>
                    </a:ln>
                    <a:effectLst/>
                  </pic:spPr>
                </pic:pic>
              </a:graphicData>
            </a:graphic>
          </wp:inline>
        </w:drawing>
      </w:r>
    </w:p>
    <w:p w14:paraId="2E69CF52" w14:textId="06AF71C4" w:rsidR="00AC117C" w:rsidRPr="00D90E4F" w:rsidRDefault="00AC117C" w:rsidP="00AC117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442</w:t>
      </w:r>
      <w:r w:rsidR="00BE0559" w:rsidRPr="00D90E4F">
        <w:rPr>
          <w:noProof/>
        </w:rPr>
        <w:fldChar w:fldCharType="end"/>
      </w:r>
    </w:p>
    <w:p w14:paraId="2C43368F" w14:textId="77777777" w:rsidR="00D16FB8" w:rsidRPr="00D90E4F" w:rsidRDefault="00D16FB8" w:rsidP="00AC117C">
      <w:r w:rsidRPr="00D90E4F">
        <w:t>When using Tool 1 then the coordinates will always be calculated to this tool. When using another tool then this setting controls how the coordinates should be given.</w:t>
      </w:r>
    </w:p>
    <w:p w14:paraId="2990E783" w14:textId="77777777" w:rsidR="002B5EBA" w:rsidRPr="00D90E4F" w:rsidRDefault="002B5EBA" w:rsidP="00AC117C"/>
    <w:p w14:paraId="370E6515" w14:textId="77777777" w:rsidR="00D16FB8" w:rsidRPr="00D90E4F" w:rsidRDefault="00D16FB8" w:rsidP="00AC117C">
      <w:r w:rsidRPr="00D90E4F">
        <w:t xml:space="preserve">Example: </w:t>
      </w:r>
      <w:r w:rsidRPr="00D90E4F">
        <w:br/>
        <w:t>When using tool number 3 only and the distance between each tool is 300mm the position is X1000:</w:t>
      </w:r>
    </w:p>
    <w:p w14:paraId="3E489DF6" w14:textId="77777777" w:rsidR="00D16FB8" w:rsidRPr="00D90E4F" w:rsidRDefault="00D16FB8" w:rsidP="00AC117C">
      <w:r w:rsidRPr="00D90E4F">
        <w:t>Coordinates to first tool give</w:t>
      </w:r>
      <w:r w:rsidR="002B5EBA" w:rsidRPr="00D90E4F">
        <w:t>s the</w:t>
      </w:r>
      <w:r w:rsidRPr="00D90E4F">
        <w:t xml:space="preserve"> value in the CNC-file: 1000-300-300=X400</w:t>
      </w:r>
    </w:p>
    <w:p w14:paraId="02E0BD37" w14:textId="77777777" w:rsidR="00D16FB8" w:rsidRPr="00D90E4F" w:rsidRDefault="00D16FB8" w:rsidP="00AC117C">
      <w:r w:rsidRPr="00D90E4F">
        <w:t>Coordinates to first used tools give</w:t>
      </w:r>
      <w:r w:rsidR="002B5EBA" w:rsidRPr="00D90E4F">
        <w:t>s the value</w:t>
      </w:r>
      <w:r w:rsidRPr="00D90E4F">
        <w:t xml:space="preserve"> in the CNC-file: X1000</w:t>
      </w:r>
    </w:p>
    <w:p w14:paraId="02C7881A" w14:textId="77777777" w:rsidR="00180F54" w:rsidRPr="00D90E4F" w:rsidRDefault="00180F54" w:rsidP="007A0ADD">
      <w:pPr>
        <w:pStyle w:val="Rubrik3"/>
      </w:pPr>
      <w:bookmarkStart w:id="1318" w:name="_Ref333837103"/>
      <w:bookmarkStart w:id="1319" w:name="_Toc129003013"/>
      <w:r w:rsidRPr="00D90E4F">
        <w:t>Tool outside diameter</w:t>
      </w:r>
      <w:bookmarkEnd w:id="1318"/>
      <w:bookmarkEnd w:id="1319"/>
    </w:p>
    <w:p w14:paraId="3BBD0BDD" w14:textId="77777777" w:rsidR="007A0ADD" w:rsidRPr="00D90E4F" w:rsidRDefault="009378B9" w:rsidP="007A0ADD">
      <w:pPr>
        <w:keepNext/>
      </w:pPr>
      <w:r w:rsidRPr="00D90E4F">
        <w:rPr>
          <w:noProof/>
        </w:rPr>
        <w:drawing>
          <wp:inline distT="0" distB="0" distL="0" distR="0" wp14:anchorId="0961F787" wp14:editId="0E61B570">
            <wp:extent cx="2604135" cy="219710"/>
            <wp:effectExtent l="19050" t="19050" r="24765" b="27940"/>
            <wp:docPr id="19016" name="Bild 19016" descr="Image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16" descr="Image154"/>
                    <pic:cNvPicPr>
                      <a:picLocks noChangeAspect="1" noChangeArrowheads="1"/>
                    </pic:cNvPicPr>
                  </pic:nvPicPr>
                  <pic:blipFill>
                    <a:blip r:embed="rId1291" cstate="print"/>
                    <a:srcRect/>
                    <a:stretch>
                      <a:fillRect/>
                    </a:stretch>
                  </pic:blipFill>
                  <pic:spPr bwMode="auto">
                    <a:xfrm>
                      <a:off x="0" y="0"/>
                      <a:ext cx="2604135" cy="219710"/>
                    </a:xfrm>
                    <a:prstGeom prst="rect">
                      <a:avLst/>
                    </a:prstGeom>
                    <a:noFill/>
                    <a:ln w="6350">
                      <a:solidFill>
                        <a:srgbClr val="000000"/>
                      </a:solidFill>
                      <a:miter lim="800000"/>
                      <a:headEnd/>
                      <a:tailEnd/>
                    </a:ln>
                    <a:effectLst/>
                  </pic:spPr>
                </pic:pic>
              </a:graphicData>
            </a:graphic>
          </wp:inline>
        </w:drawing>
      </w:r>
    </w:p>
    <w:p w14:paraId="5E7CF385" w14:textId="0E35A3E7" w:rsidR="00180F54" w:rsidRPr="00D90E4F" w:rsidRDefault="007A0ADD" w:rsidP="007A0ADD">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443</w:t>
      </w:r>
      <w:r w:rsidR="00BE0559" w:rsidRPr="00D90E4F">
        <w:rPr>
          <w:noProof/>
        </w:rPr>
        <w:fldChar w:fldCharType="end"/>
      </w:r>
    </w:p>
    <w:p w14:paraId="7A97307F" w14:textId="77777777" w:rsidR="00EC7B12" w:rsidRPr="00D90E4F" w:rsidRDefault="00180F54" w:rsidP="00180F54">
      <w:r w:rsidRPr="00D90E4F">
        <w:t xml:space="preserve">This value is used in the </w:t>
      </w:r>
      <w:r w:rsidR="002B5EBA" w:rsidRPr="00D90E4F">
        <w:t>"</w:t>
      </w:r>
      <w:r w:rsidR="007A0ADD" w:rsidRPr="00D90E4F">
        <w:t>Tip up a</w:t>
      </w:r>
      <w:r w:rsidRPr="00D90E4F">
        <w:t>voidance</w:t>
      </w:r>
      <w:r w:rsidR="002B5EBA" w:rsidRPr="00D90E4F">
        <w:t>"</w:t>
      </w:r>
      <w:r w:rsidRPr="00D90E4F">
        <w:t xml:space="preserve"> </w:t>
      </w:r>
      <w:r w:rsidR="007A0ADD" w:rsidRPr="00D90E4F">
        <w:t xml:space="preserve">feature in the </w:t>
      </w:r>
      <w:r w:rsidR="00C47395" w:rsidRPr="00D90E4F">
        <w:t>"</w:t>
      </w:r>
      <w:r w:rsidRPr="00D90E4F">
        <w:t>Order</w:t>
      </w:r>
      <w:r w:rsidR="00C47395" w:rsidRPr="00D90E4F">
        <w:t>"</w:t>
      </w:r>
      <w:r w:rsidRPr="00D90E4F">
        <w:t xml:space="preserve"> command. It has no affect on the final CNC-file or the postprocessor.</w:t>
      </w:r>
    </w:p>
    <w:p w14:paraId="152C69A8" w14:textId="77777777" w:rsidR="00180F54" w:rsidRPr="00D90E4F" w:rsidRDefault="00180F54" w:rsidP="00180F54">
      <w:pPr>
        <w:pStyle w:val="Rubrik2"/>
      </w:pPr>
      <w:bookmarkStart w:id="1320" w:name="_Toc335637018"/>
      <w:bookmarkStart w:id="1321" w:name="_Toc129003014"/>
      <w:bookmarkStart w:id="1322" w:name="Cam2d2MachineZaxisControl"/>
      <w:bookmarkStart w:id="1323" w:name="_Toc229474958"/>
      <w:r w:rsidRPr="00D90E4F">
        <w:t>Z-axis control</w:t>
      </w:r>
      <w:bookmarkEnd w:id="1320"/>
      <w:bookmarkEnd w:id="1321"/>
      <w:bookmarkEnd w:id="1323"/>
    </w:p>
    <w:bookmarkEnd w:id="1322"/>
    <w:p w14:paraId="63DE0CB3" w14:textId="5E341FFE" w:rsidR="0005574C" w:rsidRPr="00D90E4F" w:rsidRDefault="00987202" w:rsidP="00FD4487">
      <w:pPr>
        <w:pStyle w:val="Bild"/>
      </w:pPr>
      <w:r>
        <w:rPr>
          <w:noProof/>
        </w:rPr>
        <w:drawing>
          <wp:inline distT="0" distB="0" distL="0" distR="0" wp14:anchorId="10BC4DEF" wp14:editId="123BF6ED">
            <wp:extent cx="3952875" cy="5105400"/>
            <wp:effectExtent l="0" t="0" r="9525" b="0"/>
            <wp:docPr id="1272055016" name="Bildobjekt 1" descr="En bild som visar text, elektronik, skärmbild,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55016" name="Bildobjekt 1" descr="En bild som visar text, elektronik, skärmbild, programvara&#10;&#10;AI-genererat innehåll kan vara felaktigt."/>
                    <pic:cNvPicPr/>
                  </pic:nvPicPr>
                  <pic:blipFill>
                    <a:blip r:embed="rId1292"/>
                    <a:stretch>
                      <a:fillRect/>
                    </a:stretch>
                  </pic:blipFill>
                  <pic:spPr>
                    <a:xfrm>
                      <a:off x="0" y="0"/>
                      <a:ext cx="3952875" cy="5105400"/>
                    </a:xfrm>
                    <a:prstGeom prst="rect">
                      <a:avLst/>
                    </a:prstGeom>
                  </pic:spPr>
                </pic:pic>
              </a:graphicData>
            </a:graphic>
          </wp:inline>
        </w:drawing>
      </w:r>
    </w:p>
    <w:p w14:paraId="24A2DAF4" w14:textId="77777777" w:rsidR="00AB6E0B" w:rsidRDefault="00AB6E0B" w:rsidP="00AB6E0B">
      <w:pPr>
        <w:pStyle w:val="Rubrik5"/>
      </w:pPr>
      <w:r w:rsidRPr="00D90E4F">
        <w:t xml:space="preserve">Max Z-axis </w:t>
      </w:r>
      <w:r w:rsidRPr="00AB6E0B">
        <w:t>movement</w:t>
      </w:r>
    </w:p>
    <w:p w14:paraId="47478CB2" w14:textId="77777777" w:rsidR="00AB6E0B" w:rsidRPr="00D90E4F" w:rsidRDefault="00AB6E0B" w:rsidP="00FD4487">
      <w:pPr>
        <w:pStyle w:val="Bild"/>
      </w:pPr>
      <w:r w:rsidRPr="00D90E4F">
        <w:rPr>
          <w:noProof/>
        </w:rPr>
        <w:drawing>
          <wp:inline distT="0" distB="0" distL="0" distR="0" wp14:anchorId="1583CE0B" wp14:editId="7BED4CEC">
            <wp:extent cx="2538095" cy="855879"/>
            <wp:effectExtent l="0" t="0" r="0" b="1905"/>
            <wp:docPr id="19012" name="Bild 37" descr="En bild som visar symbol, linje, diagram,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 name="Bild 37" descr="En bild som visar symbol, linje, diagram, skärmbild&#10;&#10;AI-genererat innehåll kan vara felaktigt."/>
                    <pic:cNvPicPr>
                      <a:picLocks noChangeAspect="1" noChangeArrowheads="1"/>
                    </pic:cNvPicPr>
                  </pic:nvPicPr>
                  <pic:blipFill>
                    <a:blip r:embed="rId1293" cstate="print"/>
                    <a:srcRect/>
                    <a:stretch>
                      <a:fillRect/>
                    </a:stretch>
                  </pic:blipFill>
                  <pic:spPr bwMode="auto">
                    <a:xfrm>
                      <a:off x="0" y="0"/>
                      <a:ext cx="2546418" cy="858686"/>
                    </a:xfrm>
                    <a:prstGeom prst="rect">
                      <a:avLst/>
                    </a:prstGeom>
                    <a:noFill/>
                    <a:ln w="9525">
                      <a:noFill/>
                      <a:miter lim="800000"/>
                      <a:headEnd/>
                      <a:tailEnd/>
                    </a:ln>
                  </pic:spPr>
                </pic:pic>
              </a:graphicData>
            </a:graphic>
          </wp:inline>
        </w:drawing>
      </w:r>
    </w:p>
    <w:p w14:paraId="55285048" w14:textId="04FF3C20" w:rsidR="00FD4487" w:rsidRDefault="00AB6E0B" w:rsidP="00AB6E0B">
      <w:r w:rsidRPr="00D90E4F">
        <w:lastRenderedPageBreak/>
        <w:t xml:space="preserve">This is the </w:t>
      </w:r>
      <w:r w:rsidR="009407A0">
        <w:t xml:space="preserve">max distance between </w:t>
      </w:r>
      <w:r w:rsidRPr="00D90E4F">
        <w:t>the table up to the most upper position. To not over travel in Z, decrease this value by some millimeters.</w:t>
      </w:r>
      <w:r w:rsidR="00FD4487">
        <w:t xml:space="preserve"> </w:t>
      </w:r>
      <w:r w:rsidR="00FD4487" w:rsidRPr="00D90E4F">
        <w:t>The maximum Z-axis movement that is used by the machine is this value minus the material thickness</w:t>
      </w:r>
      <w:r w:rsidR="00FD4487">
        <w:t xml:space="preserve"> and the underlay.</w:t>
      </w:r>
    </w:p>
    <w:p w14:paraId="5E1DE5EB" w14:textId="61000BC1" w:rsidR="00AB6E0B" w:rsidRPr="00D90E4F" w:rsidRDefault="00AB6E0B" w:rsidP="00AB6E0B">
      <w:pPr>
        <w:pStyle w:val="Rubrik5"/>
      </w:pPr>
      <w:r>
        <w:t>Z-axis zero</w:t>
      </w:r>
    </w:p>
    <w:p w14:paraId="0EB33942" w14:textId="77777777" w:rsidR="009407A0" w:rsidRDefault="00AB6E0B" w:rsidP="00FD4487">
      <w:pPr>
        <w:pStyle w:val="Bild"/>
      </w:pPr>
      <w:r w:rsidRPr="00AB6E0B">
        <w:rPr>
          <w:noProof/>
        </w:rPr>
        <w:drawing>
          <wp:inline distT="0" distB="0" distL="0" distR="0" wp14:anchorId="6031AC11" wp14:editId="325B6C58">
            <wp:extent cx="2300400" cy="684000"/>
            <wp:effectExtent l="0" t="0" r="5080" b="1905"/>
            <wp:docPr id="1382580744" name="Bildobjekt 1" descr="En bild som visar text, Teckensnitt, skärmbild, Electric blu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80744" name="Bildobjekt 1" descr="En bild som visar text, Teckensnitt, skärmbild, Electric blue&#10;&#10;AI-genererat innehåll kan vara felaktigt."/>
                    <pic:cNvPicPr/>
                  </pic:nvPicPr>
                  <pic:blipFill>
                    <a:blip r:embed="rId1294"/>
                    <a:stretch>
                      <a:fillRect/>
                    </a:stretch>
                  </pic:blipFill>
                  <pic:spPr>
                    <a:xfrm>
                      <a:off x="0" y="0"/>
                      <a:ext cx="2300400" cy="684000"/>
                    </a:xfrm>
                    <a:prstGeom prst="rect">
                      <a:avLst/>
                    </a:prstGeom>
                  </pic:spPr>
                </pic:pic>
              </a:graphicData>
            </a:graphic>
          </wp:inline>
        </w:drawing>
      </w:r>
    </w:p>
    <w:p w14:paraId="590E1AD7" w14:textId="77777777" w:rsidR="009407A0" w:rsidRDefault="009407A0" w:rsidP="00AB6E0B">
      <w:r>
        <w:t>This setting is important when you don't use a heigh sensor. It controls the base of the Z-value.</w:t>
      </w:r>
    </w:p>
    <w:p w14:paraId="41EDD24B" w14:textId="607E1D40" w:rsidR="009407A0" w:rsidRDefault="009407A0" w:rsidP="009407A0">
      <w:pPr>
        <w:pStyle w:val="Liststycke"/>
        <w:numPr>
          <w:ilvl w:val="0"/>
          <w:numId w:val="49"/>
        </w:numPr>
        <w:jc w:val="both"/>
      </w:pPr>
      <w:r>
        <w:t>At table: In this case the thickness of the material is always added to the value. It is often used on advance 5-axis parts.</w:t>
      </w:r>
    </w:p>
    <w:p w14:paraId="55844E6A" w14:textId="5178FF67" w:rsidR="009407A0" w:rsidRDefault="009407A0" w:rsidP="009407A0">
      <w:pPr>
        <w:pStyle w:val="Liststycke"/>
        <w:numPr>
          <w:ilvl w:val="0"/>
          <w:numId w:val="49"/>
        </w:numPr>
        <w:jc w:val="both"/>
      </w:pPr>
      <w:r>
        <w:t>On top surface: This is a very common option, and it's always used when you are using a height sensor.</w:t>
      </w:r>
    </w:p>
    <w:p w14:paraId="4B9AC392" w14:textId="36A876C0" w:rsidR="00AB6E0B" w:rsidRDefault="009407A0" w:rsidP="009407A0">
      <w:pPr>
        <w:pStyle w:val="Liststycke"/>
        <w:numPr>
          <w:ilvl w:val="0"/>
          <w:numId w:val="49"/>
        </w:numPr>
        <w:jc w:val="both"/>
      </w:pPr>
      <w:r>
        <w:t>Upper position: This option is only used by a few machine builders.</w:t>
      </w:r>
    </w:p>
    <w:p w14:paraId="357E78A7" w14:textId="6C3331BA" w:rsidR="004F2CBD" w:rsidRDefault="004F2CBD" w:rsidP="00AB6E0B">
      <w:r>
        <w:t>If you are using option 2 above, you can make an automatically set of the Z-axis. In that case you should have the machine Z-zero on the table and then move the coordinate in Z to the thickness of the material.</w:t>
      </w:r>
    </w:p>
    <w:p w14:paraId="1B4FF525" w14:textId="1AD25C0B" w:rsidR="004F2CBD" w:rsidRDefault="004F2CBD" w:rsidP="00AB6E0B">
      <w:r>
        <w:t>How this is done depends on the CNC controller.</w:t>
      </w:r>
    </w:p>
    <w:p w14:paraId="2AF79355" w14:textId="37777BBF" w:rsidR="004F2CBD" w:rsidRDefault="004F2CBD" w:rsidP="00AB6E0B">
      <w:r>
        <w:t>In IGEMS cnc it is done by following line: G52 Z&lt;thickness&gt;</w:t>
      </w:r>
      <w:r w:rsidR="00FE067B">
        <w:t>.</w:t>
      </w:r>
    </w:p>
    <w:p w14:paraId="0265B19E" w14:textId="77777777" w:rsidR="0005574C" w:rsidRPr="00D90E4F" w:rsidRDefault="0005574C" w:rsidP="00775A81">
      <w:pPr>
        <w:pStyle w:val="Rubrik4"/>
      </w:pPr>
      <w:bookmarkStart w:id="1324" w:name="_Toc129003016"/>
      <w:r w:rsidRPr="00D90E4F">
        <w:t>Fixed Z-axis</w:t>
      </w:r>
      <w:bookmarkEnd w:id="1324"/>
    </w:p>
    <w:p w14:paraId="125B98E6" w14:textId="214CA989" w:rsidR="007F64EB" w:rsidRPr="00D90E4F" w:rsidRDefault="004F2CBD" w:rsidP="00FD4487">
      <w:pPr>
        <w:pStyle w:val="Bild"/>
      </w:pPr>
      <w:r w:rsidRPr="004F2CBD">
        <w:rPr>
          <w:noProof/>
        </w:rPr>
        <w:drawing>
          <wp:inline distT="0" distB="0" distL="0" distR="0" wp14:anchorId="1510A917" wp14:editId="3B33934C">
            <wp:extent cx="2295845" cy="219106"/>
            <wp:effectExtent l="0" t="0" r="0" b="9525"/>
            <wp:docPr id="58212984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29844" name=""/>
                    <pic:cNvPicPr/>
                  </pic:nvPicPr>
                  <pic:blipFill>
                    <a:blip r:embed="rId1295"/>
                    <a:stretch>
                      <a:fillRect/>
                    </a:stretch>
                  </pic:blipFill>
                  <pic:spPr>
                    <a:xfrm>
                      <a:off x="0" y="0"/>
                      <a:ext cx="2295845" cy="219106"/>
                    </a:xfrm>
                    <a:prstGeom prst="rect">
                      <a:avLst/>
                    </a:prstGeom>
                  </pic:spPr>
                </pic:pic>
              </a:graphicData>
            </a:graphic>
          </wp:inline>
        </w:drawing>
      </w:r>
    </w:p>
    <w:p w14:paraId="6C4AB75D" w14:textId="1BF55BE9" w:rsidR="0005574C" w:rsidRPr="00D90E4F" w:rsidRDefault="0005574C" w:rsidP="0005574C">
      <w:r w:rsidRPr="00D90E4F">
        <w:t>Check this method if the machine can</w:t>
      </w:r>
      <w:r w:rsidR="002B5EBA" w:rsidRPr="00D90E4F">
        <w:t>no</w:t>
      </w:r>
      <w:r w:rsidRPr="00D90E4F">
        <w:t xml:space="preserve">t move the Z-axis </w:t>
      </w:r>
      <w:r w:rsidR="002B5EBA" w:rsidRPr="00D90E4F">
        <w:t>from</w:t>
      </w:r>
      <w:r w:rsidRPr="00D90E4F">
        <w:t xml:space="preserve"> instructions in the CNC-file</w:t>
      </w:r>
      <w:r w:rsidR="007F64EB" w:rsidRPr="00D90E4F">
        <w:t xml:space="preserve"> or </w:t>
      </w:r>
      <w:r w:rsidR="002B5EBA" w:rsidRPr="00D90E4F">
        <w:t xml:space="preserve">if </w:t>
      </w:r>
      <w:r w:rsidR="007F64EB" w:rsidRPr="00D90E4F">
        <w:t>the cutting tool</w:t>
      </w:r>
      <w:r w:rsidRPr="00D90E4F">
        <w:t xml:space="preserve"> </w:t>
      </w:r>
      <w:r w:rsidR="002B5EBA" w:rsidRPr="00D90E4F">
        <w:t xml:space="preserve">is </w:t>
      </w:r>
      <w:r w:rsidRPr="00D90E4F">
        <w:t xml:space="preserve">to be in the same Z-axis position all </w:t>
      </w:r>
      <w:r w:rsidR="004F2CBD" w:rsidRPr="00D90E4F">
        <w:t>the time</w:t>
      </w:r>
      <w:r w:rsidRPr="00D90E4F">
        <w:t>.</w:t>
      </w:r>
    </w:p>
    <w:p w14:paraId="09696080" w14:textId="77777777" w:rsidR="0005574C" w:rsidRPr="00D90E4F" w:rsidRDefault="0005574C" w:rsidP="00775A81">
      <w:pPr>
        <w:pStyle w:val="Rubrik4"/>
      </w:pPr>
      <w:bookmarkStart w:id="1325" w:name="_Toc129003017"/>
      <w:r w:rsidRPr="00D90E4F">
        <w:t>CNC-controlled</w:t>
      </w:r>
      <w:bookmarkEnd w:id="1325"/>
    </w:p>
    <w:p w14:paraId="2AA7CFC4" w14:textId="60346471" w:rsidR="007F64EB" w:rsidRPr="00D90E4F" w:rsidRDefault="00D00FE5" w:rsidP="00FD4487">
      <w:pPr>
        <w:pStyle w:val="Bild"/>
      </w:pPr>
      <w:r w:rsidRPr="00D00FE5">
        <w:rPr>
          <w:noProof/>
        </w:rPr>
        <w:drawing>
          <wp:inline distT="0" distB="0" distL="0" distR="0" wp14:anchorId="54FE1B17" wp14:editId="17F7C6F2">
            <wp:extent cx="3600953" cy="1771897"/>
            <wp:effectExtent l="0" t="0" r="0" b="0"/>
            <wp:docPr id="598155928"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55928" name="Bildobjekt 1" descr="En bild som visar text, skärmbild, Teckensnitt, nummer&#10;&#10;AI-genererat innehåll kan vara felaktigt."/>
                    <pic:cNvPicPr/>
                  </pic:nvPicPr>
                  <pic:blipFill>
                    <a:blip r:embed="rId1296"/>
                    <a:stretch>
                      <a:fillRect/>
                    </a:stretch>
                  </pic:blipFill>
                  <pic:spPr>
                    <a:xfrm>
                      <a:off x="0" y="0"/>
                      <a:ext cx="3600953" cy="1771897"/>
                    </a:xfrm>
                    <a:prstGeom prst="rect">
                      <a:avLst/>
                    </a:prstGeom>
                  </pic:spPr>
                </pic:pic>
              </a:graphicData>
            </a:graphic>
          </wp:inline>
        </w:drawing>
      </w:r>
    </w:p>
    <w:p w14:paraId="0BE3880C" w14:textId="77777777" w:rsidR="007F64EB" w:rsidRPr="00D90E4F" w:rsidRDefault="007F64EB" w:rsidP="007F64EB">
      <w:pPr>
        <w:rPr>
          <w:noProof/>
        </w:rPr>
      </w:pPr>
      <w:r w:rsidRPr="00D90E4F">
        <w:rPr>
          <w:noProof/>
        </w:rPr>
        <w:t>The CNC-controlled metho</w:t>
      </w:r>
      <w:r w:rsidR="002B5EBA" w:rsidRPr="00D90E4F">
        <w:rPr>
          <w:noProof/>
        </w:rPr>
        <w:t>d</w:t>
      </w:r>
      <w:r w:rsidRPr="00D90E4F">
        <w:rPr>
          <w:noProof/>
        </w:rPr>
        <w:t xml:space="preserve"> has three options</w:t>
      </w:r>
      <w:r w:rsidR="002B5EBA" w:rsidRPr="00D90E4F">
        <w:rPr>
          <w:noProof/>
        </w:rPr>
        <w:t>:</w:t>
      </w:r>
    </w:p>
    <w:p w14:paraId="32E6FACC" w14:textId="77777777" w:rsidR="007F64EB" w:rsidRPr="00D90E4F" w:rsidRDefault="007F64EB" w:rsidP="002D3E07">
      <w:pPr>
        <w:pStyle w:val="Rubrik5"/>
        <w:rPr>
          <w:noProof/>
        </w:rPr>
      </w:pPr>
      <w:r w:rsidRPr="00D90E4F">
        <w:rPr>
          <w:noProof/>
        </w:rPr>
        <w:t>Automatic</w:t>
      </w:r>
    </w:p>
    <w:p w14:paraId="5C6A4162" w14:textId="0AC1744B" w:rsidR="00AB6E0B" w:rsidRDefault="007F64EB" w:rsidP="007F64EB">
      <w:r w:rsidRPr="00D90E4F">
        <w:t xml:space="preserve">This option is used </w:t>
      </w:r>
      <w:r w:rsidR="000E08B6" w:rsidRPr="00D90E4F">
        <w:t xml:space="preserve">if the tools go up and down with the same codes </w:t>
      </w:r>
      <w:r w:rsidR="00EB11F3">
        <w:t xml:space="preserve">as </w:t>
      </w:r>
      <w:r w:rsidR="000E08B6" w:rsidRPr="00D90E4F">
        <w:t xml:space="preserve">for cutting on and off. </w:t>
      </w:r>
    </w:p>
    <w:p w14:paraId="623024B0" w14:textId="0FD75897" w:rsidR="007F64EB" w:rsidRPr="00D90E4F" w:rsidRDefault="00AB6E0B" w:rsidP="007F64EB">
      <w:r>
        <w:t xml:space="preserve">It </w:t>
      </w:r>
      <w:r w:rsidR="004F2CBD">
        <w:t>depends</w:t>
      </w:r>
      <w:r>
        <w:t xml:space="preserve"> </w:t>
      </w:r>
      <w:r w:rsidR="004F2CBD">
        <w:t>on</w:t>
      </w:r>
      <w:r>
        <w:t xml:space="preserve"> </w:t>
      </w:r>
      <w:r w:rsidR="00EB11F3">
        <w:t xml:space="preserve">settings in </w:t>
      </w:r>
      <w:r>
        <w:t>the CNC how much the jet will move up between each cut.</w:t>
      </w:r>
      <w:r w:rsidR="000E08B6" w:rsidRPr="00D90E4F">
        <w:t xml:space="preserve"> The different settings in the strategy that control the lifting of the tools are </w:t>
      </w:r>
      <w:r w:rsidR="00EB11F3">
        <w:t>not used</w:t>
      </w:r>
      <w:r w:rsidR="000E08B6" w:rsidRPr="00D90E4F">
        <w:t>.</w:t>
      </w:r>
    </w:p>
    <w:p w14:paraId="0FE046B2" w14:textId="0E4C2A97" w:rsidR="00AB6E0B" w:rsidRPr="00D90E4F" w:rsidRDefault="000E08B6" w:rsidP="007F64EB">
      <w:r w:rsidRPr="00D90E4F">
        <w:t>The</w:t>
      </w:r>
      <w:r w:rsidR="004F2CBD">
        <w:t xml:space="preserve"> internal IGEMS </w:t>
      </w:r>
      <w:r w:rsidRPr="00D90E4F">
        <w:t>reports calculate the time depending o</w:t>
      </w:r>
      <w:r w:rsidR="002B5EBA" w:rsidRPr="00D90E4F">
        <w:t>n</w:t>
      </w:r>
      <w:r w:rsidRPr="00D90E4F">
        <w:t xml:space="preserve"> </w:t>
      </w:r>
      <w:r w:rsidR="001B26AC" w:rsidRPr="00D90E4F">
        <w:t xml:space="preserve">the </w:t>
      </w:r>
      <w:r w:rsidR="002B5EBA" w:rsidRPr="00D90E4F">
        <w:t>"</w:t>
      </w:r>
      <w:r w:rsidR="001B26AC" w:rsidRPr="00D90E4F">
        <w:t>Max Z-axis movement</w:t>
      </w:r>
      <w:r w:rsidR="002B5EBA" w:rsidRPr="00D90E4F">
        <w:t>"</w:t>
      </w:r>
      <w:r w:rsidR="001B26AC" w:rsidRPr="00D90E4F">
        <w:t>,</w:t>
      </w:r>
      <w:r w:rsidR="002B5EBA" w:rsidRPr="00D90E4F">
        <w:t>"</w:t>
      </w:r>
      <w:r w:rsidR="001B26AC" w:rsidRPr="00D90E4F">
        <w:t xml:space="preserve"> </w:t>
      </w:r>
      <w:r w:rsidRPr="00D90E4F">
        <w:t>Z-axis speed</w:t>
      </w:r>
      <w:r w:rsidR="002B5EBA" w:rsidRPr="00D90E4F">
        <w:t>"</w:t>
      </w:r>
      <w:r w:rsidRPr="00D90E4F">
        <w:t xml:space="preserve"> and </w:t>
      </w:r>
      <w:r w:rsidR="002B5EBA" w:rsidRPr="00D90E4F">
        <w:t>"</w:t>
      </w:r>
      <w:r w:rsidRPr="00D90E4F">
        <w:t>Acceleration</w:t>
      </w:r>
      <w:r w:rsidR="002B5EBA" w:rsidRPr="00D90E4F">
        <w:t>"</w:t>
      </w:r>
      <w:r w:rsidRPr="00D90E4F">
        <w:t>.</w:t>
      </w:r>
      <w:r w:rsidR="00FE067B">
        <w:t xml:space="preserve"> When using this option</w:t>
      </w:r>
      <w:r w:rsidR="00EB11F3">
        <w:t>,</w:t>
      </w:r>
      <w:r w:rsidR="00FE067B">
        <w:t xml:space="preserve"> 3D-5X is running in "Flat mode" and </w:t>
      </w:r>
      <w:r w:rsidR="00EB11F3">
        <w:t xml:space="preserve">functions that use different </w:t>
      </w:r>
      <w:r w:rsidR="00FE067B">
        <w:t>Z-</w:t>
      </w:r>
      <w:r w:rsidR="00EB11F3">
        <w:t xml:space="preserve">values </w:t>
      </w:r>
      <w:r w:rsidR="00FE067B">
        <w:t>are disabled.</w:t>
      </w:r>
    </w:p>
    <w:p w14:paraId="4A44C139" w14:textId="77777777" w:rsidR="000E08B6" w:rsidRPr="00D90E4F" w:rsidRDefault="000E08B6" w:rsidP="002D3E07">
      <w:pPr>
        <w:pStyle w:val="Rubrik5"/>
      </w:pPr>
      <w:r w:rsidRPr="00D90E4F">
        <w:t>By M-codes</w:t>
      </w:r>
    </w:p>
    <w:p w14:paraId="27A5B5DB" w14:textId="1F52A66B" w:rsidR="00EB11F3" w:rsidRDefault="002B5EBA" w:rsidP="001B26AC">
      <w:r w:rsidRPr="00D90E4F">
        <w:t>U</w:t>
      </w:r>
      <w:r w:rsidR="001B26AC" w:rsidRPr="00D90E4F">
        <w:t>se</w:t>
      </w:r>
      <w:r w:rsidRPr="00D90E4F">
        <w:t xml:space="preserve"> this</w:t>
      </w:r>
      <w:r w:rsidR="001B26AC" w:rsidRPr="00D90E4F">
        <w:t xml:space="preserve"> if separate M-codes are used to move the cutting equipment up and down. </w:t>
      </w:r>
      <w:r w:rsidR="00EB11F3">
        <w:t xml:space="preserve">In the strategy it is possible to </w:t>
      </w:r>
      <w:r w:rsidR="001B26AC" w:rsidRPr="00D90E4F">
        <w:t xml:space="preserve">control </w:t>
      </w:r>
      <w:r w:rsidR="00AB6E0B" w:rsidRPr="00D90E4F">
        <w:t>whether</w:t>
      </w:r>
      <w:r w:rsidR="001B26AC" w:rsidRPr="00D90E4F">
        <w:t xml:space="preserve"> the tool lift</w:t>
      </w:r>
      <w:r w:rsidRPr="00D90E4F">
        <w:t>s</w:t>
      </w:r>
      <w:r w:rsidR="001B26AC" w:rsidRPr="00D90E4F">
        <w:t xml:space="preserve"> between different operation</w:t>
      </w:r>
      <w:r w:rsidRPr="00D90E4F">
        <w:t>s</w:t>
      </w:r>
      <w:r w:rsidR="001B26AC" w:rsidRPr="00D90E4F">
        <w:t xml:space="preserve"> or not. </w:t>
      </w:r>
      <w:r w:rsidR="007828CF" w:rsidRPr="00D90E4F">
        <w:t>The user</w:t>
      </w:r>
      <w:r w:rsidR="001B26AC" w:rsidRPr="00D90E4F">
        <w:t xml:space="preserve"> cannot control how much the tool lift</w:t>
      </w:r>
      <w:r w:rsidRPr="00D90E4F">
        <w:t>s</w:t>
      </w:r>
      <w:r w:rsidR="001B26AC" w:rsidRPr="00D90E4F">
        <w:t xml:space="preserve">. The reports calculate the time depending </w:t>
      </w:r>
      <w:r w:rsidR="00AB6E0B" w:rsidRPr="00D90E4F">
        <w:t>on</w:t>
      </w:r>
      <w:r w:rsidR="001B26AC" w:rsidRPr="00D90E4F">
        <w:t xml:space="preserve"> the </w:t>
      </w:r>
      <w:r w:rsidRPr="00D90E4F">
        <w:t>"Max Z-axis movement"," Z-axis speed" and "Acceleration".</w:t>
      </w:r>
      <w:r w:rsidR="00EB11F3">
        <w:t xml:space="preserve"> When using this option, 3D-5X is running in "Flat mode" and functions that use different Z-values are disabled</w:t>
      </w:r>
    </w:p>
    <w:p w14:paraId="31401DA2" w14:textId="77777777" w:rsidR="00180F54" w:rsidRPr="00D90E4F" w:rsidRDefault="00180F54" w:rsidP="002D3E07">
      <w:pPr>
        <w:pStyle w:val="Rubrik5"/>
        <w:rPr>
          <w:noProof/>
        </w:rPr>
      </w:pPr>
      <w:r w:rsidRPr="00D90E4F">
        <w:rPr>
          <w:noProof/>
        </w:rPr>
        <w:t>By Z-coordinates</w:t>
      </w:r>
    </w:p>
    <w:p w14:paraId="003CA152" w14:textId="04358837" w:rsidR="00FD4487" w:rsidRDefault="00180F54" w:rsidP="00180F54">
      <w:r w:rsidRPr="00D90E4F">
        <w:rPr>
          <w:noProof/>
        </w:rPr>
        <w:t>Activate this if the machine support</w:t>
      </w:r>
      <w:r w:rsidR="00312135" w:rsidRPr="00D90E4F">
        <w:rPr>
          <w:noProof/>
        </w:rPr>
        <w:t>s</w:t>
      </w:r>
      <w:r w:rsidRPr="00D90E4F">
        <w:rPr>
          <w:noProof/>
        </w:rPr>
        <w:t xml:space="preserve"> movement with Z-coordinates</w:t>
      </w:r>
      <w:r w:rsidR="00FD4487">
        <w:rPr>
          <w:noProof/>
        </w:rPr>
        <w:t xml:space="preserve"> in the CNC file</w:t>
      </w:r>
      <w:r w:rsidRPr="00D90E4F">
        <w:rPr>
          <w:noProof/>
        </w:rPr>
        <w:t>.</w:t>
      </w:r>
      <w:r w:rsidRPr="00D90E4F">
        <w:t xml:space="preserve"> These settings allow the user to have different Z-axis values for different operations in the </w:t>
      </w:r>
      <w:r w:rsidR="00312135" w:rsidRPr="00D90E4F">
        <w:t>"</w:t>
      </w:r>
      <w:r w:rsidR="001B26AC" w:rsidRPr="00D90E4F">
        <w:t>Strategy</w:t>
      </w:r>
      <w:r w:rsidR="00312135" w:rsidRPr="00D90E4F">
        <w:t>"</w:t>
      </w:r>
      <w:r w:rsidR="001B26AC" w:rsidRPr="00D90E4F">
        <w:t xml:space="preserve"> </w:t>
      </w:r>
      <w:r w:rsidRPr="00D90E4F">
        <w:t>settings (Drilling, Marking, Pre-piercing and Cutting and movements between parts).</w:t>
      </w:r>
      <w:r w:rsidR="001B26AC" w:rsidRPr="00D90E4F">
        <w:t xml:space="preserve"> The reports calculate the time</w:t>
      </w:r>
      <w:r w:rsidR="00572D35" w:rsidRPr="00D90E4F">
        <w:t xml:space="preserve"> based on all given</w:t>
      </w:r>
      <w:r w:rsidR="00EB11F3">
        <w:t xml:space="preserve"> heights</w:t>
      </w:r>
      <w:r w:rsidR="00FE067B">
        <w:t xml:space="preserve">. </w:t>
      </w:r>
      <w:r w:rsidR="00EB11F3">
        <w:t xml:space="preserve">All features in </w:t>
      </w:r>
      <w:r w:rsidR="00FE067B">
        <w:t xml:space="preserve">3D-5X </w:t>
      </w:r>
      <w:r w:rsidR="00EB11F3">
        <w:t>can be used</w:t>
      </w:r>
      <w:r w:rsidR="00FE067B">
        <w:t>.</w:t>
      </w:r>
    </w:p>
    <w:p w14:paraId="2D242CAE" w14:textId="32B2D885" w:rsidR="00FD4487" w:rsidRDefault="00FD4487" w:rsidP="00FD4487">
      <w:pPr>
        <w:pStyle w:val="Rubrik5"/>
      </w:pPr>
      <w:r>
        <w:lastRenderedPageBreak/>
        <w:t xml:space="preserve">Increased piercing </w:t>
      </w:r>
      <w:r w:rsidR="00684089">
        <w:t>standoff</w:t>
      </w:r>
      <w:r>
        <w:t xml:space="preserve"> for CNC controlled Z-axis</w:t>
      </w:r>
    </w:p>
    <w:p w14:paraId="4898707F" w14:textId="604FDBE8" w:rsidR="00FD4487" w:rsidRDefault="00D00FE5" w:rsidP="00FD4487">
      <w:pPr>
        <w:pStyle w:val="Bild"/>
      </w:pPr>
      <w:r w:rsidRPr="00D00FE5">
        <w:rPr>
          <w:noProof/>
        </w:rPr>
        <w:drawing>
          <wp:inline distT="0" distB="0" distL="0" distR="0" wp14:anchorId="72B434E9" wp14:editId="065EC27D">
            <wp:extent cx="2876951" cy="209579"/>
            <wp:effectExtent l="0" t="0" r="0" b="0"/>
            <wp:docPr id="133353664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36646" name=""/>
                    <pic:cNvPicPr/>
                  </pic:nvPicPr>
                  <pic:blipFill>
                    <a:blip r:embed="rId1297"/>
                    <a:stretch>
                      <a:fillRect/>
                    </a:stretch>
                  </pic:blipFill>
                  <pic:spPr>
                    <a:xfrm>
                      <a:off x="0" y="0"/>
                      <a:ext cx="2876951" cy="209579"/>
                    </a:xfrm>
                    <a:prstGeom prst="rect">
                      <a:avLst/>
                    </a:prstGeom>
                  </pic:spPr>
                </pic:pic>
              </a:graphicData>
            </a:graphic>
          </wp:inline>
        </w:drawing>
      </w:r>
    </w:p>
    <w:p w14:paraId="7AC74770" w14:textId="3D302097" w:rsidR="00684089" w:rsidRPr="00684089" w:rsidRDefault="00684089" w:rsidP="00684089">
      <w:r>
        <w:rPr>
          <w:noProof/>
        </w:rPr>
        <w:drawing>
          <wp:inline distT="0" distB="0" distL="0" distR="0" wp14:anchorId="7A5F0616" wp14:editId="2A7973E7">
            <wp:extent cx="1540800" cy="1159200"/>
            <wp:effectExtent l="0" t="0" r="2540" b="3175"/>
            <wp:docPr id="1933332780" name="Bildobjekt 1" descr="En bild som visar text, design, diagram,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32780" name="Bildobjekt 1" descr="En bild som visar text, design, diagram, skärmbild&#10;&#10;AI-genererat innehåll kan vara felaktigt."/>
                    <pic:cNvPicPr/>
                  </pic:nvPicPr>
                  <pic:blipFill>
                    <a:blip r:embed="rId1298"/>
                    <a:stretch>
                      <a:fillRect/>
                    </a:stretch>
                  </pic:blipFill>
                  <pic:spPr>
                    <a:xfrm>
                      <a:off x="0" y="0"/>
                      <a:ext cx="1540800" cy="1159200"/>
                    </a:xfrm>
                    <a:prstGeom prst="rect">
                      <a:avLst/>
                    </a:prstGeom>
                  </pic:spPr>
                </pic:pic>
              </a:graphicData>
            </a:graphic>
          </wp:inline>
        </w:drawing>
      </w:r>
    </w:p>
    <w:p w14:paraId="158FE44A" w14:textId="7C11CEEE" w:rsidR="00684089" w:rsidRDefault="00684089" w:rsidP="00180F54">
      <w:r>
        <w:t xml:space="preserve">This feature is probably possible for all </w:t>
      </w:r>
      <w:r w:rsidR="00FD4487">
        <w:t>C</w:t>
      </w:r>
      <w:r>
        <w:t xml:space="preserve">NC that </w:t>
      </w:r>
      <w:r w:rsidR="00FD4487">
        <w:t xml:space="preserve">can </w:t>
      </w:r>
      <w:r>
        <w:t xml:space="preserve">work with Z-coordinates. It means it can be a different standoff between piercings and cutting. </w:t>
      </w:r>
      <w:r w:rsidR="00FD4487">
        <w:t xml:space="preserve">The increased piercing </w:t>
      </w:r>
      <w:r>
        <w:t xml:space="preserve">standoff </w:t>
      </w:r>
      <w:r w:rsidR="00FD4487">
        <w:t xml:space="preserve">will be used only for </w:t>
      </w:r>
      <w:r>
        <w:t>stationery</w:t>
      </w:r>
      <w:r w:rsidR="00FD4487">
        <w:t xml:space="preserve"> and </w:t>
      </w:r>
      <w:r>
        <w:t>c</w:t>
      </w:r>
      <w:r w:rsidR="00FD4487">
        <w:t xml:space="preserve">ircular piercing types. </w:t>
      </w:r>
      <w:r>
        <w:t xml:space="preserve">If this setting is activated, then the strategy command </w:t>
      </w:r>
      <w:r w:rsidR="00D00FE5">
        <w:t xml:space="preserve">can </w:t>
      </w:r>
      <w:r>
        <w:t>control whether it should be used or not.</w:t>
      </w:r>
    </w:p>
    <w:p w14:paraId="63ED9E06" w14:textId="77777777" w:rsidR="00572D35" w:rsidRDefault="00572D35" w:rsidP="007820FA">
      <w:pPr>
        <w:pStyle w:val="Rubrik5"/>
      </w:pPr>
      <w:r w:rsidRPr="00D90E4F">
        <w:t>Number of movable Z-axis</w:t>
      </w:r>
    </w:p>
    <w:p w14:paraId="6E74F14C" w14:textId="5C6C9943" w:rsidR="00FD4487" w:rsidRPr="00FD4487" w:rsidRDefault="00FD4487" w:rsidP="00FD4487">
      <w:pPr>
        <w:pStyle w:val="Bild"/>
      </w:pPr>
      <w:r w:rsidRPr="00FD4487">
        <w:rPr>
          <w:noProof/>
        </w:rPr>
        <w:drawing>
          <wp:inline distT="0" distB="0" distL="0" distR="0" wp14:anchorId="4D4085B1" wp14:editId="3F55B5C9">
            <wp:extent cx="2686425" cy="200053"/>
            <wp:effectExtent l="0" t="0" r="0" b="9525"/>
            <wp:docPr id="82779140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91408" name=""/>
                    <pic:cNvPicPr/>
                  </pic:nvPicPr>
                  <pic:blipFill>
                    <a:blip r:embed="rId1299"/>
                    <a:stretch>
                      <a:fillRect/>
                    </a:stretch>
                  </pic:blipFill>
                  <pic:spPr>
                    <a:xfrm>
                      <a:off x="0" y="0"/>
                      <a:ext cx="2686425" cy="200053"/>
                    </a:xfrm>
                    <a:prstGeom prst="rect">
                      <a:avLst/>
                    </a:prstGeom>
                  </pic:spPr>
                </pic:pic>
              </a:graphicData>
            </a:graphic>
          </wp:inline>
        </w:drawing>
      </w:r>
    </w:p>
    <w:p w14:paraId="2DD44125" w14:textId="77777777" w:rsidR="00572D35" w:rsidRPr="00D90E4F" w:rsidRDefault="009378B9" w:rsidP="00572D35">
      <w:pPr>
        <w:keepNext/>
      </w:pPr>
      <w:r w:rsidRPr="00D90E4F">
        <w:rPr>
          <w:noProof/>
        </w:rPr>
        <w:drawing>
          <wp:inline distT="0" distB="0" distL="0" distR="0" wp14:anchorId="3C21F488" wp14:editId="7DAED9B2">
            <wp:extent cx="2121535" cy="906780"/>
            <wp:effectExtent l="19050" t="0" r="0" b="0"/>
            <wp:docPr id="19013" name="Bildobjekt 47" descr="Z-axisn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47" descr="Z-axisnr.png"/>
                    <pic:cNvPicPr>
                      <a:picLocks noChangeAspect="1" noChangeArrowheads="1"/>
                    </pic:cNvPicPr>
                  </pic:nvPicPr>
                  <pic:blipFill>
                    <a:blip r:embed="rId1300" cstate="print"/>
                    <a:srcRect/>
                    <a:stretch>
                      <a:fillRect/>
                    </a:stretch>
                  </pic:blipFill>
                  <pic:spPr bwMode="auto">
                    <a:xfrm>
                      <a:off x="0" y="0"/>
                      <a:ext cx="2121535" cy="906780"/>
                    </a:xfrm>
                    <a:prstGeom prst="rect">
                      <a:avLst/>
                    </a:prstGeom>
                    <a:noFill/>
                    <a:ln w="9525">
                      <a:noFill/>
                      <a:miter lim="800000"/>
                      <a:headEnd/>
                      <a:tailEnd/>
                    </a:ln>
                  </pic:spPr>
                </pic:pic>
              </a:graphicData>
            </a:graphic>
          </wp:inline>
        </w:drawing>
      </w:r>
    </w:p>
    <w:p w14:paraId="57C4D438" w14:textId="134063B3" w:rsidR="00572D35" w:rsidRPr="00D90E4F" w:rsidRDefault="00572D35" w:rsidP="00572D35">
      <w:r w:rsidRPr="00D90E4F">
        <w:t>It</w:t>
      </w:r>
      <w:r w:rsidR="00312135" w:rsidRPr="00D90E4F">
        <w:t xml:space="preserve"> i</w:t>
      </w:r>
      <w:r w:rsidRPr="00D90E4F">
        <w:t xml:space="preserve">s possible to add more than one tool on each Z-axis. </w:t>
      </w:r>
      <w:r w:rsidR="00312135" w:rsidRPr="00D90E4F">
        <w:t>P</w:t>
      </w:r>
      <w:r w:rsidRPr="00D90E4F">
        <w:t>icture</w:t>
      </w:r>
      <w:r w:rsidR="00312135" w:rsidRPr="00D90E4F">
        <w:t xml:space="preserve"> </w:t>
      </w:r>
      <w:r w:rsidR="00D7359D">
        <w:t xml:space="preserve">above </w:t>
      </w:r>
      <w:r w:rsidR="00312135" w:rsidRPr="00D90E4F">
        <w:t>shows</w:t>
      </w:r>
      <w:r w:rsidRPr="00D90E4F">
        <w:t xml:space="preserve"> 6 cutting head</w:t>
      </w:r>
      <w:r w:rsidR="00312135" w:rsidRPr="00D90E4F">
        <w:t>s</w:t>
      </w:r>
      <w:r w:rsidRPr="00D90E4F">
        <w:t xml:space="preserve">, but only two movable axes. If the number of tools and the number of Z-axis is different, </w:t>
      </w:r>
      <w:r w:rsidR="00987202">
        <w:t>in</w:t>
      </w:r>
      <w:r w:rsidR="00D7359D">
        <w:t xml:space="preserve"> this case the distance between the tool on each head must be manually adjusted. </w:t>
      </w:r>
    </w:p>
    <w:p w14:paraId="350E4B1A" w14:textId="04917815" w:rsidR="00572D35" w:rsidRDefault="00572D35" w:rsidP="007820FA">
      <w:pPr>
        <w:pStyle w:val="Rubrik5"/>
        <w:rPr>
          <w:noProof/>
        </w:rPr>
      </w:pPr>
      <w:r w:rsidRPr="00D90E4F">
        <w:rPr>
          <w:noProof/>
        </w:rPr>
        <w:t>Z-axis speed</w:t>
      </w:r>
      <w:r w:rsidR="00D7359D">
        <w:rPr>
          <w:noProof/>
        </w:rPr>
        <w:t xml:space="preserve"> and acceleration</w:t>
      </w:r>
    </w:p>
    <w:p w14:paraId="3186A83B" w14:textId="0897EF9A" w:rsidR="00D7359D" w:rsidRPr="00D7359D" w:rsidRDefault="00D7359D" w:rsidP="00D7359D">
      <w:pPr>
        <w:pStyle w:val="Bild"/>
      </w:pPr>
      <w:r w:rsidRPr="00D7359D">
        <w:rPr>
          <w:noProof/>
        </w:rPr>
        <w:drawing>
          <wp:inline distT="0" distB="0" distL="0" distR="0" wp14:anchorId="47CF897D" wp14:editId="59F34C7C">
            <wp:extent cx="2791215" cy="485843"/>
            <wp:effectExtent l="0" t="0" r="0" b="9525"/>
            <wp:docPr id="1574498590" name="Bildobjekt 1" descr="En bild som visar text, Teckensnitt, skärmbild, vi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98590" name="Bildobjekt 1" descr="En bild som visar text, Teckensnitt, skärmbild, vit&#10;&#10;AI-genererat innehåll kan vara felaktigt."/>
                    <pic:cNvPicPr/>
                  </pic:nvPicPr>
                  <pic:blipFill>
                    <a:blip r:embed="rId1301"/>
                    <a:stretch>
                      <a:fillRect/>
                    </a:stretch>
                  </pic:blipFill>
                  <pic:spPr>
                    <a:xfrm>
                      <a:off x="0" y="0"/>
                      <a:ext cx="2791215" cy="485843"/>
                    </a:xfrm>
                    <a:prstGeom prst="rect">
                      <a:avLst/>
                    </a:prstGeom>
                  </pic:spPr>
                </pic:pic>
              </a:graphicData>
            </a:graphic>
          </wp:inline>
        </w:drawing>
      </w:r>
    </w:p>
    <w:p w14:paraId="0063E75C" w14:textId="76420EBE" w:rsidR="00572D35" w:rsidRPr="00D90E4F" w:rsidRDefault="00572D35" w:rsidP="00572D35">
      <w:r w:rsidRPr="00D90E4F">
        <w:t xml:space="preserve">The Z-axis speed </w:t>
      </w:r>
      <w:r w:rsidR="00D7359D">
        <w:t xml:space="preserve">(up and down in rapid mode) and the acceleration are used for </w:t>
      </w:r>
      <w:r w:rsidR="00987202">
        <w:t>calculate cutting time</w:t>
      </w:r>
      <w:r w:rsidR="00D7359D" w:rsidRPr="00D90E4F">
        <w:t>.</w:t>
      </w:r>
    </w:p>
    <w:p w14:paraId="07BD6B5A" w14:textId="77777777" w:rsidR="00180F54" w:rsidRPr="00D90E4F" w:rsidRDefault="00180F54" w:rsidP="003244F6">
      <w:pPr>
        <w:pStyle w:val="Rubrik3"/>
        <w:rPr>
          <w:noProof/>
        </w:rPr>
      </w:pPr>
      <w:bookmarkStart w:id="1326" w:name="_Toc129003018"/>
      <w:r w:rsidRPr="00D90E4F">
        <w:rPr>
          <w:noProof/>
        </w:rPr>
        <w:t>By height sensor</w:t>
      </w:r>
      <w:bookmarkEnd w:id="1326"/>
    </w:p>
    <w:p w14:paraId="08CC079B" w14:textId="55FC454E" w:rsidR="001B26AC" w:rsidRPr="00D90E4F" w:rsidRDefault="00D00FE5" w:rsidP="00EB11F3">
      <w:pPr>
        <w:pStyle w:val="Bild"/>
      </w:pPr>
      <w:r w:rsidRPr="00D00FE5">
        <w:rPr>
          <w:noProof/>
        </w:rPr>
        <w:drawing>
          <wp:inline distT="0" distB="0" distL="0" distR="0" wp14:anchorId="49FBA2D1" wp14:editId="2CC514B1">
            <wp:extent cx="3610479" cy="1438476"/>
            <wp:effectExtent l="0" t="0" r="9525" b="9525"/>
            <wp:docPr id="1162029750"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29750" name="Bildobjekt 1" descr="En bild som visar text, skärmbild, Teckensnitt, nummer&#10;&#10;AI-genererat innehåll kan vara felaktigt."/>
                    <pic:cNvPicPr/>
                  </pic:nvPicPr>
                  <pic:blipFill>
                    <a:blip r:embed="rId1302"/>
                    <a:stretch>
                      <a:fillRect/>
                    </a:stretch>
                  </pic:blipFill>
                  <pic:spPr>
                    <a:xfrm>
                      <a:off x="0" y="0"/>
                      <a:ext cx="3610479" cy="1438476"/>
                    </a:xfrm>
                    <a:prstGeom prst="rect">
                      <a:avLst/>
                    </a:prstGeom>
                  </pic:spPr>
                </pic:pic>
              </a:graphicData>
            </a:graphic>
          </wp:inline>
        </w:drawing>
      </w:r>
    </w:p>
    <w:p w14:paraId="164C89B9" w14:textId="17190FC9" w:rsidR="00312135" w:rsidRPr="00D90E4F" w:rsidRDefault="00180F54" w:rsidP="00180F54">
      <w:r w:rsidRPr="00D90E4F">
        <w:t xml:space="preserve">Activate this option if the machine has a </w:t>
      </w:r>
      <w:r w:rsidR="00FE067B">
        <w:t>h</w:t>
      </w:r>
      <w:r w:rsidRPr="00D90E4F">
        <w:t xml:space="preserve">eight sensor that controls the Z-axis. </w:t>
      </w:r>
    </w:p>
    <w:p w14:paraId="114C2B78" w14:textId="77777777" w:rsidR="00180F54" w:rsidRPr="00D90E4F" w:rsidRDefault="00180F54" w:rsidP="00180F54">
      <w:r w:rsidRPr="00D90E4F">
        <w:t>This option has</w:t>
      </w:r>
      <w:r w:rsidR="00572A35" w:rsidRPr="00D90E4F">
        <w:t xml:space="preserve"> </w:t>
      </w:r>
      <w:r w:rsidR="00312135" w:rsidRPr="00D90E4F">
        <w:t>three choices:</w:t>
      </w:r>
    </w:p>
    <w:p w14:paraId="322C42FB" w14:textId="77777777" w:rsidR="00572A35" w:rsidRPr="00D90E4F" w:rsidRDefault="00572A35" w:rsidP="002D3E07">
      <w:pPr>
        <w:pStyle w:val="Rubrik5"/>
      </w:pPr>
      <w:r w:rsidRPr="00D90E4F">
        <w:t>Automatic</w:t>
      </w:r>
    </w:p>
    <w:p w14:paraId="67126D59" w14:textId="5DC11191" w:rsidR="00572A35" w:rsidRPr="00D90E4F" w:rsidRDefault="00572A35" w:rsidP="00572A35">
      <w:r w:rsidRPr="00D90E4F">
        <w:t xml:space="preserve">This option is used if the height sensor is activated and deactivated with the same codes for cutting on and off. This means that the machine will always move the tool to the upper position defined by the "Max Z-axis movement" between each cut. The different settings in the strategy that control the lifting of the tools are disabled. The reports calculate the time depending </w:t>
      </w:r>
      <w:r w:rsidR="00FE067B" w:rsidRPr="00D90E4F">
        <w:t>on</w:t>
      </w:r>
      <w:r w:rsidRPr="00D90E4F">
        <w:t xml:space="preserve"> the </w:t>
      </w:r>
      <w:r w:rsidR="00312135" w:rsidRPr="00D90E4F">
        <w:t>"</w:t>
      </w:r>
      <w:r w:rsidRPr="00D90E4F">
        <w:t>Max Z-axis movement</w:t>
      </w:r>
      <w:r w:rsidR="00312135" w:rsidRPr="00D90E4F">
        <w:t>"</w:t>
      </w:r>
      <w:r w:rsidRPr="00D90E4F">
        <w:t xml:space="preserve">, </w:t>
      </w:r>
      <w:r w:rsidR="00312135" w:rsidRPr="00D90E4F">
        <w:t>"</w:t>
      </w:r>
      <w:r w:rsidRPr="00D90E4F">
        <w:t>Z-axis speed</w:t>
      </w:r>
      <w:r w:rsidR="00312135" w:rsidRPr="00D90E4F">
        <w:t>"</w:t>
      </w:r>
      <w:r w:rsidRPr="00D90E4F">
        <w:t xml:space="preserve"> and </w:t>
      </w:r>
      <w:r w:rsidR="00312135" w:rsidRPr="00D90E4F">
        <w:t>"</w:t>
      </w:r>
      <w:r w:rsidRPr="00D90E4F">
        <w:t>Acceleration</w:t>
      </w:r>
      <w:r w:rsidR="00312135" w:rsidRPr="00D90E4F">
        <w:t>"</w:t>
      </w:r>
      <w:r w:rsidRPr="00D90E4F">
        <w:t>.</w:t>
      </w:r>
    </w:p>
    <w:p w14:paraId="48F9EB30" w14:textId="77777777" w:rsidR="00995B56" w:rsidRPr="00D90E4F" w:rsidRDefault="00995B56" w:rsidP="002D3E07">
      <w:pPr>
        <w:pStyle w:val="Rubrik5"/>
      </w:pPr>
      <w:r w:rsidRPr="00D90E4F">
        <w:t>By M-codes</w:t>
      </w:r>
    </w:p>
    <w:p w14:paraId="36C073F1" w14:textId="5A7B1C24" w:rsidR="00995B56" w:rsidRPr="00D90E4F" w:rsidRDefault="00995B56" w:rsidP="00995B56">
      <w:r w:rsidRPr="00D90E4F">
        <w:t xml:space="preserve">This code is used if separate M-codes activate and deactivate the height sensor. </w:t>
      </w:r>
      <w:r w:rsidR="007828CF" w:rsidRPr="00D90E4F">
        <w:t>T</w:t>
      </w:r>
      <w:r w:rsidRPr="00D90E4F">
        <w:t>he strategy control</w:t>
      </w:r>
      <w:r w:rsidR="007828CF" w:rsidRPr="00D90E4F">
        <w:t>s</w:t>
      </w:r>
      <w:r w:rsidRPr="00D90E4F">
        <w:t xml:space="preserve"> if </w:t>
      </w:r>
      <w:r w:rsidR="00312135" w:rsidRPr="00D90E4F">
        <w:t xml:space="preserve">the </w:t>
      </w:r>
      <w:r w:rsidRPr="00D90E4F">
        <w:t xml:space="preserve">height sensor </w:t>
      </w:r>
      <w:r w:rsidR="00312135" w:rsidRPr="00D90E4F">
        <w:t>is</w:t>
      </w:r>
      <w:r w:rsidRPr="00D90E4F">
        <w:t xml:space="preserve"> turned on and off between different operations. </w:t>
      </w:r>
      <w:r w:rsidR="007828CF" w:rsidRPr="00D90E4F">
        <w:t>The user</w:t>
      </w:r>
      <w:r w:rsidRPr="00D90E4F">
        <w:t xml:space="preserve"> cannot control how much the tool lift</w:t>
      </w:r>
      <w:r w:rsidR="00312135" w:rsidRPr="00D90E4F">
        <w:t>s</w:t>
      </w:r>
      <w:r w:rsidRPr="00D90E4F">
        <w:t xml:space="preserve">. </w:t>
      </w:r>
      <w:r w:rsidR="00312135" w:rsidRPr="00D90E4F">
        <w:t xml:space="preserve">The reports calculate the time depending </w:t>
      </w:r>
      <w:r w:rsidR="00D00FE5" w:rsidRPr="00D90E4F">
        <w:t>on</w:t>
      </w:r>
      <w:r w:rsidR="00312135" w:rsidRPr="00D90E4F">
        <w:t xml:space="preserve"> the "Max Z-axis movement", "Z-axis speed" and "Acceleration"</w:t>
      </w:r>
    </w:p>
    <w:p w14:paraId="102CC6C9" w14:textId="77777777" w:rsidR="00995B56" w:rsidRPr="00D90E4F" w:rsidRDefault="00995B56" w:rsidP="002D3E07">
      <w:pPr>
        <w:pStyle w:val="Rubrik5"/>
        <w:rPr>
          <w:noProof/>
        </w:rPr>
      </w:pPr>
      <w:r w:rsidRPr="00D90E4F">
        <w:rPr>
          <w:noProof/>
        </w:rPr>
        <w:lastRenderedPageBreak/>
        <w:t>By Z-coordinates</w:t>
      </w:r>
    </w:p>
    <w:p w14:paraId="20D2C585" w14:textId="77777777" w:rsidR="00995B56" w:rsidRDefault="00995B56" w:rsidP="00995B56">
      <w:r w:rsidRPr="00D90E4F">
        <w:rPr>
          <w:noProof/>
        </w:rPr>
        <w:t>Activate this if the height sensor can be used togheter with Z-coordinates.</w:t>
      </w:r>
      <w:r w:rsidRPr="00D90E4F">
        <w:t xml:space="preserve"> These settings allow the user to have different Z-axis values for different operations in the </w:t>
      </w:r>
      <w:r w:rsidR="00312135" w:rsidRPr="00D90E4F">
        <w:t>"</w:t>
      </w:r>
      <w:r w:rsidRPr="00D90E4F">
        <w:t>Strategy</w:t>
      </w:r>
      <w:r w:rsidR="00312135" w:rsidRPr="00D90E4F">
        <w:t>"</w:t>
      </w:r>
      <w:r w:rsidRPr="00D90E4F">
        <w:t xml:space="preserve"> settings (Drilling, Marking, Pre-piercing and Cutting and movements between parts). The reports calculate the time based on all given information.</w:t>
      </w:r>
    </w:p>
    <w:p w14:paraId="4116D998" w14:textId="559D64F1" w:rsidR="00FE067B" w:rsidRDefault="00FE067B" w:rsidP="00FE067B">
      <w:pPr>
        <w:pStyle w:val="Rubrik5"/>
      </w:pPr>
      <w:r>
        <w:t>Support increased piercing height when using a heigh sensor</w:t>
      </w:r>
    </w:p>
    <w:p w14:paraId="3CAE3AB9" w14:textId="0E96DC57" w:rsidR="00FE067B" w:rsidRDefault="00D00FE5" w:rsidP="00FE067B">
      <w:pPr>
        <w:pStyle w:val="Bild"/>
      </w:pPr>
      <w:r w:rsidRPr="00D00FE5">
        <w:rPr>
          <w:noProof/>
        </w:rPr>
        <w:drawing>
          <wp:inline distT="0" distB="0" distL="0" distR="0" wp14:anchorId="4C8FA483" wp14:editId="3DA70431">
            <wp:extent cx="2876951" cy="209579"/>
            <wp:effectExtent l="0" t="0" r="0" b="0"/>
            <wp:docPr id="123476185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36646" name=""/>
                    <pic:cNvPicPr/>
                  </pic:nvPicPr>
                  <pic:blipFill>
                    <a:blip r:embed="rId1297"/>
                    <a:stretch>
                      <a:fillRect/>
                    </a:stretch>
                  </pic:blipFill>
                  <pic:spPr>
                    <a:xfrm>
                      <a:off x="0" y="0"/>
                      <a:ext cx="2876951" cy="209579"/>
                    </a:xfrm>
                    <a:prstGeom prst="rect">
                      <a:avLst/>
                    </a:prstGeom>
                  </pic:spPr>
                </pic:pic>
              </a:graphicData>
            </a:graphic>
          </wp:inline>
        </w:drawing>
      </w:r>
    </w:p>
    <w:p w14:paraId="7FAC47AD" w14:textId="3129A8EA" w:rsidR="00684089" w:rsidRPr="00684089" w:rsidRDefault="00684089" w:rsidP="00684089">
      <w:r>
        <w:rPr>
          <w:noProof/>
        </w:rPr>
        <w:drawing>
          <wp:inline distT="0" distB="0" distL="0" distR="0" wp14:anchorId="2641F58C" wp14:editId="4B75BBD9">
            <wp:extent cx="1540800" cy="1159200"/>
            <wp:effectExtent l="0" t="0" r="2540" b="3175"/>
            <wp:docPr id="1998081504" name="Bildobjekt 1" descr="En bild som visar text, design, diagram,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32780" name="Bildobjekt 1" descr="En bild som visar text, design, diagram, skärmbild&#10;&#10;AI-genererat innehåll kan vara felaktigt."/>
                    <pic:cNvPicPr/>
                  </pic:nvPicPr>
                  <pic:blipFill>
                    <a:blip r:embed="rId1298"/>
                    <a:stretch>
                      <a:fillRect/>
                    </a:stretch>
                  </pic:blipFill>
                  <pic:spPr>
                    <a:xfrm>
                      <a:off x="0" y="0"/>
                      <a:ext cx="1540800" cy="1159200"/>
                    </a:xfrm>
                    <a:prstGeom prst="rect">
                      <a:avLst/>
                    </a:prstGeom>
                  </pic:spPr>
                </pic:pic>
              </a:graphicData>
            </a:graphic>
          </wp:inline>
        </w:drawing>
      </w:r>
    </w:p>
    <w:p w14:paraId="03384840" w14:textId="77777777" w:rsidR="00D00FE5" w:rsidRDefault="007D31F3" w:rsidP="00D00FE5">
      <w:r>
        <w:t xml:space="preserve">Check this setting if CNC can manage a different standoff </w:t>
      </w:r>
      <w:r w:rsidR="00D00FE5">
        <w:t>for piercing and cutting to</w:t>
      </w:r>
      <w:r>
        <w:t xml:space="preserve">gether with a height sensor. The increased piercing </w:t>
      </w:r>
      <w:r w:rsidR="00D00FE5">
        <w:t>standoff</w:t>
      </w:r>
      <w:r>
        <w:t xml:space="preserve"> will be used only for Stationary and Circular piercing types. </w:t>
      </w:r>
      <w:r w:rsidR="00D00FE5">
        <w:t>If this setting is activated, then the strategy command can control whether it should be used or not.</w:t>
      </w:r>
    </w:p>
    <w:p w14:paraId="2A747D48" w14:textId="48604F35" w:rsidR="00FE067B" w:rsidRDefault="007D31F3" w:rsidP="007D31F3">
      <w:pPr>
        <w:pStyle w:val="Rubrik5"/>
      </w:pPr>
      <w:r>
        <w:t>Extended sensoring modes</w:t>
      </w:r>
    </w:p>
    <w:p w14:paraId="653436A1" w14:textId="7F581732" w:rsidR="004D1B94" w:rsidRPr="004D1B94" w:rsidRDefault="004D1B94" w:rsidP="004D1B94">
      <w:r w:rsidRPr="004D1B94">
        <w:rPr>
          <w:noProof/>
        </w:rPr>
        <w:drawing>
          <wp:inline distT="0" distB="0" distL="0" distR="0" wp14:anchorId="717EC86E" wp14:editId="27DC1A20">
            <wp:extent cx="2838846" cy="219106"/>
            <wp:effectExtent l="0" t="0" r="0" b="9525"/>
            <wp:docPr id="201885799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57996" name=""/>
                    <pic:cNvPicPr/>
                  </pic:nvPicPr>
                  <pic:blipFill>
                    <a:blip r:embed="rId1303"/>
                    <a:stretch>
                      <a:fillRect/>
                    </a:stretch>
                  </pic:blipFill>
                  <pic:spPr>
                    <a:xfrm>
                      <a:off x="0" y="0"/>
                      <a:ext cx="2838846" cy="219106"/>
                    </a:xfrm>
                    <a:prstGeom prst="rect">
                      <a:avLst/>
                    </a:prstGeom>
                  </pic:spPr>
                </pic:pic>
              </a:graphicData>
            </a:graphic>
          </wp:inline>
        </w:drawing>
      </w:r>
    </w:p>
    <w:p w14:paraId="3C238388" w14:textId="074A31A1" w:rsidR="007D31F3" w:rsidRDefault="007D31F3" w:rsidP="007D31F3">
      <w:r>
        <w:t xml:space="preserve">Most machines that support a height sensor can normally use two modes. The options below </w:t>
      </w:r>
      <w:r w:rsidR="004D1B94">
        <w:t>are</w:t>
      </w:r>
      <w:r>
        <w:t xml:space="preserve"> what you will get if this checkbox is not </w:t>
      </w:r>
      <w:r w:rsidR="004D1B94">
        <w:t>activated.</w:t>
      </w:r>
    </w:p>
    <w:p w14:paraId="321958EF" w14:textId="43B6C4F0" w:rsidR="007D31F3" w:rsidRDefault="007D31F3" w:rsidP="004D1B94">
      <w:pPr>
        <w:pStyle w:val="Bild"/>
      </w:pPr>
      <w:r w:rsidRPr="007D31F3">
        <w:rPr>
          <w:noProof/>
        </w:rPr>
        <w:drawing>
          <wp:inline distT="0" distB="0" distL="0" distR="0" wp14:anchorId="55ADFA63" wp14:editId="4F7CA099">
            <wp:extent cx="3219899" cy="552527"/>
            <wp:effectExtent l="0" t="0" r="0" b="0"/>
            <wp:docPr id="185964589" name="Bildobjekt 1" descr="En bild som visar text, skärmbild, Teckensnitt, Electric blu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4589" name="Bildobjekt 1" descr="En bild som visar text, skärmbild, Teckensnitt, Electric blue&#10;&#10;AI-genererat innehåll kan vara felaktigt."/>
                    <pic:cNvPicPr/>
                  </pic:nvPicPr>
                  <pic:blipFill>
                    <a:blip r:embed="rId1304"/>
                    <a:stretch>
                      <a:fillRect/>
                    </a:stretch>
                  </pic:blipFill>
                  <pic:spPr>
                    <a:xfrm>
                      <a:off x="0" y="0"/>
                      <a:ext cx="3219899" cy="552527"/>
                    </a:xfrm>
                    <a:prstGeom prst="rect">
                      <a:avLst/>
                    </a:prstGeom>
                  </pic:spPr>
                </pic:pic>
              </a:graphicData>
            </a:graphic>
          </wp:inline>
        </w:drawing>
      </w:r>
    </w:p>
    <w:p w14:paraId="1ECD7FFF" w14:textId="05086FE3" w:rsidR="007D31F3" w:rsidRDefault="004D1B94" w:rsidP="007D31F3">
      <w:r>
        <w:t>If the checkbox is activated, then you will have six sensoring options in the strategy.</w:t>
      </w:r>
    </w:p>
    <w:p w14:paraId="64775AC9" w14:textId="545B39F8" w:rsidR="004D1B94" w:rsidRDefault="004D1B94" w:rsidP="004D1B94">
      <w:pPr>
        <w:pStyle w:val="Bild"/>
      </w:pPr>
      <w:r w:rsidRPr="004D1B94">
        <w:rPr>
          <w:noProof/>
        </w:rPr>
        <w:drawing>
          <wp:inline distT="0" distB="0" distL="0" distR="0" wp14:anchorId="4ACBC11A" wp14:editId="6FFB187E">
            <wp:extent cx="3324689" cy="1219370"/>
            <wp:effectExtent l="0" t="0" r="9525" b="0"/>
            <wp:docPr id="573113207" name="Bildobjekt 1" descr="En bild som visar text, Teckensnitt, nummer,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13207" name="Bildobjekt 1" descr="En bild som visar text, Teckensnitt, nummer, linje&#10;&#10;AI-genererat innehåll kan vara felaktigt."/>
                    <pic:cNvPicPr/>
                  </pic:nvPicPr>
                  <pic:blipFill>
                    <a:blip r:embed="rId1305"/>
                    <a:stretch>
                      <a:fillRect/>
                    </a:stretch>
                  </pic:blipFill>
                  <pic:spPr>
                    <a:xfrm>
                      <a:off x="0" y="0"/>
                      <a:ext cx="3324689" cy="1219370"/>
                    </a:xfrm>
                    <a:prstGeom prst="rect">
                      <a:avLst/>
                    </a:prstGeom>
                  </pic:spPr>
                </pic:pic>
              </a:graphicData>
            </a:graphic>
          </wp:inline>
        </w:drawing>
      </w:r>
    </w:p>
    <w:p w14:paraId="1A9DDA62" w14:textId="4E9870D0" w:rsidR="004D1B94" w:rsidRDefault="004D1B94" w:rsidP="007D31F3">
      <w:r>
        <w:t xml:space="preserve">To be able to use Extended sensoring modes then the sensor </w:t>
      </w:r>
      <w:r w:rsidR="00D00FE5">
        <w:t xml:space="preserve">must </w:t>
      </w:r>
      <w:r>
        <w:t>have the possibility to go down to correct position and set the Z-axis to zero. The Z-axis zero is always on the top of the material when using a height sensor.</w:t>
      </w:r>
    </w:p>
    <w:p w14:paraId="50F03125" w14:textId="77777777" w:rsidR="00572A35" w:rsidRPr="00D90E4F" w:rsidRDefault="00995B56" w:rsidP="002D3E07">
      <w:pPr>
        <w:pStyle w:val="Rubrik5"/>
      </w:pPr>
      <w:r w:rsidRPr="00D90E4F">
        <w:t>Min Z-axis movement</w:t>
      </w:r>
    </w:p>
    <w:p w14:paraId="299A2A44" w14:textId="77777777" w:rsidR="00434234" w:rsidRPr="00D90E4F" w:rsidRDefault="009378B9" w:rsidP="00434234">
      <w:pPr>
        <w:keepNext/>
      </w:pPr>
      <w:r w:rsidRPr="00D90E4F">
        <w:rPr>
          <w:noProof/>
        </w:rPr>
        <w:drawing>
          <wp:inline distT="0" distB="0" distL="0" distR="0" wp14:anchorId="69DEA0D3" wp14:editId="1CCCA8D4">
            <wp:extent cx="2611755" cy="1668145"/>
            <wp:effectExtent l="19050" t="0" r="0" b="0"/>
            <wp:docPr id="19009" name="Bild 19009" descr="Image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09" descr="Image163"/>
                    <pic:cNvPicPr>
                      <a:picLocks noChangeAspect="1" noChangeArrowheads="1"/>
                    </pic:cNvPicPr>
                  </pic:nvPicPr>
                  <pic:blipFill>
                    <a:blip r:embed="rId1306" cstate="print"/>
                    <a:srcRect/>
                    <a:stretch>
                      <a:fillRect/>
                    </a:stretch>
                  </pic:blipFill>
                  <pic:spPr bwMode="auto">
                    <a:xfrm>
                      <a:off x="0" y="0"/>
                      <a:ext cx="2611755" cy="1668145"/>
                    </a:xfrm>
                    <a:prstGeom prst="rect">
                      <a:avLst/>
                    </a:prstGeom>
                    <a:noFill/>
                    <a:ln w="9525">
                      <a:noFill/>
                      <a:miter lim="800000"/>
                      <a:headEnd/>
                      <a:tailEnd/>
                    </a:ln>
                  </pic:spPr>
                </pic:pic>
              </a:graphicData>
            </a:graphic>
          </wp:inline>
        </w:drawing>
      </w:r>
    </w:p>
    <w:p w14:paraId="2B4EED1B" w14:textId="77777777" w:rsidR="00180F54" w:rsidRPr="00D90E4F" w:rsidRDefault="00434234" w:rsidP="00180F54">
      <w:r w:rsidRPr="00D90E4F">
        <w:t>Set this value to th</w:t>
      </w:r>
      <w:r w:rsidR="00312135" w:rsidRPr="00D90E4F">
        <w:t>e</w:t>
      </w:r>
      <w:r w:rsidRPr="00D90E4F">
        <w:t xml:space="preserve"> distance the Z-axis must move up before the sensor start</w:t>
      </w:r>
      <w:r w:rsidR="00312135" w:rsidRPr="00D90E4F">
        <w:t>s</w:t>
      </w:r>
      <w:r w:rsidRPr="00D90E4F">
        <w:t xml:space="preserve"> to lift up from the material.</w:t>
      </w:r>
    </w:p>
    <w:p w14:paraId="0DEAF150" w14:textId="77777777" w:rsidR="00434234" w:rsidRPr="00D90E4F" w:rsidRDefault="00434234" w:rsidP="00180F54">
      <w:r w:rsidRPr="00D90E4F">
        <w:t>Depending o</w:t>
      </w:r>
      <w:r w:rsidR="00312135" w:rsidRPr="00D90E4F">
        <w:t>n</w:t>
      </w:r>
      <w:r w:rsidRPr="00D90E4F">
        <w:t xml:space="preserve"> the postprocessor this value is also used when the Z-axis is moved down.</w:t>
      </w:r>
    </w:p>
    <w:p w14:paraId="09384F00" w14:textId="77777777" w:rsidR="00180F54" w:rsidRDefault="00180F54" w:rsidP="00F73D6E">
      <w:pPr>
        <w:pStyle w:val="Rubrik3"/>
        <w:rPr>
          <w:noProof/>
        </w:rPr>
      </w:pPr>
      <w:bookmarkStart w:id="1327" w:name="_Toc129003019"/>
      <w:r w:rsidRPr="00D90E4F">
        <w:rPr>
          <w:noProof/>
        </w:rPr>
        <w:lastRenderedPageBreak/>
        <w:t>Measuring in advance</w:t>
      </w:r>
      <w:bookmarkEnd w:id="1327"/>
    </w:p>
    <w:p w14:paraId="6E1F8A7C" w14:textId="43D5673D" w:rsidR="00D71700" w:rsidRPr="00D71700" w:rsidRDefault="00D71700" w:rsidP="00D71700">
      <w:pPr>
        <w:pStyle w:val="Bild"/>
      </w:pPr>
      <w:r>
        <w:rPr>
          <w:noProof/>
        </w:rPr>
        <w:drawing>
          <wp:inline distT="0" distB="0" distL="0" distR="0" wp14:anchorId="6CE65571" wp14:editId="26B77B16">
            <wp:extent cx="3781425" cy="1714500"/>
            <wp:effectExtent l="0" t="0" r="9525" b="0"/>
            <wp:docPr id="466506882"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06882" name="Bildobjekt 1" descr="En bild som visar text, skärmbild, Teckensnitt, nummer&#10;&#10;AI-genererat innehåll kan vara felaktigt."/>
                    <pic:cNvPicPr/>
                  </pic:nvPicPr>
                  <pic:blipFill>
                    <a:blip r:embed="rId1307"/>
                    <a:stretch>
                      <a:fillRect/>
                    </a:stretch>
                  </pic:blipFill>
                  <pic:spPr>
                    <a:xfrm>
                      <a:off x="0" y="0"/>
                      <a:ext cx="3781425" cy="1714500"/>
                    </a:xfrm>
                    <a:prstGeom prst="rect">
                      <a:avLst/>
                    </a:prstGeom>
                  </pic:spPr>
                </pic:pic>
              </a:graphicData>
            </a:graphic>
          </wp:inline>
        </w:drawing>
      </w:r>
    </w:p>
    <w:p w14:paraId="05FD2824" w14:textId="68E0AB73" w:rsidR="00D00FE5" w:rsidRPr="00D00FE5" w:rsidRDefault="0007262C" w:rsidP="0007262C">
      <w:pPr>
        <w:pStyle w:val="Rubrik5"/>
      </w:pPr>
      <w:r>
        <w:t>Machine r</w:t>
      </w:r>
      <w:r w:rsidR="00D00FE5" w:rsidRPr="00D00FE5">
        <w:t>equirement</w:t>
      </w:r>
      <w:r>
        <w:t xml:space="preserve"> for measuring in advance</w:t>
      </w:r>
    </w:p>
    <w:p w14:paraId="45BCC13F" w14:textId="331C2D55" w:rsidR="00880791" w:rsidRDefault="00F73D6E" w:rsidP="00180F54">
      <w:r w:rsidRPr="00D90E4F">
        <w:t>This feature is developed for machines that can</w:t>
      </w:r>
      <w:r w:rsidR="00312135" w:rsidRPr="00D90E4F">
        <w:t>not</w:t>
      </w:r>
      <w:r w:rsidRPr="00D90E4F">
        <w:t xml:space="preserve"> </w:t>
      </w:r>
      <w:r w:rsidR="00880791">
        <w:t>measure the height</w:t>
      </w:r>
      <w:r w:rsidR="00D00FE5">
        <w:t xml:space="preserve"> during the cutting.</w:t>
      </w:r>
      <w:r w:rsidR="00880791">
        <w:t xml:space="preserve"> </w:t>
      </w:r>
    </w:p>
    <w:p w14:paraId="1435232C" w14:textId="5618605E" w:rsidR="00880791" w:rsidRDefault="00880791" w:rsidP="00880791">
      <w:pPr>
        <w:pStyle w:val="Liststycke"/>
        <w:numPr>
          <w:ilvl w:val="0"/>
          <w:numId w:val="50"/>
        </w:numPr>
      </w:pPr>
      <w:r>
        <w:t xml:space="preserve">The machine must be equipped with a measuring tool that can make the measuring before the cutting starts. It can be a type of "Renishaw probe" or laser measurement equipment. </w:t>
      </w:r>
    </w:p>
    <w:p w14:paraId="5C84F6DA" w14:textId="3C11F615" w:rsidR="00D00FE5" w:rsidRDefault="00880791" w:rsidP="00880791">
      <w:pPr>
        <w:pStyle w:val="Liststycke"/>
        <w:numPr>
          <w:ilvl w:val="0"/>
          <w:numId w:val="50"/>
        </w:numPr>
      </w:pPr>
      <w:r>
        <w:t xml:space="preserve">IGEMS will move the measuring tool to different positions and </w:t>
      </w:r>
      <w:r w:rsidR="00D71700">
        <w:t>order a measuring. T</w:t>
      </w:r>
      <w:r>
        <w:t>he CNC must be able to store the values in variables in the controller. For example: R1, R2, R3, R4 and so on.</w:t>
      </w:r>
    </w:p>
    <w:p w14:paraId="4961DDDE" w14:textId="49490089" w:rsidR="00880791" w:rsidRDefault="00880791" w:rsidP="00880791">
      <w:pPr>
        <w:pStyle w:val="Liststycke"/>
        <w:numPr>
          <w:ilvl w:val="0"/>
          <w:numId w:val="50"/>
        </w:numPr>
      </w:pPr>
      <w:r>
        <w:t>The CNC must also have the possibility to make calculations in the CNC file like following example:</w:t>
      </w:r>
      <w:r>
        <w:br/>
      </w:r>
      <w:r w:rsidRPr="00FB59A0">
        <w:rPr>
          <w:rFonts w:ascii="Cascadia Mono Light" w:hAnsi="Cascadia Mono Light" w:cs="Cascadia Mono Light"/>
        </w:rPr>
        <w:t>G1 X12.77 Y118.87 Z=(R12*0.721 + R18*0.12 + R19*0.159) F233</w:t>
      </w:r>
    </w:p>
    <w:p w14:paraId="127820C1" w14:textId="3B58E16B" w:rsidR="00F73D6E" w:rsidRDefault="0007262C" w:rsidP="0007262C">
      <w:pPr>
        <w:pStyle w:val="Rubrik5"/>
      </w:pPr>
      <w:r>
        <w:rPr>
          <w:noProof/>
        </w:rPr>
        <w:t>Max number of measuring points</w:t>
      </w:r>
    </w:p>
    <w:p w14:paraId="36E9DCB7" w14:textId="4B11A779" w:rsidR="00D71700" w:rsidRDefault="0007262C" w:rsidP="0007262C">
      <w:pPr>
        <w:pStyle w:val="Bild"/>
      </w:pPr>
      <w:r>
        <w:rPr>
          <w:noProof/>
        </w:rPr>
        <w:drawing>
          <wp:inline distT="0" distB="0" distL="0" distR="0" wp14:anchorId="7F52A931" wp14:editId="2131ADA5">
            <wp:extent cx="3743325" cy="295275"/>
            <wp:effectExtent l="0" t="0" r="9525" b="9525"/>
            <wp:docPr id="168989922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99222" name=""/>
                    <pic:cNvPicPr/>
                  </pic:nvPicPr>
                  <pic:blipFill>
                    <a:blip r:embed="rId1308"/>
                    <a:stretch>
                      <a:fillRect/>
                    </a:stretch>
                  </pic:blipFill>
                  <pic:spPr>
                    <a:xfrm>
                      <a:off x="0" y="0"/>
                      <a:ext cx="3743325" cy="295275"/>
                    </a:xfrm>
                    <a:prstGeom prst="rect">
                      <a:avLst/>
                    </a:prstGeom>
                  </pic:spPr>
                </pic:pic>
              </a:graphicData>
            </a:graphic>
          </wp:inline>
        </w:drawing>
      </w:r>
    </w:p>
    <w:p w14:paraId="4FDA0F48" w14:textId="457CD19D" w:rsidR="0007262C" w:rsidRDefault="0007262C" w:rsidP="0007262C">
      <w:r>
        <w:t>Some CNC controllers may have limitations on how many variables that can be used. Set this value to a lower value than the maximum numbers.</w:t>
      </w:r>
    </w:p>
    <w:p w14:paraId="24E09FC2" w14:textId="208DA5ED" w:rsidR="00775A81" w:rsidRDefault="00775A81" w:rsidP="00775A81">
      <w:pPr>
        <w:pStyle w:val="Rubrik5"/>
      </w:pPr>
      <w:r>
        <w:t>Offsets</w:t>
      </w:r>
    </w:p>
    <w:p w14:paraId="1B124B92" w14:textId="3A8B6124" w:rsidR="005C4397" w:rsidRDefault="005C4397" w:rsidP="005C4397">
      <w:pPr>
        <w:pStyle w:val="Bild"/>
      </w:pPr>
      <w:r w:rsidRPr="005C4397">
        <w:rPr>
          <w:noProof/>
        </w:rPr>
        <w:drawing>
          <wp:inline distT="0" distB="0" distL="0" distR="0" wp14:anchorId="101A849D" wp14:editId="6AE52A67">
            <wp:extent cx="3686689" cy="495369"/>
            <wp:effectExtent l="0" t="0" r="9525" b="0"/>
            <wp:docPr id="1323121615" name="Bildobjekt 1" descr="En bild som visar text, skärmbild, Teckensnitt,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21615" name="Bildobjekt 1" descr="En bild som visar text, skärmbild, Teckensnitt, linje&#10;&#10;AI-genererat innehåll kan vara felaktigt."/>
                    <pic:cNvPicPr/>
                  </pic:nvPicPr>
                  <pic:blipFill>
                    <a:blip r:embed="rId1309"/>
                    <a:stretch>
                      <a:fillRect/>
                    </a:stretch>
                  </pic:blipFill>
                  <pic:spPr>
                    <a:xfrm>
                      <a:off x="0" y="0"/>
                      <a:ext cx="3686689" cy="495369"/>
                    </a:xfrm>
                    <a:prstGeom prst="rect">
                      <a:avLst/>
                    </a:prstGeom>
                  </pic:spPr>
                </pic:pic>
              </a:graphicData>
            </a:graphic>
          </wp:inline>
        </w:drawing>
      </w:r>
    </w:p>
    <w:p w14:paraId="69931451" w14:textId="09388469" w:rsidR="005C4397" w:rsidRDefault="005C4397" w:rsidP="005C4397">
      <w:r>
        <w:t>The measuring tool is probably located at an offset from the jet position.</w:t>
      </w:r>
    </w:p>
    <w:p w14:paraId="08D1F517" w14:textId="4DD34308" w:rsidR="005C4397" w:rsidRDefault="005C4397" w:rsidP="005C4397">
      <w:pPr>
        <w:pStyle w:val="Bild"/>
      </w:pPr>
      <w:r w:rsidRPr="00D90E4F">
        <w:rPr>
          <w:noProof/>
        </w:rPr>
        <w:drawing>
          <wp:inline distT="0" distB="0" distL="0" distR="0" wp14:anchorId="3CBF7222" wp14:editId="178A4F3B">
            <wp:extent cx="1287780" cy="1316990"/>
            <wp:effectExtent l="19050" t="0" r="7620" b="0"/>
            <wp:docPr id="1626631028" name="Bild 19002" descr="Image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02" descr="Image168"/>
                    <pic:cNvPicPr>
                      <a:picLocks noChangeAspect="1" noChangeArrowheads="1"/>
                    </pic:cNvPicPr>
                  </pic:nvPicPr>
                  <pic:blipFill>
                    <a:blip r:embed="rId1310" cstate="print"/>
                    <a:srcRect/>
                    <a:stretch>
                      <a:fillRect/>
                    </a:stretch>
                  </pic:blipFill>
                  <pic:spPr bwMode="auto">
                    <a:xfrm>
                      <a:off x="0" y="0"/>
                      <a:ext cx="1287780" cy="1316990"/>
                    </a:xfrm>
                    <a:prstGeom prst="rect">
                      <a:avLst/>
                    </a:prstGeom>
                    <a:noFill/>
                    <a:ln w="9525">
                      <a:noFill/>
                      <a:miter lim="800000"/>
                      <a:headEnd/>
                      <a:tailEnd/>
                    </a:ln>
                  </pic:spPr>
                </pic:pic>
              </a:graphicData>
            </a:graphic>
          </wp:inline>
        </w:drawing>
      </w:r>
    </w:p>
    <w:p w14:paraId="7A85EC7F" w14:textId="668A67DD" w:rsidR="005C4397" w:rsidRPr="005C4397" w:rsidRDefault="005C4397" w:rsidP="005C4397">
      <w:r>
        <w:t>Enter the X and Y distances from the jet to center of the measuring tool. The values should be entered as you see the machine at the IGEMS screen.</w:t>
      </w:r>
    </w:p>
    <w:p w14:paraId="46AAAED4" w14:textId="4A70605F" w:rsidR="0007262C" w:rsidRDefault="005C4397" w:rsidP="005C4397">
      <w:pPr>
        <w:pStyle w:val="Bild"/>
      </w:pPr>
      <w:r w:rsidRPr="005C4397">
        <w:rPr>
          <w:noProof/>
        </w:rPr>
        <w:drawing>
          <wp:inline distT="0" distB="0" distL="0" distR="0" wp14:anchorId="3475CF6B" wp14:editId="26A305D4">
            <wp:extent cx="3714750" cy="390525"/>
            <wp:effectExtent l="0" t="0" r="0" b="9525"/>
            <wp:docPr id="53958402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84028" name=""/>
                    <pic:cNvPicPr/>
                  </pic:nvPicPr>
                  <pic:blipFill>
                    <a:blip r:embed="rId1311"/>
                    <a:stretch>
                      <a:fillRect/>
                    </a:stretch>
                  </pic:blipFill>
                  <pic:spPr>
                    <a:xfrm>
                      <a:off x="0" y="0"/>
                      <a:ext cx="3714750" cy="390525"/>
                    </a:xfrm>
                    <a:prstGeom prst="rect">
                      <a:avLst/>
                    </a:prstGeom>
                  </pic:spPr>
                </pic:pic>
              </a:graphicData>
            </a:graphic>
          </wp:inline>
        </w:drawing>
      </w:r>
      <w:r>
        <w:rPr>
          <w:noProof/>
        </w:rPr>
        <w:t xml:space="preserve"> </w:t>
      </w:r>
    </w:p>
    <w:p w14:paraId="37FAAAF8" w14:textId="08309DE1" w:rsidR="005C4397" w:rsidRDefault="005C4397" w:rsidP="0007262C">
      <w:r>
        <w:t>If the offset is handled by the controller, then the CNC will add the XY offset. Example:</w:t>
      </w:r>
    </w:p>
    <w:p w14:paraId="4F813DBB" w14:textId="7E47E9D6" w:rsidR="005C4397" w:rsidRPr="00FB59A0" w:rsidRDefault="005C4397" w:rsidP="0007262C">
      <w:pPr>
        <w:rPr>
          <w:rFonts w:ascii="Cascadia Code Light" w:hAnsi="Cascadia Code Light" w:cs="Cascadia Code Light"/>
        </w:rPr>
      </w:pPr>
      <w:r w:rsidRPr="00FB59A0">
        <w:rPr>
          <w:rFonts w:ascii="Cascadia Code Light" w:hAnsi="Cascadia Code Light" w:cs="Cascadia Code Light"/>
        </w:rPr>
        <w:t xml:space="preserve">G0 X500 Y200 </w:t>
      </w:r>
      <w:r w:rsidR="00FB59A0" w:rsidRPr="00FB59A0">
        <w:rPr>
          <w:rFonts w:ascii="Cascadia Code Light" w:hAnsi="Cascadia Code Light" w:cs="Cascadia Code Light"/>
        </w:rPr>
        <w:t>MEASURE (R1)</w:t>
      </w:r>
    </w:p>
    <w:p w14:paraId="387B2567" w14:textId="493D6FC9" w:rsidR="0007262C" w:rsidRDefault="005C4397" w:rsidP="0007262C">
      <w:r>
        <w:t>If the offset is handled by the CNC file then the offset will be added to the X and Y value in the CNC file.</w:t>
      </w:r>
    </w:p>
    <w:p w14:paraId="25D21317" w14:textId="38E5CD94" w:rsidR="005C4397" w:rsidRPr="00FB59A0" w:rsidRDefault="005C4397" w:rsidP="0007262C">
      <w:pPr>
        <w:rPr>
          <w:rFonts w:ascii="Cascadia Mono Light" w:hAnsi="Cascadia Mono Light" w:cs="Cascadia Mono Light"/>
        </w:rPr>
      </w:pPr>
      <w:r w:rsidRPr="00FB59A0">
        <w:rPr>
          <w:rFonts w:ascii="Cascadia Mono Light" w:hAnsi="Cascadia Mono Light" w:cs="Cascadia Mono Light"/>
        </w:rPr>
        <w:t>G0 X</w:t>
      </w:r>
      <w:r w:rsidR="00FB59A0" w:rsidRPr="00FB59A0">
        <w:rPr>
          <w:rFonts w:ascii="Cascadia Mono Light" w:hAnsi="Cascadia Mono Light" w:cs="Cascadia Mono Light"/>
        </w:rPr>
        <w:t>300 Y180 MEASURE.(R1)</w:t>
      </w:r>
    </w:p>
    <w:p w14:paraId="6EDF454B" w14:textId="1F1BAC17" w:rsidR="000D791C" w:rsidRDefault="000D791C" w:rsidP="000D791C">
      <w:pPr>
        <w:pStyle w:val="Rubrik5"/>
      </w:pPr>
      <w:r>
        <w:t>Start distance</w:t>
      </w:r>
    </w:p>
    <w:p w14:paraId="02B718FF" w14:textId="07DEEAA9" w:rsidR="000D791C" w:rsidRDefault="000D791C" w:rsidP="00FB59A0">
      <w:pPr>
        <w:pStyle w:val="Bild"/>
      </w:pPr>
      <w:r w:rsidRPr="000D791C">
        <w:rPr>
          <w:noProof/>
        </w:rPr>
        <w:drawing>
          <wp:inline distT="0" distB="0" distL="0" distR="0" wp14:anchorId="0DDCFA90" wp14:editId="71851D62">
            <wp:extent cx="3639058" cy="285790"/>
            <wp:effectExtent l="0" t="0" r="0" b="0"/>
            <wp:docPr id="200473781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37818" name=""/>
                    <pic:cNvPicPr/>
                  </pic:nvPicPr>
                  <pic:blipFill>
                    <a:blip r:embed="rId1312"/>
                    <a:stretch>
                      <a:fillRect/>
                    </a:stretch>
                  </pic:blipFill>
                  <pic:spPr>
                    <a:xfrm>
                      <a:off x="0" y="0"/>
                      <a:ext cx="3639058" cy="285790"/>
                    </a:xfrm>
                    <a:prstGeom prst="rect">
                      <a:avLst/>
                    </a:prstGeom>
                  </pic:spPr>
                </pic:pic>
              </a:graphicData>
            </a:graphic>
          </wp:inline>
        </w:drawing>
      </w:r>
    </w:p>
    <w:p w14:paraId="7EE78679" w14:textId="5DA45468" w:rsidR="000D791C" w:rsidRDefault="00934402" w:rsidP="00716293">
      <w:r>
        <w:rPr>
          <w:noProof/>
        </w:rPr>
        <w:lastRenderedPageBreak/>
        <w:drawing>
          <wp:inline distT="0" distB="0" distL="0" distR="0" wp14:anchorId="04470C33" wp14:editId="43752211">
            <wp:extent cx="2095500" cy="1234776"/>
            <wp:effectExtent l="0" t="0" r="0" b="3810"/>
            <wp:docPr id="1907021430" name="Bildobjekt 1" descr="En bild som visar text, skärmbild, linje,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21430" name="Bildobjekt 1" descr="En bild som visar text, skärmbild, linje, diagram&#10;&#10;Automatiskt genererad beskrivning"/>
                    <pic:cNvPicPr/>
                  </pic:nvPicPr>
                  <pic:blipFill>
                    <a:blip r:embed="rId1313"/>
                    <a:stretch>
                      <a:fillRect/>
                    </a:stretch>
                  </pic:blipFill>
                  <pic:spPr>
                    <a:xfrm>
                      <a:off x="0" y="0"/>
                      <a:ext cx="2119004" cy="1248626"/>
                    </a:xfrm>
                    <a:prstGeom prst="rect">
                      <a:avLst/>
                    </a:prstGeom>
                  </pic:spPr>
                </pic:pic>
              </a:graphicData>
            </a:graphic>
          </wp:inline>
        </w:drawing>
      </w:r>
    </w:p>
    <w:p w14:paraId="17F63C1C" w14:textId="5C8AB0F3" w:rsidR="00934402" w:rsidRDefault="00934402" w:rsidP="00716293">
      <w:r>
        <w:t xml:space="preserve">If you want to cut the open geometry from A to B. You probably </w:t>
      </w:r>
      <w:r w:rsidR="00FB59A0">
        <w:t>do not</w:t>
      </w:r>
      <w:r>
        <w:t xml:space="preserve"> want to add a measuring point to close to the edge of the part. </w:t>
      </w:r>
      <w:r w:rsidR="00193B85">
        <w:t>When using Piercing type "Air start" then no measuring point will be generated closer to the edge than this value.</w:t>
      </w:r>
    </w:p>
    <w:p w14:paraId="39738414" w14:textId="77777777" w:rsidR="00FB59A0" w:rsidRPr="00D90E4F" w:rsidRDefault="00FB59A0" w:rsidP="00FB59A0">
      <w:pPr>
        <w:pStyle w:val="LISPSAMPLE"/>
      </w:pPr>
    </w:p>
    <w:p w14:paraId="29D7DD97" w14:textId="77777777" w:rsidR="004B3083" w:rsidRPr="00D90E4F" w:rsidRDefault="00A76304" w:rsidP="00A76304">
      <w:pPr>
        <w:pStyle w:val="Rubrik2"/>
      </w:pPr>
      <w:bookmarkStart w:id="1328" w:name="_Toc335637019"/>
      <w:bookmarkStart w:id="1329" w:name="_Toc129003021"/>
      <w:bookmarkStart w:id="1330" w:name="Cam2d2MachineMarkingTools"/>
      <w:bookmarkStart w:id="1331" w:name="_Toc229474959"/>
      <w:r w:rsidRPr="00D90E4F">
        <w:t>Marking tools</w:t>
      </w:r>
      <w:bookmarkEnd w:id="1328"/>
      <w:bookmarkEnd w:id="1329"/>
      <w:bookmarkEnd w:id="1331"/>
    </w:p>
    <w:bookmarkEnd w:id="1330"/>
    <w:p w14:paraId="4809F96B" w14:textId="3423335C" w:rsidR="00A56E91" w:rsidRDefault="00BD020E" w:rsidP="005F782F">
      <w:pPr>
        <w:pStyle w:val="Bild"/>
        <w:rPr>
          <w:noProof/>
        </w:rPr>
      </w:pPr>
      <w:r w:rsidRPr="00D90E4F">
        <w:t>Marking is useful for identifications, bending lines, welding position and much more</w:t>
      </w:r>
      <w:r>
        <w:t xml:space="preserve">. </w:t>
      </w:r>
      <w:r w:rsidR="00A56E91">
        <w:rPr>
          <w:noProof/>
        </w:rPr>
        <w:t xml:space="preserve">The waterjet can always be used as a marking tool, then the waterpressure is much lower and </w:t>
      </w:r>
      <w:r>
        <w:rPr>
          <w:noProof/>
        </w:rPr>
        <w:t>it can be without or with less abrasive</w:t>
      </w:r>
      <w:r w:rsidR="0005452B">
        <w:rPr>
          <w:noProof/>
        </w:rPr>
        <w:t>.</w:t>
      </w:r>
      <w:r>
        <w:rPr>
          <w:noProof/>
        </w:rPr>
        <w:t xml:space="preserve"> </w:t>
      </w:r>
      <w:r w:rsidR="0005452B">
        <w:rPr>
          <w:noProof/>
        </w:rPr>
        <w:t>This tab is if you have additional tools.</w:t>
      </w:r>
      <w:r>
        <w:rPr>
          <w:noProof/>
        </w:rPr>
        <w:t xml:space="preserve"> </w:t>
      </w:r>
    </w:p>
    <w:p w14:paraId="595CBEE6" w14:textId="5C551B6D" w:rsidR="00A76304" w:rsidRPr="00D90E4F" w:rsidRDefault="005F782F" w:rsidP="005F782F">
      <w:pPr>
        <w:pStyle w:val="Bild"/>
      </w:pPr>
      <w:r>
        <w:rPr>
          <w:noProof/>
        </w:rPr>
        <w:drawing>
          <wp:inline distT="0" distB="0" distL="0" distR="0" wp14:anchorId="247E5424" wp14:editId="7C06301F">
            <wp:extent cx="4238625" cy="5772150"/>
            <wp:effectExtent l="0" t="0" r="9525" b="0"/>
            <wp:docPr id="1253526584" name="Bildobjekt 1" descr="En bild som visar text, elektronik, skärmbild, skär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26584" name="Bildobjekt 1" descr="En bild som visar text, elektronik, skärmbild, skärm&#10;&#10;AI-genererat innehåll kan vara felaktigt."/>
                    <pic:cNvPicPr/>
                  </pic:nvPicPr>
                  <pic:blipFill>
                    <a:blip r:embed="rId1314"/>
                    <a:stretch>
                      <a:fillRect/>
                    </a:stretch>
                  </pic:blipFill>
                  <pic:spPr>
                    <a:xfrm>
                      <a:off x="0" y="0"/>
                      <a:ext cx="4238625" cy="5772150"/>
                    </a:xfrm>
                    <a:prstGeom prst="rect">
                      <a:avLst/>
                    </a:prstGeom>
                  </pic:spPr>
                </pic:pic>
              </a:graphicData>
            </a:graphic>
          </wp:inline>
        </w:drawing>
      </w:r>
      <w:r w:rsidRPr="00D90E4F">
        <w:rPr>
          <w:noProof/>
        </w:rPr>
        <w:t xml:space="preserve"> </w:t>
      </w:r>
    </w:p>
    <w:p w14:paraId="39BC1971" w14:textId="02750C18" w:rsidR="00564D7B" w:rsidRDefault="00564D7B" w:rsidP="00564D7B">
      <w:pPr>
        <w:pStyle w:val="Rubrik3"/>
      </w:pPr>
      <w:r>
        <w:t>Special marking tools</w:t>
      </w:r>
    </w:p>
    <w:p w14:paraId="196E1B52" w14:textId="28FDE98C" w:rsidR="00564D7B" w:rsidRDefault="00564D7B" w:rsidP="00564D7B">
      <w:pPr>
        <w:pStyle w:val="Rubrik5"/>
      </w:pPr>
      <w:r>
        <w:t>Requirements</w:t>
      </w:r>
    </w:p>
    <w:p w14:paraId="0881D888" w14:textId="2879A7D2" w:rsidR="00564D7B" w:rsidRDefault="00564D7B" w:rsidP="00564D7B">
      <w:r>
        <w:t>The marking tool can be a powder marker, an engraving tool or similar.</w:t>
      </w:r>
      <w:r w:rsidR="00A56E91">
        <w:t xml:space="preserve"> When th</w:t>
      </w:r>
      <w:r w:rsidR="00BD020E">
        <w:t>is</w:t>
      </w:r>
      <w:r w:rsidR="00A56E91">
        <w:t xml:space="preserve"> tool is used it must be moved down from a parking position to a </w:t>
      </w:r>
      <w:r w:rsidR="00224A06">
        <w:t xml:space="preserve">marking </w:t>
      </w:r>
      <w:r w:rsidR="00A56E91">
        <w:t>position that is below the jet</w:t>
      </w:r>
      <w:r w:rsidR="0005452B">
        <w:t xml:space="preserve"> before it can be used</w:t>
      </w:r>
      <w:r w:rsidR="00224A06">
        <w:t>.</w:t>
      </w:r>
    </w:p>
    <w:p w14:paraId="1782D8E8" w14:textId="0FE2E9D0" w:rsidR="00564D7B" w:rsidRDefault="00564D7B" w:rsidP="00A56E91">
      <w:pPr>
        <w:pStyle w:val="Bild"/>
      </w:pPr>
      <w:r w:rsidRPr="00564D7B">
        <w:rPr>
          <w:noProof/>
        </w:rPr>
        <w:lastRenderedPageBreak/>
        <w:drawing>
          <wp:inline distT="0" distB="0" distL="0" distR="0" wp14:anchorId="0F308730" wp14:editId="53BEFFDF">
            <wp:extent cx="3781953" cy="314369"/>
            <wp:effectExtent l="0" t="0" r="0" b="9525"/>
            <wp:docPr id="196619825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98258" name=""/>
                    <pic:cNvPicPr/>
                  </pic:nvPicPr>
                  <pic:blipFill>
                    <a:blip r:embed="rId1315"/>
                    <a:stretch>
                      <a:fillRect/>
                    </a:stretch>
                  </pic:blipFill>
                  <pic:spPr>
                    <a:xfrm>
                      <a:off x="0" y="0"/>
                      <a:ext cx="3781953" cy="314369"/>
                    </a:xfrm>
                    <a:prstGeom prst="rect">
                      <a:avLst/>
                    </a:prstGeom>
                  </pic:spPr>
                </pic:pic>
              </a:graphicData>
            </a:graphic>
          </wp:inline>
        </w:drawing>
      </w:r>
    </w:p>
    <w:p w14:paraId="43DECB66" w14:textId="6173BDF9" w:rsidR="00564D7B" w:rsidRDefault="00564D7B" w:rsidP="00564D7B">
      <w:r>
        <w:t>Activate this checkbox if the machine is equipped with a special marking tool.</w:t>
      </w:r>
    </w:p>
    <w:p w14:paraId="7BEADB6B" w14:textId="640BCFBE" w:rsidR="00564D7B" w:rsidRDefault="00564D7B" w:rsidP="00564D7B">
      <w:pPr>
        <w:pStyle w:val="Rubrik5"/>
      </w:pPr>
      <w:r>
        <w:t>Offsets</w:t>
      </w:r>
    </w:p>
    <w:p w14:paraId="3E6525CC" w14:textId="15B76C29" w:rsidR="00564D7B" w:rsidRDefault="00564D7B" w:rsidP="00A56E91">
      <w:pPr>
        <w:pStyle w:val="Bild"/>
      </w:pPr>
      <w:r w:rsidRPr="00564D7B">
        <w:rPr>
          <w:noProof/>
        </w:rPr>
        <w:drawing>
          <wp:inline distT="0" distB="0" distL="0" distR="0" wp14:anchorId="38BD2E5F" wp14:editId="0E20E16A">
            <wp:extent cx="3848637" cy="743054"/>
            <wp:effectExtent l="0" t="0" r="0" b="0"/>
            <wp:docPr id="1940632000" name="Bildobjekt 1" descr="En bild som visar text, Teckensnitt, linje, vi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32000" name="Bildobjekt 1" descr="En bild som visar text, Teckensnitt, linje, vit&#10;&#10;AI-genererat innehåll kan vara felaktigt."/>
                    <pic:cNvPicPr/>
                  </pic:nvPicPr>
                  <pic:blipFill>
                    <a:blip r:embed="rId1316"/>
                    <a:stretch>
                      <a:fillRect/>
                    </a:stretch>
                  </pic:blipFill>
                  <pic:spPr>
                    <a:xfrm>
                      <a:off x="0" y="0"/>
                      <a:ext cx="3848637" cy="743054"/>
                    </a:xfrm>
                    <a:prstGeom prst="rect">
                      <a:avLst/>
                    </a:prstGeom>
                  </pic:spPr>
                </pic:pic>
              </a:graphicData>
            </a:graphic>
          </wp:inline>
        </w:drawing>
      </w:r>
    </w:p>
    <w:p w14:paraId="3BC51302" w14:textId="7132002C" w:rsidR="00A56E91" w:rsidRDefault="00A56E91" w:rsidP="00A56E91">
      <w:r>
        <w:t xml:space="preserve">The marking tool </w:t>
      </w:r>
      <w:r w:rsidR="0005452B">
        <w:t xml:space="preserve">is located with </w:t>
      </w:r>
      <w:r>
        <w:t>an offset from the jet position.</w:t>
      </w:r>
      <w:r w:rsidR="00224A06">
        <w:t xml:space="preserve"> The Z-value should be the distance from the jet to the marking tool when the tool is in lower position.</w:t>
      </w:r>
    </w:p>
    <w:p w14:paraId="6B0B9DF0" w14:textId="56541949" w:rsidR="00BD020E" w:rsidRDefault="00BD020E" w:rsidP="00A56E91">
      <w:r w:rsidRPr="00D90E4F">
        <w:rPr>
          <w:noProof/>
        </w:rPr>
        <w:drawing>
          <wp:inline distT="0" distB="0" distL="0" distR="0" wp14:anchorId="735AD89D" wp14:editId="7F34E9BB">
            <wp:extent cx="2662555" cy="1828800"/>
            <wp:effectExtent l="19050" t="0" r="4445" b="0"/>
            <wp:docPr id="20253965" name="Bild 18999" descr="Image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99" descr="Image173"/>
                    <pic:cNvPicPr>
                      <a:picLocks noChangeAspect="1" noChangeArrowheads="1"/>
                    </pic:cNvPicPr>
                  </pic:nvPicPr>
                  <pic:blipFill>
                    <a:blip r:embed="rId1317" cstate="print"/>
                    <a:srcRect/>
                    <a:stretch>
                      <a:fillRect/>
                    </a:stretch>
                  </pic:blipFill>
                  <pic:spPr bwMode="auto">
                    <a:xfrm>
                      <a:off x="0" y="0"/>
                      <a:ext cx="2662555" cy="1828800"/>
                    </a:xfrm>
                    <a:prstGeom prst="rect">
                      <a:avLst/>
                    </a:prstGeom>
                    <a:noFill/>
                    <a:ln w="9525">
                      <a:noFill/>
                      <a:miter lim="800000"/>
                      <a:headEnd/>
                      <a:tailEnd/>
                    </a:ln>
                  </pic:spPr>
                </pic:pic>
              </a:graphicData>
            </a:graphic>
          </wp:inline>
        </w:drawing>
      </w:r>
    </w:p>
    <w:p w14:paraId="7CE89E7D" w14:textId="10A590C8" w:rsidR="00A56E91" w:rsidRDefault="00A56E91" w:rsidP="00A56E91">
      <w:r>
        <w:t>Enter the X, Y and Z distances from the jet to marking tool. The values should be entered as you see the machine at the IGEMS screen.</w:t>
      </w:r>
    </w:p>
    <w:p w14:paraId="55932B80" w14:textId="65D5233B" w:rsidR="00A56E91" w:rsidRPr="005C4397" w:rsidRDefault="00A56E91" w:rsidP="00A56E91">
      <w:pPr>
        <w:pStyle w:val="Bild"/>
      </w:pPr>
      <w:r w:rsidRPr="00A56E91">
        <w:rPr>
          <w:noProof/>
        </w:rPr>
        <w:drawing>
          <wp:inline distT="0" distB="0" distL="0" distR="0" wp14:anchorId="3CB578E8" wp14:editId="18EC3A65">
            <wp:extent cx="3915321" cy="447737"/>
            <wp:effectExtent l="0" t="0" r="9525" b="9525"/>
            <wp:docPr id="6977020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0204" name=""/>
                    <pic:cNvPicPr/>
                  </pic:nvPicPr>
                  <pic:blipFill>
                    <a:blip r:embed="rId1318"/>
                    <a:stretch>
                      <a:fillRect/>
                    </a:stretch>
                  </pic:blipFill>
                  <pic:spPr>
                    <a:xfrm>
                      <a:off x="0" y="0"/>
                      <a:ext cx="3915321" cy="447737"/>
                    </a:xfrm>
                    <a:prstGeom prst="rect">
                      <a:avLst/>
                    </a:prstGeom>
                  </pic:spPr>
                </pic:pic>
              </a:graphicData>
            </a:graphic>
          </wp:inline>
        </w:drawing>
      </w:r>
    </w:p>
    <w:p w14:paraId="1B0F29D6" w14:textId="6969909A" w:rsidR="00A56E91" w:rsidRDefault="00A56E91" w:rsidP="00A56E91">
      <w:r>
        <w:t>If the offset is handled by the controller, then the CNC will add the XY offset.</w:t>
      </w:r>
    </w:p>
    <w:p w14:paraId="2AE7A84C" w14:textId="6503D1B6" w:rsidR="00A56E91" w:rsidRDefault="00A56E91" w:rsidP="00A56E91">
      <w:r>
        <w:t xml:space="preserve">If the offset is handled by the CNC </w:t>
      </w:r>
      <w:r w:rsidR="00BD020E">
        <w:t>file,</w:t>
      </w:r>
      <w:r>
        <w:t xml:space="preserve"> then the offset will be added to the X and Y value in the CNC file.</w:t>
      </w:r>
    </w:p>
    <w:p w14:paraId="1CF05145" w14:textId="1B505652" w:rsidR="00564D7B" w:rsidRDefault="00A56E91" w:rsidP="00A56E91">
      <w:pPr>
        <w:pStyle w:val="Rubrik5"/>
      </w:pPr>
      <w:r>
        <w:t>On tool</w:t>
      </w:r>
    </w:p>
    <w:p w14:paraId="2D93506A" w14:textId="123864FD" w:rsidR="00564D7B" w:rsidRDefault="00A56E91" w:rsidP="00BD020E">
      <w:pPr>
        <w:pStyle w:val="Bild"/>
      </w:pPr>
      <w:r w:rsidRPr="00A56E91">
        <w:rPr>
          <w:noProof/>
        </w:rPr>
        <w:drawing>
          <wp:inline distT="0" distB="0" distL="0" distR="0" wp14:anchorId="1886FCA1" wp14:editId="0D96783F">
            <wp:extent cx="3896269" cy="257211"/>
            <wp:effectExtent l="0" t="0" r="0" b="9525"/>
            <wp:docPr id="3762231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2318" name=""/>
                    <pic:cNvPicPr/>
                  </pic:nvPicPr>
                  <pic:blipFill>
                    <a:blip r:embed="rId1319"/>
                    <a:stretch>
                      <a:fillRect/>
                    </a:stretch>
                  </pic:blipFill>
                  <pic:spPr>
                    <a:xfrm>
                      <a:off x="0" y="0"/>
                      <a:ext cx="3896269" cy="257211"/>
                    </a:xfrm>
                    <a:prstGeom prst="rect">
                      <a:avLst/>
                    </a:prstGeom>
                  </pic:spPr>
                </pic:pic>
              </a:graphicData>
            </a:graphic>
          </wp:inline>
        </w:drawing>
      </w:r>
    </w:p>
    <w:p w14:paraId="4232131E" w14:textId="782D7086" w:rsidR="00A56E91" w:rsidRDefault="00BD020E" w:rsidP="00BD020E">
      <w:r>
        <w:t>Enter the tool number that the special marked tool in mounted on.</w:t>
      </w:r>
    </w:p>
    <w:p w14:paraId="4268E00F" w14:textId="7D56D915" w:rsidR="00A56E91" w:rsidRDefault="00BD020E" w:rsidP="00BD020E">
      <w:pPr>
        <w:pStyle w:val="Rubrik3"/>
      </w:pPr>
      <w:r>
        <w:t>Inkjet</w:t>
      </w:r>
    </w:p>
    <w:p w14:paraId="10F847DD" w14:textId="262C383F" w:rsidR="00BD020E" w:rsidRDefault="00BD020E" w:rsidP="00BD020E">
      <w:pPr>
        <w:pStyle w:val="Rubrik5"/>
      </w:pPr>
      <w:r>
        <w:t>Requirements</w:t>
      </w:r>
    </w:p>
    <w:p w14:paraId="64BE15E4" w14:textId="674B9CD7" w:rsidR="00BD020E" w:rsidRPr="00BD020E" w:rsidRDefault="00BD020E" w:rsidP="00BD020E">
      <w:r>
        <w:t xml:space="preserve">The inkjet </w:t>
      </w:r>
    </w:p>
    <w:p w14:paraId="70A2DFDA" w14:textId="62F57B52" w:rsidR="00BD020E" w:rsidRDefault="00BD020E" w:rsidP="00BD020E">
      <w:pPr>
        <w:pStyle w:val="Bild"/>
      </w:pPr>
      <w:r w:rsidRPr="00BD020E">
        <w:rPr>
          <w:noProof/>
        </w:rPr>
        <w:lastRenderedPageBreak/>
        <w:drawing>
          <wp:inline distT="0" distB="0" distL="0" distR="0" wp14:anchorId="7E88EC40" wp14:editId="5ECF8314">
            <wp:extent cx="3829584" cy="3096057"/>
            <wp:effectExtent l="0" t="0" r="0" b="9525"/>
            <wp:docPr id="1596964782"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64782" name="Bildobjekt 1" descr="En bild som visar text, skärmbild, Teckensnitt, nummer&#10;&#10;AI-genererat innehåll kan vara felaktigt."/>
                    <pic:cNvPicPr/>
                  </pic:nvPicPr>
                  <pic:blipFill>
                    <a:blip r:embed="rId1320"/>
                    <a:stretch>
                      <a:fillRect/>
                    </a:stretch>
                  </pic:blipFill>
                  <pic:spPr>
                    <a:xfrm>
                      <a:off x="0" y="0"/>
                      <a:ext cx="3829584" cy="3096057"/>
                    </a:xfrm>
                    <a:prstGeom prst="rect">
                      <a:avLst/>
                    </a:prstGeom>
                  </pic:spPr>
                </pic:pic>
              </a:graphicData>
            </a:graphic>
          </wp:inline>
        </w:drawing>
      </w:r>
    </w:p>
    <w:p w14:paraId="30BFAF8D" w14:textId="64AD0172" w:rsidR="00BD020E" w:rsidRDefault="0005452B" w:rsidP="0005452B">
      <w:pPr>
        <w:pStyle w:val="Rubrik5"/>
      </w:pPr>
      <w:r>
        <w:t>Offsets</w:t>
      </w:r>
    </w:p>
    <w:p w14:paraId="0712E820" w14:textId="0444032D" w:rsidR="0005452B" w:rsidRDefault="0005452B" w:rsidP="0005452B">
      <w:pPr>
        <w:pStyle w:val="Bild"/>
      </w:pPr>
      <w:r w:rsidRPr="0005452B">
        <w:rPr>
          <w:noProof/>
        </w:rPr>
        <w:drawing>
          <wp:inline distT="0" distB="0" distL="0" distR="0" wp14:anchorId="403A7664" wp14:editId="0C270F7B">
            <wp:extent cx="3743847" cy="752580"/>
            <wp:effectExtent l="0" t="0" r="9525" b="9525"/>
            <wp:docPr id="776620498" name="Bildobjekt 1" descr="En bild som visar text, Teckensnitt, linje,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20498" name="Bildobjekt 1" descr="En bild som visar text, Teckensnitt, linje, skärmbild&#10;&#10;AI-genererat innehåll kan vara felaktigt."/>
                    <pic:cNvPicPr/>
                  </pic:nvPicPr>
                  <pic:blipFill>
                    <a:blip r:embed="rId1321"/>
                    <a:stretch>
                      <a:fillRect/>
                    </a:stretch>
                  </pic:blipFill>
                  <pic:spPr>
                    <a:xfrm>
                      <a:off x="0" y="0"/>
                      <a:ext cx="3743847" cy="752580"/>
                    </a:xfrm>
                    <a:prstGeom prst="rect">
                      <a:avLst/>
                    </a:prstGeom>
                  </pic:spPr>
                </pic:pic>
              </a:graphicData>
            </a:graphic>
          </wp:inline>
        </w:drawing>
      </w:r>
    </w:p>
    <w:p w14:paraId="72892997" w14:textId="192E30FC" w:rsidR="0005452B" w:rsidRDefault="0005452B" w:rsidP="0005452B">
      <w:r w:rsidRPr="00D90E4F">
        <w:t xml:space="preserve">Enter the </w:t>
      </w:r>
      <w:r w:rsidR="00B463D8">
        <w:t xml:space="preserve">Y, Y and </w:t>
      </w:r>
      <w:r w:rsidRPr="00D90E4F">
        <w:t xml:space="preserve">Z-axis difference between the cutting tool and the </w:t>
      </w:r>
      <w:r>
        <w:t>inkjet marker</w:t>
      </w:r>
      <w:r w:rsidRPr="00D90E4F">
        <w:t>.</w:t>
      </w:r>
    </w:p>
    <w:p w14:paraId="538ABFB0" w14:textId="1E1B12D1" w:rsidR="0005452B" w:rsidRDefault="00B463D8" w:rsidP="00B463D8">
      <w:pPr>
        <w:pStyle w:val="Bild"/>
      </w:pPr>
      <w:r>
        <w:rPr>
          <w:noProof/>
        </w:rPr>
        <w:drawing>
          <wp:inline distT="0" distB="0" distL="0" distR="0" wp14:anchorId="0FAD8BCF" wp14:editId="5A6CB1A2">
            <wp:extent cx="2326944" cy="1811819"/>
            <wp:effectExtent l="0" t="0" r="0" b="0"/>
            <wp:docPr id="48479992" name="Bildobjekt 1" descr="En bild som visar symbol, desig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9992" name="Bildobjekt 1" descr="En bild som visar symbol, design&#10;&#10;AI-genererat innehåll kan vara felaktigt."/>
                    <pic:cNvPicPr/>
                  </pic:nvPicPr>
                  <pic:blipFill>
                    <a:blip r:embed="rId1322"/>
                    <a:stretch>
                      <a:fillRect/>
                    </a:stretch>
                  </pic:blipFill>
                  <pic:spPr>
                    <a:xfrm>
                      <a:off x="0" y="0"/>
                      <a:ext cx="2335549" cy="1818519"/>
                    </a:xfrm>
                    <a:prstGeom prst="rect">
                      <a:avLst/>
                    </a:prstGeom>
                  </pic:spPr>
                </pic:pic>
              </a:graphicData>
            </a:graphic>
          </wp:inline>
        </w:drawing>
      </w:r>
    </w:p>
    <w:p w14:paraId="7E992382" w14:textId="77777777" w:rsidR="00764ABA" w:rsidRPr="005C4397" w:rsidRDefault="00764ABA" w:rsidP="00764ABA">
      <w:pPr>
        <w:pStyle w:val="Bild"/>
      </w:pPr>
      <w:r w:rsidRPr="00A56E91">
        <w:rPr>
          <w:noProof/>
        </w:rPr>
        <w:drawing>
          <wp:inline distT="0" distB="0" distL="0" distR="0" wp14:anchorId="6789D7C1" wp14:editId="2E26F316">
            <wp:extent cx="3915321" cy="447737"/>
            <wp:effectExtent l="0" t="0" r="9525" b="9525"/>
            <wp:docPr id="12927233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0204" name=""/>
                    <pic:cNvPicPr/>
                  </pic:nvPicPr>
                  <pic:blipFill>
                    <a:blip r:embed="rId1318"/>
                    <a:stretch>
                      <a:fillRect/>
                    </a:stretch>
                  </pic:blipFill>
                  <pic:spPr>
                    <a:xfrm>
                      <a:off x="0" y="0"/>
                      <a:ext cx="3915321" cy="447737"/>
                    </a:xfrm>
                    <a:prstGeom prst="rect">
                      <a:avLst/>
                    </a:prstGeom>
                  </pic:spPr>
                </pic:pic>
              </a:graphicData>
            </a:graphic>
          </wp:inline>
        </w:drawing>
      </w:r>
    </w:p>
    <w:p w14:paraId="53F430B4" w14:textId="77777777" w:rsidR="00764ABA" w:rsidRDefault="00764ABA" w:rsidP="00764ABA">
      <w:r>
        <w:t>If the offset is handled by the controller, then the CNC will add the XY offset.</w:t>
      </w:r>
    </w:p>
    <w:p w14:paraId="208C33DF" w14:textId="59FD5A9B" w:rsidR="00764ABA" w:rsidRPr="00764ABA" w:rsidRDefault="00764ABA" w:rsidP="00764ABA">
      <w:r>
        <w:t>If the offset is handled by the CNC file, then the offset will be added to the X and Y value in the CNC file</w:t>
      </w:r>
    </w:p>
    <w:p w14:paraId="55447A34" w14:textId="166DBE0F" w:rsidR="0005452B" w:rsidRDefault="00B463D8" w:rsidP="00B463D8">
      <w:pPr>
        <w:pStyle w:val="Rubrik5"/>
      </w:pPr>
      <w:r>
        <w:t>On tool</w:t>
      </w:r>
    </w:p>
    <w:p w14:paraId="489874B7" w14:textId="52FD1660" w:rsidR="0005452B" w:rsidRDefault="00B463D8" w:rsidP="00B463D8">
      <w:pPr>
        <w:pStyle w:val="Bild"/>
      </w:pPr>
      <w:r w:rsidRPr="00B463D8">
        <w:rPr>
          <w:noProof/>
        </w:rPr>
        <w:drawing>
          <wp:inline distT="0" distB="0" distL="0" distR="0" wp14:anchorId="52504979" wp14:editId="6D1F96AC">
            <wp:extent cx="3724795" cy="247685"/>
            <wp:effectExtent l="0" t="0" r="0" b="0"/>
            <wp:docPr id="158320322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03226" name=""/>
                    <pic:cNvPicPr/>
                  </pic:nvPicPr>
                  <pic:blipFill>
                    <a:blip r:embed="rId1323"/>
                    <a:stretch>
                      <a:fillRect/>
                    </a:stretch>
                  </pic:blipFill>
                  <pic:spPr>
                    <a:xfrm>
                      <a:off x="0" y="0"/>
                      <a:ext cx="3724795" cy="247685"/>
                    </a:xfrm>
                    <a:prstGeom prst="rect">
                      <a:avLst/>
                    </a:prstGeom>
                  </pic:spPr>
                </pic:pic>
              </a:graphicData>
            </a:graphic>
          </wp:inline>
        </w:drawing>
      </w:r>
    </w:p>
    <w:p w14:paraId="172ABD0B" w14:textId="77777777" w:rsidR="00B463D8" w:rsidRDefault="00B463D8" w:rsidP="00B463D8">
      <w:r>
        <w:t>Enter the tool number that the special marked tool in mounted on.</w:t>
      </w:r>
    </w:p>
    <w:p w14:paraId="2E7C5404" w14:textId="6A644E90" w:rsidR="0005452B" w:rsidRDefault="00B463D8" w:rsidP="00B463D8">
      <w:pPr>
        <w:pStyle w:val="Rubrik5"/>
      </w:pPr>
      <w:r>
        <w:t>Text font</w:t>
      </w:r>
    </w:p>
    <w:p w14:paraId="4F78CCB6" w14:textId="63A0C5A1" w:rsidR="00B463D8" w:rsidRDefault="00B463D8" w:rsidP="00B463D8">
      <w:pPr>
        <w:pStyle w:val="Bild"/>
      </w:pPr>
      <w:r w:rsidRPr="00B463D8">
        <w:rPr>
          <w:noProof/>
        </w:rPr>
        <w:drawing>
          <wp:inline distT="0" distB="0" distL="0" distR="0" wp14:anchorId="29CAA2A2" wp14:editId="5DCDDEF7">
            <wp:extent cx="3600953" cy="266737"/>
            <wp:effectExtent l="0" t="0" r="0" b="0"/>
            <wp:docPr id="108513719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37198" name=""/>
                    <pic:cNvPicPr/>
                  </pic:nvPicPr>
                  <pic:blipFill>
                    <a:blip r:embed="rId1324"/>
                    <a:stretch>
                      <a:fillRect/>
                    </a:stretch>
                  </pic:blipFill>
                  <pic:spPr>
                    <a:xfrm>
                      <a:off x="0" y="0"/>
                      <a:ext cx="3600953" cy="266737"/>
                    </a:xfrm>
                    <a:prstGeom prst="rect">
                      <a:avLst/>
                    </a:prstGeom>
                  </pic:spPr>
                </pic:pic>
              </a:graphicData>
            </a:graphic>
          </wp:inline>
        </w:drawing>
      </w:r>
    </w:p>
    <w:p w14:paraId="7C8FF7AE" w14:textId="68844FEB" w:rsidR="00B463D8" w:rsidRDefault="00B463D8" w:rsidP="00B463D8">
      <w:r>
        <w:t>By setting the correct text font that will be used by the inkjet marker, then you will have the same</w:t>
      </w:r>
      <w:r w:rsidR="00056F7B">
        <w:t xml:space="preserve"> look in IGEMS as you will have on the inkjet marked parts. By clicking on the Font button, you can </w:t>
      </w:r>
      <w:r w:rsidR="00056F7B" w:rsidRPr="00056F7B">
        <w:t>choose between all fonts installed in windows</w:t>
      </w:r>
      <w:r w:rsidR="00056F7B">
        <w:t xml:space="preserve">. </w:t>
      </w:r>
      <w:r w:rsidR="00056F7B" w:rsidRPr="00056F7B">
        <w:rPr>
          <w:b/>
          <w:bCs/>
        </w:rPr>
        <w:t>Note!</w:t>
      </w:r>
      <w:r w:rsidR="00056F7B">
        <w:t xml:space="preserve"> It is possible to install additional fonts in windows.</w:t>
      </w:r>
    </w:p>
    <w:p w14:paraId="41B975C5" w14:textId="4BD7072E" w:rsidR="00056F7B" w:rsidRDefault="00056F7B" w:rsidP="00056F7B">
      <w:pPr>
        <w:pStyle w:val="Bild"/>
      </w:pPr>
      <w:r>
        <w:rPr>
          <w:noProof/>
        </w:rPr>
        <w:lastRenderedPageBreak/>
        <w:drawing>
          <wp:inline distT="0" distB="0" distL="0" distR="0" wp14:anchorId="133B4309" wp14:editId="0EA5E5E4">
            <wp:extent cx="2919600" cy="2080800"/>
            <wp:effectExtent l="0" t="0" r="0" b="0"/>
            <wp:docPr id="1905145292" name="Bildobjekt 1" descr="En bild som visar text, skärmbild, skärm,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45292" name="Bildobjekt 1" descr="En bild som visar text, skärmbild, skärm, nummer&#10;&#10;AI-genererat innehåll kan vara felaktigt."/>
                    <pic:cNvPicPr/>
                  </pic:nvPicPr>
                  <pic:blipFill>
                    <a:blip r:embed="rId1325"/>
                    <a:stretch>
                      <a:fillRect/>
                    </a:stretch>
                  </pic:blipFill>
                  <pic:spPr>
                    <a:xfrm>
                      <a:off x="0" y="0"/>
                      <a:ext cx="2919600" cy="2080800"/>
                    </a:xfrm>
                    <a:prstGeom prst="rect">
                      <a:avLst/>
                    </a:prstGeom>
                  </pic:spPr>
                </pic:pic>
              </a:graphicData>
            </a:graphic>
          </wp:inline>
        </w:drawing>
      </w:r>
    </w:p>
    <w:p w14:paraId="00DD7BCE" w14:textId="41577817" w:rsidR="00056F7B" w:rsidRDefault="00056F7B" w:rsidP="00056F7B">
      <w:pPr>
        <w:pStyle w:val="Rubrik5"/>
      </w:pPr>
      <w:r>
        <w:t>Direction</w:t>
      </w:r>
    </w:p>
    <w:p w14:paraId="6237CDDD" w14:textId="573C221F" w:rsidR="00056F7B" w:rsidRDefault="00056F7B" w:rsidP="00056F7B">
      <w:pPr>
        <w:pStyle w:val="Bild"/>
      </w:pPr>
      <w:r>
        <w:rPr>
          <w:noProof/>
        </w:rPr>
        <w:drawing>
          <wp:inline distT="0" distB="0" distL="0" distR="0" wp14:anchorId="38F5E41E" wp14:editId="6AA85074">
            <wp:extent cx="3657600" cy="628650"/>
            <wp:effectExtent l="0" t="0" r="0" b="0"/>
            <wp:docPr id="1200884302" name="Bildobjekt 1" descr="En bild som visar text, skärmbild, Teckensnitt, Electric blu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84302" name="Bildobjekt 1" descr="En bild som visar text, skärmbild, Teckensnitt, Electric blue&#10;&#10;AI-genererat innehåll kan vara felaktigt."/>
                    <pic:cNvPicPr/>
                  </pic:nvPicPr>
                  <pic:blipFill>
                    <a:blip r:embed="rId1326"/>
                    <a:stretch>
                      <a:fillRect/>
                    </a:stretch>
                  </pic:blipFill>
                  <pic:spPr>
                    <a:xfrm>
                      <a:off x="0" y="0"/>
                      <a:ext cx="3657600" cy="628650"/>
                    </a:xfrm>
                    <a:prstGeom prst="rect">
                      <a:avLst/>
                    </a:prstGeom>
                  </pic:spPr>
                </pic:pic>
              </a:graphicData>
            </a:graphic>
          </wp:inline>
        </w:drawing>
      </w:r>
    </w:p>
    <w:p w14:paraId="37EA1B41" w14:textId="326730B8" w:rsidR="00056F7B" w:rsidRDefault="00056F7B" w:rsidP="00056F7B">
      <w:r>
        <w:t>Select "Horizontal" if the inkjet only supports horizontal printing. This means it will be horizontal in IGEMS. Select "Vertical" if the inkjet text should be vertical in IGEMS and select "Rotated" if the inkjet printer can be rotated and print all directions.</w:t>
      </w:r>
    </w:p>
    <w:p w14:paraId="77E921A3" w14:textId="2AF8B127" w:rsidR="00056F7B" w:rsidRDefault="00056F7B" w:rsidP="00056F7B">
      <w:pPr>
        <w:pStyle w:val="Rubrik5"/>
      </w:pPr>
      <w:r>
        <w:t>Height</w:t>
      </w:r>
    </w:p>
    <w:p w14:paraId="2FCE37FC" w14:textId="065608AE" w:rsidR="00056F7B" w:rsidRDefault="00056F7B" w:rsidP="00056F7B">
      <w:pPr>
        <w:pStyle w:val="Bild"/>
      </w:pPr>
      <w:r w:rsidRPr="00056F7B">
        <w:rPr>
          <w:noProof/>
        </w:rPr>
        <w:drawing>
          <wp:inline distT="0" distB="0" distL="0" distR="0" wp14:anchorId="2D97BFB2" wp14:editId="31A1EA41">
            <wp:extent cx="3715268" cy="285790"/>
            <wp:effectExtent l="0" t="0" r="0" b="0"/>
            <wp:docPr id="31110208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02088" name=""/>
                    <pic:cNvPicPr/>
                  </pic:nvPicPr>
                  <pic:blipFill>
                    <a:blip r:embed="rId1327"/>
                    <a:stretch>
                      <a:fillRect/>
                    </a:stretch>
                  </pic:blipFill>
                  <pic:spPr>
                    <a:xfrm>
                      <a:off x="0" y="0"/>
                      <a:ext cx="3715268" cy="285790"/>
                    </a:xfrm>
                    <a:prstGeom prst="rect">
                      <a:avLst/>
                    </a:prstGeom>
                  </pic:spPr>
                </pic:pic>
              </a:graphicData>
            </a:graphic>
          </wp:inline>
        </w:drawing>
      </w:r>
    </w:p>
    <w:p w14:paraId="2F8CF634" w14:textId="42ACBB91" w:rsidR="00056F7B" w:rsidRDefault="00056F7B" w:rsidP="00056F7B">
      <w:r>
        <w:t xml:space="preserve">This is a theoretical height sins different characters </w:t>
      </w:r>
      <w:r w:rsidR="00AF107A">
        <w:t>have</w:t>
      </w:r>
      <w:r>
        <w:t xml:space="preserve"> different height.</w:t>
      </w:r>
    </w:p>
    <w:p w14:paraId="7D3F1137" w14:textId="7A17CB3B" w:rsidR="00056F7B" w:rsidRDefault="00056F7B" w:rsidP="00056F7B">
      <w:pPr>
        <w:pStyle w:val="Rubrik5"/>
      </w:pPr>
      <w:r>
        <w:t>Inkjet Marking speed</w:t>
      </w:r>
    </w:p>
    <w:p w14:paraId="19C87550" w14:textId="56BF5A81" w:rsidR="00056F7B" w:rsidRDefault="00056F7B" w:rsidP="00056F7B">
      <w:pPr>
        <w:pStyle w:val="Bild"/>
      </w:pPr>
      <w:r w:rsidRPr="00056F7B">
        <w:rPr>
          <w:noProof/>
        </w:rPr>
        <w:drawing>
          <wp:inline distT="0" distB="0" distL="0" distR="0" wp14:anchorId="05FFF862" wp14:editId="47E88232">
            <wp:extent cx="3696216" cy="266737"/>
            <wp:effectExtent l="0" t="0" r="0" b="0"/>
            <wp:docPr id="176507462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74621" name=""/>
                    <pic:cNvPicPr/>
                  </pic:nvPicPr>
                  <pic:blipFill>
                    <a:blip r:embed="rId1328"/>
                    <a:stretch>
                      <a:fillRect/>
                    </a:stretch>
                  </pic:blipFill>
                  <pic:spPr>
                    <a:xfrm>
                      <a:off x="0" y="0"/>
                      <a:ext cx="3696216" cy="266737"/>
                    </a:xfrm>
                    <a:prstGeom prst="rect">
                      <a:avLst/>
                    </a:prstGeom>
                  </pic:spPr>
                </pic:pic>
              </a:graphicData>
            </a:graphic>
          </wp:inline>
        </w:drawing>
      </w:r>
    </w:p>
    <w:p w14:paraId="46C8BB7B" w14:textId="51D16C88" w:rsidR="00056F7B" w:rsidRDefault="00056F7B" w:rsidP="00056F7B">
      <w:r>
        <w:t xml:space="preserve">Some inkjet marking tools </w:t>
      </w:r>
      <w:r w:rsidR="00BE282B">
        <w:t>need</w:t>
      </w:r>
      <w:r>
        <w:t xml:space="preserve"> motion during the printing, others do not. If your printer needs motion, then enter the motion speed.</w:t>
      </w:r>
    </w:p>
    <w:p w14:paraId="26004A8C" w14:textId="06988CE1" w:rsidR="00056F7B" w:rsidRDefault="00BE282B" w:rsidP="00BE282B">
      <w:pPr>
        <w:pStyle w:val="Rubrik5"/>
      </w:pPr>
      <w:r>
        <w:t>Multi line text</w:t>
      </w:r>
    </w:p>
    <w:p w14:paraId="7D2C15BD" w14:textId="4121C47D" w:rsidR="00BE282B" w:rsidRDefault="00BE282B" w:rsidP="00BE282B">
      <w:pPr>
        <w:pStyle w:val="Bild"/>
      </w:pPr>
      <w:r w:rsidRPr="00BE282B">
        <w:rPr>
          <w:noProof/>
        </w:rPr>
        <w:drawing>
          <wp:inline distT="0" distB="0" distL="0" distR="0" wp14:anchorId="477BC906" wp14:editId="72DBCE4F">
            <wp:extent cx="3734321" cy="228632"/>
            <wp:effectExtent l="0" t="0" r="0" b="0"/>
            <wp:docPr id="13223678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6787" name=""/>
                    <pic:cNvPicPr/>
                  </pic:nvPicPr>
                  <pic:blipFill>
                    <a:blip r:embed="rId1329"/>
                    <a:stretch>
                      <a:fillRect/>
                    </a:stretch>
                  </pic:blipFill>
                  <pic:spPr>
                    <a:xfrm>
                      <a:off x="0" y="0"/>
                      <a:ext cx="3734321" cy="228632"/>
                    </a:xfrm>
                    <a:prstGeom prst="rect">
                      <a:avLst/>
                    </a:prstGeom>
                  </pic:spPr>
                </pic:pic>
              </a:graphicData>
            </a:graphic>
          </wp:inline>
        </w:drawing>
      </w:r>
    </w:p>
    <w:p w14:paraId="40E1B59B" w14:textId="0E39E159" w:rsidR="00BE282B" w:rsidRDefault="00BE282B" w:rsidP="00BE282B">
      <w:r>
        <w:t>Some printers can only print one line at a time, others can print multiple lines.</w:t>
      </w:r>
    </w:p>
    <w:p w14:paraId="04BB11CE" w14:textId="77777777" w:rsidR="00BE282B" w:rsidRDefault="00BE282B" w:rsidP="00BE282B"/>
    <w:p w14:paraId="2E19F0D5" w14:textId="1AACD84D" w:rsidR="00BE282B" w:rsidRDefault="00A00B88" w:rsidP="00BE282B">
      <w:pPr>
        <w:pStyle w:val="Rubrik5"/>
      </w:pPr>
      <w:r>
        <w:t xml:space="preserve">Text </w:t>
      </w:r>
      <w:r w:rsidR="00CF1EEB">
        <w:t>justifies</w:t>
      </w:r>
    </w:p>
    <w:p w14:paraId="00B796A6" w14:textId="0532DEB7" w:rsidR="00BE282B" w:rsidRDefault="00BE282B" w:rsidP="00BE282B">
      <w:pPr>
        <w:pStyle w:val="Bild"/>
      </w:pPr>
      <w:r w:rsidRPr="00BE282B">
        <w:rPr>
          <w:noProof/>
        </w:rPr>
        <w:drawing>
          <wp:inline distT="0" distB="0" distL="0" distR="0" wp14:anchorId="0B96C570" wp14:editId="322108F4">
            <wp:extent cx="3762900" cy="209579"/>
            <wp:effectExtent l="0" t="0" r="9525" b="0"/>
            <wp:docPr id="59248217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82175" name=""/>
                    <pic:cNvPicPr/>
                  </pic:nvPicPr>
                  <pic:blipFill>
                    <a:blip r:embed="rId1330"/>
                    <a:stretch>
                      <a:fillRect/>
                    </a:stretch>
                  </pic:blipFill>
                  <pic:spPr>
                    <a:xfrm>
                      <a:off x="0" y="0"/>
                      <a:ext cx="3762900" cy="209579"/>
                    </a:xfrm>
                    <a:prstGeom prst="rect">
                      <a:avLst/>
                    </a:prstGeom>
                  </pic:spPr>
                </pic:pic>
              </a:graphicData>
            </a:graphic>
          </wp:inline>
        </w:drawing>
      </w:r>
    </w:p>
    <w:p w14:paraId="47C574C5" w14:textId="0C3E636F" w:rsidR="00BE282B" w:rsidRDefault="00BE282B" w:rsidP="00BE282B">
      <w:r>
        <w:t>Check this setting if the text should be "Left justify" if not the text will be centered.</w:t>
      </w:r>
    </w:p>
    <w:p w14:paraId="61190162" w14:textId="29AE833E" w:rsidR="00BE282B" w:rsidRDefault="00BE282B" w:rsidP="00BE282B">
      <w:pPr>
        <w:pStyle w:val="Bild"/>
      </w:pPr>
      <w:r>
        <w:rPr>
          <w:noProof/>
        </w:rPr>
        <w:drawing>
          <wp:inline distT="0" distB="0" distL="0" distR="0" wp14:anchorId="26ED9F91" wp14:editId="213DE3D3">
            <wp:extent cx="3344400" cy="914400"/>
            <wp:effectExtent l="0" t="0" r="8890" b="0"/>
            <wp:docPr id="210630227" name="Bildobjekt 1" descr="En bild som visar Teckensnitt, text, skärmbild, Grafik&#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0227" name="Bildobjekt 1" descr="En bild som visar Teckensnitt, text, skärmbild, Grafik&#10;&#10;AI-genererat innehåll kan vara felaktigt."/>
                    <pic:cNvPicPr/>
                  </pic:nvPicPr>
                  <pic:blipFill>
                    <a:blip r:embed="rId1331"/>
                    <a:stretch>
                      <a:fillRect/>
                    </a:stretch>
                  </pic:blipFill>
                  <pic:spPr>
                    <a:xfrm>
                      <a:off x="0" y="0"/>
                      <a:ext cx="3344400" cy="914400"/>
                    </a:xfrm>
                    <a:prstGeom prst="rect">
                      <a:avLst/>
                    </a:prstGeom>
                  </pic:spPr>
                </pic:pic>
              </a:graphicData>
            </a:graphic>
          </wp:inline>
        </w:drawing>
      </w:r>
    </w:p>
    <w:p w14:paraId="06C66E7A" w14:textId="5F647E86" w:rsidR="00BE282B" w:rsidRPr="00BE282B" w:rsidRDefault="00BE282B" w:rsidP="00BE282B">
      <w:r>
        <w:t xml:space="preserve">Centered and left justify </w:t>
      </w:r>
      <w:r w:rsidR="00A00B88">
        <w:t>multiline text.</w:t>
      </w:r>
    </w:p>
    <w:p w14:paraId="1B1AECC1" w14:textId="77777777" w:rsidR="00DA4705" w:rsidRPr="00D90E4F" w:rsidRDefault="0067651B" w:rsidP="0067651B">
      <w:pPr>
        <w:pStyle w:val="Rubrik2"/>
      </w:pPr>
      <w:bookmarkStart w:id="1332" w:name="_Toc335637020"/>
      <w:bookmarkStart w:id="1333" w:name="_Toc129003022"/>
      <w:bookmarkStart w:id="1334" w:name="Cam2d2MachineDrillingTools"/>
      <w:bookmarkStart w:id="1335" w:name="_Toc229474960"/>
      <w:r w:rsidRPr="00D90E4F">
        <w:lastRenderedPageBreak/>
        <w:t>Drilling tool</w:t>
      </w:r>
      <w:bookmarkEnd w:id="1332"/>
      <w:r w:rsidR="005B1EE3" w:rsidRPr="00D90E4F">
        <w:t>s</w:t>
      </w:r>
      <w:bookmarkEnd w:id="1333"/>
      <w:bookmarkEnd w:id="1335"/>
    </w:p>
    <w:bookmarkEnd w:id="1334"/>
    <w:p w14:paraId="3E9F69B0" w14:textId="7D53B747" w:rsidR="00854F93" w:rsidRDefault="00854F93" w:rsidP="0067651B">
      <w:pPr>
        <w:keepNext/>
      </w:pPr>
      <w:r>
        <w:t xml:space="preserve">Some materials (often sandwich materials) needs to be drilled to get the start hole (piercing) else the material can be damaged. </w:t>
      </w:r>
    </w:p>
    <w:p w14:paraId="72F973CA" w14:textId="3A95AE24" w:rsidR="0067651B" w:rsidRDefault="00854F93" w:rsidP="00854F93">
      <w:pPr>
        <w:pStyle w:val="Bild"/>
      </w:pPr>
      <w:r>
        <w:rPr>
          <w:noProof/>
        </w:rPr>
        <w:drawing>
          <wp:inline distT="0" distB="0" distL="0" distR="0" wp14:anchorId="1B466C9A" wp14:editId="31A6A95E">
            <wp:extent cx="4095750" cy="3629025"/>
            <wp:effectExtent l="0" t="0" r="0" b="9525"/>
            <wp:docPr id="1901581488" name="Bildobjekt 1" descr="En bild som visar text, elektronik, skärmbild, skär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81488" name="Bildobjekt 1" descr="En bild som visar text, elektronik, skärmbild, skärm&#10;&#10;AI-genererat innehåll kan vara felaktigt."/>
                    <pic:cNvPicPr/>
                  </pic:nvPicPr>
                  <pic:blipFill>
                    <a:blip r:embed="rId1332"/>
                    <a:stretch>
                      <a:fillRect/>
                    </a:stretch>
                  </pic:blipFill>
                  <pic:spPr>
                    <a:xfrm>
                      <a:off x="0" y="0"/>
                      <a:ext cx="4095750" cy="3629025"/>
                    </a:xfrm>
                    <a:prstGeom prst="rect">
                      <a:avLst/>
                    </a:prstGeom>
                  </pic:spPr>
                </pic:pic>
              </a:graphicData>
            </a:graphic>
          </wp:inline>
        </w:drawing>
      </w:r>
    </w:p>
    <w:p w14:paraId="3B834122" w14:textId="20A5E71C" w:rsidR="00854F93" w:rsidRDefault="00854F93" w:rsidP="00854F93">
      <w:pPr>
        <w:pStyle w:val="Bild"/>
      </w:pPr>
      <w:r w:rsidRPr="00854F93">
        <w:rPr>
          <w:noProof/>
        </w:rPr>
        <w:drawing>
          <wp:inline distT="0" distB="0" distL="0" distR="0" wp14:anchorId="45EDD43A" wp14:editId="4FF39D4B">
            <wp:extent cx="3839111" cy="219106"/>
            <wp:effectExtent l="0" t="0" r="0" b="9525"/>
            <wp:docPr id="85087907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79074" name=""/>
                    <pic:cNvPicPr/>
                  </pic:nvPicPr>
                  <pic:blipFill>
                    <a:blip r:embed="rId1333"/>
                    <a:stretch>
                      <a:fillRect/>
                    </a:stretch>
                  </pic:blipFill>
                  <pic:spPr>
                    <a:xfrm>
                      <a:off x="0" y="0"/>
                      <a:ext cx="3839111" cy="219106"/>
                    </a:xfrm>
                    <a:prstGeom prst="rect">
                      <a:avLst/>
                    </a:prstGeom>
                  </pic:spPr>
                </pic:pic>
              </a:graphicData>
            </a:graphic>
          </wp:inline>
        </w:drawing>
      </w:r>
    </w:p>
    <w:p w14:paraId="49D3678C" w14:textId="1239EE0B" w:rsidR="00854F93" w:rsidRDefault="00854F93" w:rsidP="0067651B">
      <w:pPr>
        <w:keepNext/>
      </w:pPr>
      <w:r>
        <w:t>Activate the checkbox if the machine has drilling tools.</w:t>
      </w:r>
    </w:p>
    <w:p w14:paraId="0AD70BD6" w14:textId="172DF4A3" w:rsidR="00854F93" w:rsidRDefault="00764ABA" w:rsidP="00764ABA">
      <w:pPr>
        <w:pStyle w:val="Rubrik5"/>
      </w:pPr>
      <w:r>
        <w:t>Offsets</w:t>
      </w:r>
    </w:p>
    <w:p w14:paraId="0AC82046" w14:textId="75B7A211" w:rsidR="00854F93" w:rsidRDefault="00764ABA" w:rsidP="00764ABA">
      <w:pPr>
        <w:pStyle w:val="Bild"/>
      </w:pPr>
      <w:r w:rsidRPr="00764ABA">
        <w:rPr>
          <w:noProof/>
        </w:rPr>
        <w:drawing>
          <wp:inline distT="0" distB="0" distL="0" distR="0" wp14:anchorId="20D15E37" wp14:editId="2644537B">
            <wp:extent cx="3934374" cy="733527"/>
            <wp:effectExtent l="0" t="0" r="9525" b="9525"/>
            <wp:docPr id="2077451735" name="Bildobjekt 1" descr="En bild som visar text, skärmbild, Teckensnitt,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51735" name="Bildobjekt 1" descr="En bild som visar text, skärmbild, Teckensnitt, linje&#10;&#10;AI-genererat innehåll kan vara felaktigt."/>
                    <pic:cNvPicPr/>
                  </pic:nvPicPr>
                  <pic:blipFill>
                    <a:blip r:embed="rId1334"/>
                    <a:stretch>
                      <a:fillRect/>
                    </a:stretch>
                  </pic:blipFill>
                  <pic:spPr>
                    <a:xfrm>
                      <a:off x="0" y="0"/>
                      <a:ext cx="3934374" cy="733527"/>
                    </a:xfrm>
                    <a:prstGeom prst="rect">
                      <a:avLst/>
                    </a:prstGeom>
                  </pic:spPr>
                </pic:pic>
              </a:graphicData>
            </a:graphic>
          </wp:inline>
        </w:drawing>
      </w:r>
    </w:p>
    <w:p w14:paraId="231CD9D9" w14:textId="77777777" w:rsidR="00764ABA" w:rsidRDefault="00764ABA" w:rsidP="00764ABA">
      <w:r w:rsidRPr="00D90E4F">
        <w:rPr>
          <w:noProof/>
        </w:rPr>
        <w:drawing>
          <wp:inline distT="0" distB="0" distL="0" distR="0" wp14:anchorId="76D0D46F" wp14:editId="4472AFF8">
            <wp:extent cx="2662555" cy="1828800"/>
            <wp:effectExtent l="19050" t="0" r="4445" b="0"/>
            <wp:docPr id="179048757" name="Bild 18999" descr="Image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99" descr="Image173"/>
                    <pic:cNvPicPr>
                      <a:picLocks noChangeAspect="1" noChangeArrowheads="1"/>
                    </pic:cNvPicPr>
                  </pic:nvPicPr>
                  <pic:blipFill>
                    <a:blip r:embed="rId1317" cstate="print"/>
                    <a:srcRect/>
                    <a:stretch>
                      <a:fillRect/>
                    </a:stretch>
                  </pic:blipFill>
                  <pic:spPr bwMode="auto">
                    <a:xfrm>
                      <a:off x="0" y="0"/>
                      <a:ext cx="2662555" cy="1828800"/>
                    </a:xfrm>
                    <a:prstGeom prst="rect">
                      <a:avLst/>
                    </a:prstGeom>
                    <a:noFill/>
                    <a:ln w="9525">
                      <a:noFill/>
                      <a:miter lim="800000"/>
                      <a:headEnd/>
                      <a:tailEnd/>
                    </a:ln>
                  </pic:spPr>
                </pic:pic>
              </a:graphicData>
            </a:graphic>
          </wp:inline>
        </w:drawing>
      </w:r>
    </w:p>
    <w:p w14:paraId="24DE14CD" w14:textId="77777777" w:rsidR="00764ABA" w:rsidRDefault="00764ABA" w:rsidP="00764ABA">
      <w:r>
        <w:t>Enter the X, Y and Z distances from the jet to marking tool. The values should be entered as you see the machine at the IGEMS screen.</w:t>
      </w:r>
    </w:p>
    <w:p w14:paraId="20DEDDBB" w14:textId="77777777" w:rsidR="00764ABA" w:rsidRPr="005C4397" w:rsidRDefault="00764ABA" w:rsidP="00764ABA">
      <w:pPr>
        <w:pStyle w:val="Bild"/>
      </w:pPr>
      <w:r w:rsidRPr="00A56E91">
        <w:rPr>
          <w:noProof/>
        </w:rPr>
        <w:drawing>
          <wp:inline distT="0" distB="0" distL="0" distR="0" wp14:anchorId="07D7BE72" wp14:editId="7AB1DE3F">
            <wp:extent cx="3915321" cy="447737"/>
            <wp:effectExtent l="0" t="0" r="9525" b="9525"/>
            <wp:docPr id="115514470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0204" name=""/>
                    <pic:cNvPicPr/>
                  </pic:nvPicPr>
                  <pic:blipFill>
                    <a:blip r:embed="rId1318"/>
                    <a:stretch>
                      <a:fillRect/>
                    </a:stretch>
                  </pic:blipFill>
                  <pic:spPr>
                    <a:xfrm>
                      <a:off x="0" y="0"/>
                      <a:ext cx="3915321" cy="447737"/>
                    </a:xfrm>
                    <a:prstGeom prst="rect">
                      <a:avLst/>
                    </a:prstGeom>
                  </pic:spPr>
                </pic:pic>
              </a:graphicData>
            </a:graphic>
          </wp:inline>
        </w:drawing>
      </w:r>
    </w:p>
    <w:p w14:paraId="20ED07CE" w14:textId="77777777" w:rsidR="00764ABA" w:rsidRDefault="00764ABA" w:rsidP="00764ABA">
      <w:r>
        <w:t>If the offset is handled by the controller, then the CNC will add the XY offset.</w:t>
      </w:r>
    </w:p>
    <w:p w14:paraId="4A232ADF" w14:textId="44DA28A5" w:rsidR="00764ABA" w:rsidRDefault="00764ABA" w:rsidP="00764ABA">
      <w:r>
        <w:t>If the offset is handled by the CNC file, then the offset will be added to the X and Y value in the CNC file.</w:t>
      </w:r>
    </w:p>
    <w:p w14:paraId="38B82045" w14:textId="77777777" w:rsidR="00764ABA" w:rsidRDefault="00764ABA" w:rsidP="00764ABA"/>
    <w:p w14:paraId="7334C519" w14:textId="3C5404B3" w:rsidR="00764ABA" w:rsidRDefault="00764ABA" w:rsidP="00764ABA">
      <w:pPr>
        <w:pStyle w:val="Rubrik5"/>
      </w:pPr>
      <w:r>
        <w:lastRenderedPageBreak/>
        <w:t>Adjustable offsets</w:t>
      </w:r>
    </w:p>
    <w:p w14:paraId="0A2245C4" w14:textId="6E580C59" w:rsidR="00764ABA" w:rsidRDefault="00764ABA" w:rsidP="00764ABA">
      <w:pPr>
        <w:pStyle w:val="Bild"/>
      </w:pPr>
      <w:r>
        <w:rPr>
          <w:noProof/>
        </w:rPr>
        <w:drawing>
          <wp:inline distT="0" distB="0" distL="0" distR="0" wp14:anchorId="42DE9F0E" wp14:editId="7188A523">
            <wp:extent cx="3914775" cy="209550"/>
            <wp:effectExtent l="0" t="0" r="9525" b="0"/>
            <wp:docPr id="147231685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6851" name=""/>
                    <pic:cNvPicPr/>
                  </pic:nvPicPr>
                  <pic:blipFill>
                    <a:blip r:embed="rId1335"/>
                    <a:stretch>
                      <a:fillRect/>
                    </a:stretch>
                  </pic:blipFill>
                  <pic:spPr>
                    <a:xfrm>
                      <a:off x="0" y="0"/>
                      <a:ext cx="3914775" cy="209550"/>
                    </a:xfrm>
                    <a:prstGeom prst="rect">
                      <a:avLst/>
                    </a:prstGeom>
                  </pic:spPr>
                </pic:pic>
              </a:graphicData>
            </a:graphic>
          </wp:inline>
        </w:drawing>
      </w:r>
    </w:p>
    <w:p w14:paraId="1851398F" w14:textId="12A831E0" w:rsidR="00764ABA" w:rsidRDefault="00764ABA" w:rsidP="00764ABA">
      <w:r>
        <w:t>If the machine has a portable drilling tool and the offsets need to be fine tuned after it has been mounted on the machine. Then you can activate this checkbox. You will then have the possibility to change the offsets in the Strategy command.</w:t>
      </w:r>
    </w:p>
    <w:p w14:paraId="7E4CD0B5" w14:textId="3CBDCA58" w:rsidR="00764ABA" w:rsidRDefault="00764ABA" w:rsidP="00764ABA">
      <w:pPr>
        <w:pStyle w:val="Rubrik5"/>
      </w:pPr>
      <w:r>
        <w:t>Location</w:t>
      </w:r>
    </w:p>
    <w:p w14:paraId="0A02D1E2" w14:textId="3D6B1B3B" w:rsidR="00764ABA" w:rsidRDefault="00764ABA" w:rsidP="00764ABA">
      <w:pPr>
        <w:pStyle w:val="Bild"/>
      </w:pPr>
      <w:r w:rsidRPr="00764ABA">
        <w:rPr>
          <w:noProof/>
        </w:rPr>
        <w:drawing>
          <wp:inline distT="0" distB="0" distL="0" distR="0" wp14:anchorId="51008884" wp14:editId="1C8200E1">
            <wp:extent cx="3943900" cy="447737"/>
            <wp:effectExtent l="0" t="0" r="0" b="9525"/>
            <wp:docPr id="66300767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07677" name=""/>
                    <pic:cNvPicPr/>
                  </pic:nvPicPr>
                  <pic:blipFill>
                    <a:blip r:embed="rId1336"/>
                    <a:stretch>
                      <a:fillRect/>
                    </a:stretch>
                  </pic:blipFill>
                  <pic:spPr>
                    <a:xfrm>
                      <a:off x="0" y="0"/>
                      <a:ext cx="3943900" cy="447737"/>
                    </a:xfrm>
                    <a:prstGeom prst="rect">
                      <a:avLst/>
                    </a:prstGeom>
                  </pic:spPr>
                </pic:pic>
              </a:graphicData>
            </a:graphic>
          </wp:inline>
        </w:drawing>
      </w:r>
    </w:p>
    <w:p w14:paraId="0057D623" w14:textId="026ACFB9" w:rsidR="00764ABA" w:rsidRDefault="00764ABA" w:rsidP="00764ABA">
      <w:r>
        <w:t>If the machine has more than one jet, then you can have drilling tools mounted on all heads. It is also possible to have the drilling tool mounted on one optional head.</w:t>
      </w:r>
    </w:p>
    <w:p w14:paraId="352DAD0D" w14:textId="11F64593" w:rsidR="00764ABA" w:rsidRDefault="00764ABA" w:rsidP="00764ABA">
      <w:pPr>
        <w:pStyle w:val="Rubrik5"/>
      </w:pPr>
      <w:r>
        <w:t>Estimated drilling time</w:t>
      </w:r>
    </w:p>
    <w:p w14:paraId="70E2B3AB" w14:textId="1F71D46B" w:rsidR="00764ABA" w:rsidRDefault="00764ABA" w:rsidP="00764ABA">
      <w:pPr>
        <w:pStyle w:val="Bild"/>
      </w:pPr>
      <w:r w:rsidRPr="00764ABA">
        <w:rPr>
          <w:noProof/>
        </w:rPr>
        <w:drawing>
          <wp:inline distT="0" distB="0" distL="0" distR="0" wp14:anchorId="6CEEC451" wp14:editId="1EEE4127">
            <wp:extent cx="3943900" cy="219106"/>
            <wp:effectExtent l="0" t="0" r="0" b="9525"/>
            <wp:docPr id="47979424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94247" name=""/>
                    <pic:cNvPicPr/>
                  </pic:nvPicPr>
                  <pic:blipFill>
                    <a:blip r:embed="rId1337"/>
                    <a:stretch>
                      <a:fillRect/>
                    </a:stretch>
                  </pic:blipFill>
                  <pic:spPr>
                    <a:xfrm>
                      <a:off x="0" y="0"/>
                      <a:ext cx="3943900" cy="219106"/>
                    </a:xfrm>
                    <a:prstGeom prst="rect">
                      <a:avLst/>
                    </a:prstGeom>
                  </pic:spPr>
                </pic:pic>
              </a:graphicData>
            </a:graphic>
          </wp:inline>
        </w:drawing>
      </w:r>
    </w:p>
    <w:p w14:paraId="5B81722B" w14:textId="4CF9AE2A" w:rsidR="00803ADA" w:rsidRPr="00D90E4F" w:rsidRDefault="00803ADA" w:rsidP="00803ADA">
      <w:r w:rsidRPr="00D90E4F">
        <w:t>When calculating the drilling time IGEMS uses information from different speeds related to the X, Y movement and the actual Z-axis options. Th</w:t>
      </w:r>
      <w:r>
        <w:t>is setting is used to</w:t>
      </w:r>
      <w:r w:rsidRPr="00D90E4F">
        <w:t xml:space="preserve"> fine-tune the estimated </w:t>
      </w:r>
      <w:r>
        <w:t xml:space="preserve">drilling </w:t>
      </w:r>
      <w:r w:rsidRPr="00D90E4F">
        <w:t>time.</w:t>
      </w:r>
      <w:r>
        <w:t xml:space="preserve"> The setting does not affect the final CNC file.</w:t>
      </w:r>
    </w:p>
    <w:p w14:paraId="12688477" w14:textId="77777777" w:rsidR="00731FC8" w:rsidRPr="00D90E4F" w:rsidRDefault="00E31D47" w:rsidP="00E31D47">
      <w:pPr>
        <w:pStyle w:val="Rubrik2"/>
      </w:pPr>
      <w:bookmarkStart w:id="1336" w:name="_Toc335637021"/>
      <w:bookmarkStart w:id="1337" w:name="_Toc129003023"/>
      <w:bookmarkStart w:id="1338" w:name="_Toc229474961"/>
      <w:r w:rsidRPr="00D90E4F">
        <w:t>Speeds</w:t>
      </w:r>
      <w:bookmarkStart w:id="1339" w:name="Cam2d2MachineSpeeds"/>
      <w:bookmarkEnd w:id="1336"/>
      <w:bookmarkEnd w:id="1337"/>
      <w:bookmarkEnd w:id="1338"/>
      <w:bookmarkEnd w:id="1339"/>
    </w:p>
    <w:p w14:paraId="4EAE7357" w14:textId="20EF0E93" w:rsidR="00E31D47" w:rsidRPr="00D90E4F" w:rsidRDefault="00803ADA" w:rsidP="00803ADA">
      <w:pPr>
        <w:pStyle w:val="Bild"/>
      </w:pPr>
      <w:r>
        <w:rPr>
          <w:noProof/>
        </w:rPr>
        <w:drawing>
          <wp:inline distT="0" distB="0" distL="0" distR="0" wp14:anchorId="29436C25" wp14:editId="536B2E77">
            <wp:extent cx="4095750" cy="4114800"/>
            <wp:effectExtent l="0" t="0" r="0" b="0"/>
            <wp:docPr id="869789438" name="Bildobjekt 1" descr="En bild som visar text, elektronik, skärmbild, skär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89438" name="Bildobjekt 1" descr="En bild som visar text, elektronik, skärmbild, skärm&#10;&#10;AI-genererat innehåll kan vara felaktigt."/>
                    <pic:cNvPicPr/>
                  </pic:nvPicPr>
                  <pic:blipFill>
                    <a:blip r:embed="rId1338"/>
                    <a:stretch>
                      <a:fillRect/>
                    </a:stretch>
                  </pic:blipFill>
                  <pic:spPr>
                    <a:xfrm>
                      <a:off x="0" y="0"/>
                      <a:ext cx="4095750" cy="4114800"/>
                    </a:xfrm>
                    <a:prstGeom prst="rect">
                      <a:avLst/>
                    </a:prstGeom>
                  </pic:spPr>
                </pic:pic>
              </a:graphicData>
            </a:graphic>
          </wp:inline>
        </w:drawing>
      </w:r>
    </w:p>
    <w:p w14:paraId="2A8F63A8" w14:textId="3BA71851" w:rsidR="00EC7ACA" w:rsidRPr="00D90E4F" w:rsidRDefault="00EC7ACA" w:rsidP="00803ADA">
      <w:pPr>
        <w:pStyle w:val="Rubrik5"/>
      </w:pPr>
      <w:bookmarkStart w:id="1340" w:name="_Toc129003024"/>
      <w:r w:rsidRPr="00D90E4F">
        <w:t>Rapid</w:t>
      </w:r>
      <w:bookmarkEnd w:id="1340"/>
      <w:r w:rsidR="00803ADA">
        <w:t xml:space="preserve"> speed in X and Y</w:t>
      </w:r>
    </w:p>
    <w:p w14:paraId="3D8BC858" w14:textId="2EBB0097" w:rsidR="00EC7ACA" w:rsidRPr="00D90E4F" w:rsidRDefault="000E7BD1" w:rsidP="00803ADA">
      <w:pPr>
        <w:pStyle w:val="Bild"/>
      </w:pPr>
      <w:r w:rsidRPr="000E7BD1">
        <w:rPr>
          <w:noProof/>
        </w:rPr>
        <w:drawing>
          <wp:inline distT="0" distB="0" distL="0" distR="0" wp14:anchorId="57127274" wp14:editId="79BD9E8F">
            <wp:extent cx="3096057" cy="504895"/>
            <wp:effectExtent l="0" t="0" r="9525" b="9525"/>
            <wp:docPr id="101" name="Bildobjekt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9"/>
                    <a:stretch>
                      <a:fillRect/>
                    </a:stretch>
                  </pic:blipFill>
                  <pic:spPr>
                    <a:xfrm>
                      <a:off x="0" y="0"/>
                      <a:ext cx="3096057" cy="504895"/>
                    </a:xfrm>
                    <a:prstGeom prst="rect">
                      <a:avLst/>
                    </a:prstGeom>
                  </pic:spPr>
                </pic:pic>
              </a:graphicData>
            </a:graphic>
          </wp:inline>
        </w:drawing>
      </w:r>
    </w:p>
    <w:p w14:paraId="5794D3DD" w14:textId="7985F12D" w:rsidR="00EC7ACA" w:rsidRPr="00D90E4F" w:rsidRDefault="00EC7ACA" w:rsidP="00EC7ACA">
      <w:r w:rsidRPr="00D90E4F">
        <w:t xml:space="preserve">Set the value </w:t>
      </w:r>
      <w:r w:rsidR="00315BBF" w:rsidRPr="00D90E4F">
        <w:t>of</w:t>
      </w:r>
      <w:r w:rsidRPr="00D90E4F">
        <w:t xml:space="preserve"> the rapid speed supported by the machine. The values enter</w:t>
      </w:r>
      <w:r w:rsidR="00315BBF" w:rsidRPr="00D90E4F">
        <w:t>ed</w:t>
      </w:r>
      <w:r w:rsidRPr="00D90E4F">
        <w:t xml:space="preserve"> do not affect the final CNC-file</w:t>
      </w:r>
      <w:r w:rsidR="00315BBF" w:rsidRPr="00D90E4F">
        <w:t xml:space="preserve"> and i</w:t>
      </w:r>
      <w:r w:rsidR="00D370C4">
        <w:t>t's</w:t>
      </w:r>
      <w:r w:rsidRPr="00D90E4F">
        <w:t xml:space="preserve"> only used for calculations.</w:t>
      </w:r>
    </w:p>
    <w:p w14:paraId="0390B588" w14:textId="77777777" w:rsidR="00EC7ACA" w:rsidRPr="00D90E4F" w:rsidRDefault="00EC7ACA" w:rsidP="007820FA">
      <w:pPr>
        <w:pStyle w:val="Rubrik5"/>
      </w:pPr>
      <w:r w:rsidRPr="00D90E4F">
        <w:t>Acceleration and deceleration</w:t>
      </w:r>
    </w:p>
    <w:p w14:paraId="6190D9A0" w14:textId="4B59299E" w:rsidR="00EC7ACA" w:rsidRDefault="00EC7ACA" w:rsidP="00EC7ACA">
      <w:r w:rsidRPr="00D90E4F">
        <w:t>If X and Y axis have different values, then use the smallest value of th</w:t>
      </w:r>
      <w:r w:rsidR="00315BBF" w:rsidRPr="00D90E4F">
        <w:t>e</w:t>
      </w:r>
      <w:r w:rsidRPr="00D90E4F">
        <w:t xml:space="preserve"> two.</w:t>
      </w:r>
    </w:p>
    <w:p w14:paraId="369E6858" w14:textId="287C32A4" w:rsidR="000E7BD1" w:rsidRDefault="000E7BD1" w:rsidP="00803ADA">
      <w:pPr>
        <w:pStyle w:val="Rubrik5"/>
      </w:pPr>
      <w:r>
        <w:lastRenderedPageBreak/>
        <w:t>Centripetal acceleration</w:t>
      </w:r>
    </w:p>
    <w:p w14:paraId="718D4A70" w14:textId="396EDD55" w:rsidR="000D0775" w:rsidRDefault="000E7BD1" w:rsidP="00EC7ACA">
      <w:r>
        <w:t xml:space="preserve">Programmed speed is something written in the CNC file. It is not sure that the machine can cut </w:t>
      </w:r>
      <w:r w:rsidR="00803ADA">
        <w:t>at</w:t>
      </w:r>
      <w:r>
        <w:t xml:space="preserve"> </w:t>
      </w:r>
      <w:r w:rsidR="000D0775">
        <w:t>that</w:t>
      </w:r>
      <w:r>
        <w:t xml:space="preserve"> speed.</w:t>
      </w:r>
      <w:r w:rsidR="000D0775">
        <w:t xml:space="preserve"> </w:t>
      </w:r>
    </w:p>
    <w:p w14:paraId="524D2713" w14:textId="23182D44" w:rsidR="000D0775" w:rsidRDefault="000D0775" w:rsidP="00EC7ACA">
      <w:r>
        <w:t xml:space="preserve">This may cause several problems: </w:t>
      </w:r>
    </w:p>
    <w:p w14:paraId="26179D43" w14:textId="7F0A2111" w:rsidR="000E7BD1" w:rsidRDefault="000D0775" w:rsidP="00EA11A3">
      <w:pPr>
        <w:pStyle w:val="Liststycke"/>
        <w:numPr>
          <w:ilvl w:val="0"/>
          <w:numId w:val="37"/>
        </w:numPr>
      </w:pPr>
      <w:r>
        <w:t>The job and time reports will differ from real cutting time.</w:t>
      </w:r>
    </w:p>
    <w:p w14:paraId="42A373CD" w14:textId="6731A463" w:rsidR="000D0775" w:rsidRDefault="000D0775" w:rsidP="00EA11A3">
      <w:pPr>
        <w:pStyle w:val="Liststycke"/>
        <w:numPr>
          <w:ilvl w:val="0"/>
          <w:numId w:val="37"/>
        </w:numPr>
      </w:pPr>
      <w:r>
        <w:t xml:space="preserve">The taper angle </w:t>
      </w:r>
      <w:r w:rsidR="00D370C4">
        <w:t>depends</w:t>
      </w:r>
      <w:r>
        <w:t xml:space="preserve"> on the speed. </w:t>
      </w:r>
      <w:r w:rsidR="009E08FB">
        <w:t xml:space="preserve">If </w:t>
      </w:r>
      <w:r>
        <w:t xml:space="preserve">the machine cannot </w:t>
      </w:r>
      <w:r w:rsidRPr="000D0775">
        <w:t>reach</w:t>
      </w:r>
      <w:r>
        <w:t xml:space="preserve"> programmed speed, </w:t>
      </w:r>
      <w:r w:rsidR="00803ADA">
        <w:t>the</w:t>
      </w:r>
      <w:r w:rsidR="00D370C4">
        <w:t>n</w:t>
      </w:r>
      <w:r w:rsidR="00803ADA">
        <w:t xml:space="preserve"> wrong</w:t>
      </w:r>
      <w:r>
        <w:t xml:space="preserve"> taper angle will be used.</w:t>
      </w:r>
    </w:p>
    <w:p w14:paraId="1D2CF2CB" w14:textId="6C2EFCD8" w:rsidR="000D0775" w:rsidRDefault="000D0775" w:rsidP="00EA11A3">
      <w:pPr>
        <w:pStyle w:val="Liststycke"/>
        <w:numPr>
          <w:ilvl w:val="0"/>
          <w:numId w:val="37"/>
        </w:numPr>
      </w:pPr>
      <w:r>
        <w:t>If you are using Flying Jet ON/OFF control. The jets may be turned off at the wrong position.</w:t>
      </w:r>
    </w:p>
    <w:p w14:paraId="2151AEA3" w14:textId="77777777" w:rsidR="00811788" w:rsidRDefault="000E7BD1" w:rsidP="00D370C4">
      <w:pPr>
        <w:pStyle w:val="Bild"/>
      </w:pPr>
      <w:r w:rsidRPr="000E7BD1">
        <w:rPr>
          <w:noProof/>
        </w:rPr>
        <w:drawing>
          <wp:inline distT="0" distB="0" distL="0" distR="0" wp14:anchorId="2792AD82" wp14:editId="41170FB8">
            <wp:extent cx="3515216" cy="457264"/>
            <wp:effectExtent l="0" t="0" r="0" b="0"/>
            <wp:docPr id="48344" name="Bildobjekt 48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0"/>
                    <a:stretch>
                      <a:fillRect/>
                    </a:stretch>
                  </pic:blipFill>
                  <pic:spPr>
                    <a:xfrm>
                      <a:off x="0" y="0"/>
                      <a:ext cx="3515216" cy="457264"/>
                    </a:xfrm>
                    <a:prstGeom prst="rect">
                      <a:avLst/>
                    </a:prstGeom>
                  </pic:spPr>
                </pic:pic>
              </a:graphicData>
            </a:graphic>
          </wp:inline>
        </w:drawing>
      </w:r>
    </w:p>
    <w:p w14:paraId="05A569B6" w14:textId="68C2CF14" w:rsidR="000D0775" w:rsidRDefault="00D370C4" w:rsidP="00EC7ACA">
      <w:r>
        <w:t xml:space="preserve">The centripetal acceleration is a setting in the CNC. </w:t>
      </w:r>
      <w:r w:rsidR="004845AF">
        <w:t xml:space="preserve">If you don't know the Centripetal acceleration for your machine, then you can </w:t>
      </w:r>
      <w:r>
        <w:t>do following test</w:t>
      </w:r>
      <w:r w:rsidR="004845AF">
        <w:t xml:space="preserve"> </w:t>
      </w:r>
      <w:r>
        <w:t>on</w:t>
      </w:r>
      <w:r w:rsidR="004845AF">
        <w:t xml:space="preserve"> your machine.</w:t>
      </w:r>
    </w:p>
    <w:p w14:paraId="7025B7DE" w14:textId="64781B9C" w:rsidR="004845AF" w:rsidRDefault="004845AF" w:rsidP="00EC7ACA">
      <w:r>
        <w:t>Make a small circle with optional radius. Use a fast programmed speed. Find out what speed the machine will use. To make it easier to calculate a correct value then you can make the movements go many laps around the circle.</w:t>
      </w:r>
      <w:r w:rsidR="00D370C4">
        <w:t xml:space="preserve"> Example:</w:t>
      </w:r>
    </w:p>
    <w:p w14:paraId="1396BA44" w14:textId="13C2AC6A" w:rsidR="00D370C4" w:rsidRDefault="00D370C4" w:rsidP="00D370C4">
      <w:pPr>
        <w:pStyle w:val="LISPSAMPLE"/>
      </w:pPr>
      <w:r>
        <w:t>G0 X3 Y0</w:t>
      </w:r>
      <w:r>
        <w:br/>
        <w:t>R20=100</w:t>
      </w:r>
      <w:r>
        <w:br/>
        <w:t>$WHILE R20&gt;0</w:t>
      </w:r>
      <w:r>
        <w:br/>
        <w:t xml:space="preserve">  R20=R20-1</w:t>
      </w:r>
      <w:r>
        <w:br/>
        <w:t xml:space="preserve">  G3 X-3.0 Y0.0 I0.0 J0.0 F5000</w:t>
      </w:r>
      <w:r>
        <w:br/>
        <w:t xml:space="preserve">  G3 X-3.0 Y0.0 I0.0 J0.0 F5000</w:t>
      </w:r>
      <w:r>
        <w:br/>
        <w:t>$ENDWHILE</w:t>
      </w:r>
    </w:p>
    <w:p w14:paraId="1E930C4F" w14:textId="5103D941" w:rsidR="004845AF" w:rsidRDefault="00A16AAE" w:rsidP="00A16AAE">
      <w:r>
        <w:t xml:space="preserve">The example above is </w:t>
      </w:r>
      <w:r w:rsidR="00D370C4">
        <w:t xml:space="preserve">just a principle and must be adjusted to work on your </w:t>
      </w:r>
      <w:r w:rsidR="00E35BC0">
        <w:t xml:space="preserve">actual </w:t>
      </w:r>
      <w:r w:rsidR="00D370C4">
        <w:t>CNC</w:t>
      </w:r>
      <w:r>
        <w:t>.</w:t>
      </w:r>
    </w:p>
    <w:p w14:paraId="50DD3C61" w14:textId="59DDCEFA" w:rsidR="000D0775" w:rsidRDefault="00E35BC0" w:rsidP="00EC7ACA">
      <w:r>
        <w:t>Run the circle program and look at the HMI what speed the machine is using.</w:t>
      </w:r>
    </w:p>
    <w:p w14:paraId="2DE450CE" w14:textId="73B6B715" w:rsidR="000D0775" w:rsidRDefault="00811788" w:rsidP="00E35BC0">
      <w:pPr>
        <w:pStyle w:val="Bild"/>
      </w:pPr>
      <w:r>
        <w:rPr>
          <w:noProof/>
        </w:rPr>
        <w:drawing>
          <wp:inline distT="0" distB="0" distL="0" distR="0" wp14:anchorId="4C040C23" wp14:editId="525275AD">
            <wp:extent cx="2686050" cy="1695450"/>
            <wp:effectExtent l="0" t="0" r="0" b="0"/>
            <wp:docPr id="18690" name="Bildobjekt 18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1"/>
                    <a:stretch>
                      <a:fillRect/>
                    </a:stretch>
                  </pic:blipFill>
                  <pic:spPr>
                    <a:xfrm>
                      <a:off x="0" y="0"/>
                      <a:ext cx="2686050" cy="1695450"/>
                    </a:xfrm>
                    <a:prstGeom prst="rect">
                      <a:avLst/>
                    </a:prstGeom>
                  </pic:spPr>
                </pic:pic>
              </a:graphicData>
            </a:graphic>
          </wp:inline>
        </w:drawing>
      </w:r>
    </w:p>
    <w:p w14:paraId="439AA03B" w14:textId="267139E2" w:rsidR="00811788" w:rsidRDefault="00E35BC0" w:rsidP="00EC7ACA">
      <w:r>
        <w:t xml:space="preserve">Press the tree dot button </w:t>
      </w:r>
      <w:r w:rsidR="00811788">
        <w:t>Enter the actual radius and real speed used by the CNC controller.</w:t>
      </w:r>
    </w:p>
    <w:p w14:paraId="1BDB191E" w14:textId="1B525D7D" w:rsidR="009E08FB" w:rsidRDefault="00E35BC0" w:rsidP="009E08FB">
      <w:r>
        <w:t xml:space="preserve">In this case the calculated centripetal acceleration </w:t>
      </w:r>
      <w:r w:rsidR="009E08FB">
        <w:t xml:space="preserve">value </w:t>
      </w:r>
      <w:r>
        <w:t xml:space="preserve">vas calculated to </w:t>
      </w:r>
      <w:r w:rsidR="009E08FB">
        <w:t xml:space="preserve">300.00 </w:t>
      </w:r>
      <w:r>
        <w:t>mm/min</w:t>
      </w:r>
      <w:r w:rsidR="009E08FB">
        <w:t>.</w:t>
      </w:r>
    </w:p>
    <w:p w14:paraId="5CEA6F7E" w14:textId="11EDE052" w:rsidR="00E35BC0" w:rsidRDefault="00E35BC0" w:rsidP="00E35BC0">
      <w:pPr>
        <w:pStyle w:val="Bild"/>
      </w:pPr>
      <w:r w:rsidRPr="00E35BC0">
        <w:rPr>
          <w:noProof/>
        </w:rPr>
        <w:drawing>
          <wp:inline distT="0" distB="0" distL="0" distR="0" wp14:anchorId="6DC367FA" wp14:editId="7C78D8E1">
            <wp:extent cx="3267531" cy="209579"/>
            <wp:effectExtent l="0" t="0" r="9525" b="0"/>
            <wp:docPr id="39156476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64766" name=""/>
                    <pic:cNvPicPr/>
                  </pic:nvPicPr>
                  <pic:blipFill>
                    <a:blip r:embed="rId1342"/>
                    <a:stretch>
                      <a:fillRect/>
                    </a:stretch>
                  </pic:blipFill>
                  <pic:spPr>
                    <a:xfrm>
                      <a:off x="0" y="0"/>
                      <a:ext cx="3267531" cy="209579"/>
                    </a:xfrm>
                    <a:prstGeom prst="rect">
                      <a:avLst/>
                    </a:prstGeom>
                  </pic:spPr>
                </pic:pic>
              </a:graphicData>
            </a:graphic>
          </wp:inline>
        </w:drawing>
      </w:r>
    </w:p>
    <w:p w14:paraId="0410F3CA" w14:textId="376CCAC3" w:rsidR="00E35BC0" w:rsidRDefault="00E35BC0" w:rsidP="00E35BC0">
      <w:r>
        <w:t>Enter the Enable checkbox if you have found out the acceleration.</w:t>
      </w:r>
    </w:p>
    <w:p w14:paraId="4F10FF73" w14:textId="665291AC" w:rsidR="00E35BC0" w:rsidRDefault="00E35BC0" w:rsidP="00E35BC0">
      <w:pPr>
        <w:pStyle w:val="Rubrik5"/>
      </w:pPr>
      <w:r>
        <w:t>Max and Min cutting speed</w:t>
      </w:r>
    </w:p>
    <w:p w14:paraId="5399673B" w14:textId="4576D281" w:rsidR="00E35BC0" w:rsidRDefault="00E35BC0" w:rsidP="00E35BC0">
      <w:pPr>
        <w:pStyle w:val="Bild"/>
      </w:pPr>
      <w:r w:rsidRPr="00E35BC0">
        <w:rPr>
          <w:noProof/>
        </w:rPr>
        <w:drawing>
          <wp:inline distT="0" distB="0" distL="0" distR="0" wp14:anchorId="49379AA0" wp14:editId="5D6D9316">
            <wp:extent cx="3858163" cy="523948"/>
            <wp:effectExtent l="0" t="0" r="9525" b="9525"/>
            <wp:docPr id="371919503" name="Bildobjekt 1" descr="En bild som visar text, skärmbild, Teckensnitt, vi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19503" name="Bildobjekt 1" descr="En bild som visar text, skärmbild, Teckensnitt, vit&#10;&#10;AI-genererat innehåll kan vara felaktigt."/>
                    <pic:cNvPicPr/>
                  </pic:nvPicPr>
                  <pic:blipFill>
                    <a:blip r:embed="rId1343"/>
                    <a:stretch>
                      <a:fillRect/>
                    </a:stretch>
                  </pic:blipFill>
                  <pic:spPr>
                    <a:xfrm>
                      <a:off x="0" y="0"/>
                      <a:ext cx="3858163" cy="523948"/>
                    </a:xfrm>
                    <a:prstGeom prst="rect">
                      <a:avLst/>
                    </a:prstGeom>
                  </pic:spPr>
                </pic:pic>
              </a:graphicData>
            </a:graphic>
          </wp:inline>
        </w:drawing>
      </w:r>
    </w:p>
    <w:p w14:paraId="5A6998B6" w14:textId="281C6DC9" w:rsidR="00E35BC0" w:rsidRDefault="00E35BC0" w:rsidP="00E35BC0">
      <w:r>
        <w:t xml:space="preserve">Enter the max and minimum cutting speed that will be used on the machine. If you are cutting very thick material, </w:t>
      </w:r>
      <w:r w:rsidR="00B91AC2">
        <w:t>then if possible, set 0.1 mm/min value</w:t>
      </w:r>
      <w:r>
        <w:t xml:space="preserve"> for Min cutting</w:t>
      </w:r>
      <w:r w:rsidR="00B91AC2">
        <w:t xml:space="preserve"> speed</w:t>
      </w:r>
      <w:r>
        <w:t>. If the algorithms and the database generate values outside upper and lower values, then IGEMS will modify the values to be inside the span.</w:t>
      </w:r>
    </w:p>
    <w:p w14:paraId="7D9B29A6" w14:textId="6E161A1E" w:rsidR="005555D4" w:rsidRDefault="00B91AC2" w:rsidP="00F73025">
      <w:pPr>
        <w:pStyle w:val="Rubrik5"/>
      </w:pPr>
      <w:bookmarkStart w:id="1341" w:name="_Toc129003026"/>
      <w:r>
        <w:t xml:space="preserve">Rotation axis </w:t>
      </w:r>
      <w:r w:rsidR="005555D4" w:rsidRPr="00D90E4F">
        <w:t>speed for 5-axis heads</w:t>
      </w:r>
      <w:bookmarkEnd w:id="1341"/>
    </w:p>
    <w:p w14:paraId="3BFBED63" w14:textId="0EE29BD2" w:rsidR="00F73025" w:rsidRDefault="00F73025" w:rsidP="00F73025">
      <w:pPr>
        <w:pStyle w:val="Bild"/>
      </w:pPr>
      <w:r w:rsidRPr="00F73025">
        <w:rPr>
          <w:noProof/>
        </w:rPr>
        <w:drawing>
          <wp:inline distT="0" distB="0" distL="0" distR="0" wp14:anchorId="26807E5D" wp14:editId="06066E72">
            <wp:extent cx="3820058" cy="914528"/>
            <wp:effectExtent l="0" t="0" r="0" b="0"/>
            <wp:docPr id="1259335004" name="Bildobjekt 1" descr="En bild som visar text, Teckensnitt, linje,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35004" name="Bildobjekt 1" descr="En bild som visar text, Teckensnitt, linje, nummer&#10;&#10;AI-genererat innehåll kan vara felaktigt."/>
                    <pic:cNvPicPr/>
                  </pic:nvPicPr>
                  <pic:blipFill>
                    <a:blip r:embed="rId1344"/>
                    <a:stretch>
                      <a:fillRect/>
                    </a:stretch>
                  </pic:blipFill>
                  <pic:spPr>
                    <a:xfrm>
                      <a:off x="0" y="0"/>
                      <a:ext cx="3820058" cy="914528"/>
                    </a:xfrm>
                    <a:prstGeom prst="rect">
                      <a:avLst/>
                    </a:prstGeom>
                  </pic:spPr>
                </pic:pic>
              </a:graphicData>
            </a:graphic>
          </wp:inline>
        </w:drawing>
      </w:r>
    </w:p>
    <w:p w14:paraId="0DD371FC" w14:textId="3ACC5EC8" w:rsidR="00D716FD" w:rsidRPr="00D90E4F" w:rsidRDefault="00D716FD" w:rsidP="00D716FD">
      <w:r>
        <w:t>Enter the max rotation speeds in degree/second and the acceleration in degree/sec</w:t>
      </w:r>
      <w:r>
        <w:rPr>
          <w:rFonts w:cs="Tahoma"/>
        </w:rPr>
        <w:t>²</w:t>
      </w:r>
      <w:r>
        <w:t xml:space="preserve"> </w:t>
      </w:r>
    </w:p>
    <w:p w14:paraId="42E61B1A" w14:textId="367B612C" w:rsidR="004F37EA" w:rsidRDefault="00B91AC2" w:rsidP="005555D4">
      <w:r>
        <w:lastRenderedPageBreak/>
        <w:t xml:space="preserve">In </w:t>
      </w:r>
      <w:r w:rsidR="001B71A3" w:rsidRPr="00D90E4F">
        <w:t xml:space="preserve">IGEMS the primary </w:t>
      </w:r>
      <w:r w:rsidR="004F37EA">
        <w:t xml:space="preserve">rotation </w:t>
      </w:r>
      <w:r w:rsidR="001B71A3" w:rsidRPr="00D90E4F">
        <w:t xml:space="preserve">axis is called A and the secondary </w:t>
      </w:r>
      <w:r w:rsidR="004F37EA">
        <w:t xml:space="preserve">rotation </w:t>
      </w:r>
      <w:r w:rsidR="001B71A3" w:rsidRPr="00D90E4F">
        <w:t xml:space="preserve">axis </w:t>
      </w:r>
      <w:r w:rsidRPr="00D90E4F">
        <w:t>is called</w:t>
      </w:r>
      <w:r w:rsidR="001B71A3" w:rsidRPr="00D90E4F">
        <w:t xml:space="preserve"> B. </w:t>
      </w:r>
      <w:r w:rsidR="004F37EA">
        <w:t xml:space="preserve">The rotation speeds are </w:t>
      </w:r>
      <w:r w:rsidR="00BF234F" w:rsidRPr="00BF234F">
        <w:t>determined</w:t>
      </w:r>
      <w:r w:rsidR="004F37EA">
        <w:t xml:space="preserve"> by the speed for the </w:t>
      </w:r>
      <w:r w:rsidR="00B93D81" w:rsidRPr="00D90E4F">
        <w:t>XY</w:t>
      </w:r>
      <w:r w:rsidR="00F73025">
        <w:t xml:space="preserve"> and Z</w:t>
      </w:r>
      <w:r w:rsidR="00B93D81" w:rsidRPr="00D90E4F">
        <w:t xml:space="preserve"> movements.</w:t>
      </w:r>
      <w:r w:rsidR="00BF234F">
        <w:t xml:space="preserve"> AB </w:t>
      </w:r>
      <w:r w:rsidR="00D716FD">
        <w:t xml:space="preserve">rotations </w:t>
      </w:r>
      <w:r w:rsidR="00BF234F">
        <w:t>must reach the target position at the same time</w:t>
      </w:r>
      <w:r w:rsidR="00D716FD">
        <w:t xml:space="preserve"> as XYZ</w:t>
      </w:r>
      <w:r w:rsidR="00BF234F">
        <w:t>. Example:</w:t>
      </w:r>
    </w:p>
    <w:p w14:paraId="31092ACC" w14:textId="14F4C963" w:rsidR="004F37EA" w:rsidRDefault="004F37EA" w:rsidP="004F37EA">
      <w:pPr>
        <w:pStyle w:val="LISPSAMPLE"/>
      </w:pPr>
      <w:r>
        <w:t>N10 G1 X100 Y100 F100 A0 B0</w:t>
      </w:r>
    </w:p>
    <w:p w14:paraId="07A68DE0" w14:textId="779C938C" w:rsidR="004F37EA" w:rsidRDefault="004F37EA" w:rsidP="004F37EA">
      <w:pPr>
        <w:pStyle w:val="LISPSAMPLE"/>
      </w:pPr>
      <w:r>
        <w:t xml:space="preserve">N20 G1 X110 Y100 F100 A10 B10 </w:t>
      </w:r>
    </w:p>
    <w:p w14:paraId="423ED360" w14:textId="0B67FBE4" w:rsidR="004F37EA" w:rsidRDefault="003757AA" w:rsidP="005555D4">
      <w:r>
        <w:t xml:space="preserve">At </w:t>
      </w:r>
      <w:r w:rsidR="004F37EA">
        <w:t xml:space="preserve">line 20 above is </w:t>
      </w:r>
      <w:r w:rsidR="00BF234F">
        <w:t xml:space="preserve">AB motion of 10 degrees and a XY </w:t>
      </w:r>
      <w:r w:rsidR="004F37EA">
        <w:t>motion of 10 mm</w:t>
      </w:r>
      <w:r>
        <w:t xml:space="preserve">. The linear speed is </w:t>
      </w:r>
      <w:r w:rsidR="004F37EA">
        <w:t xml:space="preserve">100mm/min. </w:t>
      </w:r>
      <w:r>
        <w:t>T</w:t>
      </w:r>
      <w:r w:rsidR="00BF234F">
        <w:t xml:space="preserve">he XYAB motion </w:t>
      </w:r>
      <w:r w:rsidR="004F37EA">
        <w:t>will take 6 seconds</w:t>
      </w:r>
      <w:r w:rsidR="00BF234F">
        <w:t xml:space="preserve"> AB (rotation </w:t>
      </w:r>
      <w:r>
        <w:t xml:space="preserve">speed </w:t>
      </w:r>
      <w:r w:rsidR="00BF234F">
        <w:t>is 1.66 degree/second).</w:t>
      </w:r>
    </w:p>
    <w:p w14:paraId="53950587" w14:textId="574A12BD" w:rsidR="00D716FD" w:rsidRDefault="00D716FD" w:rsidP="00B12AAA">
      <w:pPr>
        <w:pStyle w:val="Bild"/>
      </w:pPr>
      <w:r>
        <w:rPr>
          <w:noProof/>
        </w:rPr>
        <w:drawing>
          <wp:inline distT="0" distB="0" distL="0" distR="0" wp14:anchorId="4FBDC3D6" wp14:editId="3E0ED29E">
            <wp:extent cx="3914775" cy="247650"/>
            <wp:effectExtent l="0" t="0" r="9525" b="0"/>
            <wp:docPr id="50194682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46820" name=""/>
                    <pic:cNvPicPr/>
                  </pic:nvPicPr>
                  <pic:blipFill>
                    <a:blip r:embed="rId1345"/>
                    <a:stretch>
                      <a:fillRect/>
                    </a:stretch>
                  </pic:blipFill>
                  <pic:spPr>
                    <a:xfrm>
                      <a:off x="0" y="0"/>
                      <a:ext cx="3914775" cy="247650"/>
                    </a:xfrm>
                    <a:prstGeom prst="rect">
                      <a:avLst/>
                    </a:prstGeom>
                  </pic:spPr>
                </pic:pic>
              </a:graphicData>
            </a:graphic>
          </wp:inline>
        </w:drawing>
      </w:r>
    </w:p>
    <w:p w14:paraId="3F08339B" w14:textId="0D7BC0DB" w:rsidR="00D716FD" w:rsidRDefault="00D716FD" w:rsidP="005555D4">
      <w:r>
        <w:t>If this checkbox is activated, then IGEMS will reduce the speed of XYZ if needed rotation speed will exceed the max values.</w:t>
      </w:r>
    </w:p>
    <w:p w14:paraId="08A1459B" w14:textId="5BB5D92B" w:rsidR="00D90187" w:rsidRDefault="00D90187" w:rsidP="00D90187">
      <w:pPr>
        <w:pStyle w:val="Rubrik4"/>
      </w:pPr>
      <w:r>
        <w:t>Speed modes</w:t>
      </w:r>
    </w:p>
    <w:p w14:paraId="79ABD6FC" w14:textId="657DBEEE" w:rsidR="00D716FD" w:rsidRDefault="00D716FD" w:rsidP="00D716FD">
      <w:pPr>
        <w:pStyle w:val="Bild"/>
      </w:pPr>
      <w:r>
        <w:rPr>
          <w:noProof/>
        </w:rPr>
        <w:drawing>
          <wp:inline distT="0" distB="0" distL="0" distR="0" wp14:anchorId="24128B0D" wp14:editId="3ECD9CCD">
            <wp:extent cx="3924300" cy="628650"/>
            <wp:effectExtent l="0" t="0" r="0" b="0"/>
            <wp:docPr id="605713355" name="Bildobjekt 1" descr="En bild som visar text, skärmbild, Teckensnitt,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13355" name="Bildobjekt 1" descr="En bild som visar text, skärmbild, Teckensnitt, linje&#10;&#10;AI-genererat innehåll kan vara felaktigt."/>
                    <pic:cNvPicPr/>
                  </pic:nvPicPr>
                  <pic:blipFill>
                    <a:blip r:embed="rId1346"/>
                    <a:stretch>
                      <a:fillRect/>
                    </a:stretch>
                  </pic:blipFill>
                  <pic:spPr>
                    <a:xfrm>
                      <a:off x="0" y="0"/>
                      <a:ext cx="3924300" cy="628650"/>
                    </a:xfrm>
                    <a:prstGeom prst="rect">
                      <a:avLst/>
                    </a:prstGeom>
                  </pic:spPr>
                </pic:pic>
              </a:graphicData>
            </a:graphic>
          </wp:inline>
        </w:drawing>
      </w:r>
    </w:p>
    <w:p w14:paraId="42E013E1" w14:textId="77777777" w:rsidR="00D90187" w:rsidRPr="00D90E4F" w:rsidRDefault="00D90187" w:rsidP="00D90187">
      <w:pPr>
        <w:pStyle w:val="Rubrik5"/>
      </w:pPr>
      <w:r>
        <w:t>Fixed speed</w:t>
      </w:r>
    </w:p>
    <w:p w14:paraId="4E728137" w14:textId="6D0F88ED" w:rsidR="008163AC" w:rsidRPr="00D90E4F" w:rsidRDefault="001A62E6" w:rsidP="005555D4">
      <w:r w:rsidRPr="00D90E4F">
        <w:t xml:space="preserve">This mode </w:t>
      </w:r>
      <w:r w:rsidR="00690A64" w:rsidRPr="00D90E4F">
        <w:t>is</w:t>
      </w:r>
      <w:r w:rsidRPr="00D90E4F">
        <w:t xml:space="preserve"> used when the CNC-controller calculate</w:t>
      </w:r>
      <w:r w:rsidR="00690A64" w:rsidRPr="00D90E4F">
        <w:t>s</w:t>
      </w:r>
      <w:r w:rsidRPr="00D90E4F">
        <w:t xml:space="preserve"> all speeds.</w:t>
      </w:r>
      <w:r w:rsidR="0033586E" w:rsidRPr="00D90E4F">
        <w:t xml:space="preserve"> IGEMS internally us</w:t>
      </w:r>
      <w:r w:rsidR="00690A64" w:rsidRPr="00D90E4F">
        <w:t xml:space="preserve">es </w:t>
      </w:r>
      <w:r w:rsidR="0033586E" w:rsidRPr="00D90E4F">
        <w:t>a speed called "Simulation speed". This speed is the same and never change</w:t>
      </w:r>
      <w:r w:rsidR="00690A64" w:rsidRPr="00D90E4F">
        <w:t>s</w:t>
      </w:r>
      <w:r w:rsidR="0033586E" w:rsidRPr="00D90E4F">
        <w:t>, no matter if material or cutting quality</w:t>
      </w:r>
      <w:r w:rsidR="00690A64" w:rsidRPr="00D90E4F">
        <w:t xml:space="preserve"> changes</w:t>
      </w:r>
      <w:r w:rsidR="0033586E" w:rsidRPr="00D90E4F">
        <w:t>. IGEMS need</w:t>
      </w:r>
      <w:r w:rsidR="00690A64" w:rsidRPr="00D90E4F">
        <w:t>s</w:t>
      </w:r>
      <w:r w:rsidR="0033586E" w:rsidRPr="00D90E4F">
        <w:t xml:space="preserve"> this speed to present reports and for making simulations.</w:t>
      </w:r>
    </w:p>
    <w:p w14:paraId="19D3EEAE" w14:textId="77777777" w:rsidR="0033586E" w:rsidRPr="00D90E4F" w:rsidRDefault="0033586E" w:rsidP="0033586E">
      <w:pPr>
        <w:pStyle w:val="Frga"/>
      </w:pPr>
      <w:r w:rsidRPr="00D90E4F">
        <w:t>Are there any disadvantages to calculat</w:t>
      </w:r>
      <w:r w:rsidR="00690A64" w:rsidRPr="00D90E4F">
        <w:t>ing</w:t>
      </w:r>
      <w:r w:rsidRPr="00D90E4F">
        <w:t xml:space="preserve"> the speed in the controller?</w:t>
      </w:r>
    </w:p>
    <w:p w14:paraId="72783890" w14:textId="77777777" w:rsidR="0033586E" w:rsidRPr="00D90E4F" w:rsidRDefault="0033586E" w:rsidP="0033586E">
      <w:pPr>
        <w:pStyle w:val="Answer"/>
      </w:pPr>
      <w:r w:rsidRPr="00D90E4F">
        <w:t>Yes, you can't make cost estimations and other reports in advance.</w:t>
      </w:r>
    </w:p>
    <w:p w14:paraId="119D8FC2" w14:textId="77777777" w:rsidR="00D64DA0" w:rsidRPr="00D90E4F" w:rsidRDefault="00D64DA0" w:rsidP="007820FA">
      <w:pPr>
        <w:pStyle w:val="Rubrik5"/>
      </w:pPr>
      <w:r w:rsidRPr="00D90E4F">
        <w:t>Speed interpolation by CNC-file.</w:t>
      </w:r>
    </w:p>
    <w:p w14:paraId="1FAAAF9E" w14:textId="5EDA518B" w:rsidR="00B12AAA" w:rsidRDefault="00180F54" w:rsidP="00180F54">
      <w:r w:rsidRPr="00D90E4F">
        <w:t xml:space="preserve">To obtain a good cutting result with a fast production then the cutting speed must be optimized for the material, thickness and the geometry. </w:t>
      </w:r>
      <w:r w:rsidR="00B12AAA">
        <w:t>The speed will slow down near sharp corners and speed up on large radius and straight cuts. The CNC file will be quit long since the speed change will be done in small steps.</w:t>
      </w:r>
    </w:p>
    <w:p w14:paraId="2B0CAE0F" w14:textId="77777777" w:rsidR="00180F54" w:rsidRPr="00D90E4F" w:rsidRDefault="00180F54" w:rsidP="007820FA">
      <w:pPr>
        <w:pStyle w:val="Rubrik5"/>
      </w:pPr>
      <w:r w:rsidRPr="00D90E4F">
        <w:t>Speed interpolation by machine</w:t>
      </w:r>
    </w:p>
    <w:p w14:paraId="207E4B18" w14:textId="4BC400F8" w:rsidR="00180F54" w:rsidRDefault="00180F54" w:rsidP="00180F54">
      <w:r w:rsidRPr="00D90E4F">
        <w:t xml:space="preserve">Some </w:t>
      </w:r>
      <w:r w:rsidR="00B12AAA">
        <w:t xml:space="preserve">CNC </w:t>
      </w:r>
      <w:r w:rsidRPr="00D90E4F">
        <w:t xml:space="preserve">controllers have a functionality to </w:t>
      </w:r>
      <w:r w:rsidR="003911EB" w:rsidRPr="00D90E4F">
        <w:t xml:space="preserve">make it possible to </w:t>
      </w:r>
      <w:r w:rsidRPr="00D90E4F">
        <w:t>interpolate with the speed.</w:t>
      </w:r>
    </w:p>
    <w:p w14:paraId="5FF2D52D" w14:textId="1351C284" w:rsidR="00B12AAA" w:rsidRDefault="00B12AAA" w:rsidP="00180F54">
      <w:r>
        <w:t>If the CNC has this possibility, then this is the best option since it gives a shorter CNC file and a smother movement compared with "Speed interpolation by CNC file".</w:t>
      </w:r>
    </w:p>
    <w:p w14:paraId="3327C040" w14:textId="1142BD78" w:rsidR="00B12AAA" w:rsidRDefault="00B12AAA" w:rsidP="00180F54">
      <w:r>
        <w:t>Example: Siemens FLIN/FNORM functions, Beckhoff G193, IGEMS G194</w:t>
      </w:r>
    </w:p>
    <w:p w14:paraId="046AB374" w14:textId="77777777" w:rsidR="00180F54" w:rsidRPr="00D90E4F" w:rsidRDefault="003911EB" w:rsidP="00180F54">
      <w:r w:rsidRPr="00D90E4F">
        <w:rPr>
          <w:b/>
        </w:rPr>
        <w:t xml:space="preserve">Note! </w:t>
      </w:r>
      <w:r w:rsidR="007828CF" w:rsidRPr="00D90E4F">
        <w:t>This</w:t>
      </w:r>
      <w:r w:rsidR="00EF1D4F" w:rsidRPr="00D90E4F">
        <w:t xml:space="preserve"> speed mode </w:t>
      </w:r>
      <w:r w:rsidR="007828CF" w:rsidRPr="00D90E4F">
        <w:t xml:space="preserve">is unusable </w:t>
      </w:r>
      <w:r w:rsidR="00EF1D4F" w:rsidRPr="00D90E4F">
        <w:t xml:space="preserve">if </w:t>
      </w:r>
      <w:r w:rsidR="007828CF" w:rsidRPr="00D90E4F">
        <w:t>the</w:t>
      </w:r>
      <w:r w:rsidR="00EF1D4F" w:rsidRPr="00D90E4F">
        <w:t xml:space="preserve"> machine does</w:t>
      </w:r>
      <w:r w:rsidR="00690A64" w:rsidRPr="00D90E4F">
        <w:t xml:space="preserve"> </w:t>
      </w:r>
      <w:r w:rsidR="00EF1D4F" w:rsidRPr="00D90E4F">
        <w:t>n</w:t>
      </w:r>
      <w:r w:rsidR="00690A64" w:rsidRPr="00D90E4F">
        <w:t>o</w:t>
      </w:r>
      <w:r w:rsidR="00EF1D4F" w:rsidRPr="00D90E4F">
        <w:t>t support cutting speed interpolation.</w:t>
      </w:r>
    </w:p>
    <w:p w14:paraId="0C7311C1" w14:textId="77777777" w:rsidR="00EF1D4F" w:rsidRPr="00D90E4F" w:rsidRDefault="00EF1D4F" w:rsidP="00EF1D4F">
      <w:pPr>
        <w:pStyle w:val="Rubrik2"/>
      </w:pPr>
      <w:bookmarkStart w:id="1342" w:name="_Toc335637022"/>
      <w:bookmarkStart w:id="1343" w:name="_Toc129003028"/>
      <w:bookmarkStart w:id="1344" w:name="Cam2d2MachinePostprocessor"/>
      <w:bookmarkStart w:id="1345" w:name="_Toc229474962"/>
      <w:r w:rsidRPr="00D90E4F">
        <w:lastRenderedPageBreak/>
        <w:t>Postprocessor</w:t>
      </w:r>
      <w:bookmarkEnd w:id="1342"/>
      <w:bookmarkEnd w:id="1343"/>
      <w:bookmarkEnd w:id="1345"/>
    </w:p>
    <w:bookmarkEnd w:id="1344"/>
    <w:p w14:paraId="357CDDD3" w14:textId="73FEB6EC" w:rsidR="00EF1D4F" w:rsidRPr="00D90E4F" w:rsidRDefault="00AF107A" w:rsidP="00EF1D4F">
      <w:pPr>
        <w:keepNext/>
      </w:pPr>
      <w:r>
        <w:rPr>
          <w:noProof/>
        </w:rPr>
        <w:drawing>
          <wp:inline distT="0" distB="0" distL="0" distR="0" wp14:anchorId="0DBC5E6B" wp14:editId="483B80C5">
            <wp:extent cx="4162425" cy="6562725"/>
            <wp:effectExtent l="0" t="0" r="9525" b="9525"/>
            <wp:docPr id="931818898" name="Bildobjekt 1" descr="En bild som visar text, skärmbild, programvara,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18898" name="Bildobjekt 1" descr="En bild som visar text, skärmbild, programvara, nummer&#10;&#10;AI-genererat innehåll kan vara felaktigt."/>
                    <pic:cNvPicPr/>
                  </pic:nvPicPr>
                  <pic:blipFill>
                    <a:blip r:embed="rId1347"/>
                    <a:stretch>
                      <a:fillRect/>
                    </a:stretch>
                  </pic:blipFill>
                  <pic:spPr>
                    <a:xfrm>
                      <a:off x="0" y="0"/>
                      <a:ext cx="4162425" cy="6562725"/>
                    </a:xfrm>
                    <a:prstGeom prst="rect">
                      <a:avLst/>
                    </a:prstGeom>
                  </pic:spPr>
                </pic:pic>
              </a:graphicData>
            </a:graphic>
          </wp:inline>
        </w:drawing>
      </w:r>
    </w:p>
    <w:p w14:paraId="22C8CD49" w14:textId="77777777" w:rsidR="003911EB" w:rsidRPr="00D90E4F" w:rsidRDefault="00EF1D4F" w:rsidP="00180F54">
      <w:r w:rsidRPr="00D90E4F">
        <w:t xml:space="preserve">These settings handle </w:t>
      </w:r>
      <w:r w:rsidR="0060341A" w:rsidRPr="00D90E4F">
        <w:t xml:space="preserve">the </w:t>
      </w:r>
      <w:r w:rsidRPr="00D90E4F">
        <w:t>fundamental</w:t>
      </w:r>
      <w:r w:rsidR="0060341A" w:rsidRPr="00D90E4F">
        <w:t>s</w:t>
      </w:r>
      <w:r w:rsidRPr="00D90E4F">
        <w:t xml:space="preserve"> in the postprocessing, such as naming the file and different formats.</w:t>
      </w:r>
    </w:p>
    <w:p w14:paraId="0C784130" w14:textId="77777777" w:rsidR="00EF1D4F" w:rsidRPr="00D90E4F" w:rsidRDefault="001C77F8" w:rsidP="00D90187">
      <w:pPr>
        <w:pStyle w:val="Rubrik4"/>
      </w:pPr>
      <w:bookmarkStart w:id="1346" w:name="_Toc129003029"/>
      <w:r w:rsidRPr="00D90E4F">
        <w:t>Postprocessor selection</w:t>
      </w:r>
      <w:bookmarkEnd w:id="1346"/>
    </w:p>
    <w:p w14:paraId="559AAAA6" w14:textId="74B4DD95" w:rsidR="006E7D8C" w:rsidRDefault="00D90187" w:rsidP="00D90187">
      <w:pPr>
        <w:pStyle w:val="Bild"/>
      </w:pPr>
      <w:r w:rsidRPr="00D90187">
        <w:rPr>
          <w:noProof/>
        </w:rPr>
        <w:drawing>
          <wp:inline distT="0" distB="0" distL="0" distR="0" wp14:anchorId="59A59E27" wp14:editId="70E7FF55">
            <wp:extent cx="3458058" cy="1171739"/>
            <wp:effectExtent l="0" t="0" r="0" b="9525"/>
            <wp:docPr id="186615122" name="Bildobjekt 1" descr="En bild som visar text, skärmbild, Teckensnitt,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5122" name="Bildobjekt 1" descr="En bild som visar text, skärmbild, Teckensnitt, linje&#10;&#10;AI-genererat innehåll kan vara felaktigt."/>
                    <pic:cNvPicPr/>
                  </pic:nvPicPr>
                  <pic:blipFill>
                    <a:blip r:embed="rId1348"/>
                    <a:stretch>
                      <a:fillRect/>
                    </a:stretch>
                  </pic:blipFill>
                  <pic:spPr>
                    <a:xfrm>
                      <a:off x="0" y="0"/>
                      <a:ext cx="3458058" cy="1171739"/>
                    </a:xfrm>
                    <a:prstGeom prst="rect">
                      <a:avLst/>
                    </a:prstGeom>
                  </pic:spPr>
                </pic:pic>
              </a:graphicData>
            </a:graphic>
          </wp:inline>
        </w:drawing>
      </w:r>
    </w:p>
    <w:p w14:paraId="2F14BDD3" w14:textId="1E903B9A" w:rsidR="00D90187" w:rsidRDefault="00D90187" w:rsidP="00D90187">
      <w:pPr>
        <w:pStyle w:val="Rubrik5"/>
      </w:pPr>
      <w:r>
        <w:t>Classic PPI</w:t>
      </w:r>
    </w:p>
    <w:p w14:paraId="5DCF6D31" w14:textId="0B28E847" w:rsidR="006E7D8C" w:rsidRDefault="00D90187" w:rsidP="00EF1D4F">
      <w:r>
        <w:t>These are the postprocessors made for revision 1 for IGEMS R2010 to R2024. This will not be supported in the future.</w:t>
      </w:r>
    </w:p>
    <w:p w14:paraId="21A06047" w14:textId="2104072F" w:rsidR="00D90187" w:rsidRDefault="00D90187" w:rsidP="00D90187">
      <w:pPr>
        <w:pStyle w:val="Rubrik5"/>
      </w:pPr>
      <w:r>
        <w:lastRenderedPageBreak/>
        <w:t>Revision 2 IPF</w:t>
      </w:r>
    </w:p>
    <w:p w14:paraId="74DD9D04" w14:textId="3818FE05" w:rsidR="00D90187" w:rsidRDefault="00D90187" w:rsidP="00EF1D4F">
      <w:r>
        <w:t>This is the new type of postprocessor that will be used in the future. If you don't have this type, then contact your reseller or IGEMS.</w:t>
      </w:r>
    </w:p>
    <w:p w14:paraId="629EB335" w14:textId="7F742A74" w:rsidR="00D90187" w:rsidRDefault="00D90187" w:rsidP="00D90187">
      <w:pPr>
        <w:pStyle w:val="Rubrik5"/>
      </w:pPr>
      <w:r>
        <w:t>Create a new postprocessor</w:t>
      </w:r>
    </w:p>
    <w:p w14:paraId="196C5D12" w14:textId="25CB9EDC" w:rsidR="00D90187" w:rsidRPr="00D90187" w:rsidRDefault="00D90187" w:rsidP="00D90187">
      <w:r w:rsidRPr="00D90E4F">
        <w:t xml:space="preserve">The postprocessor is an open text file written in ILISP syntax. The ILISP documentation has detailed information on how to change or develop postprocessors. To make a new postprocessor press the "New" button and enter </w:t>
      </w:r>
      <w:r w:rsidR="00AF107A" w:rsidRPr="00D90E4F">
        <w:t>the name</w:t>
      </w:r>
      <w:r w:rsidRPr="00D90E4F">
        <w:t xml:space="preserve"> of the new postprocessor.</w:t>
      </w:r>
    </w:p>
    <w:p w14:paraId="60639318" w14:textId="64243ED5" w:rsidR="00D90187" w:rsidRDefault="00D90187" w:rsidP="00D90187">
      <w:pPr>
        <w:pStyle w:val="Bild"/>
      </w:pPr>
      <w:r>
        <w:rPr>
          <w:noProof/>
        </w:rPr>
        <w:drawing>
          <wp:inline distT="0" distB="0" distL="0" distR="0" wp14:anchorId="5D8B6345" wp14:editId="61835C97">
            <wp:extent cx="2286000" cy="1314450"/>
            <wp:effectExtent l="0" t="0" r="0" b="0"/>
            <wp:docPr id="1615182190"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82190" name="Bildobjekt 1" descr="En bild som visar text, skärmbild, Teckensnitt, nummer&#10;&#10;AI-genererat innehåll kan vara felaktigt."/>
                    <pic:cNvPicPr/>
                  </pic:nvPicPr>
                  <pic:blipFill>
                    <a:blip r:embed="rId1349"/>
                    <a:stretch>
                      <a:fillRect/>
                    </a:stretch>
                  </pic:blipFill>
                  <pic:spPr>
                    <a:xfrm>
                      <a:off x="0" y="0"/>
                      <a:ext cx="2286000" cy="1314450"/>
                    </a:xfrm>
                    <a:prstGeom prst="rect">
                      <a:avLst/>
                    </a:prstGeom>
                  </pic:spPr>
                </pic:pic>
              </a:graphicData>
            </a:graphic>
          </wp:inline>
        </w:drawing>
      </w:r>
    </w:p>
    <w:p w14:paraId="60C686EE" w14:textId="20BA49DE" w:rsidR="00D90187" w:rsidRDefault="00D90187" w:rsidP="00D90187">
      <w:r>
        <w:t>The name should be given without folder or extension.</w:t>
      </w:r>
    </w:p>
    <w:p w14:paraId="5E082C90" w14:textId="5F422F63" w:rsidR="00D90187" w:rsidRDefault="0000591D" w:rsidP="0000591D">
      <w:pPr>
        <w:pStyle w:val="Rubrik4"/>
      </w:pPr>
      <w:r>
        <w:t>Output file</w:t>
      </w:r>
    </w:p>
    <w:p w14:paraId="6BA9004C" w14:textId="45589BF5" w:rsidR="0000591D" w:rsidRPr="0000591D" w:rsidRDefault="0000591D" w:rsidP="0000591D">
      <w:r w:rsidRPr="00D90E4F">
        <w:t>The postprocessor creates a file that can be used by the CNC-machine. The settings below describe the rules for how the file can be named</w:t>
      </w:r>
      <w:r>
        <w:t>.</w:t>
      </w:r>
    </w:p>
    <w:p w14:paraId="646CC404" w14:textId="3381DA88" w:rsidR="0000591D" w:rsidRPr="00D90187" w:rsidRDefault="0000591D" w:rsidP="0000591D">
      <w:pPr>
        <w:pStyle w:val="Bild"/>
      </w:pPr>
      <w:r w:rsidRPr="0000591D">
        <w:rPr>
          <w:noProof/>
        </w:rPr>
        <w:drawing>
          <wp:inline distT="0" distB="0" distL="0" distR="0" wp14:anchorId="17A957F8" wp14:editId="26265A3E">
            <wp:extent cx="3696216" cy="1533739"/>
            <wp:effectExtent l="0" t="0" r="0" b="9525"/>
            <wp:docPr id="1268775207"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75207" name="Bildobjekt 1" descr="En bild som visar text, skärmbild, Teckensnitt&#10;&#10;AI-genererat innehåll kan vara felaktigt."/>
                    <pic:cNvPicPr/>
                  </pic:nvPicPr>
                  <pic:blipFill>
                    <a:blip r:embed="rId1350"/>
                    <a:stretch>
                      <a:fillRect/>
                    </a:stretch>
                  </pic:blipFill>
                  <pic:spPr>
                    <a:xfrm>
                      <a:off x="0" y="0"/>
                      <a:ext cx="3696216" cy="1533739"/>
                    </a:xfrm>
                    <a:prstGeom prst="rect">
                      <a:avLst/>
                    </a:prstGeom>
                  </pic:spPr>
                </pic:pic>
              </a:graphicData>
            </a:graphic>
          </wp:inline>
        </w:drawing>
      </w:r>
    </w:p>
    <w:p w14:paraId="27C98FCE" w14:textId="50AEAA3E" w:rsidR="00FB6E63" w:rsidRDefault="00FB6E63" w:rsidP="002D3E07">
      <w:pPr>
        <w:pStyle w:val="Rubrik5"/>
      </w:pPr>
      <w:r>
        <w:t>Suggest sheet name as output file</w:t>
      </w:r>
    </w:p>
    <w:p w14:paraId="3B7FE439" w14:textId="16FF28EF" w:rsidR="00FB6E63" w:rsidRPr="00FB6E63" w:rsidRDefault="00FB6E63" w:rsidP="00FB6E63">
      <w:r>
        <w:t>If the actual cut order is located on a sheet, then IGEMS will suggest the sheet name as output file. If there is no sheet, then the drawing name will be suggested.</w:t>
      </w:r>
    </w:p>
    <w:p w14:paraId="14E5E0B9" w14:textId="74317104" w:rsidR="00AF6B0B" w:rsidRPr="00D90E4F" w:rsidRDefault="00AF6B0B" w:rsidP="002D3E07">
      <w:pPr>
        <w:pStyle w:val="Rubrik5"/>
      </w:pPr>
      <w:r w:rsidRPr="00D90E4F">
        <w:t>Suggest drawing name as output file</w:t>
      </w:r>
    </w:p>
    <w:p w14:paraId="51EAC916" w14:textId="77777777" w:rsidR="00180F54" w:rsidRPr="00D90E4F" w:rsidRDefault="00180F54" w:rsidP="00180F54">
      <w:r w:rsidRPr="00D90E4F">
        <w:t xml:space="preserve">In this case IGEMS will suggest that the </w:t>
      </w:r>
      <w:r w:rsidR="00486C2F" w:rsidRPr="00D90E4F">
        <w:t>output fil</w:t>
      </w:r>
      <w:r w:rsidRPr="00D90E4F">
        <w:t xml:space="preserve">e name will </w:t>
      </w:r>
      <w:r w:rsidR="00486C2F" w:rsidRPr="00D90E4F">
        <w:t xml:space="preserve">be </w:t>
      </w:r>
      <w:r w:rsidRPr="00D90E4F">
        <w:t xml:space="preserve">the same </w:t>
      </w:r>
      <w:r w:rsidR="00486C2F" w:rsidRPr="00D90E4F">
        <w:t xml:space="preserve">name as the actual drawing. The extension of the file </w:t>
      </w:r>
      <w:r w:rsidR="0060341A" w:rsidRPr="00D90E4F">
        <w:t>is</w:t>
      </w:r>
      <w:r w:rsidR="00486C2F" w:rsidRPr="00D90E4F">
        <w:t xml:space="preserve"> defined below.</w:t>
      </w:r>
    </w:p>
    <w:p w14:paraId="37312D74" w14:textId="77777777" w:rsidR="00486C2F" w:rsidRPr="00D90E4F" w:rsidRDefault="00486C2F" w:rsidP="002D3E07">
      <w:pPr>
        <w:pStyle w:val="Rubrik5"/>
      </w:pPr>
      <w:r w:rsidRPr="00D90E4F">
        <w:t>Suggest a number as output file</w:t>
      </w:r>
    </w:p>
    <w:p w14:paraId="74A99A85" w14:textId="77777777" w:rsidR="00486C2F" w:rsidRPr="00D90E4F" w:rsidRDefault="00486C2F" w:rsidP="00180F54">
      <w:r w:rsidRPr="00D90E4F">
        <w:t xml:space="preserve">Many users want to have the output files named as </w:t>
      </w:r>
      <w:r w:rsidR="0060341A" w:rsidRPr="00D90E4F">
        <w:t xml:space="preserve">a </w:t>
      </w:r>
      <w:r w:rsidRPr="00D90E4F">
        <w:t>number (100.CNC, 101.CNC, 102.CNC). With this setting the actual number will be increased by one for every new output file created.</w:t>
      </w:r>
    </w:p>
    <w:p w14:paraId="2999E949" w14:textId="77777777" w:rsidR="00486C2F" w:rsidRPr="00D90E4F" w:rsidRDefault="00486C2F" w:rsidP="002D3E07">
      <w:pPr>
        <w:pStyle w:val="Rubrik5"/>
      </w:pPr>
      <w:r w:rsidRPr="00D90E4F">
        <w:t>File prefix</w:t>
      </w:r>
    </w:p>
    <w:p w14:paraId="109770DC" w14:textId="77777777" w:rsidR="00486C2F" w:rsidRPr="00D90E4F" w:rsidRDefault="007828CF" w:rsidP="00486C2F">
      <w:r w:rsidRPr="00D90E4F">
        <w:t>Specify h</w:t>
      </w:r>
      <w:r w:rsidR="00486C2F" w:rsidRPr="00D90E4F">
        <w:t>ere if there should be any prefix added before the number.</w:t>
      </w:r>
    </w:p>
    <w:p w14:paraId="1CD16B82" w14:textId="77777777" w:rsidR="00486C2F" w:rsidRPr="00D90E4F" w:rsidRDefault="00486C2F" w:rsidP="002D3E07">
      <w:pPr>
        <w:pStyle w:val="Rubrik5"/>
      </w:pPr>
      <w:r w:rsidRPr="00D90E4F">
        <w:t>Max name length</w:t>
      </w:r>
    </w:p>
    <w:p w14:paraId="29162DEC" w14:textId="77777777" w:rsidR="0060341A" w:rsidRPr="00D90E4F" w:rsidRDefault="007828CF" w:rsidP="00486C2F">
      <w:r w:rsidRPr="00D90E4F">
        <w:t>S</w:t>
      </w:r>
      <w:r w:rsidR="00486C2F" w:rsidRPr="00D90E4F">
        <w:t xml:space="preserve">pecify longest acceptable file name. </w:t>
      </w:r>
    </w:p>
    <w:p w14:paraId="52EC8C74" w14:textId="77777777" w:rsidR="00486C2F" w:rsidRPr="00D90E4F" w:rsidRDefault="00F8094F" w:rsidP="00486C2F">
      <w:r w:rsidRPr="00D90E4F">
        <w:rPr>
          <w:b/>
        </w:rPr>
        <w:t>Note!</w:t>
      </w:r>
      <w:r w:rsidR="004954D2" w:rsidRPr="00D90E4F">
        <w:t xml:space="preserve"> T</w:t>
      </w:r>
      <w:r w:rsidR="00486C2F" w:rsidRPr="00D90E4F">
        <w:t>his control</w:t>
      </w:r>
      <w:r w:rsidR="007828CF" w:rsidRPr="00D90E4F">
        <w:t>s</w:t>
      </w:r>
      <w:r w:rsidR="00486C2F" w:rsidRPr="00D90E4F">
        <w:t xml:space="preserve"> only the name not the extension of the file.</w:t>
      </w:r>
    </w:p>
    <w:p w14:paraId="57D51030" w14:textId="77777777" w:rsidR="00486C2F" w:rsidRPr="00D90E4F" w:rsidRDefault="00486C2F" w:rsidP="007820FA">
      <w:pPr>
        <w:pStyle w:val="Rubrik5"/>
      </w:pPr>
      <w:r w:rsidRPr="00D90E4F">
        <w:t>File extension</w:t>
      </w:r>
    </w:p>
    <w:p w14:paraId="23DAD74F" w14:textId="77777777" w:rsidR="00C303CA" w:rsidRPr="00D90E4F" w:rsidRDefault="00486C2F" w:rsidP="00180F54">
      <w:r w:rsidRPr="00D90E4F">
        <w:t>This is the extension of the output file.</w:t>
      </w:r>
    </w:p>
    <w:p w14:paraId="1D82AB52" w14:textId="77777777" w:rsidR="00180F54" w:rsidRPr="00D90E4F" w:rsidRDefault="0060341A" w:rsidP="00180F54">
      <w:r w:rsidRPr="00D90E4F">
        <w:t>The f</w:t>
      </w:r>
      <w:r w:rsidR="00180F54" w:rsidRPr="00D90E4F">
        <w:t>ollowing table describe</w:t>
      </w:r>
      <w:r w:rsidRPr="00D90E4F">
        <w:t>s</w:t>
      </w:r>
      <w:r w:rsidR="00180F54" w:rsidRPr="00D90E4F">
        <w:t xml:space="preserve"> the result of different settings</w:t>
      </w:r>
      <w:r w:rsidRPr="00D90E4F">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1984"/>
        <w:gridCol w:w="1134"/>
        <w:gridCol w:w="1418"/>
        <w:gridCol w:w="1559"/>
      </w:tblGrid>
      <w:tr w:rsidR="00180F54" w:rsidRPr="00D90E4F" w14:paraId="4CD0464E" w14:textId="77777777" w:rsidTr="00180F54">
        <w:tc>
          <w:tcPr>
            <w:tcW w:w="1418" w:type="dxa"/>
            <w:tcBorders>
              <w:top w:val="single" w:sz="4" w:space="0" w:color="000000"/>
              <w:left w:val="single" w:sz="4" w:space="0" w:color="000000"/>
              <w:bottom w:val="single" w:sz="4" w:space="0" w:color="000000"/>
              <w:right w:val="single" w:sz="4" w:space="0" w:color="000000"/>
            </w:tcBorders>
            <w:shd w:val="pct20" w:color="auto" w:fill="auto"/>
            <w:hideMark/>
          </w:tcPr>
          <w:p w14:paraId="38F3366A" w14:textId="77777777" w:rsidR="00180F54" w:rsidRPr="00D90E4F" w:rsidRDefault="00180F54" w:rsidP="00385CA2">
            <w:pPr>
              <w:rPr>
                <w:b/>
              </w:rPr>
            </w:pPr>
            <w:r w:rsidRPr="00D90E4F">
              <w:rPr>
                <w:b/>
              </w:rPr>
              <w:t>File prefix</w:t>
            </w:r>
          </w:p>
        </w:tc>
        <w:tc>
          <w:tcPr>
            <w:tcW w:w="1984" w:type="dxa"/>
            <w:tcBorders>
              <w:top w:val="single" w:sz="4" w:space="0" w:color="000000"/>
              <w:left w:val="single" w:sz="4" w:space="0" w:color="000000"/>
              <w:bottom w:val="single" w:sz="4" w:space="0" w:color="000000"/>
              <w:right w:val="single" w:sz="4" w:space="0" w:color="000000"/>
            </w:tcBorders>
            <w:shd w:val="pct20" w:color="auto" w:fill="auto"/>
            <w:hideMark/>
          </w:tcPr>
          <w:p w14:paraId="657B613D" w14:textId="77777777" w:rsidR="00180F54" w:rsidRPr="00D90E4F" w:rsidRDefault="00180F54" w:rsidP="00385CA2">
            <w:pPr>
              <w:rPr>
                <w:b/>
              </w:rPr>
            </w:pPr>
            <w:r w:rsidRPr="00D90E4F">
              <w:rPr>
                <w:b/>
              </w:rPr>
              <w:t>Max name length</w:t>
            </w:r>
          </w:p>
        </w:tc>
        <w:tc>
          <w:tcPr>
            <w:tcW w:w="1134" w:type="dxa"/>
            <w:tcBorders>
              <w:top w:val="single" w:sz="4" w:space="0" w:color="000000"/>
              <w:left w:val="single" w:sz="4" w:space="0" w:color="000000"/>
              <w:bottom w:val="single" w:sz="4" w:space="0" w:color="000000"/>
              <w:right w:val="single" w:sz="4" w:space="0" w:color="000000"/>
            </w:tcBorders>
            <w:shd w:val="pct20" w:color="auto" w:fill="auto"/>
            <w:hideMark/>
          </w:tcPr>
          <w:p w14:paraId="494E4E1B" w14:textId="77777777" w:rsidR="00180F54" w:rsidRPr="00D90E4F" w:rsidRDefault="00180F54" w:rsidP="00385CA2">
            <w:pPr>
              <w:rPr>
                <w:b/>
              </w:rPr>
            </w:pPr>
            <w:r w:rsidRPr="00D90E4F">
              <w:rPr>
                <w:b/>
              </w:rPr>
              <w:t>Number</w:t>
            </w:r>
          </w:p>
        </w:tc>
        <w:tc>
          <w:tcPr>
            <w:tcW w:w="1418" w:type="dxa"/>
            <w:tcBorders>
              <w:top w:val="single" w:sz="4" w:space="0" w:color="000000"/>
              <w:left w:val="single" w:sz="4" w:space="0" w:color="000000"/>
              <w:bottom w:val="single" w:sz="4" w:space="0" w:color="000000"/>
              <w:right w:val="single" w:sz="4" w:space="0" w:color="000000"/>
            </w:tcBorders>
            <w:shd w:val="pct20" w:color="auto" w:fill="auto"/>
            <w:hideMark/>
          </w:tcPr>
          <w:p w14:paraId="5C173FB1" w14:textId="77777777" w:rsidR="00180F54" w:rsidRPr="00D90E4F" w:rsidRDefault="00180F54" w:rsidP="00385CA2">
            <w:pPr>
              <w:rPr>
                <w:b/>
              </w:rPr>
            </w:pPr>
            <w:r w:rsidRPr="00D90E4F">
              <w:rPr>
                <w:b/>
              </w:rPr>
              <w:t>Extension</w:t>
            </w:r>
          </w:p>
        </w:tc>
        <w:tc>
          <w:tcPr>
            <w:tcW w:w="1559" w:type="dxa"/>
            <w:tcBorders>
              <w:top w:val="single" w:sz="4" w:space="0" w:color="000000"/>
              <w:left w:val="single" w:sz="4" w:space="0" w:color="000000"/>
              <w:bottom w:val="single" w:sz="4" w:space="0" w:color="000000"/>
              <w:right w:val="single" w:sz="4" w:space="0" w:color="000000"/>
            </w:tcBorders>
            <w:shd w:val="pct20" w:color="auto" w:fill="auto"/>
            <w:hideMark/>
          </w:tcPr>
          <w:p w14:paraId="02F359FF" w14:textId="77777777" w:rsidR="00180F54" w:rsidRPr="00D90E4F" w:rsidRDefault="00180F54" w:rsidP="00385CA2">
            <w:pPr>
              <w:rPr>
                <w:b/>
              </w:rPr>
            </w:pPr>
            <w:r w:rsidRPr="00D90E4F">
              <w:rPr>
                <w:b/>
              </w:rPr>
              <w:t>Result</w:t>
            </w:r>
          </w:p>
        </w:tc>
      </w:tr>
      <w:tr w:rsidR="00180F54" w:rsidRPr="00D90E4F" w14:paraId="602C172F" w14:textId="77777777" w:rsidTr="00180F54">
        <w:tc>
          <w:tcPr>
            <w:tcW w:w="1418" w:type="dxa"/>
            <w:tcBorders>
              <w:top w:val="single" w:sz="4" w:space="0" w:color="000000"/>
              <w:left w:val="single" w:sz="4" w:space="0" w:color="000000"/>
              <w:bottom w:val="single" w:sz="4" w:space="0" w:color="000000"/>
              <w:right w:val="single" w:sz="4" w:space="0" w:color="000000"/>
            </w:tcBorders>
          </w:tcPr>
          <w:p w14:paraId="6D2600CB" w14:textId="77777777" w:rsidR="00180F54" w:rsidRPr="00D90E4F" w:rsidRDefault="00180F54" w:rsidP="00385CA2"/>
        </w:tc>
        <w:tc>
          <w:tcPr>
            <w:tcW w:w="1984" w:type="dxa"/>
            <w:tcBorders>
              <w:top w:val="single" w:sz="4" w:space="0" w:color="000000"/>
              <w:left w:val="single" w:sz="4" w:space="0" w:color="000000"/>
              <w:bottom w:val="single" w:sz="4" w:space="0" w:color="000000"/>
              <w:right w:val="single" w:sz="4" w:space="0" w:color="000000"/>
            </w:tcBorders>
            <w:hideMark/>
          </w:tcPr>
          <w:p w14:paraId="65F95026" w14:textId="77777777" w:rsidR="00180F54" w:rsidRPr="00D90E4F" w:rsidRDefault="00180F54" w:rsidP="00385CA2">
            <w:r w:rsidRPr="00D90E4F">
              <w:t>8</w:t>
            </w:r>
          </w:p>
        </w:tc>
        <w:tc>
          <w:tcPr>
            <w:tcW w:w="1134" w:type="dxa"/>
            <w:tcBorders>
              <w:top w:val="single" w:sz="4" w:space="0" w:color="000000"/>
              <w:left w:val="single" w:sz="4" w:space="0" w:color="000000"/>
              <w:bottom w:val="single" w:sz="4" w:space="0" w:color="000000"/>
              <w:right w:val="single" w:sz="4" w:space="0" w:color="000000"/>
            </w:tcBorders>
            <w:hideMark/>
          </w:tcPr>
          <w:p w14:paraId="2884AAEE" w14:textId="77777777" w:rsidR="00180F54" w:rsidRPr="00D90E4F" w:rsidRDefault="00180F54" w:rsidP="00385CA2">
            <w:r w:rsidRPr="00D90E4F">
              <w:t>100</w:t>
            </w:r>
          </w:p>
        </w:tc>
        <w:tc>
          <w:tcPr>
            <w:tcW w:w="1418" w:type="dxa"/>
            <w:tcBorders>
              <w:top w:val="single" w:sz="4" w:space="0" w:color="000000"/>
              <w:left w:val="single" w:sz="4" w:space="0" w:color="000000"/>
              <w:bottom w:val="single" w:sz="4" w:space="0" w:color="000000"/>
              <w:right w:val="single" w:sz="4" w:space="0" w:color="000000"/>
            </w:tcBorders>
            <w:hideMark/>
          </w:tcPr>
          <w:p w14:paraId="049E403C" w14:textId="77777777" w:rsidR="00180F54" w:rsidRPr="00D90E4F" w:rsidRDefault="00180F54" w:rsidP="00385CA2">
            <w:r w:rsidRPr="00D90E4F">
              <w:t>.CNC</w:t>
            </w:r>
          </w:p>
        </w:tc>
        <w:tc>
          <w:tcPr>
            <w:tcW w:w="1559" w:type="dxa"/>
            <w:tcBorders>
              <w:top w:val="single" w:sz="4" w:space="0" w:color="000000"/>
              <w:left w:val="single" w:sz="4" w:space="0" w:color="000000"/>
              <w:bottom w:val="single" w:sz="4" w:space="0" w:color="000000"/>
              <w:right w:val="single" w:sz="4" w:space="0" w:color="000000"/>
            </w:tcBorders>
            <w:hideMark/>
          </w:tcPr>
          <w:p w14:paraId="4612F41F" w14:textId="77777777" w:rsidR="00180F54" w:rsidRPr="00D90E4F" w:rsidRDefault="00180F54" w:rsidP="00385CA2">
            <w:r w:rsidRPr="00D90E4F">
              <w:t>100.CNC</w:t>
            </w:r>
          </w:p>
        </w:tc>
      </w:tr>
      <w:tr w:rsidR="00180F54" w:rsidRPr="00D90E4F" w14:paraId="6F463D39" w14:textId="77777777" w:rsidTr="00180F54">
        <w:tc>
          <w:tcPr>
            <w:tcW w:w="1418" w:type="dxa"/>
            <w:tcBorders>
              <w:top w:val="single" w:sz="4" w:space="0" w:color="000000"/>
              <w:left w:val="single" w:sz="4" w:space="0" w:color="000000"/>
              <w:bottom w:val="single" w:sz="4" w:space="0" w:color="000000"/>
              <w:right w:val="single" w:sz="4" w:space="0" w:color="000000"/>
            </w:tcBorders>
            <w:hideMark/>
          </w:tcPr>
          <w:p w14:paraId="168262AF" w14:textId="77777777" w:rsidR="00180F54" w:rsidRPr="00D90E4F" w:rsidRDefault="00180F54" w:rsidP="00385CA2">
            <w:r w:rsidRPr="00D90E4F">
              <w:t>P</w:t>
            </w:r>
          </w:p>
        </w:tc>
        <w:tc>
          <w:tcPr>
            <w:tcW w:w="1984" w:type="dxa"/>
            <w:tcBorders>
              <w:top w:val="single" w:sz="4" w:space="0" w:color="000000"/>
              <w:left w:val="single" w:sz="4" w:space="0" w:color="000000"/>
              <w:bottom w:val="single" w:sz="4" w:space="0" w:color="000000"/>
              <w:right w:val="single" w:sz="4" w:space="0" w:color="000000"/>
            </w:tcBorders>
            <w:hideMark/>
          </w:tcPr>
          <w:p w14:paraId="231089AD" w14:textId="77777777" w:rsidR="00180F54" w:rsidRPr="00D90E4F" w:rsidRDefault="00180F54" w:rsidP="00385CA2">
            <w:r w:rsidRPr="00D90E4F">
              <w:t>8</w:t>
            </w:r>
          </w:p>
        </w:tc>
        <w:tc>
          <w:tcPr>
            <w:tcW w:w="1134" w:type="dxa"/>
            <w:tcBorders>
              <w:top w:val="single" w:sz="4" w:space="0" w:color="000000"/>
              <w:left w:val="single" w:sz="4" w:space="0" w:color="000000"/>
              <w:bottom w:val="single" w:sz="4" w:space="0" w:color="000000"/>
              <w:right w:val="single" w:sz="4" w:space="0" w:color="000000"/>
            </w:tcBorders>
            <w:hideMark/>
          </w:tcPr>
          <w:p w14:paraId="4C7E6ADE" w14:textId="77777777" w:rsidR="00180F54" w:rsidRPr="00D90E4F" w:rsidRDefault="00180F54" w:rsidP="00385CA2">
            <w:r w:rsidRPr="00D90E4F">
              <w:t>101</w:t>
            </w:r>
          </w:p>
        </w:tc>
        <w:tc>
          <w:tcPr>
            <w:tcW w:w="1418" w:type="dxa"/>
            <w:tcBorders>
              <w:top w:val="single" w:sz="4" w:space="0" w:color="000000"/>
              <w:left w:val="single" w:sz="4" w:space="0" w:color="000000"/>
              <w:bottom w:val="single" w:sz="4" w:space="0" w:color="000000"/>
              <w:right w:val="single" w:sz="4" w:space="0" w:color="000000"/>
            </w:tcBorders>
            <w:hideMark/>
          </w:tcPr>
          <w:p w14:paraId="28D6A941" w14:textId="77777777" w:rsidR="00180F54" w:rsidRPr="00D90E4F" w:rsidRDefault="00180F54" w:rsidP="00385CA2">
            <w:r w:rsidRPr="00D90E4F">
              <w:t>.CNC</w:t>
            </w:r>
          </w:p>
        </w:tc>
        <w:tc>
          <w:tcPr>
            <w:tcW w:w="1559" w:type="dxa"/>
            <w:tcBorders>
              <w:top w:val="single" w:sz="4" w:space="0" w:color="000000"/>
              <w:left w:val="single" w:sz="4" w:space="0" w:color="000000"/>
              <w:bottom w:val="single" w:sz="4" w:space="0" w:color="000000"/>
              <w:right w:val="single" w:sz="4" w:space="0" w:color="000000"/>
            </w:tcBorders>
            <w:hideMark/>
          </w:tcPr>
          <w:p w14:paraId="4E27FDF3" w14:textId="77777777" w:rsidR="00180F54" w:rsidRPr="00D90E4F" w:rsidRDefault="00180F54" w:rsidP="00385CA2">
            <w:r w:rsidRPr="00D90E4F">
              <w:t>P101.CNC</w:t>
            </w:r>
          </w:p>
        </w:tc>
      </w:tr>
      <w:tr w:rsidR="00180F54" w:rsidRPr="00D90E4F" w14:paraId="4F4658F4" w14:textId="77777777" w:rsidTr="00180F54">
        <w:tc>
          <w:tcPr>
            <w:tcW w:w="1418" w:type="dxa"/>
            <w:tcBorders>
              <w:top w:val="single" w:sz="4" w:space="0" w:color="000000"/>
              <w:left w:val="single" w:sz="4" w:space="0" w:color="000000"/>
              <w:bottom w:val="single" w:sz="4" w:space="0" w:color="000000"/>
              <w:right w:val="single" w:sz="4" w:space="0" w:color="000000"/>
            </w:tcBorders>
            <w:hideMark/>
          </w:tcPr>
          <w:p w14:paraId="74A7ADC3" w14:textId="77777777" w:rsidR="00180F54" w:rsidRPr="00D90E4F" w:rsidRDefault="00180F54" w:rsidP="00385CA2">
            <w:r w:rsidRPr="00D90E4F">
              <w:t>P000000000</w:t>
            </w:r>
          </w:p>
        </w:tc>
        <w:tc>
          <w:tcPr>
            <w:tcW w:w="1984" w:type="dxa"/>
            <w:tcBorders>
              <w:top w:val="single" w:sz="4" w:space="0" w:color="000000"/>
              <w:left w:val="single" w:sz="4" w:space="0" w:color="000000"/>
              <w:bottom w:val="single" w:sz="4" w:space="0" w:color="000000"/>
              <w:right w:val="single" w:sz="4" w:space="0" w:color="000000"/>
            </w:tcBorders>
            <w:hideMark/>
          </w:tcPr>
          <w:p w14:paraId="5FC20DFF" w14:textId="77777777" w:rsidR="00180F54" w:rsidRPr="00D90E4F" w:rsidRDefault="00180F54" w:rsidP="00385CA2">
            <w:r w:rsidRPr="00D90E4F">
              <w:t>8</w:t>
            </w:r>
          </w:p>
        </w:tc>
        <w:tc>
          <w:tcPr>
            <w:tcW w:w="1134" w:type="dxa"/>
            <w:tcBorders>
              <w:top w:val="single" w:sz="4" w:space="0" w:color="000000"/>
              <w:left w:val="single" w:sz="4" w:space="0" w:color="000000"/>
              <w:bottom w:val="single" w:sz="4" w:space="0" w:color="000000"/>
              <w:right w:val="single" w:sz="4" w:space="0" w:color="000000"/>
            </w:tcBorders>
            <w:hideMark/>
          </w:tcPr>
          <w:p w14:paraId="329FC8BA" w14:textId="77777777" w:rsidR="00180F54" w:rsidRPr="00D90E4F" w:rsidRDefault="00180F54" w:rsidP="00385CA2">
            <w:r w:rsidRPr="00D90E4F">
              <w:t>102</w:t>
            </w:r>
          </w:p>
        </w:tc>
        <w:tc>
          <w:tcPr>
            <w:tcW w:w="1418" w:type="dxa"/>
            <w:tcBorders>
              <w:top w:val="single" w:sz="4" w:space="0" w:color="000000"/>
              <w:left w:val="single" w:sz="4" w:space="0" w:color="000000"/>
              <w:bottom w:val="single" w:sz="4" w:space="0" w:color="000000"/>
              <w:right w:val="single" w:sz="4" w:space="0" w:color="000000"/>
            </w:tcBorders>
            <w:hideMark/>
          </w:tcPr>
          <w:p w14:paraId="36E46049" w14:textId="77777777" w:rsidR="00180F54" w:rsidRPr="00D90E4F" w:rsidRDefault="00180F54" w:rsidP="00385CA2">
            <w:r w:rsidRPr="00D90E4F">
              <w:t>.CNC</w:t>
            </w:r>
          </w:p>
        </w:tc>
        <w:tc>
          <w:tcPr>
            <w:tcW w:w="1559" w:type="dxa"/>
            <w:tcBorders>
              <w:top w:val="single" w:sz="4" w:space="0" w:color="000000"/>
              <w:left w:val="single" w:sz="4" w:space="0" w:color="000000"/>
              <w:bottom w:val="single" w:sz="4" w:space="0" w:color="000000"/>
              <w:right w:val="single" w:sz="4" w:space="0" w:color="000000"/>
            </w:tcBorders>
            <w:hideMark/>
          </w:tcPr>
          <w:p w14:paraId="724EACC1" w14:textId="77777777" w:rsidR="00180F54" w:rsidRPr="00D90E4F" w:rsidRDefault="00180F54" w:rsidP="00385CA2">
            <w:r w:rsidRPr="00D90E4F">
              <w:t>P0000102.CNC</w:t>
            </w:r>
          </w:p>
        </w:tc>
      </w:tr>
      <w:tr w:rsidR="00180F54" w:rsidRPr="00D90E4F" w14:paraId="5DB8AE4E" w14:textId="77777777" w:rsidTr="00180F54">
        <w:tc>
          <w:tcPr>
            <w:tcW w:w="1418" w:type="dxa"/>
            <w:tcBorders>
              <w:top w:val="single" w:sz="4" w:space="0" w:color="000000"/>
              <w:left w:val="single" w:sz="4" w:space="0" w:color="000000"/>
              <w:bottom w:val="single" w:sz="4" w:space="0" w:color="000000"/>
              <w:right w:val="single" w:sz="4" w:space="0" w:color="000000"/>
            </w:tcBorders>
            <w:hideMark/>
          </w:tcPr>
          <w:p w14:paraId="58CF77C2" w14:textId="77777777" w:rsidR="00180F54" w:rsidRPr="00D90E4F" w:rsidRDefault="00180F54" w:rsidP="00385CA2">
            <w:r w:rsidRPr="00D90E4F">
              <w:t>P00</w:t>
            </w:r>
          </w:p>
        </w:tc>
        <w:tc>
          <w:tcPr>
            <w:tcW w:w="1984" w:type="dxa"/>
            <w:tcBorders>
              <w:top w:val="single" w:sz="4" w:space="0" w:color="000000"/>
              <w:left w:val="single" w:sz="4" w:space="0" w:color="000000"/>
              <w:bottom w:val="single" w:sz="4" w:space="0" w:color="000000"/>
              <w:right w:val="single" w:sz="4" w:space="0" w:color="000000"/>
            </w:tcBorders>
            <w:hideMark/>
          </w:tcPr>
          <w:p w14:paraId="2A3235A1" w14:textId="77777777" w:rsidR="00180F54" w:rsidRPr="00D90E4F" w:rsidRDefault="00180F54" w:rsidP="00385CA2">
            <w:r w:rsidRPr="00D90E4F">
              <w:t>10</w:t>
            </w:r>
          </w:p>
        </w:tc>
        <w:tc>
          <w:tcPr>
            <w:tcW w:w="1134" w:type="dxa"/>
            <w:tcBorders>
              <w:top w:val="single" w:sz="4" w:space="0" w:color="000000"/>
              <w:left w:val="single" w:sz="4" w:space="0" w:color="000000"/>
              <w:bottom w:val="single" w:sz="4" w:space="0" w:color="000000"/>
              <w:right w:val="single" w:sz="4" w:space="0" w:color="000000"/>
            </w:tcBorders>
            <w:hideMark/>
          </w:tcPr>
          <w:p w14:paraId="63402765" w14:textId="77777777" w:rsidR="00180F54" w:rsidRPr="00D90E4F" w:rsidRDefault="00180F54" w:rsidP="00385CA2">
            <w:r w:rsidRPr="00D90E4F">
              <w:t>103</w:t>
            </w:r>
          </w:p>
        </w:tc>
        <w:tc>
          <w:tcPr>
            <w:tcW w:w="1418" w:type="dxa"/>
            <w:tcBorders>
              <w:top w:val="single" w:sz="4" w:space="0" w:color="000000"/>
              <w:left w:val="single" w:sz="4" w:space="0" w:color="000000"/>
              <w:bottom w:val="single" w:sz="4" w:space="0" w:color="000000"/>
              <w:right w:val="single" w:sz="4" w:space="0" w:color="000000"/>
            </w:tcBorders>
          </w:tcPr>
          <w:p w14:paraId="2F343997" w14:textId="77777777" w:rsidR="00180F54" w:rsidRPr="00D90E4F" w:rsidRDefault="00180F54" w:rsidP="00385CA2"/>
        </w:tc>
        <w:tc>
          <w:tcPr>
            <w:tcW w:w="1559" w:type="dxa"/>
            <w:tcBorders>
              <w:top w:val="single" w:sz="4" w:space="0" w:color="000000"/>
              <w:left w:val="single" w:sz="4" w:space="0" w:color="000000"/>
              <w:bottom w:val="single" w:sz="4" w:space="0" w:color="000000"/>
              <w:right w:val="single" w:sz="4" w:space="0" w:color="000000"/>
            </w:tcBorders>
            <w:hideMark/>
          </w:tcPr>
          <w:p w14:paraId="01921EEA" w14:textId="77777777" w:rsidR="00180F54" w:rsidRPr="00D90E4F" w:rsidRDefault="00180F54" w:rsidP="00385CA2">
            <w:r w:rsidRPr="00D90E4F">
              <w:t>P00103</w:t>
            </w:r>
          </w:p>
        </w:tc>
      </w:tr>
      <w:tr w:rsidR="00180F54" w:rsidRPr="00D90E4F" w14:paraId="3B124D8F" w14:textId="77777777" w:rsidTr="00180F54">
        <w:tc>
          <w:tcPr>
            <w:tcW w:w="1418" w:type="dxa"/>
            <w:tcBorders>
              <w:top w:val="single" w:sz="4" w:space="0" w:color="000000"/>
              <w:left w:val="single" w:sz="4" w:space="0" w:color="000000"/>
              <w:bottom w:val="single" w:sz="4" w:space="0" w:color="000000"/>
              <w:right w:val="single" w:sz="4" w:space="0" w:color="000000"/>
            </w:tcBorders>
          </w:tcPr>
          <w:p w14:paraId="1103C221" w14:textId="77777777" w:rsidR="00180F54" w:rsidRPr="00D90E4F" w:rsidRDefault="00180F54" w:rsidP="00385CA2"/>
        </w:tc>
        <w:tc>
          <w:tcPr>
            <w:tcW w:w="1984" w:type="dxa"/>
            <w:tcBorders>
              <w:top w:val="single" w:sz="4" w:space="0" w:color="000000"/>
              <w:left w:val="single" w:sz="4" w:space="0" w:color="000000"/>
              <w:bottom w:val="single" w:sz="4" w:space="0" w:color="000000"/>
              <w:right w:val="single" w:sz="4" w:space="0" w:color="000000"/>
            </w:tcBorders>
            <w:hideMark/>
          </w:tcPr>
          <w:p w14:paraId="583B181F" w14:textId="77777777" w:rsidR="00180F54" w:rsidRPr="00D90E4F" w:rsidRDefault="00180F54" w:rsidP="00385CA2">
            <w:r w:rsidRPr="00D90E4F">
              <w:t>3</w:t>
            </w:r>
          </w:p>
        </w:tc>
        <w:tc>
          <w:tcPr>
            <w:tcW w:w="1134" w:type="dxa"/>
            <w:tcBorders>
              <w:top w:val="single" w:sz="4" w:space="0" w:color="000000"/>
              <w:left w:val="single" w:sz="4" w:space="0" w:color="000000"/>
              <w:bottom w:val="single" w:sz="4" w:space="0" w:color="000000"/>
              <w:right w:val="single" w:sz="4" w:space="0" w:color="000000"/>
            </w:tcBorders>
            <w:hideMark/>
          </w:tcPr>
          <w:p w14:paraId="6E193693" w14:textId="77777777" w:rsidR="00180F54" w:rsidRPr="00D90E4F" w:rsidRDefault="00180F54" w:rsidP="00385CA2">
            <w:r w:rsidRPr="00D90E4F">
              <w:t>1010</w:t>
            </w:r>
          </w:p>
        </w:tc>
        <w:tc>
          <w:tcPr>
            <w:tcW w:w="1418" w:type="dxa"/>
            <w:tcBorders>
              <w:top w:val="single" w:sz="4" w:space="0" w:color="000000"/>
              <w:left w:val="single" w:sz="4" w:space="0" w:color="000000"/>
              <w:bottom w:val="single" w:sz="4" w:space="0" w:color="000000"/>
              <w:right w:val="single" w:sz="4" w:space="0" w:color="000000"/>
            </w:tcBorders>
            <w:hideMark/>
          </w:tcPr>
          <w:p w14:paraId="584F9305" w14:textId="77777777" w:rsidR="00180F54" w:rsidRPr="00D90E4F" w:rsidRDefault="00180F54" w:rsidP="00385CA2">
            <w:r w:rsidRPr="00D90E4F">
              <w:t>.CNC</w:t>
            </w:r>
          </w:p>
        </w:tc>
        <w:tc>
          <w:tcPr>
            <w:tcW w:w="1559" w:type="dxa"/>
            <w:tcBorders>
              <w:top w:val="single" w:sz="4" w:space="0" w:color="000000"/>
              <w:left w:val="single" w:sz="4" w:space="0" w:color="000000"/>
              <w:bottom w:val="single" w:sz="4" w:space="0" w:color="000000"/>
              <w:right w:val="single" w:sz="4" w:space="0" w:color="000000"/>
            </w:tcBorders>
            <w:hideMark/>
          </w:tcPr>
          <w:p w14:paraId="7FC81D20" w14:textId="77777777" w:rsidR="00180F54" w:rsidRPr="00D90E4F" w:rsidRDefault="00180F54" w:rsidP="00385CA2">
            <w:r w:rsidRPr="00D90E4F">
              <w:t>010.CNC</w:t>
            </w:r>
          </w:p>
        </w:tc>
      </w:tr>
      <w:tr w:rsidR="00180F54" w:rsidRPr="00D90E4F" w14:paraId="459D47C7" w14:textId="77777777" w:rsidTr="00180F54">
        <w:tc>
          <w:tcPr>
            <w:tcW w:w="1418" w:type="dxa"/>
            <w:tcBorders>
              <w:top w:val="single" w:sz="4" w:space="0" w:color="000000"/>
              <w:left w:val="single" w:sz="4" w:space="0" w:color="000000"/>
              <w:bottom w:val="single" w:sz="4" w:space="0" w:color="000000"/>
              <w:right w:val="single" w:sz="4" w:space="0" w:color="000000"/>
            </w:tcBorders>
            <w:hideMark/>
          </w:tcPr>
          <w:p w14:paraId="48364762" w14:textId="77777777" w:rsidR="00180F54" w:rsidRPr="00D90E4F" w:rsidRDefault="00180F54" w:rsidP="00385CA2">
            <w:r w:rsidRPr="00D90E4F">
              <w:t>O</w:t>
            </w:r>
          </w:p>
        </w:tc>
        <w:tc>
          <w:tcPr>
            <w:tcW w:w="1984" w:type="dxa"/>
            <w:tcBorders>
              <w:top w:val="single" w:sz="4" w:space="0" w:color="000000"/>
              <w:left w:val="single" w:sz="4" w:space="0" w:color="000000"/>
              <w:bottom w:val="single" w:sz="4" w:space="0" w:color="000000"/>
              <w:right w:val="single" w:sz="4" w:space="0" w:color="000000"/>
            </w:tcBorders>
            <w:hideMark/>
          </w:tcPr>
          <w:p w14:paraId="655D4BAC" w14:textId="77777777" w:rsidR="00180F54" w:rsidRPr="00D90E4F" w:rsidRDefault="00180F54" w:rsidP="00385CA2">
            <w:r w:rsidRPr="00D90E4F">
              <w:t>6</w:t>
            </w:r>
          </w:p>
        </w:tc>
        <w:tc>
          <w:tcPr>
            <w:tcW w:w="1134" w:type="dxa"/>
            <w:tcBorders>
              <w:top w:val="single" w:sz="4" w:space="0" w:color="000000"/>
              <w:left w:val="single" w:sz="4" w:space="0" w:color="000000"/>
              <w:bottom w:val="single" w:sz="4" w:space="0" w:color="000000"/>
              <w:right w:val="single" w:sz="4" w:space="0" w:color="000000"/>
            </w:tcBorders>
            <w:hideMark/>
          </w:tcPr>
          <w:p w14:paraId="472CF3DB" w14:textId="77777777" w:rsidR="00180F54" w:rsidRPr="00D90E4F" w:rsidRDefault="00180F54" w:rsidP="00385CA2">
            <w:r w:rsidRPr="00D90E4F">
              <w:t>104</w:t>
            </w:r>
          </w:p>
        </w:tc>
        <w:tc>
          <w:tcPr>
            <w:tcW w:w="1418" w:type="dxa"/>
            <w:tcBorders>
              <w:top w:val="single" w:sz="4" w:space="0" w:color="000000"/>
              <w:left w:val="single" w:sz="4" w:space="0" w:color="000000"/>
              <w:bottom w:val="single" w:sz="4" w:space="0" w:color="000000"/>
              <w:right w:val="single" w:sz="4" w:space="0" w:color="000000"/>
            </w:tcBorders>
            <w:hideMark/>
          </w:tcPr>
          <w:p w14:paraId="2293E164" w14:textId="77777777" w:rsidR="00180F54" w:rsidRPr="00D90E4F" w:rsidRDefault="00180F54" w:rsidP="00385CA2">
            <w:r w:rsidRPr="00D90E4F">
              <w:t>.DNC</w:t>
            </w:r>
          </w:p>
        </w:tc>
        <w:tc>
          <w:tcPr>
            <w:tcW w:w="1559" w:type="dxa"/>
            <w:tcBorders>
              <w:top w:val="single" w:sz="4" w:space="0" w:color="000000"/>
              <w:left w:val="single" w:sz="4" w:space="0" w:color="000000"/>
              <w:bottom w:val="single" w:sz="4" w:space="0" w:color="000000"/>
              <w:right w:val="single" w:sz="4" w:space="0" w:color="000000"/>
            </w:tcBorders>
            <w:hideMark/>
          </w:tcPr>
          <w:p w14:paraId="1E3A8216" w14:textId="77777777" w:rsidR="00180F54" w:rsidRPr="00D90E4F" w:rsidRDefault="00180F54" w:rsidP="00385CA2">
            <w:r w:rsidRPr="00D90E4F">
              <w:t>O104.DNC</w:t>
            </w:r>
          </w:p>
        </w:tc>
      </w:tr>
    </w:tbl>
    <w:p w14:paraId="3DD78991" w14:textId="77777777" w:rsidR="00180F54" w:rsidRDefault="007828CF" w:rsidP="00180F54">
      <w:r w:rsidRPr="00D90E4F">
        <w:t>A</w:t>
      </w:r>
      <w:r w:rsidR="00BE3B27" w:rsidRPr="00D90E4F">
        <w:t xml:space="preserve">dd information where the </w:t>
      </w:r>
      <w:r w:rsidR="00180F54" w:rsidRPr="00D90E4F">
        <w:t xml:space="preserve">CNC-file </w:t>
      </w:r>
      <w:r w:rsidR="00BE3B27" w:rsidRPr="00D90E4F">
        <w:t xml:space="preserve">will be saved in the </w:t>
      </w:r>
      <w:r w:rsidR="00C47395" w:rsidRPr="00D90E4F">
        <w:t>"</w:t>
      </w:r>
      <w:r w:rsidR="00BE3B27" w:rsidRPr="00D90E4F">
        <w:t>Strategy</w:t>
      </w:r>
      <w:r w:rsidR="00C47395" w:rsidRPr="00D90E4F">
        <w:t>"</w:t>
      </w:r>
      <w:r w:rsidR="00BE3B27" w:rsidRPr="00D90E4F">
        <w:t xml:space="preserve"> command.</w:t>
      </w:r>
    </w:p>
    <w:p w14:paraId="0AD66EA2" w14:textId="4168F00F" w:rsidR="00FB6E63" w:rsidRDefault="00FB6E63" w:rsidP="00FB6E63">
      <w:pPr>
        <w:pStyle w:val="Frga"/>
      </w:pPr>
      <w:r>
        <w:lastRenderedPageBreak/>
        <w:t>Is it possible to define a folder where the file should be stored?</w:t>
      </w:r>
    </w:p>
    <w:p w14:paraId="27448B0A" w14:textId="77C2EB8C" w:rsidR="00FB6E63" w:rsidRPr="00FB6E63" w:rsidRDefault="00FB6E63" w:rsidP="00FB6E63">
      <w:pPr>
        <w:pStyle w:val="Answer"/>
      </w:pPr>
      <w:r>
        <w:t>Yes, but that is done in the strategy setting.</w:t>
      </w:r>
    </w:p>
    <w:p w14:paraId="10C54536" w14:textId="77777777" w:rsidR="008C6CEA" w:rsidRPr="00D90E4F" w:rsidRDefault="008C6CEA" w:rsidP="008C6CEA">
      <w:pPr>
        <w:pStyle w:val="Rubrik3"/>
      </w:pPr>
      <w:bookmarkStart w:id="1347" w:name="_Toc129003031"/>
      <w:r w:rsidRPr="00D90E4F">
        <w:t>Format</w:t>
      </w:r>
      <w:bookmarkEnd w:id="1347"/>
    </w:p>
    <w:p w14:paraId="7AFCF1AB" w14:textId="4B70369E" w:rsidR="008C6CEA" w:rsidRPr="00D90E4F" w:rsidRDefault="00FB6E63" w:rsidP="008C6CEA">
      <w:pPr>
        <w:keepNext/>
      </w:pPr>
      <w:r w:rsidRPr="00FB6E63">
        <w:rPr>
          <w:noProof/>
        </w:rPr>
        <w:drawing>
          <wp:inline distT="0" distB="0" distL="0" distR="0" wp14:anchorId="2AEC1E0C" wp14:editId="1B3A143A">
            <wp:extent cx="3724795" cy="1247949"/>
            <wp:effectExtent l="0" t="0" r="9525" b="9525"/>
            <wp:docPr id="690638612"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38612" name="Bildobjekt 1" descr="En bild som visar text, skärmbild, Teckensnitt, nummer&#10;&#10;AI-genererat innehåll kan vara felaktigt."/>
                    <pic:cNvPicPr/>
                  </pic:nvPicPr>
                  <pic:blipFill>
                    <a:blip r:embed="rId1351"/>
                    <a:stretch>
                      <a:fillRect/>
                    </a:stretch>
                  </pic:blipFill>
                  <pic:spPr>
                    <a:xfrm>
                      <a:off x="0" y="0"/>
                      <a:ext cx="3724795" cy="1247949"/>
                    </a:xfrm>
                    <a:prstGeom prst="rect">
                      <a:avLst/>
                    </a:prstGeom>
                  </pic:spPr>
                </pic:pic>
              </a:graphicData>
            </a:graphic>
          </wp:inline>
        </w:drawing>
      </w:r>
    </w:p>
    <w:p w14:paraId="51FA3461" w14:textId="77777777" w:rsidR="00B121F4" w:rsidRPr="00D90E4F" w:rsidRDefault="00B121F4" w:rsidP="002D3E07">
      <w:pPr>
        <w:pStyle w:val="Rubrik5"/>
      </w:pPr>
      <w:r w:rsidRPr="00D90E4F">
        <w:t>Decimals for movements</w:t>
      </w:r>
    </w:p>
    <w:p w14:paraId="06B84236" w14:textId="77777777" w:rsidR="00B121F4" w:rsidRPr="00D90E4F" w:rsidRDefault="00B121F4" w:rsidP="00B121F4">
      <w:r w:rsidRPr="00D90E4F">
        <w:t xml:space="preserve">This setting controls how many decimals </w:t>
      </w:r>
      <w:r w:rsidR="0060341A" w:rsidRPr="00D90E4F">
        <w:t>are</w:t>
      </w:r>
      <w:r w:rsidRPr="00D90E4F">
        <w:t xml:space="preserve"> used to present the movements in the output file. The value is generated by the (RTS &lt;value&gt;) function in the postprocessor.</w:t>
      </w:r>
    </w:p>
    <w:p w14:paraId="65D0C457" w14:textId="77777777" w:rsidR="00B121F4" w:rsidRPr="00D90E4F" w:rsidRDefault="00B121F4" w:rsidP="002D3E07">
      <w:pPr>
        <w:pStyle w:val="Rubrik5"/>
      </w:pPr>
      <w:r w:rsidRPr="00D90E4F">
        <w:t>Decimals for speed</w:t>
      </w:r>
    </w:p>
    <w:p w14:paraId="15093CB0" w14:textId="77777777" w:rsidR="00B121F4" w:rsidRPr="00D90E4F" w:rsidRDefault="00B93D81" w:rsidP="00B121F4">
      <w:r w:rsidRPr="00D90E4F">
        <w:t xml:space="preserve">This setting controls how many decimals are used to present the speed in the output file. </w:t>
      </w:r>
      <w:r w:rsidR="00B121F4" w:rsidRPr="00D90E4F">
        <w:t>The value is generated by the (RTF &lt;value&gt;) function in the postprocessor.</w:t>
      </w:r>
    </w:p>
    <w:p w14:paraId="1E69E1D0" w14:textId="77777777" w:rsidR="00B121F4" w:rsidRPr="00D90E4F" w:rsidRDefault="00B121F4" w:rsidP="002D3E07">
      <w:pPr>
        <w:pStyle w:val="Rubrik5"/>
      </w:pPr>
      <w:r w:rsidRPr="00D90E4F">
        <w:t>Decimals for angles</w:t>
      </w:r>
    </w:p>
    <w:p w14:paraId="5F08B30A" w14:textId="77777777" w:rsidR="00B121F4" w:rsidRPr="00D90E4F" w:rsidRDefault="0060341A" w:rsidP="00B121F4">
      <w:r w:rsidRPr="00D90E4F">
        <w:t>If using a 5-axis machine t</w:t>
      </w:r>
      <w:r w:rsidR="00B121F4" w:rsidRPr="00D90E4F">
        <w:t>h</w:t>
      </w:r>
      <w:r w:rsidRPr="00D90E4F">
        <w:t>is</w:t>
      </w:r>
      <w:r w:rsidR="00B121F4" w:rsidRPr="00D90E4F">
        <w:t xml:space="preserve"> value controls the number of decimals. The value is generated by the (ATS &lt;radian&gt;) function in the postprocessor.</w:t>
      </w:r>
    </w:p>
    <w:p w14:paraId="6BC97599" w14:textId="77777777" w:rsidR="00B121F4" w:rsidRPr="00D90E4F" w:rsidRDefault="00B121F4" w:rsidP="002D3E07">
      <w:pPr>
        <w:pStyle w:val="Rubrik5"/>
      </w:pPr>
      <w:r w:rsidRPr="00D90E4F">
        <w:t>Decimals for delays</w:t>
      </w:r>
    </w:p>
    <w:p w14:paraId="2AB16F29" w14:textId="77777777" w:rsidR="00B121F4" w:rsidRDefault="00B121F4" w:rsidP="00B121F4">
      <w:r w:rsidRPr="00D90E4F">
        <w:t xml:space="preserve">This controls how many decimals </w:t>
      </w:r>
      <w:r w:rsidR="0060341A" w:rsidRPr="00D90E4F">
        <w:t>are</w:t>
      </w:r>
      <w:r w:rsidRPr="00D90E4F">
        <w:t xml:space="preserve"> used for delays in the output file. The value is generated by the (RTT &lt;second&gt;) function in the postprocessor.</w:t>
      </w:r>
    </w:p>
    <w:p w14:paraId="3A35C4A5" w14:textId="45335CB8" w:rsidR="00FB6E63" w:rsidRDefault="00FB6E63" w:rsidP="00FB6E63">
      <w:pPr>
        <w:pStyle w:val="Rubrik5"/>
      </w:pPr>
      <w:r>
        <w:t>Decimals for speed times</w:t>
      </w:r>
    </w:p>
    <w:p w14:paraId="0DBFF19F" w14:textId="28F2C3E5" w:rsidR="00FB6E63" w:rsidRDefault="00FB6E63" w:rsidP="00B121F4">
      <w:r>
        <w:t xml:space="preserve">This setting controls how many decimals will be used when the postprocessor works in Time mode. Time mode is used </w:t>
      </w:r>
      <w:r w:rsidR="00ED44C8">
        <w:t xml:space="preserve">when you have a rotation </w:t>
      </w:r>
      <w:r w:rsidR="00AF107A">
        <w:t>axis,</w:t>
      </w:r>
      <w:r w:rsidR="00ED44C8">
        <w:t xml:space="preserve"> for example tube cutting.</w:t>
      </w:r>
    </w:p>
    <w:p w14:paraId="1659FEB1" w14:textId="77777777" w:rsidR="00B121F4" w:rsidRDefault="00CD2C46" w:rsidP="002D3E07">
      <w:pPr>
        <w:pStyle w:val="Rubrik5"/>
      </w:pPr>
      <w:r w:rsidRPr="00D90E4F">
        <w:t>Suppress trailing zeros</w:t>
      </w:r>
    </w:p>
    <w:p w14:paraId="6D8FE4B4" w14:textId="08BEEB85" w:rsidR="00AF107A" w:rsidRPr="00AF107A" w:rsidRDefault="00AF107A" w:rsidP="00AF107A">
      <w:pPr>
        <w:pStyle w:val="Bild"/>
      </w:pPr>
      <w:r w:rsidRPr="00AF107A">
        <w:rPr>
          <w:noProof/>
        </w:rPr>
        <w:drawing>
          <wp:inline distT="0" distB="0" distL="0" distR="0" wp14:anchorId="1F5E0D75" wp14:editId="7637078F">
            <wp:extent cx="4029637" cy="238158"/>
            <wp:effectExtent l="0" t="0" r="9525" b="9525"/>
            <wp:docPr id="126927247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72473" name=""/>
                    <pic:cNvPicPr/>
                  </pic:nvPicPr>
                  <pic:blipFill>
                    <a:blip r:embed="rId1352"/>
                    <a:stretch>
                      <a:fillRect/>
                    </a:stretch>
                  </pic:blipFill>
                  <pic:spPr>
                    <a:xfrm>
                      <a:off x="0" y="0"/>
                      <a:ext cx="4029637" cy="238158"/>
                    </a:xfrm>
                    <a:prstGeom prst="rect">
                      <a:avLst/>
                    </a:prstGeom>
                  </pic:spPr>
                </pic:pic>
              </a:graphicData>
            </a:graphic>
          </wp:inline>
        </w:drawing>
      </w:r>
    </w:p>
    <w:p w14:paraId="158C9462" w14:textId="7F71E16E" w:rsidR="00CD2C46" w:rsidRDefault="00CD2C46" w:rsidP="00CD2C46">
      <w:r w:rsidRPr="00D90E4F">
        <w:t xml:space="preserve">If this checkbox is </w:t>
      </w:r>
      <w:r w:rsidR="005B39CD" w:rsidRPr="00D90E4F">
        <w:t>activated,</w:t>
      </w:r>
      <w:r w:rsidRPr="00D90E4F">
        <w:t xml:space="preserve"> then all trailing zeros will be removed. </w:t>
      </w:r>
      <w:r w:rsidRPr="00D90E4F">
        <w:br/>
        <w:t xml:space="preserve">Example: 10.000 will be 10 </w:t>
      </w:r>
      <w:r w:rsidR="0058285A" w:rsidRPr="00D90E4F">
        <w:t>and</w:t>
      </w:r>
      <w:r w:rsidRPr="00D90E4F">
        <w:t xml:space="preserve"> 10.100 will be 10.1</w:t>
      </w:r>
    </w:p>
    <w:p w14:paraId="184157C4" w14:textId="387FA6D9" w:rsidR="00AF107A" w:rsidRDefault="00AF107A" w:rsidP="00AF107A">
      <w:pPr>
        <w:pStyle w:val="Rubrik5"/>
      </w:pPr>
      <w:r>
        <w:t>Line numbers</w:t>
      </w:r>
    </w:p>
    <w:p w14:paraId="3A91A830" w14:textId="6895A6A2" w:rsidR="00AF107A" w:rsidRDefault="00AF107A" w:rsidP="00AF107A">
      <w:pPr>
        <w:pStyle w:val="Bild"/>
      </w:pPr>
      <w:r w:rsidRPr="00AF107A">
        <w:rPr>
          <w:noProof/>
        </w:rPr>
        <w:drawing>
          <wp:inline distT="0" distB="0" distL="0" distR="0" wp14:anchorId="50267C7A" wp14:editId="6758B081">
            <wp:extent cx="4010585" cy="866896"/>
            <wp:effectExtent l="0" t="0" r="9525" b="9525"/>
            <wp:docPr id="1953467616" name="Bildobjekt 1" descr="En bild som visar text, Teckensnitt, linje,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67616" name="Bildobjekt 1" descr="En bild som visar text, Teckensnitt, linje, skärmbild&#10;&#10;AI-genererat innehåll kan vara felaktigt."/>
                    <pic:cNvPicPr/>
                  </pic:nvPicPr>
                  <pic:blipFill>
                    <a:blip r:embed="rId1353"/>
                    <a:stretch>
                      <a:fillRect/>
                    </a:stretch>
                  </pic:blipFill>
                  <pic:spPr>
                    <a:xfrm>
                      <a:off x="0" y="0"/>
                      <a:ext cx="4010585" cy="866896"/>
                    </a:xfrm>
                    <a:prstGeom prst="rect">
                      <a:avLst/>
                    </a:prstGeom>
                  </pic:spPr>
                </pic:pic>
              </a:graphicData>
            </a:graphic>
          </wp:inline>
        </w:drawing>
      </w:r>
    </w:p>
    <w:p w14:paraId="5E3BD395" w14:textId="2A953F94" w:rsidR="000D0780" w:rsidRPr="00D90E4F" w:rsidRDefault="000D0780" w:rsidP="000D0780">
      <w:r w:rsidRPr="00D90E4F">
        <w:t xml:space="preserve">This option controls the ILISP function (NTXT). The function generates a text with increasing numbers. Example: N10, N15, N20, N25 and so on. The numbers are used on many controllers. </w:t>
      </w:r>
      <w:r w:rsidR="007828CF" w:rsidRPr="00D90E4F">
        <w:t xml:space="preserve">Check the box </w:t>
      </w:r>
      <w:r w:rsidRPr="00D90E4F">
        <w:t xml:space="preserve">if line numbers should be used. </w:t>
      </w:r>
      <w:r w:rsidR="007828CF" w:rsidRPr="00D90E4F">
        <w:t>S</w:t>
      </w:r>
      <w:r w:rsidRPr="00D90E4F">
        <w:t>et the start value and the increment.</w:t>
      </w:r>
    </w:p>
    <w:p w14:paraId="3830E2FB" w14:textId="77777777" w:rsidR="000D0780" w:rsidRPr="00D90E4F" w:rsidRDefault="000D0780" w:rsidP="00AF107A">
      <w:pPr>
        <w:pStyle w:val="Rubrik5"/>
      </w:pPr>
      <w:bookmarkStart w:id="1348" w:name="_Toc129003033"/>
      <w:r w:rsidRPr="00D90E4F">
        <w:t>Output units</w:t>
      </w:r>
      <w:bookmarkEnd w:id="1348"/>
    </w:p>
    <w:p w14:paraId="540F08D5" w14:textId="7C30F6E1" w:rsidR="00AF107A" w:rsidRDefault="00AF107A" w:rsidP="00AF107A">
      <w:pPr>
        <w:pStyle w:val="Bild"/>
      </w:pPr>
      <w:r>
        <w:rPr>
          <w:noProof/>
        </w:rPr>
        <w:drawing>
          <wp:inline distT="0" distB="0" distL="0" distR="0" wp14:anchorId="7D7C030E" wp14:editId="674CD754">
            <wp:extent cx="3933825" cy="647700"/>
            <wp:effectExtent l="0" t="0" r="9525" b="0"/>
            <wp:docPr id="47475198" name="Bildobjekt 1" descr="En bild som visar text, Teckensnitt, linje, Varumärk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5198" name="Bildobjekt 1" descr="En bild som visar text, Teckensnitt, linje, Varumärke&#10;&#10;AI-genererat innehåll kan vara felaktigt."/>
                    <pic:cNvPicPr/>
                  </pic:nvPicPr>
                  <pic:blipFill>
                    <a:blip r:embed="rId1354"/>
                    <a:stretch>
                      <a:fillRect/>
                    </a:stretch>
                  </pic:blipFill>
                  <pic:spPr>
                    <a:xfrm>
                      <a:off x="0" y="0"/>
                      <a:ext cx="3933825" cy="647700"/>
                    </a:xfrm>
                    <a:prstGeom prst="rect">
                      <a:avLst/>
                    </a:prstGeom>
                  </pic:spPr>
                </pic:pic>
              </a:graphicData>
            </a:graphic>
          </wp:inline>
        </w:drawing>
      </w:r>
    </w:p>
    <w:p w14:paraId="0B68AC73" w14:textId="61438BEF" w:rsidR="00AF107A" w:rsidRDefault="00AF107A" w:rsidP="00CD2C46">
      <w:r>
        <w:t xml:space="preserve">If this setting is set to </w:t>
      </w:r>
      <w:r w:rsidR="00C90AFD" w:rsidRPr="00D90E4F">
        <w:t>"</w:t>
      </w:r>
      <w:r w:rsidR="00962A55" w:rsidRPr="00D90E4F">
        <w:t>Automatic</w:t>
      </w:r>
      <w:r w:rsidR="00C90AFD" w:rsidRPr="00D90E4F">
        <w:t>"</w:t>
      </w:r>
      <w:r w:rsidR="00962A55" w:rsidRPr="00D90E4F">
        <w:t xml:space="preserve"> the</w:t>
      </w:r>
      <w:r>
        <w:t xml:space="preserve">n the </w:t>
      </w:r>
      <w:r w:rsidR="00962A55" w:rsidRPr="00D90E4F">
        <w:t xml:space="preserve">output file </w:t>
      </w:r>
      <w:r>
        <w:t xml:space="preserve">will use the same unit </w:t>
      </w:r>
      <w:r w:rsidR="00EE60FB">
        <w:t xml:space="preserve">format </w:t>
      </w:r>
      <w:r>
        <w:t>as IGEMS currently using. You can also set the unit to always generate the CNC file in Metric or Inches units.</w:t>
      </w:r>
    </w:p>
    <w:p w14:paraId="445D9AA6" w14:textId="51A8B881" w:rsidR="00EE60FB" w:rsidRDefault="00EE60FB" w:rsidP="00EE60FB">
      <w:pPr>
        <w:pStyle w:val="Rubrik5"/>
      </w:pPr>
      <w:r>
        <w:lastRenderedPageBreak/>
        <w:t>Encoding</w:t>
      </w:r>
    </w:p>
    <w:p w14:paraId="57CA84CE" w14:textId="4324B082" w:rsidR="00EE60FB" w:rsidRDefault="00B839C4" w:rsidP="00EE60FB">
      <w:pPr>
        <w:pStyle w:val="Bild"/>
      </w:pPr>
      <w:r w:rsidRPr="00B839C4">
        <w:rPr>
          <w:noProof/>
        </w:rPr>
        <w:drawing>
          <wp:inline distT="0" distB="0" distL="0" distR="0" wp14:anchorId="719456AC" wp14:editId="0BF43A2F">
            <wp:extent cx="4286848" cy="809738"/>
            <wp:effectExtent l="0" t="0" r="0" b="9525"/>
            <wp:docPr id="30936201"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6201" name="Bildobjekt 1" descr="En bild som visar text, skärmbild, Teckensnitt, nummer&#10;&#10;AI-genererat innehåll kan vara felaktigt."/>
                    <pic:cNvPicPr/>
                  </pic:nvPicPr>
                  <pic:blipFill>
                    <a:blip r:embed="rId1355"/>
                    <a:stretch>
                      <a:fillRect/>
                    </a:stretch>
                  </pic:blipFill>
                  <pic:spPr>
                    <a:xfrm>
                      <a:off x="0" y="0"/>
                      <a:ext cx="4286848" cy="809738"/>
                    </a:xfrm>
                    <a:prstGeom prst="rect">
                      <a:avLst/>
                    </a:prstGeom>
                  </pic:spPr>
                </pic:pic>
              </a:graphicData>
            </a:graphic>
          </wp:inline>
        </w:drawing>
      </w:r>
    </w:p>
    <w:p w14:paraId="4618C3AF" w14:textId="71F50DCC" w:rsidR="00B839C4" w:rsidRPr="00EE60FB" w:rsidRDefault="00EE60FB" w:rsidP="00EE60FB">
      <w:r>
        <w:t>Ascii is the oldest format and is mostly used on old machines. UTF-8</w:t>
      </w:r>
      <w:r w:rsidR="00B839C4">
        <w:t xml:space="preserve"> can handle more different characters and is used on newer CNC controllers. When using </w:t>
      </w:r>
      <w:r w:rsidR="007C56EC">
        <w:t>UTF</w:t>
      </w:r>
      <w:r w:rsidR="00B839C4">
        <w:t xml:space="preserve">-16 and </w:t>
      </w:r>
      <w:r w:rsidR="007C56EC">
        <w:t>UTF</w:t>
      </w:r>
      <w:r w:rsidR="00B839C4">
        <w:t xml:space="preserve">-32 the output file sizes </w:t>
      </w:r>
      <w:r w:rsidR="007C56EC">
        <w:t>will be much larger than ASCII and UTF-8. If you don't know what format the machine is using, then set the encoding to UTF-8.</w:t>
      </w:r>
    </w:p>
    <w:p w14:paraId="585F472B" w14:textId="77777777" w:rsidR="00180F54" w:rsidRPr="00D90E4F" w:rsidRDefault="00180F54" w:rsidP="00180F54">
      <w:pPr>
        <w:pStyle w:val="Rubrik2"/>
      </w:pPr>
      <w:bookmarkStart w:id="1349" w:name="_Toc335637023"/>
      <w:bookmarkStart w:id="1350" w:name="_Toc129003034"/>
      <w:bookmarkStart w:id="1351" w:name="Cam2d2MachineGeometry"/>
      <w:bookmarkStart w:id="1352" w:name="_Toc229474963"/>
      <w:r w:rsidRPr="00D90E4F">
        <w:t>Geometry</w:t>
      </w:r>
      <w:bookmarkEnd w:id="1349"/>
      <w:bookmarkEnd w:id="1350"/>
      <w:bookmarkEnd w:id="1352"/>
    </w:p>
    <w:bookmarkEnd w:id="1351"/>
    <w:p w14:paraId="07271E87" w14:textId="61CBA161" w:rsidR="00352DA0" w:rsidRDefault="00352DA0" w:rsidP="00352DA0">
      <w:pPr>
        <w:pStyle w:val="Bild"/>
        <w:rPr>
          <w:noProof/>
        </w:rPr>
      </w:pPr>
      <w:r>
        <w:rPr>
          <w:noProof/>
        </w:rPr>
        <w:drawing>
          <wp:inline distT="0" distB="0" distL="0" distR="0" wp14:anchorId="5BFB01A5" wp14:editId="548B9378">
            <wp:extent cx="4095750" cy="5638800"/>
            <wp:effectExtent l="0" t="0" r="0" b="0"/>
            <wp:docPr id="396646022" name="Bildobjekt 1" descr="En bild som visar text, elektronik, skärmbild,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46022" name="Bildobjekt 1" descr="En bild som visar text, elektronik, skärmbild, programvara&#10;&#10;AI-genererat innehåll kan vara felaktigt."/>
                    <pic:cNvPicPr/>
                  </pic:nvPicPr>
                  <pic:blipFill>
                    <a:blip r:embed="rId1356"/>
                    <a:stretch>
                      <a:fillRect/>
                    </a:stretch>
                  </pic:blipFill>
                  <pic:spPr>
                    <a:xfrm>
                      <a:off x="0" y="0"/>
                      <a:ext cx="4095750" cy="5638800"/>
                    </a:xfrm>
                    <a:prstGeom prst="rect">
                      <a:avLst/>
                    </a:prstGeom>
                  </pic:spPr>
                </pic:pic>
              </a:graphicData>
            </a:graphic>
          </wp:inline>
        </w:drawing>
      </w:r>
    </w:p>
    <w:p w14:paraId="101D7E60" w14:textId="18A9BBAE" w:rsidR="007D6F45" w:rsidRDefault="00352DA0" w:rsidP="00352DA0">
      <w:pPr>
        <w:pStyle w:val="Rubrik5"/>
      </w:pPr>
      <w:bookmarkStart w:id="1353" w:name="_Max_tool_diameter"/>
      <w:bookmarkEnd w:id="1353"/>
      <w:r>
        <w:t>Max tool diameter</w:t>
      </w:r>
    </w:p>
    <w:p w14:paraId="6463E327" w14:textId="5020FF0F" w:rsidR="00352DA0" w:rsidRDefault="00352DA0" w:rsidP="00352DA0">
      <w:pPr>
        <w:pStyle w:val="Bild"/>
      </w:pPr>
      <w:r w:rsidRPr="00352DA0">
        <w:rPr>
          <w:noProof/>
        </w:rPr>
        <w:drawing>
          <wp:inline distT="0" distB="0" distL="0" distR="0" wp14:anchorId="1CE5BD6A" wp14:editId="34A0529E">
            <wp:extent cx="3924848" cy="276264"/>
            <wp:effectExtent l="0" t="0" r="0" b="9525"/>
            <wp:docPr id="33384312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43128" name=""/>
                    <pic:cNvPicPr/>
                  </pic:nvPicPr>
                  <pic:blipFill>
                    <a:blip r:embed="rId1357"/>
                    <a:stretch>
                      <a:fillRect/>
                    </a:stretch>
                  </pic:blipFill>
                  <pic:spPr>
                    <a:xfrm>
                      <a:off x="0" y="0"/>
                      <a:ext cx="3924848" cy="276264"/>
                    </a:xfrm>
                    <a:prstGeom prst="rect">
                      <a:avLst/>
                    </a:prstGeom>
                  </pic:spPr>
                </pic:pic>
              </a:graphicData>
            </a:graphic>
          </wp:inline>
        </w:drawing>
      </w:r>
    </w:p>
    <w:p w14:paraId="29C2A5F5" w14:textId="24A674D5" w:rsidR="007E4955" w:rsidRPr="00D90E4F" w:rsidRDefault="007E4955" w:rsidP="007E4955">
      <w:r w:rsidRPr="00D90E4F">
        <w:t>This is a very important setting that control</w:t>
      </w:r>
      <w:r w:rsidR="00C90AFD" w:rsidRPr="00D90E4F">
        <w:t>s</w:t>
      </w:r>
      <w:r w:rsidRPr="00D90E4F">
        <w:t xml:space="preserve"> IGEMS geometry optimizing.</w:t>
      </w:r>
      <w:r w:rsidR="00352DA0">
        <w:t xml:space="preserve"> It is recommended to set this at least 0.2 to 0.5 mm larger than </w:t>
      </w:r>
      <w:r w:rsidR="00506F5D" w:rsidRPr="00D90E4F">
        <w:t>the largest tool diameter used on the machine.</w:t>
      </w:r>
    </w:p>
    <w:p w14:paraId="2B65837E" w14:textId="77777777" w:rsidR="007E4955" w:rsidRPr="00D90E4F" w:rsidRDefault="007E4955" w:rsidP="007E4955">
      <w:pPr>
        <w:pStyle w:val="Frga"/>
      </w:pPr>
      <w:r w:rsidRPr="00D90E4F">
        <w:t>What will happen if this value is smaller?</w:t>
      </w:r>
    </w:p>
    <w:p w14:paraId="70724A4B" w14:textId="77777777" w:rsidR="00C90AFD" w:rsidRPr="00D90E4F" w:rsidRDefault="00154ABD" w:rsidP="00624E7D">
      <w:pPr>
        <w:pStyle w:val="Answer"/>
      </w:pPr>
      <w:r w:rsidRPr="00D90E4F">
        <w:t>T</w:t>
      </w:r>
      <w:r w:rsidR="007E4955" w:rsidRPr="00D90E4F">
        <w:t>he machine will stop with a contour error.</w:t>
      </w:r>
    </w:p>
    <w:p w14:paraId="6B99110F" w14:textId="77777777" w:rsidR="007E4955" w:rsidRPr="00D90E4F" w:rsidRDefault="007E4955" w:rsidP="00506F5D">
      <w:pPr>
        <w:pStyle w:val="Rubrik4"/>
      </w:pPr>
      <w:r w:rsidRPr="00D90E4F">
        <w:lastRenderedPageBreak/>
        <w:t>Kerf compensation</w:t>
      </w:r>
    </w:p>
    <w:p w14:paraId="26BC9E58" w14:textId="77777777" w:rsidR="00506F5D" w:rsidRDefault="00506F5D" w:rsidP="00506F5D">
      <w:pPr>
        <w:pStyle w:val="Bild"/>
      </w:pPr>
      <w:r>
        <w:rPr>
          <w:noProof/>
        </w:rPr>
        <w:drawing>
          <wp:inline distT="0" distB="0" distL="0" distR="0" wp14:anchorId="67A78AA8" wp14:editId="49BDD895">
            <wp:extent cx="3924300" cy="685800"/>
            <wp:effectExtent l="0" t="0" r="0" b="0"/>
            <wp:docPr id="139348036" name="Bildobjekt 1" descr="En bild som visar text, skärmbild, Teckensnitt, Electric blu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8036" name="Bildobjekt 1" descr="En bild som visar text, skärmbild, Teckensnitt, Electric blue&#10;&#10;AI-genererat innehåll kan vara felaktigt."/>
                    <pic:cNvPicPr/>
                  </pic:nvPicPr>
                  <pic:blipFill>
                    <a:blip r:embed="rId1358"/>
                    <a:stretch>
                      <a:fillRect/>
                    </a:stretch>
                  </pic:blipFill>
                  <pic:spPr>
                    <a:xfrm>
                      <a:off x="0" y="0"/>
                      <a:ext cx="3924300" cy="685800"/>
                    </a:xfrm>
                    <a:prstGeom prst="rect">
                      <a:avLst/>
                    </a:prstGeom>
                  </pic:spPr>
                </pic:pic>
              </a:graphicData>
            </a:graphic>
          </wp:inline>
        </w:drawing>
      </w:r>
    </w:p>
    <w:p w14:paraId="5E469A1B" w14:textId="67AB03C6" w:rsidR="007E4955" w:rsidRPr="00D90E4F" w:rsidRDefault="007E4955" w:rsidP="00166AAF">
      <w:pPr>
        <w:pStyle w:val="Rubrik5"/>
      </w:pPr>
      <w:r w:rsidRPr="00D90E4F">
        <w:t>Calculated in IGEMS</w:t>
      </w:r>
    </w:p>
    <w:p w14:paraId="5592D3AD" w14:textId="77777777" w:rsidR="00166AAF" w:rsidRPr="00D90E4F" w:rsidRDefault="00032E7F" w:rsidP="007E4955">
      <w:r w:rsidRPr="00D90E4F">
        <w:t xml:space="preserve">2D-cutting and 5-Axis cutting will be handled in the same way, all </w:t>
      </w:r>
      <w:r w:rsidR="00F4635F" w:rsidRPr="00D90E4F">
        <w:t>toolpath</w:t>
      </w:r>
      <w:r w:rsidR="00166AAF" w:rsidRPr="00D90E4F">
        <w:t>s</w:t>
      </w:r>
      <w:r w:rsidR="00F4635F" w:rsidRPr="00D90E4F">
        <w:t xml:space="preserve"> are</w:t>
      </w:r>
      <w:r w:rsidR="007E4955" w:rsidRPr="00D90E4F">
        <w:t xml:space="preserve"> </w:t>
      </w:r>
      <w:r w:rsidRPr="00D90E4F">
        <w:t xml:space="preserve">tool radius </w:t>
      </w:r>
      <w:r w:rsidR="00F4635F" w:rsidRPr="00D90E4F">
        <w:t>compensated</w:t>
      </w:r>
      <w:r w:rsidR="007E4955" w:rsidRPr="00D90E4F">
        <w:t xml:space="preserve"> by IGEMS.</w:t>
      </w:r>
      <w:r w:rsidR="00166AAF" w:rsidRPr="00D90E4F">
        <w:t xml:space="preserve"> When you do the postprocessing</w:t>
      </w:r>
      <w:r w:rsidR="00324FDB" w:rsidRPr="00D90E4F">
        <w:t xml:space="preserve"> then</w:t>
      </w:r>
      <w:r w:rsidR="00166AAF" w:rsidRPr="00D90E4F">
        <w:t xml:space="preserve"> following window will be shown.</w:t>
      </w:r>
    </w:p>
    <w:p w14:paraId="7CCF73D4" w14:textId="77777777" w:rsidR="00032E7F" w:rsidRPr="00D90E4F" w:rsidRDefault="00032E7F" w:rsidP="005132A7">
      <w:pPr>
        <w:pStyle w:val="Bild"/>
      </w:pPr>
      <w:r w:rsidRPr="00D90E4F">
        <w:rPr>
          <w:noProof/>
        </w:rPr>
        <w:drawing>
          <wp:inline distT="0" distB="0" distL="0" distR="0" wp14:anchorId="1F97D452" wp14:editId="1EB9005E">
            <wp:extent cx="1652400" cy="1897200"/>
            <wp:effectExtent l="0" t="0" r="0" b="0"/>
            <wp:docPr id="19583" name="Bildobjekt 19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 name="Kerf1.png"/>
                    <pic:cNvPicPr/>
                  </pic:nvPicPr>
                  <pic:blipFill>
                    <a:blip r:embed="rId1359">
                      <a:extLst>
                        <a:ext uri="{28A0092B-C50C-407E-A947-70E740481C1C}">
                          <a14:useLocalDpi xmlns:a14="http://schemas.microsoft.com/office/drawing/2010/main" val="0"/>
                        </a:ext>
                      </a:extLst>
                    </a:blip>
                    <a:stretch>
                      <a:fillRect/>
                    </a:stretch>
                  </pic:blipFill>
                  <pic:spPr>
                    <a:xfrm>
                      <a:off x="0" y="0"/>
                      <a:ext cx="1652400" cy="1897200"/>
                    </a:xfrm>
                    <a:prstGeom prst="rect">
                      <a:avLst/>
                    </a:prstGeom>
                  </pic:spPr>
                </pic:pic>
              </a:graphicData>
            </a:graphic>
          </wp:inline>
        </w:drawing>
      </w:r>
    </w:p>
    <w:p w14:paraId="0A6D90AB" w14:textId="77777777" w:rsidR="00032E7F" w:rsidRPr="00D90E4F" w:rsidRDefault="00032E7F" w:rsidP="007E4955">
      <w:r w:rsidRPr="00D90E4F">
        <w:t xml:space="preserve">You should enter the correct tool diameter in the field. </w:t>
      </w:r>
    </w:p>
    <w:p w14:paraId="2853A7A5" w14:textId="4FB3BFB8" w:rsidR="00032E7F" w:rsidRPr="00D90E4F" w:rsidRDefault="00032E7F" w:rsidP="00EA11A3">
      <w:pPr>
        <w:pStyle w:val="Liststycke"/>
        <w:numPr>
          <w:ilvl w:val="0"/>
          <w:numId w:val="15"/>
        </w:numPr>
      </w:pPr>
      <w:r w:rsidRPr="00D90E4F">
        <w:t xml:space="preserve">If you enter a larger </w:t>
      </w:r>
      <w:r w:rsidR="00506F5D" w:rsidRPr="00D90E4F">
        <w:t>value,</w:t>
      </w:r>
      <w:r w:rsidRPr="00D90E4F">
        <w:t xml:space="preserve"> then outside geometry’s will be larger and inside geometries be smaller.</w:t>
      </w:r>
    </w:p>
    <w:p w14:paraId="2C532F46" w14:textId="50C86996" w:rsidR="00032E7F" w:rsidRPr="00D90E4F" w:rsidRDefault="00032E7F" w:rsidP="00EA11A3">
      <w:pPr>
        <w:pStyle w:val="Liststycke"/>
        <w:numPr>
          <w:ilvl w:val="0"/>
          <w:numId w:val="15"/>
        </w:numPr>
      </w:pPr>
      <w:r w:rsidRPr="00D90E4F">
        <w:t xml:space="preserve">If you enter a smaller </w:t>
      </w:r>
      <w:r w:rsidR="00506F5D" w:rsidRPr="00D90E4F">
        <w:t>value,</w:t>
      </w:r>
      <w:r w:rsidRPr="00D90E4F">
        <w:t xml:space="preserve"> then outside geometry’s will me smaller and inside geometries larger.</w:t>
      </w:r>
    </w:p>
    <w:p w14:paraId="0E494B1A" w14:textId="6E617162" w:rsidR="007E4955" w:rsidRPr="00D90E4F" w:rsidRDefault="007E4955" w:rsidP="007E4955">
      <w:r w:rsidRPr="00D90E4F">
        <w:t xml:space="preserve">The coordinates in the CNC-file </w:t>
      </w:r>
      <w:r w:rsidR="00506F5D" w:rsidRPr="00D90E4F">
        <w:t>are</w:t>
      </w:r>
      <w:r w:rsidRPr="00D90E4F">
        <w:t xml:space="preserve"> the same as the movement of the machine.</w:t>
      </w:r>
      <w:r w:rsidR="00C90AFD" w:rsidRPr="00D90E4F">
        <w:t xml:space="preserve"> T</w:t>
      </w:r>
      <w:r w:rsidRPr="00D90E4F">
        <w:t xml:space="preserve">o change the measurements </w:t>
      </w:r>
      <w:r w:rsidR="00154ABD" w:rsidRPr="00D90E4F">
        <w:t xml:space="preserve">of </w:t>
      </w:r>
      <w:r w:rsidRPr="00D90E4F">
        <w:t xml:space="preserve">the parts </w:t>
      </w:r>
      <w:r w:rsidR="00F4635F" w:rsidRPr="00D90E4F">
        <w:t xml:space="preserve">you </w:t>
      </w:r>
      <w:r w:rsidR="00032E7F" w:rsidRPr="00D90E4F">
        <w:t xml:space="preserve">must enter a new value and run </w:t>
      </w:r>
      <w:r w:rsidRPr="00D90E4F">
        <w:t xml:space="preserve">the </w:t>
      </w:r>
      <w:r w:rsidR="00F4635F" w:rsidRPr="00D90E4F">
        <w:t>postprocessing</w:t>
      </w:r>
      <w:r w:rsidRPr="00D90E4F">
        <w:t xml:space="preserve"> again.</w:t>
      </w:r>
    </w:p>
    <w:p w14:paraId="2CD2E08A" w14:textId="5DB57428" w:rsidR="00B45F64" w:rsidRPr="00D90E4F" w:rsidRDefault="00B45F64" w:rsidP="007E4955">
      <w:r w:rsidRPr="00D90E4F">
        <w:t xml:space="preserve">The tool diameter value must be smaller than the </w:t>
      </w:r>
      <w:r w:rsidR="005132A7">
        <w:t>"</w:t>
      </w:r>
      <w:hyperlink w:anchor="_Max_tool_diameter" w:history="1">
        <w:r w:rsidR="005132A7" w:rsidRPr="005132A7">
          <w:rPr>
            <w:rStyle w:val="Hyperlnk"/>
          </w:rPr>
          <w:t>Max tool diameter</w:t>
        </w:r>
      </w:hyperlink>
      <w:r w:rsidR="005132A7">
        <w:t>" value.</w:t>
      </w:r>
    </w:p>
    <w:p w14:paraId="30FCDB89" w14:textId="77777777" w:rsidR="007E4955" w:rsidRDefault="007E4955" w:rsidP="002D3E07">
      <w:pPr>
        <w:pStyle w:val="Rubrik5"/>
      </w:pPr>
      <w:bookmarkStart w:id="1354" w:name="_Calculated_in_IGEMS"/>
      <w:bookmarkEnd w:id="1354"/>
      <w:r w:rsidRPr="00D90E4F">
        <w:t>Calculated in IGEMS and Controller</w:t>
      </w:r>
    </w:p>
    <w:p w14:paraId="68B1BAC9" w14:textId="07FCE167" w:rsidR="005132A7" w:rsidRPr="005132A7" w:rsidRDefault="005132A7" w:rsidP="005132A7">
      <w:pPr>
        <w:pStyle w:val="Bild"/>
      </w:pPr>
      <w:r>
        <w:rPr>
          <w:noProof/>
        </w:rPr>
        <w:drawing>
          <wp:inline distT="0" distB="0" distL="0" distR="0" wp14:anchorId="0B5FD7CE" wp14:editId="043432BD">
            <wp:extent cx="3933825" cy="733425"/>
            <wp:effectExtent l="0" t="0" r="9525" b="9525"/>
            <wp:docPr id="606468264" name="Bildobjekt 1" descr="En bild som visar text, skärmbild, Teckensnitt, Electric blu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68264" name="Bildobjekt 1" descr="En bild som visar text, skärmbild, Teckensnitt, Electric blue&#10;&#10;AI-genererat innehåll kan vara felaktigt."/>
                    <pic:cNvPicPr/>
                  </pic:nvPicPr>
                  <pic:blipFill>
                    <a:blip r:embed="rId1360"/>
                    <a:stretch>
                      <a:fillRect/>
                    </a:stretch>
                  </pic:blipFill>
                  <pic:spPr>
                    <a:xfrm>
                      <a:off x="0" y="0"/>
                      <a:ext cx="3933825" cy="733425"/>
                    </a:xfrm>
                    <a:prstGeom prst="rect">
                      <a:avLst/>
                    </a:prstGeom>
                  </pic:spPr>
                </pic:pic>
              </a:graphicData>
            </a:graphic>
          </wp:inline>
        </w:drawing>
      </w:r>
    </w:p>
    <w:p w14:paraId="6F7EE298" w14:textId="77777777" w:rsidR="00166AAF" w:rsidRPr="00D90E4F" w:rsidRDefault="00324FDB" w:rsidP="007E4955">
      <w:r w:rsidRPr="00D90E4F">
        <w:t>In this</w:t>
      </w:r>
      <w:r w:rsidR="00B45F64" w:rsidRPr="00D90E4F">
        <w:t xml:space="preserve"> case 2D-cutting and 5-axis cutting will be handled in different ways.</w:t>
      </w:r>
    </w:p>
    <w:p w14:paraId="71C7DA86" w14:textId="4F09952A" w:rsidR="009401E3" w:rsidRPr="00D90E4F" w:rsidRDefault="009401E3" w:rsidP="007E4955">
      <w:r w:rsidRPr="00D90E4F">
        <w:t xml:space="preserve">In the command </w:t>
      </w:r>
      <w:r w:rsidR="005132A7">
        <w:t xml:space="preserve">"Cutting parameters" </w:t>
      </w:r>
      <w:r w:rsidRPr="00D90E4F">
        <w:t xml:space="preserve">you </w:t>
      </w:r>
      <w:r w:rsidR="00324FDB" w:rsidRPr="00D90E4F">
        <w:t xml:space="preserve">have </w:t>
      </w:r>
      <w:r w:rsidRPr="00D90E4F">
        <w:t>two different values.</w:t>
      </w:r>
    </w:p>
    <w:p w14:paraId="1B1749E2" w14:textId="77777777" w:rsidR="009401E3" w:rsidRPr="00D90E4F" w:rsidRDefault="009401E3" w:rsidP="005132A7">
      <w:pPr>
        <w:pStyle w:val="Bild"/>
      </w:pPr>
      <w:r w:rsidRPr="00D90E4F">
        <w:rPr>
          <w:noProof/>
        </w:rPr>
        <w:drawing>
          <wp:inline distT="0" distB="0" distL="0" distR="0" wp14:anchorId="3A4FE0ED" wp14:editId="2574C894">
            <wp:extent cx="1731600" cy="1479600"/>
            <wp:effectExtent l="0" t="0" r="0" b="0"/>
            <wp:docPr id="18721" name="Bildobjekt 18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 name="kerf2.png"/>
                    <pic:cNvPicPr/>
                  </pic:nvPicPr>
                  <pic:blipFill>
                    <a:blip r:embed="rId1361">
                      <a:extLst>
                        <a:ext uri="{28A0092B-C50C-407E-A947-70E740481C1C}">
                          <a14:useLocalDpi xmlns:a14="http://schemas.microsoft.com/office/drawing/2010/main" val="0"/>
                        </a:ext>
                      </a:extLst>
                    </a:blip>
                    <a:stretch>
                      <a:fillRect/>
                    </a:stretch>
                  </pic:blipFill>
                  <pic:spPr>
                    <a:xfrm>
                      <a:off x="0" y="0"/>
                      <a:ext cx="1731600" cy="1479600"/>
                    </a:xfrm>
                    <a:prstGeom prst="rect">
                      <a:avLst/>
                    </a:prstGeom>
                  </pic:spPr>
                </pic:pic>
              </a:graphicData>
            </a:graphic>
          </wp:inline>
        </w:drawing>
      </w:r>
    </w:p>
    <w:p w14:paraId="521179D1" w14:textId="77777777" w:rsidR="00324FDB" w:rsidRPr="00D90E4F" w:rsidRDefault="009401E3" w:rsidP="00EA11A3">
      <w:pPr>
        <w:pStyle w:val="Liststycke"/>
        <w:numPr>
          <w:ilvl w:val="0"/>
          <w:numId w:val="16"/>
        </w:numPr>
      </w:pPr>
      <w:r w:rsidRPr="00D90E4F">
        <w:t xml:space="preserve">The Tool diameter is the compensation value that will be used for all 5-axis cutting. </w:t>
      </w:r>
    </w:p>
    <w:p w14:paraId="037B2005" w14:textId="77777777" w:rsidR="00324FDB" w:rsidRPr="00D90E4F" w:rsidRDefault="00324FDB" w:rsidP="00EA11A3">
      <w:pPr>
        <w:pStyle w:val="Liststycke"/>
        <w:numPr>
          <w:ilvl w:val="0"/>
          <w:numId w:val="16"/>
        </w:numPr>
      </w:pPr>
      <w:r w:rsidRPr="00D90E4F">
        <w:t xml:space="preserve">The Additional kerf (as diameter) should be added by the controller. </w:t>
      </w:r>
    </w:p>
    <w:p w14:paraId="2588122C" w14:textId="77777777" w:rsidR="00324FDB" w:rsidRPr="00D90E4F" w:rsidRDefault="00324FDB" w:rsidP="009401E3">
      <w:r w:rsidRPr="00D90E4F">
        <w:t>In the example above all 5-axis cutting will be compensated in IGEMS for tool diameter 1.0 mm and all 2D-cutting will be compensated in IGEMS for 0.8 mm (1.0 – 0.2=0.8).</w:t>
      </w:r>
    </w:p>
    <w:p w14:paraId="29BEDD67" w14:textId="57752843" w:rsidR="00324FDB" w:rsidRPr="00D90E4F" w:rsidRDefault="00324FDB" w:rsidP="009401E3">
      <w:r w:rsidRPr="00D90E4F">
        <w:t>The CNC-controller must support G41/G42 or similar and the Tool radius compensation in the machine should be set to diameter 0.2 or radius 0.1.</w:t>
      </w:r>
      <w:r w:rsidR="005132A7">
        <w:t xml:space="preserve"> </w:t>
      </w:r>
      <w:r w:rsidRPr="00D90E4F">
        <w:t xml:space="preserve">With this method IGEMS will always do the all or the major part of the tool radius compensation, and the machine </w:t>
      </w:r>
      <w:r w:rsidR="005132A7" w:rsidRPr="00D90E4F">
        <w:t>makes</w:t>
      </w:r>
      <w:r w:rsidRPr="00D90E4F">
        <w:t xml:space="preserve"> the fine tuning part of the compensation for 2D-parts.</w:t>
      </w:r>
      <w:r w:rsidR="005132A7">
        <w:t xml:space="preserve"> </w:t>
      </w:r>
      <w:r w:rsidR="005132A7" w:rsidRPr="00D90E4F">
        <w:t xml:space="preserve">The tool diameter value must be smaller than the </w:t>
      </w:r>
      <w:r w:rsidR="005132A7">
        <w:t>"</w:t>
      </w:r>
      <w:hyperlink w:anchor="_Max_tool_diameter" w:history="1">
        <w:r w:rsidR="005132A7" w:rsidRPr="005132A7">
          <w:rPr>
            <w:rStyle w:val="Hyperlnk"/>
          </w:rPr>
          <w:t>Max tool diameter</w:t>
        </w:r>
      </w:hyperlink>
      <w:r w:rsidR="005132A7">
        <w:t>" value.</w:t>
      </w:r>
    </w:p>
    <w:p w14:paraId="1A40812D" w14:textId="77777777" w:rsidR="00324FDB" w:rsidRPr="00D90E4F" w:rsidRDefault="00324FDB" w:rsidP="005132A7">
      <w:pPr>
        <w:pStyle w:val="Bild"/>
      </w:pPr>
      <w:r w:rsidRPr="00D90E4F">
        <w:rPr>
          <w:noProof/>
        </w:rPr>
        <w:lastRenderedPageBreak/>
        <w:drawing>
          <wp:inline distT="0" distB="0" distL="0" distR="0" wp14:anchorId="0C3F9F80" wp14:editId="7FD69AC8">
            <wp:extent cx="1652400" cy="1897200"/>
            <wp:effectExtent l="0" t="0" r="0" b="0"/>
            <wp:docPr id="18722" name="Bildobjekt 18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 name="Kerf1.png"/>
                    <pic:cNvPicPr/>
                  </pic:nvPicPr>
                  <pic:blipFill>
                    <a:blip r:embed="rId1359">
                      <a:extLst>
                        <a:ext uri="{28A0092B-C50C-407E-A947-70E740481C1C}">
                          <a14:useLocalDpi xmlns:a14="http://schemas.microsoft.com/office/drawing/2010/main" val="0"/>
                        </a:ext>
                      </a:extLst>
                    </a:blip>
                    <a:stretch>
                      <a:fillRect/>
                    </a:stretch>
                  </pic:blipFill>
                  <pic:spPr>
                    <a:xfrm>
                      <a:off x="0" y="0"/>
                      <a:ext cx="1652400" cy="1897200"/>
                    </a:xfrm>
                    <a:prstGeom prst="rect">
                      <a:avLst/>
                    </a:prstGeom>
                  </pic:spPr>
                </pic:pic>
              </a:graphicData>
            </a:graphic>
          </wp:inline>
        </w:drawing>
      </w:r>
    </w:p>
    <w:p w14:paraId="37A85D23" w14:textId="1A6C34EC" w:rsidR="00324FDB" w:rsidRPr="00D90E4F" w:rsidRDefault="00324FDB" w:rsidP="009401E3">
      <w:r w:rsidRPr="00D90E4F">
        <w:t xml:space="preserve">When you do the postprocessing you can modify the Tool diameter. </w:t>
      </w:r>
      <w:r w:rsidR="005132A7" w:rsidRPr="00D90E4F">
        <w:t>These modifications</w:t>
      </w:r>
      <w:r w:rsidRPr="00D90E4F">
        <w:t xml:space="preserve"> will change the 2D and the 5-axis major calculations.</w:t>
      </w:r>
    </w:p>
    <w:p w14:paraId="5109CD9F" w14:textId="77777777" w:rsidR="007E4955" w:rsidRDefault="00E357E0" w:rsidP="002D3E07">
      <w:pPr>
        <w:pStyle w:val="Rubrik5"/>
      </w:pPr>
      <w:r w:rsidRPr="00D90E4F">
        <w:t>C</w:t>
      </w:r>
      <w:r w:rsidR="007E4955" w:rsidRPr="00D90E4F">
        <w:t>alcul</w:t>
      </w:r>
      <w:r w:rsidRPr="00D90E4F">
        <w:t>ated in Controller</w:t>
      </w:r>
    </w:p>
    <w:p w14:paraId="1911A8ED" w14:textId="6B24C578" w:rsidR="005132A7" w:rsidRPr="005132A7" w:rsidRDefault="005132A7" w:rsidP="005132A7">
      <w:pPr>
        <w:pStyle w:val="Bild"/>
      </w:pPr>
      <w:r>
        <w:rPr>
          <w:noProof/>
        </w:rPr>
        <w:drawing>
          <wp:inline distT="0" distB="0" distL="0" distR="0" wp14:anchorId="7CB876EA" wp14:editId="2C8DCEFC">
            <wp:extent cx="3971925" cy="685800"/>
            <wp:effectExtent l="0" t="0" r="9525" b="0"/>
            <wp:docPr id="694918394" name="Bildobjekt 1" descr="En bild som visar text, Teckensnitt, linje, Electric blu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18394" name="Bildobjekt 1" descr="En bild som visar text, Teckensnitt, linje, Electric blue&#10;&#10;AI-genererat innehåll kan vara felaktigt."/>
                    <pic:cNvPicPr/>
                  </pic:nvPicPr>
                  <pic:blipFill>
                    <a:blip r:embed="rId1362"/>
                    <a:stretch>
                      <a:fillRect/>
                    </a:stretch>
                  </pic:blipFill>
                  <pic:spPr>
                    <a:xfrm>
                      <a:off x="0" y="0"/>
                      <a:ext cx="3971925" cy="685800"/>
                    </a:xfrm>
                    <a:prstGeom prst="rect">
                      <a:avLst/>
                    </a:prstGeom>
                  </pic:spPr>
                </pic:pic>
              </a:graphicData>
            </a:graphic>
          </wp:inline>
        </w:drawing>
      </w:r>
    </w:p>
    <w:p w14:paraId="46543D70" w14:textId="3BB57E1B" w:rsidR="007E4955" w:rsidRPr="00D90E4F" w:rsidRDefault="007E4955" w:rsidP="007E4955">
      <w:r w:rsidRPr="00D90E4F">
        <w:t>When using tool radius compensation Right or Left (G41 or G42) the coordinates in the CNC-file describe the size of the part (not the machine movement). The Kerf will be added in the CNC-controller. This option makes it possible to adjust the size of the part without creating a new CNC-file.</w:t>
      </w:r>
    </w:p>
    <w:p w14:paraId="28C5DBDD" w14:textId="77777777" w:rsidR="001C21BA" w:rsidRPr="00D90E4F" w:rsidRDefault="001C21BA" w:rsidP="005132A7">
      <w:pPr>
        <w:pStyle w:val="Rubrik5"/>
      </w:pPr>
      <w:bookmarkStart w:id="1355" w:name="_Toc129003036"/>
      <w:r w:rsidRPr="00D90E4F">
        <w:t>Tool radius compensation on Bevel cutting</w:t>
      </w:r>
      <w:bookmarkEnd w:id="1355"/>
    </w:p>
    <w:p w14:paraId="49906F86" w14:textId="77777777" w:rsidR="001C21BA" w:rsidRPr="00D90E4F" w:rsidRDefault="001C21BA" w:rsidP="001C21BA">
      <w:r w:rsidRPr="00D90E4F">
        <w:t xml:space="preserve">Many customers ask if they could use G41/G42 (compensation in the controller) also on 5-axis cutting. This is not recommended. The reason is that it is impossible for the controller to add a correct compensation. The information in the CNC-file does not hold all that information needed </w:t>
      </w:r>
      <w:r w:rsidR="00C8455E" w:rsidRPr="00D90E4F">
        <w:t>to do this calculation.</w:t>
      </w:r>
    </w:p>
    <w:p w14:paraId="45133109" w14:textId="33917CB5" w:rsidR="001C21BA" w:rsidRPr="00D90E4F" w:rsidRDefault="00C8455E" w:rsidP="00EA11A3">
      <w:pPr>
        <w:pStyle w:val="Liststycke"/>
        <w:numPr>
          <w:ilvl w:val="0"/>
          <w:numId w:val="18"/>
        </w:numPr>
      </w:pPr>
      <w:r w:rsidRPr="00D90E4F">
        <w:t xml:space="preserve">Kerf depending </w:t>
      </w:r>
      <w:r w:rsidR="005132A7" w:rsidRPr="00D90E4F">
        <w:t>on</w:t>
      </w:r>
      <w:r w:rsidRPr="00D90E4F">
        <w:t xml:space="preserve"> tilting angle</w:t>
      </w:r>
    </w:p>
    <w:p w14:paraId="0C4CF972" w14:textId="4D9F630A" w:rsidR="00C8455E" w:rsidRPr="00D90E4F" w:rsidRDefault="00C8455E" w:rsidP="00EA11A3">
      <w:pPr>
        <w:pStyle w:val="Liststycke"/>
        <w:numPr>
          <w:ilvl w:val="0"/>
          <w:numId w:val="18"/>
        </w:numPr>
      </w:pPr>
      <w:r w:rsidRPr="00D90E4F">
        <w:t xml:space="preserve">The compensation can change cutting </w:t>
      </w:r>
      <w:r w:rsidR="005132A7" w:rsidRPr="00D90E4F">
        <w:t>planes</w:t>
      </w:r>
      <w:r w:rsidRPr="00D90E4F">
        <w:t>.</w:t>
      </w:r>
    </w:p>
    <w:p w14:paraId="000A2F5C" w14:textId="77777777" w:rsidR="00C8455E" w:rsidRPr="00D90E4F" w:rsidRDefault="00C8455E" w:rsidP="00EA11A3">
      <w:pPr>
        <w:pStyle w:val="Liststycke"/>
        <w:numPr>
          <w:ilvl w:val="0"/>
          <w:numId w:val="18"/>
        </w:numPr>
      </w:pPr>
      <w:r w:rsidRPr="00D90E4F">
        <w:t>Forward and Backward tilt.</w:t>
      </w:r>
    </w:p>
    <w:p w14:paraId="21C77E97" w14:textId="77777777" w:rsidR="00C8455E" w:rsidRPr="00D90E4F" w:rsidRDefault="00C8455E" w:rsidP="00EA11A3">
      <w:pPr>
        <w:pStyle w:val="Liststycke"/>
        <w:numPr>
          <w:ilvl w:val="0"/>
          <w:numId w:val="18"/>
        </w:numPr>
      </w:pPr>
      <w:r w:rsidRPr="00D90E4F">
        <w:t>Rotax tilt.</w:t>
      </w:r>
    </w:p>
    <w:p w14:paraId="09D1D75B" w14:textId="77777777" w:rsidR="00154ABD" w:rsidRDefault="00154ABD" w:rsidP="005132A7">
      <w:pPr>
        <w:pStyle w:val="Rubrik5"/>
      </w:pPr>
      <w:bookmarkStart w:id="1356" w:name="_Toc129003037"/>
      <w:r w:rsidRPr="00D90E4F">
        <w:t>Cutting speed on circular movement</w:t>
      </w:r>
      <w:r w:rsidR="00D506A2" w:rsidRPr="00D90E4F">
        <w:t>s</w:t>
      </w:r>
      <w:bookmarkEnd w:id="1356"/>
    </w:p>
    <w:p w14:paraId="7A41B111" w14:textId="5FCDF74B" w:rsidR="005132A7" w:rsidRPr="005132A7" w:rsidRDefault="005132A7" w:rsidP="005132A7">
      <w:r>
        <w:t>This setting is valid only when the kerf is calculated in the CNC file.</w:t>
      </w:r>
    </w:p>
    <w:p w14:paraId="6917BA73" w14:textId="77777777" w:rsidR="00C90AFD" w:rsidRPr="00D90E4F" w:rsidRDefault="00820FB9" w:rsidP="00154ABD">
      <w:r w:rsidRPr="00D90E4F">
        <w:t>When the kerf is calculated in IGEMS the speed is always calculated from the tool center. When using tool compensation in the machine then the controller has two choices.</w:t>
      </w:r>
      <w:r w:rsidR="009F6701" w:rsidRPr="00D90E4F">
        <w:t xml:space="preserve"> </w:t>
      </w:r>
    </w:p>
    <w:p w14:paraId="4E58AF2F" w14:textId="0C5C1244" w:rsidR="00C90AFD" w:rsidRPr="00D90E4F" w:rsidRDefault="005132A7" w:rsidP="005132A7">
      <w:pPr>
        <w:pStyle w:val="Bild"/>
      </w:pPr>
      <w:r w:rsidRPr="005132A7">
        <w:rPr>
          <w:noProof/>
        </w:rPr>
        <w:drawing>
          <wp:inline distT="0" distB="0" distL="0" distR="0" wp14:anchorId="433563FD" wp14:editId="7249BDF8">
            <wp:extent cx="3953427" cy="428685"/>
            <wp:effectExtent l="0" t="0" r="0" b="9525"/>
            <wp:docPr id="92999070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90706" name=""/>
                    <pic:cNvPicPr/>
                  </pic:nvPicPr>
                  <pic:blipFill>
                    <a:blip r:embed="rId1363"/>
                    <a:stretch>
                      <a:fillRect/>
                    </a:stretch>
                  </pic:blipFill>
                  <pic:spPr>
                    <a:xfrm>
                      <a:off x="0" y="0"/>
                      <a:ext cx="3953427" cy="428685"/>
                    </a:xfrm>
                    <a:prstGeom prst="rect">
                      <a:avLst/>
                    </a:prstGeom>
                  </pic:spPr>
                </pic:pic>
              </a:graphicData>
            </a:graphic>
          </wp:inline>
        </w:drawing>
      </w:r>
    </w:p>
    <w:p w14:paraId="3B457D02" w14:textId="77777777" w:rsidR="00154ABD" w:rsidRPr="00D90E4F" w:rsidRDefault="00154ABD" w:rsidP="00154ABD">
      <w:r w:rsidRPr="00D90E4F">
        <w:t xml:space="preserve">In the examples </w:t>
      </w:r>
      <w:r w:rsidR="009F6701" w:rsidRPr="00D90E4F">
        <w:t>the hole has diameter 1.5 and the jet diameter 1.0</w:t>
      </w:r>
      <w:r w:rsidRPr="00D90E4F">
        <w:t>.</w:t>
      </w:r>
    </w:p>
    <w:p w14:paraId="73D994E2" w14:textId="77777777" w:rsidR="00820FB9" w:rsidRPr="00D90E4F" w:rsidRDefault="009378B9" w:rsidP="00820FB9">
      <w:pPr>
        <w:keepNext/>
      </w:pPr>
      <w:r w:rsidRPr="00D90E4F">
        <w:rPr>
          <w:noProof/>
        </w:rPr>
        <w:drawing>
          <wp:inline distT="0" distB="0" distL="0" distR="0" wp14:anchorId="046B5DA9" wp14:editId="25F4BE44">
            <wp:extent cx="2026285" cy="943610"/>
            <wp:effectExtent l="19050" t="0" r="0" b="0"/>
            <wp:docPr id="18978" name="Bild 18978" descr="Image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78" descr="Image192"/>
                    <pic:cNvPicPr>
                      <a:picLocks noChangeAspect="1" noChangeArrowheads="1"/>
                    </pic:cNvPicPr>
                  </pic:nvPicPr>
                  <pic:blipFill>
                    <a:blip r:embed="rId1364" cstate="print"/>
                    <a:srcRect/>
                    <a:stretch>
                      <a:fillRect/>
                    </a:stretch>
                  </pic:blipFill>
                  <pic:spPr bwMode="auto">
                    <a:xfrm>
                      <a:off x="0" y="0"/>
                      <a:ext cx="2026285" cy="943610"/>
                    </a:xfrm>
                    <a:prstGeom prst="rect">
                      <a:avLst/>
                    </a:prstGeom>
                    <a:noFill/>
                    <a:ln w="9525">
                      <a:noFill/>
                      <a:miter lim="800000"/>
                      <a:headEnd/>
                      <a:tailEnd/>
                    </a:ln>
                  </pic:spPr>
                </pic:pic>
              </a:graphicData>
            </a:graphic>
          </wp:inline>
        </w:drawing>
      </w:r>
    </w:p>
    <w:p w14:paraId="725AB108" w14:textId="77777777" w:rsidR="00AF5794" w:rsidRPr="00D90E4F" w:rsidRDefault="009F6701" w:rsidP="00154ABD">
      <w:r w:rsidRPr="00D90E4F">
        <w:t xml:space="preserve">In example </w:t>
      </w:r>
      <w:r w:rsidR="00AF5794" w:rsidRPr="00D90E4F">
        <w:t>A</w:t>
      </w:r>
      <w:r w:rsidRPr="00D90E4F">
        <w:t xml:space="preserve"> the programmed path speed is on the tool center point (dashed circle). </w:t>
      </w:r>
      <w:r w:rsidR="00AF5794" w:rsidRPr="00D90E4F">
        <w:t>In example B</w:t>
      </w:r>
      <w:r w:rsidRPr="00D90E4F">
        <w:t xml:space="preserve"> the programmed path speed is set to the work</w:t>
      </w:r>
      <w:r w:rsidR="00C90AFD" w:rsidRPr="00D90E4F">
        <w:t xml:space="preserve"> </w:t>
      </w:r>
      <w:r w:rsidRPr="00D90E4F">
        <w:t xml:space="preserve">piece contour. This programmed path is </w:t>
      </w:r>
      <w:r w:rsidR="00AF5794" w:rsidRPr="00D90E4F">
        <w:t xml:space="preserve">three </w:t>
      </w:r>
      <w:r w:rsidR="00785616" w:rsidRPr="00D90E4F">
        <w:t>times</w:t>
      </w:r>
      <w:r w:rsidR="00AF5794" w:rsidRPr="00D90E4F">
        <w:t xml:space="preserve"> longer.</w:t>
      </w:r>
    </w:p>
    <w:p w14:paraId="1C466FC7" w14:textId="77777777" w:rsidR="00AF5794" w:rsidRPr="00D90E4F" w:rsidRDefault="00AF5794" w:rsidP="00154ABD">
      <w:r w:rsidRPr="00D90E4F">
        <w:t>To have an optimal result i</w:t>
      </w:r>
      <w:r w:rsidR="00C90AFD" w:rsidRPr="00D90E4F">
        <w:t>t is</w:t>
      </w:r>
      <w:r w:rsidR="00154ABD" w:rsidRPr="00D90E4F">
        <w:t xml:space="preserve"> important for IGEMS to know </w:t>
      </w:r>
      <w:r w:rsidR="00C90AFD" w:rsidRPr="00D90E4F">
        <w:t>which</w:t>
      </w:r>
      <w:r w:rsidR="00154ABD" w:rsidRPr="00D90E4F">
        <w:t xml:space="preserve"> method the controller </w:t>
      </w:r>
      <w:r w:rsidRPr="00D90E4F">
        <w:t>will use.</w:t>
      </w:r>
    </w:p>
    <w:p w14:paraId="553AE01C" w14:textId="77777777" w:rsidR="00D506A2" w:rsidRPr="00D90E4F" w:rsidRDefault="00915D31" w:rsidP="00D506A2">
      <w:pPr>
        <w:pStyle w:val="Rubrik3"/>
      </w:pPr>
      <w:bookmarkStart w:id="1357" w:name="_Toc129003038"/>
      <w:r w:rsidRPr="00D90E4F">
        <w:t>Cancel</w:t>
      </w:r>
      <w:r w:rsidR="00D506A2" w:rsidRPr="00D90E4F">
        <w:t xml:space="preserve"> kerf compensation</w:t>
      </w:r>
      <w:bookmarkEnd w:id="1357"/>
    </w:p>
    <w:p w14:paraId="4EB48290" w14:textId="77777777" w:rsidR="0064387A" w:rsidRPr="00D90E4F" w:rsidRDefault="009378B9" w:rsidP="0064387A">
      <w:pPr>
        <w:keepNext/>
      </w:pPr>
      <w:r w:rsidRPr="00D90E4F">
        <w:rPr>
          <w:noProof/>
        </w:rPr>
        <w:drawing>
          <wp:inline distT="0" distB="0" distL="0" distR="0" wp14:anchorId="3933EE13" wp14:editId="184131A9">
            <wp:extent cx="2633345" cy="182880"/>
            <wp:effectExtent l="19050" t="19050" r="14605" b="26670"/>
            <wp:docPr id="18979" name="Bild 18979" descr="Image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79" descr="Image192"/>
                    <pic:cNvPicPr>
                      <a:picLocks noChangeAspect="1" noChangeArrowheads="1"/>
                    </pic:cNvPicPr>
                  </pic:nvPicPr>
                  <pic:blipFill>
                    <a:blip r:embed="rId1365" cstate="print"/>
                    <a:srcRect/>
                    <a:stretch>
                      <a:fillRect/>
                    </a:stretch>
                  </pic:blipFill>
                  <pic:spPr bwMode="auto">
                    <a:xfrm>
                      <a:off x="0" y="0"/>
                      <a:ext cx="2633345" cy="182880"/>
                    </a:xfrm>
                    <a:prstGeom prst="rect">
                      <a:avLst/>
                    </a:prstGeom>
                    <a:noFill/>
                    <a:ln w="6350">
                      <a:solidFill>
                        <a:srgbClr val="000000"/>
                      </a:solidFill>
                      <a:miter lim="800000"/>
                      <a:headEnd/>
                      <a:tailEnd/>
                    </a:ln>
                    <a:effectLst/>
                  </pic:spPr>
                </pic:pic>
              </a:graphicData>
            </a:graphic>
          </wp:inline>
        </w:drawing>
      </w:r>
    </w:p>
    <w:p w14:paraId="7E01B9D5" w14:textId="776F3ED6" w:rsidR="00D506A2" w:rsidRPr="00D90E4F" w:rsidRDefault="0064387A" w:rsidP="0064387A">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444</w:t>
      </w:r>
      <w:r w:rsidR="00BE0559" w:rsidRPr="00D90E4F">
        <w:rPr>
          <w:noProof/>
        </w:rPr>
        <w:fldChar w:fldCharType="end"/>
      </w:r>
    </w:p>
    <w:p w14:paraId="23431352" w14:textId="77777777" w:rsidR="00D506A2" w:rsidRPr="00D90E4F" w:rsidRDefault="00D506A2" w:rsidP="00D506A2">
      <w:r w:rsidRPr="00D90E4F">
        <w:t xml:space="preserve">Some controllers need to make an extra movement </w:t>
      </w:r>
      <w:r w:rsidR="00C90AFD" w:rsidRPr="00D90E4F">
        <w:t>to</w:t>
      </w:r>
      <w:r w:rsidRPr="00D90E4F">
        <w:t xml:space="preserve"> cancel the kerf compensation. If this option is activated, then an extra movement will be added after the kerf compensation has been turned off. The length of the movement is the same as the tool diameter and the speed is the same as maximum cutting speed.</w:t>
      </w:r>
    </w:p>
    <w:p w14:paraId="5F48FCD7" w14:textId="77777777" w:rsidR="00D506A2" w:rsidRPr="00D90E4F" w:rsidRDefault="00785616" w:rsidP="00785616">
      <w:pPr>
        <w:pStyle w:val="Rubrik3"/>
      </w:pPr>
      <w:bookmarkStart w:id="1358" w:name="_Toc129003039"/>
      <w:r w:rsidRPr="00D90E4F">
        <w:lastRenderedPageBreak/>
        <w:t>Corner radius</w:t>
      </w:r>
      <w:bookmarkEnd w:id="1358"/>
    </w:p>
    <w:p w14:paraId="0E18ABF6" w14:textId="77777777" w:rsidR="00785616" w:rsidRPr="00D90E4F" w:rsidRDefault="009378B9" w:rsidP="00785616">
      <w:pPr>
        <w:keepNext/>
      </w:pPr>
      <w:r w:rsidRPr="00D90E4F">
        <w:rPr>
          <w:noProof/>
        </w:rPr>
        <w:drawing>
          <wp:inline distT="0" distB="0" distL="0" distR="0" wp14:anchorId="181AE34F" wp14:editId="5A8F090B">
            <wp:extent cx="2640965" cy="336550"/>
            <wp:effectExtent l="19050" t="19050" r="26035" b="25400"/>
            <wp:docPr id="18980" name="Bild 18980" descr="Image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0" descr="Image193"/>
                    <pic:cNvPicPr>
                      <a:picLocks noChangeAspect="1" noChangeArrowheads="1"/>
                    </pic:cNvPicPr>
                  </pic:nvPicPr>
                  <pic:blipFill>
                    <a:blip r:embed="rId1366" cstate="print"/>
                    <a:srcRect/>
                    <a:stretch>
                      <a:fillRect/>
                    </a:stretch>
                  </pic:blipFill>
                  <pic:spPr bwMode="auto">
                    <a:xfrm>
                      <a:off x="0" y="0"/>
                      <a:ext cx="2640965" cy="336550"/>
                    </a:xfrm>
                    <a:prstGeom prst="rect">
                      <a:avLst/>
                    </a:prstGeom>
                    <a:noFill/>
                    <a:ln w="6350">
                      <a:solidFill>
                        <a:srgbClr val="000000"/>
                      </a:solidFill>
                      <a:miter lim="800000"/>
                      <a:headEnd/>
                      <a:tailEnd/>
                    </a:ln>
                    <a:effectLst/>
                  </pic:spPr>
                </pic:pic>
              </a:graphicData>
            </a:graphic>
          </wp:inline>
        </w:drawing>
      </w:r>
    </w:p>
    <w:p w14:paraId="6389A666" w14:textId="5D58C777" w:rsidR="00785616" w:rsidRPr="00D90E4F" w:rsidRDefault="00785616" w:rsidP="00785616">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445</w:t>
      </w:r>
      <w:r w:rsidR="00BE0559" w:rsidRPr="00D90E4F">
        <w:rPr>
          <w:noProof/>
        </w:rPr>
        <w:fldChar w:fldCharType="end"/>
      </w:r>
    </w:p>
    <w:p w14:paraId="32C19370" w14:textId="77777777" w:rsidR="0070262E" w:rsidRPr="00D90E4F" w:rsidRDefault="00C90AFD" w:rsidP="0070262E">
      <w:r w:rsidRPr="00D90E4F">
        <w:t>The f</w:t>
      </w:r>
      <w:r w:rsidR="0070262E" w:rsidRPr="00D90E4F">
        <w:t xml:space="preserve">ollowing pictures </w:t>
      </w:r>
      <w:r w:rsidR="00394709" w:rsidRPr="00D90E4F">
        <w:t>show the center of the tool. When the kerf compensation is calculated in the machine then the machine will always make radius on outside corners</w:t>
      </w:r>
      <w:r w:rsidRPr="00D90E4F">
        <w:t>:</w:t>
      </w:r>
    </w:p>
    <w:p w14:paraId="4741F73E" w14:textId="77777777" w:rsidR="00394709" w:rsidRPr="00D90E4F" w:rsidRDefault="009378B9" w:rsidP="002D3E07">
      <w:pPr>
        <w:pStyle w:val="Rubrik5"/>
      </w:pPr>
      <w:r w:rsidRPr="00D90E4F">
        <w:rPr>
          <w:noProof/>
        </w:rPr>
        <w:drawing>
          <wp:inline distT="0" distB="0" distL="0" distR="0" wp14:anchorId="3C5ABF71" wp14:editId="006F20BB">
            <wp:extent cx="4498975" cy="1163320"/>
            <wp:effectExtent l="19050" t="0" r="0" b="0"/>
            <wp:docPr id="18975" name="Bild 18975" descr="Image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75" descr="Image194"/>
                    <pic:cNvPicPr>
                      <a:picLocks noChangeAspect="1" noChangeArrowheads="1"/>
                    </pic:cNvPicPr>
                  </pic:nvPicPr>
                  <pic:blipFill>
                    <a:blip r:embed="rId1367" cstate="print"/>
                    <a:srcRect/>
                    <a:stretch>
                      <a:fillRect/>
                    </a:stretch>
                  </pic:blipFill>
                  <pic:spPr bwMode="auto">
                    <a:xfrm>
                      <a:off x="0" y="0"/>
                      <a:ext cx="4498975" cy="1163320"/>
                    </a:xfrm>
                    <a:prstGeom prst="rect">
                      <a:avLst/>
                    </a:prstGeom>
                    <a:noFill/>
                    <a:ln w="9525">
                      <a:noFill/>
                      <a:miter lim="800000"/>
                      <a:headEnd/>
                      <a:tailEnd/>
                    </a:ln>
                  </pic:spPr>
                </pic:pic>
              </a:graphicData>
            </a:graphic>
          </wp:inline>
        </w:drawing>
      </w:r>
    </w:p>
    <w:p w14:paraId="48B6F145" w14:textId="5E642776" w:rsidR="0070262E" w:rsidRPr="00D90E4F" w:rsidRDefault="00394709" w:rsidP="0039470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446</w:t>
      </w:r>
      <w:r w:rsidR="00BE0559" w:rsidRPr="00D90E4F">
        <w:rPr>
          <w:noProof/>
        </w:rPr>
        <w:fldChar w:fldCharType="end"/>
      </w:r>
    </w:p>
    <w:p w14:paraId="2D52C58D" w14:textId="77777777" w:rsidR="00394709" w:rsidRPr="00D90E4F" w:rsidRDefault="00394709" w:rsidP="007820FA">
      <w:pPr>
        <w:pStyle w:val="Rubrik5"/>
      </w:pPr>
      <w:r w:rsidRPr="00D90E4F">
        <w:t>No radius (example A)</w:t>
      </w:r>
    </w:p>
    <w:p w14:paraId="5B7171C3" w14:textId="77777777" w:rsidR="00394709" w:rsidRPr="00D90E4F" w:rsidRDefault="007828CF" w:rsidP="00394709">
      <w:r w:rsidRPr="00D90E4F">
        <w:t>O</w:t>
      </w:r>
      <w:r w:rsidR="00394709" w:rsidRPr="00D90E4F">
        <w:t xml:space="preserve">nly </w:t>
      </w:r>
      <w:r w:rsidR="00C90AFD" w:rsidRPr="00D90E4F">
        <w:t>use</w:t>
      </w:r>
      <w:r w:rsidR="00394709" w:rsidRPr="00D90E4F">
        <w:t xml:space="preserve"> this solution when the kerf compensation is calculated in IGEMS.</w:t>
      </w:r>
    </w:p>
    <w:p w14:paraId="2A2620E1" w14:textId="77777777" w:rsidR="00394709" w:rsidRPr="00D90E4F" w:rsidRDefault="00394709" w:rsidP="007820FA">
      <w:pPr>
        <w:pStyle w:val="Rubrik5"/>
      </w:pPr>
      <w:r w:rsidRPr="00D90E4F">
        <w:t>Radius on inside corner only (example B)</w:t>
      </w:r>
    </w:p>
    <w:p w14:paraId="13C825D1" w14:textId="77777777" w:rsidR="00394709" w:rsidRPr="00D90E4F" w:rsidRDefault="00394709" w:rsidP="00394709">
      <w:r w:rsidRPr="00D90E4F">
        <w:t>If the kerf is calculated in IGEMS then the inside radius size will be half of the difference between "Max tool diameter" and the actual tool diameter. If the kerf is calculated in the controller then the radius will be half of "Max tool diameter".</w:t>
      </w:r>
    </w:p>
    <w:p w14:paraId="005F80BF" w14:textId="77777777" w:rsidR="00394709" w:rsidRPr="00D90E4F" w:rsidRDefault="00394709" w:rsidP="007820FA">
      <w:pPr>
        <w:pStyle w:val="Rubrik5"/>
      </w:pPr>
      <w:r w:rsidRPr="00D90E4F">
        <w:t>Radius on outside corner only (example C)</w:t>
      </w:r>
    </w:p>
    <w:p w14:paraId="6ADACD3E" w14:textId="77777777" w:rsidR="00394709" w:rsidRPr="00D90E4F" w:rsidRDefault="00394709" w:rsidP="00394709">
      <w:r w:rsidRPr="00D90E4F">
        <w:t xml:space="preserve">If the kerf is calculated in the controller then the machine will </w:t>
      </w:r>
      <w:r w:rsidR="00783EEE" w:rsidRPr="00D90E4F">
        <w:t xml:space="preserve">always </w:t>
      </w:r>
      <w:r w:rsidRPr="00D90E4F">
        <w:t xml:space="preserve">make this arc. If the kerf is controlled in IGEMS then </w:t>
      </w:r>
      <w:r w:rsidR="00783EEE" w:rsidRPr="00D90E4F">
        <w:t>turn this radius on or off.</w:t>
      </w:r>
    </w:p>
    <w:p w14:paraId="6700A3A8" w14:textId="77777777" w:rsidR="00783EEE" w:rsidRPr="00D90E4F" w:rsidRDefault="00783EEE" w:rsidP="007820FA">
      <w:pPr>
        <w:pStyle w:val="Rubrik5"/>
      </w:pPr>
      <w:r w:rsidRPr="00D90E4F">
        <w:t>Radius on inside and outside (example D)</w:t>
      </w:r>
    </w:p>
    <w:p w14:paraId="1E934E0F" w14:textId="77777777" w:rsidR="00783EEE" w:rsidRPr="00D90E4F" w:rsidRDefault="00783EEE" w:rsidP="00783EEE">
      <w:r w:rsidRPr="00D90E4F">
        <w:t>Se</w:t>
      </w:r>
      <w:r w:rsidR="00C90AFD" w:rsidRPr="00D90E4F">
        <w:t>e</w:t>
      </w:r>
      <w:r w:rsidRPr="00D90E4F">
        <w:t xml:space="preserve"> example B and C</w:t>
      </w:r>
    </w:p>
    <w:p w14:paraId="142649C1" w14:textId="77777777" w:rsidR="00783EEE" w:rsidRPr="00D90E4F" w:rsidRDefault="00783EEE" w:rsidP="00783EEE">
      <w:pPr>
        <w:pStyle w:val="Frga"/>
      </w:pPr>
      <w:r w:rsidRPr="00D90E4F">
        <w:t>Which combination will give the best cutting result?</w:t>
      </w:r>
    </w:p>
    <w:p w14:paraId="1BE81C59" w14:textId="77777777" w:rsidR="00783EEE" w:rsidRPr="00D90E4F" w:rsidRDefault="00783EEE" w:rsidP="00783EEE">
      <w:pPr>
        <w:pStyle w:val="Answer"/>
      </w:pPr>
      <w:r w:rsidRPr="00D90E4F">
        <w:t>Example A</w:t>
      </w:r>
      <w:r w:rsidR="00295E93" w:rsidRPr="00D90E4F">
        <w:t>:</w:t>
      </w:r>
      <w:r w:rsidRPr="00D90E4F">
        <w:t xml:space="preserve"> Do not use any radius on inside or outside.</w:t>
      </w:r>
    </w:p>
    <w:p w14:paraId="329454C1" w14:textId="77777777" w:rsidR="00783EEE" w:rsidRPr="00D90E4F" w:rsidRDefault="00915D31" w:rsidP="00783EEE">
      <w:pPr>
        <w:pStyle w:val="Frga"/>
      </w:pPr>
      <w:r w:rsidRPr="00D90E4F">
        <w:t xml:space="preserve">What </w:t>
      </w:r>
      <w:r w:rsidR="00344814" w:rsidRPr="00D90E4F">
        <w:t>is the other alternative</w:t>
      </w:r>
      <w:r w:rsidRPr="00D90E4F">
        <w:t xml:space="preserve"> used for?</w:t>
      </w:r>
    </w:p>
    <w:p w14:paraId="7F844275" w14:textId="77777777" w:rsidR="00783EEE" w:rsidRPr="00D90E4F" w:rsidRDefault="00783EEE" w:rsidP="00783EEE">
      <w:pPr>
        <w:pStyle w:val="Answer"/>
      </w:pPr>
      <w:r w:rsidRPr="00D90E4F">
        <w:t>IGEMS support</w:t>
      </w:r>
      <w:r w:rsidR="00C90AFD" w:rsidRPr="00D90E4F">
        <w:t>s</w:t>
      </w:r>
      <w:r w:rsidRPr="00D90E4F">
        <w:t xml:space="preserve"> many machines and some machines need the other options.</w:t>
      </w:r>
    </w:p>
    <w:p w14:paraId="0FF67440" w14:textId="77777777" w:rsidR="00783EEE" w:rsidRPr="00D90E4F" w:rsidRDefault="00344814" w:rsidP="00344814">
      <w:pPr>
        <w:pStyle w:val="Rubrik3"/>
      </w:pPr>
      <w:bookmarkStart w:id="1359" w:name="_Toc129003040"/>
      <w:r w:rsidRPr="00D90E4F">
        <w:t>Remove short lines</w:t>
      </w:r>
      <w:bookmarkEnd w:id="1359"/>
    </w:p>
    <w:p w14:paraId="7CD66488" w14:textId="77777777" w:rsidR="00344814" w:rsidRPr="00D90E4F" w:rsidRDefault="009378B9" w:rsidP="00344814">
      <w:pPr>
        <w:keepNext/>
      </w:pPr>
      <w:r w:rsidRPr="00D90E4F">
        <w:rPr>
          <w:noProof/>
        </w:rPr>
        <w:drawing>
          <wp:inline distT="0" distB="0" distL="0" distR="0" wp14:anchorId="42474EC5" wp14:editId="44A5B52F">
            <wp:extent cx="2677160" cy="212090"/>
            <wp:effectExtent l="19050" t="19050" r="27940" b="16510"/>
            <wp:docPr id="18958" name="Bild 18958" descr="Image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58" descr="Image195"/>
                    <pic:cNvPicPr>
                      <a:picLocks noChangeAspect="1" noChangeArrowheads="1"/>
                    </pic:cNvPicPr>
                  </pic:nvPicPr>
                  <pic:blipFill>
                    <a:blip r:embed="rId1368" cstate="print"/>
                    <a:srcRect/>
                    <a:stretch>
                      <a:fillRect/>
                    </a:stretch>
                  </pic:blipFill>
                  <pic:spPr bwMode="auto">
                    <a:xfrm>
                      <a:off x="0" y="0"/>
                      <a:ext cx="2677160" cy="212090"/>
                    </a:xfrm>
                    <a:prstGeom prst="rect">
                      <a:avLst/>
                    </a:prstGeom>
                    <a:noFill/>
                    <a:ln w="6350">
                      <a:solidFill>
                        <a:srgbClr val="000000"/>
                      </a:solidFill>
                      <a:miter lim="800000"/>
                      <a:headEnd/>
                      <a:tailEnd/>
                    </a:ln>
                    <a:effectLst/>
                  </pic:spPr>
                </pic:pic>
              </a:graphicData>
            </a:graphic>
          </wp:inline>
        </w:drawing>
      </w:r>
    </w:p>
    <w:p w14:paraId="47DBB8D5" w14:textId="6042A157" w:rsidR="00344814" w:rsidRPr="00D90E4F" w:rsidRDefault="00344814" w:rsidP="00344814">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447</w:t>
      </w:r>
      <w:r w:rsidR="00BE0559" w:rsidRPr="00D90E4F">
        <w:rPr>
          <w:noProof/>
        </w:rPr>
        <w:fldChar w:fldCharType="end"/>
      </w:r>
    </w:p>
    <w:p w14:paraId="534E8DEF" w14:textId="77777777" w:rsidR="00394709" w:rsidRPr="00D90E4F" w:rsidRDefault="00C90AFD" w:rsidP="00394709">
      <w:r w:rsidRPr="00D90E4F">
        <w:t>Using</w:t>
      </w:r>
      <w:r w:rsidR="00344814" w:rsidRPr="00D90E4F">
        <w:t xml:space="preserve"> very short lines in combination with using kerf compensation can sometimes cause geometry problem</w:t>
      </w:r>
      <w:r w:rsidRPr="00D90E4F">
        <w:t>s</w:t>
      </w:r>
      <w:r w:rsidR="00344814" w:rsidRPr="00D90E4F">
        <w:t>. Linear movements shorter than this value will be removed from the CNC-file.</w:t>
      </w:r>
    </w:p>
    <w:p w14:paraId="07A7D967" w14:textId="77777777" w:rsidR="00344814" w:rsidRPr="00D90E4F" w:rsidRDefault="00344814" w:rsidP="00344814">
      <w:pPr>
        <w:pStyle w:val="Rubrik3"/>
      </w:pPr>
      <w:bookmarkStart w:id="1360" w:name="_Toc129003041"/>
      <w:r w:rsidRPr="00D90E4F">
        <w:t>Divide long objects</w:t>
      </w:r>
      <w:bookmarkEnd w:id="1360"/>
    </w:p>
    <w:p w14:paraId="4D4BF426" w14:textId="77777777" w:rsidR="00344814" w:rsidRPr="00D90E4F" w:rsidRDefault="009378B9" w:rsidP="00344814">
      <w:pPr>
        <w:keepNext/>
      </w:pPr>
      <w:r w:rsidRPr="00D90E4F">
        <w:rPr>
          <w:noProof/>
        </w:rPr>
        <w:drawing>
          <wp:inline distT="0" distB="0" distL="0" distR="0" wp14:anchorId="2424944F" wp14:editId="2A5A5213">
            <wp:extent cx="2626360" cy="336550"/>
            <wp:effectExtent l="19050" t="19050" r="21590" b="25400"/>
            <wp:docPr id="18959" name="Bild 18959" descr="Image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59" descr="Image196"/>
                    <pic:cNvPicPr>
                      <a:picLocks noChangeAspect="1" noChangeArrowheads="1"/>
                    </pic:cNvPicPr>
                  </pic:nvPicPr>
                  <pic:blipFill>
                    <a:blip r:embed="rId1369" cstate="print"/>
                    <a:srcRect/>
                    <a:stretch>
                      <a:fillRect/>
                    </a:stretch>
                  </pic:blipFill>
                  <pic:spPr bwMode="auto">
                    <a:xfrm>
                      <a:off x="0" y="0"/>
                      <a:ext cx="2626360" cy="336550"/>
                    </a:xfrm>
                    <a:prstGeom prst="rect">
                      <a:avLst/>
                    </a:prstGeom>
                    <a:noFill/>
                    <a:ln w="6350">
                      <a:solidFill>
                        <a:srgbClr val="000000"/>
                      </a:solidFill>
                      <a:miter lim="800000"/>
                      <a:headEnd/>
                      <a:tailEnd/>
                    </a:ln>
                    <a:effectLst/>
                  </pic:spPr>
                </pic:pic>
              </a:graphicData>
            </a:graphic>
          </wp:inline>
        </w:drawing>
      </w:r>
    </w:p>
    <w:p w14:paraId="75E22454" w14:textId="61ECC38A" w:rsidR="00344814" w:rsidRPr="00D90E4F" w:rsidRDefault="00344814" w:rsidP="00344814">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448</w:t>
      </w:r>
      <w:r w:rsidR="00BE0559" w:rsidRPr="00D90E4F">
        <w:rPr>
          <w:noProof/>
        </w:rPr>
        <w:fldChar w:fldCharType="end"/>
      </w:r>
    </w:p>
    <w:p w14:paraId="7F989223" w14:textId="77777777" w:rsidR="00180F54" w:rsidRPr="00D90E4F" w:rsidRDefault="00180F54" w:rsidP="00180F54">
      <w:r w:rsidRPr="00D90E4F">
        <w:t>This feature split</w:t>
      </w:r>
      <w:r w:rsidR="00C90AFD" w:rsidRPr="00D90E4F">
        <w:t>s</w:t>
      </w:r>
      <w:r w:rsidRPr="00D90E4F">
        <w:t xml:space="preserve"> up long lines or circular movements in</w:t>
      </w:r>
      <w:r w:rsidR="00C90AFD" w:rsidRPr="00D90E4F">
        <w:t>to</w:t>
      </w:r>
      <w:r w:rsidRPr="00D90E4F">
        <w:t xml:space="preserve"> shorter steps. </w:t>
      </w:r>
      <w:r w:rsidR="00C90AFD" w:rsidRPr="00D90E4F">
        <w:t>I</w:t>
      </w:r>
      <w:r w:rsidRPr="00D90E4F">
        <w:t>t should be easier to restart the machine on a good position if the machine is stopped.</w:t>
      </w:r>
    </w:p>
    <w:p w14:paraId="1B2B5103" w14:textId="77777777" w:rsidR="00344814" w:rsidRPr="00D90E4F" w:rsidRDefault="009378B9" w:rsidP="00344814">
      <w:pPr>
        <w:keepNext/>
      </w:pPr>
      <w:r w:rsidRPr="00D90E4F">
        <w:rPr>
          <w:noProof/>
        </w:rPr>
        <w:drawing>
          <wp:inline distT="0" distB="0" distL="0" distR="0" wp14:anchorId="660B5F4B" wp14:editId="5D53A985">
            <wp:extent cx="3832860" cy="490220"/>
            <wp:effectExtent l="19050" t="0" r="0" b="0"/>
            <wp:docPr id="18960" name="Bildobjekt 91" descr="longp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91" descr="longpart.png"/>
                    <pic:cNvPicPr>
                      <a:picLocks noChangeAspect="1" noChangeArrowheads="1"/>
                    </pic:cNvPicPr>
                  </pic:nvPicPr>
                  <pic:blipFill>
                    <a:blip r:embed="rId1370" cstate="print"/>
                    <a:srcRect/>
                    <a:stretch>
                      <a:fillRect/>
                    </a:stretch>
                  </pic:blipFill>
                  <pic:spPr bwMode="auto">
                    <a:xfrm>
                      <a:off x="0" y="0"/>
                      <a:ext cx="3832860" cy="490220"/>
                    </a:xfrm>
                    <a:prstGeom prst="rect">
                      <a:avLst/>
                    </a:prstGeom>
                    <a:noFill/>
                    <a:ln w="9525">
                      <a:noFill/>
                      <a:miter lim="800000"/>
                      <a:headEnd/>
                      <a:tailEnd/>
                    </a:ln>
                  </pic:spPr>
                </pic:pic>
              </a:graphicData>
            </a:graphic>
          </wp:inline>
        </w:drawing>
      </w:r>
    </w:p>
    <w:p w14:paraId="67CFA326" w14:textId="2F5AD25F" w:rsidR="00180F54" w:rsidRPr="00D90E4F" w:rsidRDefault="00344814" w:rsidP="00344814">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449</w:t>
      </w:r>
      <w:r w:rsidR="00BE0559" w:rsidRPr="00D90E4F">
        <w:rPr>
          <w:noProof/>
        </w:rPr>
        <w:fldChar w:fldCharType="end"/>
      </w:r>
    </w:p>
    <w:p w14:paraId="23B2D873" w14:textId="77777777" w:rsidR="00180F54" w:rsidRPr="00D90E4F" w:rsidRDefault="000B13EC" w:rsidP="000B13EC">
      <w:pPr>
        <w:pStyle w:val="Rubrik3"/>
      </w:pPr>
      <w:bookmarkStart w:id="1361" w:name="_Toc129003042"/>
      <w:r w:rsidRPr="00D90E4F">
        <w:lastRenderedPageBreak/>
        <w:t>Circle movements</w:t>
      </w:r>
      <w:bookmarkEnd w:id="1361"/>
    </w:p>
    <w:p w14:paraId="1F267FFB" w14:textId="77777777" w:rsidR="00CF6E8F" w:rsidRPr="00D90E4F" w:rsidRDefault="009378B9" w:rsidP="00CF6E8F">
      <w:pPr>
        <w:keepNext/>
      </w:pPr>
      <w:r w:rsidRPr="00D90E4F">
        <w:rPr>
          <w:noProof/>
        </w:rPr>
        <w:drawing>
          <wp:inline distT="0" distB="0" distL="0" distR="0" wp14:anchorId="6D9B3505" wp14:editId="764DFB9F">
            <wp:extent cx="2640965" cy="1323975"/>
            <wp:effectExtent l="19050" t="19050" r="26035" b="28575"/>
            <wp:docPr id="18961" name="Bild 18961" descr="Image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61" descr="Image197"/>
                    <pic:cNvPicPr>
                      <a:picLocks noChangeAspect="1" noChangeArrowheads="1"/>
                    </pic:cNvPicPr>
                  </pic:nvPicPr>
                  <pic:blipFill>
                    <a:blip r:embed="rId1371" cstate="print"/>
                    <a:srcRect/>
                    <a:stretch>
                      <a:fillRect/>
                    </a:stretch>
                  </pic:blipFill>
                  <pic:spPr bwMode="auto">
                    <a:xfrm>
                      <a:off x="0" y="0"/>
                      <a:ext cx="2640965" cy="1323975"/>
                    </a:xfrm>
                    <a:prstGeom prst="rect">
                      <a:avLst/>
                    </a:prstGeom>
                    <a:noFill/>
                    <a:ln w="6350">
                      <a:solidFill>
                        <a:srgbClr val="000000"/>
                      </a:solidFill>
                      <a:miter lim="800000"/>
                      <a:headEnd/>
                      <a:tailEnd/>
                    </a:ln>
                    <a:effectLst/>
                  </pic:spPr>
                </pic:pic>
              </a:graphicData>
            </a:graphic>
          </wp:inline>
        </w:drawing>
      </w:r>
    </w:p>
    <w:p w14:paraId="23088F9C" w14:textId="7F41BB24" w:rsidR="00180F54" w:rsidRPr="00D90E4F" w:rsidRDefault="00CF6E8F" w:rsidP="00CF6E8F">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450</w:t>
      </w:r>
      <w:r w:rsidR="00BE0559" w:rsidRPr="00D90E4F">
        <w:rPr>
          <w:noProof/>
        </w:rPr>
        <w:fldChar w:fldCharType="end"/>
      </w:r>
    </w:p>
    <w:p w14:paraId="1A7A1BD5" w14:textId="77777777" w:rsidR="00A91939" w:rsidRPr="00D90E4F" w:rsidRDefault="00A91939" w:rsidP="00C5529E">
      <w:pPr>
        <w:pStyle w:val="Rubrik4"/>
      </w:pPr>
      <w:r w:rsidRPr="00D90E4F">
        <w:t>Circle center</w:t>
      </w:r>
    </w:p>
    <w:p w14:paraId="598A6AC8" w14:textId="77777777" w:rsidR="0047741E" w:rsidRPr="00D90E4F" w:rsidRDefault="007828CF" w:rsidP="00180F54">
      <w:r w:rsidRPr="00D90E4F">
        <w:t>T</w:t>
      </w:r>
      <w:r w:rsidR="0047741E" w:rsidRPr="00D90E4F">
        <w:t xml:space="preserve">he postprocessor </w:t>
      </w:r>
      <w:r w:rsidRPr="00D90E4F">
        <w:t>gives</w:t>
      </w:r>
      <w:r w:rsidR="00947C8D" w:rsidRPr="00D90E4F">
        <w:t xml:space="preserve"> the </w:t>
      </w:r>
      <w:r w:rsidR="0047741E" w:rsidRPr="00D90E4F">
        <w:t xml:space="preserve">possibilities to hardcode one of these two options. If the </w:t>
      </w:r>
      <w:r w:rsidR="00EF5BFB" w:rsidRPr="00D90E4F">
        <w:t>machine supports</w:t>
      </w:r>
      <w:r w:rsidR="0047741E" w:rsidRPr="00D90E4F">
        <w:t xml:space="preserve"> both of </w:t>
      </w:r>
      <w:r w:rsidR="00EF5BFB" w:rsidRPr="00D90E4F">
        <w:t>these methods</w:t>
      </w:r>
      <w:r w:rsidR="0047741E" w:rsidRPr="00D90E4F">
        <w:t xml:space="preserve">, then </w:t>
      </w:r>
      <w:r w:rsidR="00EF5BFB" w:rsidRPr="00D90E4F">
        <w:t>select which method to use.</w:t>
      </w:r>
    </w:p>
    <w:p w14:paraId="2E2F6189" w14:textId="77777777" w:rsidR="00EF5BFB" w:rsidRPr="00D90E4F" w:rsidRDefault="009378B9" w:rsidP="00EF5BFB">
      <w:pPr>
        <w:keepNext/>
      </w:pPr>
      <w:r w:rsidRPr="00D90E4F">
        <w:rPr>
          <w:noProof/>
        </w:rPr>
        <w:drawing>
          <wp:inline distT="0" distB="0" distL="0" distR="0" wp14:anchorId="28BAF7E0" wp14:editId="27C4229F">
            <wp:extent cx="3021330" cy="1207135"/>
            <wp:effectExtent l="19050" t="0" r="7620" b="0"/>
            <wp:docPr id="18962" name="Bild 18962" descr="Image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62" descr="Image198"/>
                    <pic:cNvPicPr>
                      <a:picLocks noChangeAspect="1" noChangeArrowheads="1"/>
                    </pic:cNvPicPr>
                  </pic:nvPicPr>
                  <pic:blipFill>
                    <a:blip r:embed="rId1372" cstate="print"/>
                    <a:srcRect/>
                    <a:stretch>
                      <a:fillRect/>
                    </a:stretch>
                  </pic:blipFill>
                  <pic:spPr bwMode="auto">
                    <a:xfrm>
                      <a:off x="0" y="0"/>
                      <a:ext cx="3021330" cy="1207135"/>
                    </a:xfrm>
                    <a:prstGeom prst="rect">
                      <a:avLst/>
                    </a:prstGeom>
                    <a:noFill/>
                    <a:ln w="9525">
                      <a:noFill/>
                      <a:miter lim="800000"/>
                      <a:headEnd/>
                      <a:tailEnd/>
                    </a:ln>
                  </pic:spPr>
                </pic:pic>
              </a:graphicData>
            </a:graphic>
          </wp:inline>
        </w:drawing>
      </w:r>
    </w:p>
    <w:p w14:paraId="6ABD874E" w14:textId="4FCD3373" w:rsidR="00180F54" w:rsidRPr="00D90E4F" w:rsidRDefault="00EF5BFB" w:rsidP="00EF5BFB">
      <w:pPr>
        <w:pStyle w:val="Beskrivning"/>
        <w:rPr>
          <w:noProof/>
        </w:rPr>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451</w:t>
      </w:r>
      <w:r w:rsidR="00BE0559" w:rsidRPr="00D90E4F">
        <w:rPr>
          <w:noProof/>
        </w:rPr>
        <w:fldChar w:fldCharType="end"/>
      </w:r>
    </w:p>
    <w:p w14:paraId="03FCA091" w14:textId="77777777" w:rsidR="00180F54" w:rsidRPr="00D90E4F" w:rsidRDefault="00947C8D" w:rsidP="00180F54">
      <w:r w:rsidRPr="00D90E4F">
        <w:t>Example 1 describe the "Incremental circle center" and example 2 the "Absolute circle center".</w:t>
      </w:r>
      <w:r w:rsidR="00EF5BFB" w:rsidRPr="00D90E4F">
        <w:t xml:space="preserve"> </w:t>
      </w:r>
    </w:p>
    <w:p w14:paraId="0DA89D5E" w14:textId="77777777" w:rsidR="005F11FB" w:rsidRPr="00D90E4F" w:rsidRDefault="00C90AFD" w:rsidP="00180F54">
      <w:r w:rsidRPr="00D90E4F">
        <w:t>On many controllers t</w:t>
      </w:r>
      <w:r w:rsidR="00180F54" w:rsidRPr="00D90E4F">
        <w:t>he circle center can be described by the radius. This method is also available in the postprocessor.</w:t>
      </w:r>
    </w:p>
    <w:p w14:paraId="18A9C597" w14:textId="77777777" w:rsidR="00180F54" w:rsidRPr="00D90E4F" w:rsidRDefault="00180F54" w:rsidP="00C5529E">
      <w:pPr>
        <w:pStyle w:val="Rubrik4"/>
      </w:pPr>
      <w:r w:rsidRPr="00D90E4F">
        <w:t>Shortest chord</w:t>
      </w:r>
    </w:p>
    <w:p w14:paraId="440DEC4D" w14:textId="77777777" w:rsidR="00180F54" w:rsidRPr="00D90E4F" w:rsidRDefault="00180F54" w:rsidP="00180F54">
      <w:r w:rsidRPr="00D90E4F">
        <w:t>Almost all CNC controllers are using the same G-code (G02 and G03) to describe an arc and a circle. If the distance from the start point to the end point is close then the machine will make a circle.</w:t>
      </w:r>
    </w:p>
    <w:p w14:paraId="652F1386" w14:textId="77777777" w:rsidR="00A91939" w:rsidRPr="00D90E4F" w:rsidRDefault="009378B9" w:rsidP="00A91939">
      <w:pPr>
        <w:keepNext/>
      </w:pPr>
      <w:r w:rsidRPr="00D90E4F">
        <w:rPr>
          <w:noProof/>
        </w:rPr>
        <w:drawing>
          <wp:inline distT="0" distB="0" distL="0" distR="0" wp14:anchorId="2A70E3DD" wp14:editId="47E24E4E">
            <wp:extent cx="2385060" cy="789940"/>
            <wp:effectExtent l="19050" t="0" r="0" b="0"/>
            <wp:docPr id="18963" name="Bildobjekt 96" descr="Shoort coor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96" descr="Shoort coorda.png"/>
                    <pic:cNvPicPr>
                      <a:picLocks noChangeAspect="1" noChangeArrowheads="1"/>
                    </pic:cNvPicPr>
                  </pic:nvPicPr>
                  <pic:blipFill>
                    <a:blip r:embed="rId1373" cstate="print"/>
                    <a:srcRect/>
                    <a:stretch>
                      <a:fillRect/>
                    </a:stretch>
                  </pic:blipFill>
                  <pic:spPr bwMode="auto">
                    <a:xfrm>
                      <a:off x="0" y="0"/>
                      <a:ext cx="2385060" cy="789940"/>
                    </a:xfrm>
                    <a:prstGeom prst="rect">
                      <a:avLst/>
                    </a:prstGeom>
                    <a:noFill/>
                    <a:ln w="9525">
                      <a:noFill/>
                      <a:miter lim="800000"/>
                      <a:headEnd/>
                      <a:tailEnd/>
                    </a:ln>
                  </pic:spPr>
                </pic:pic>
              </a:graphicData>
            </a:graphic>
          </wp:inline>
        </w:drawing>
      </w:r>
    </w:p>
    <w:p w14:paraId="5A0CD571" w14:textId="0C262817" w:rsidR="00180F54" w:rsidRPr="00D90E4F" w:rsidRDefault="00A91939" w:rsidP="00A9193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452</w:t>
      </w:r>
      <w:r w:rsidR="00BE0559" w:rsidRPr="00D90E4F">
        <w:rPr>
          <w:noProof/>
        </w:rPr>
        <w:fldChar w:fldCharType="end"/>
      </w:r>
    </w:p>
    <w:p w14:paraId="3965411E" w14:textId="77777777" w:rsidR="00180F54" w:rsidRPr="00D90E4F" w:rsidRDefault="00180F54" w:rsidP="00180F54">
      <w:r w:rsidRPr="00D90E4F">
        <w:t>If</w:t>
      </w:r>
      <w:r w:rsidR="005F11FB" w:rsidRPr="00D90E4F">
        <w:t xml:space="preserve"> (</w:t>
      </w:r>
      <w:r w:rsidRPr="00D90E4F">
        <w:t>B</w:t>
      </w:r>
      <w:r w:rsidR="005F11FB" w:rsidRPr="00D90E4F">
        <w:t>)</w:t>
      </w:r>
      <w:r w:rsidRPr="00D90E4F">
        <w:t xml:space="preserve"> i</w:t>
      </w:r>
      <w:r w:rsidR="005F11FB" w:rsidRPr="00D90E4F">
        <w:t>s</w:t>
      </w:r>
      <w:r w:rsidRPr="00D90E4F">
        <w:t xml:space="preserve"> a short arc then the machine may make an unwanted circle movement </w:t>
      </w:r>
      <w:r w:rsidR="007828CF" w:rsidRPr="00D90E4F">
        <w:t>(</w:t>
      </w:r>
      <w:r w:rsidRPr="00D90E4F">
        <w:t>C</w:t>
      </w:r>
      <w:r w:rsidR="007828CF" w:rsidRPr="00D90E4F">
        <w:t>)</w:t>
      </w:r>
      <w:r w:rsidRPr="00D90E4F">
        <w:t>.</w:t>
      </w:r>
    </w:p>
    <w:p w14:paraId="7C7FF968" w14:textId="77777777" w:rsidR="00180F54" w:rsidRPr="00D90E4F" w:rsidRDefault="00180F54" w:rsidP="00180F54">
      <w:r w:rsidRPr="00D90E4F">
        <w:t>The value of the shortest chord must be high</w:t>
      </w:r>
      <w:r w:rsidR="005F11FB" w:rsidRPr="00D90E4F">
        <w:t xml:space="preserve"> enough so</w:t>
      </w:r>
      <w:r w:rsidRPr="00D90E4F">
        <w:t xml:space="preserve"> no unwanted circles </w:t>
      </w:r>
      <w:r w:rsidR="005F11FB" w:rsidRPr="00D90E4F">
        <w:t>are</w:t>
      </w:r>
      <w:r w:rsidRPr="00D90E4F">
        <w:t xml:space="preserve"> created.</w:t>
      </w:r>
    </w:p>
    <w:p w14:paraId="548FFEFE" w14:textId="77777777" w:rsidR="005F11FB" w:rsidRPr="00D90E4F" w:rsidRDefault="005F11FB" w:rsidP="00180F54">
      <w:r w:rsidRPr="00D90E4F">
        <w:t>C</w:t>
      </w:r>
      <w:r w:rsidR="00180F54" w:rsidRPr="00D90E4F">
        <w:t>hords</w:t>
      </w:r>
      <w:r w:rsidRPr="00D90E4F">
        <w:t xml:space="preserve"> that are too short</w:t>
      </w:r>
      <w:r w:rsidR="00180F54" w:rsidRPr="00D90E4F">
        <w:t xml:space="preserve"> will be replaced by a linear movement.</w:t>
      </w:r>
    </w:p>
    <w:p w14:paraId="33364BFD" w14:textId="77777777" w:rsidR="00180F54" w:rsidRPr="00D90E4F" w:rsidRDefault="00180F54" w:rsidP="00C5529E">
      <w:pPr>
        <w:pStyle w:val="Rubrik4"/>
      </w:pPr>
      <w:r w:rsidRPr="00D90E4F">
        <w:t>Largest radius</w:t>
      </w:r>
    </w:p>
    <w:p w14:paraId="450DEA19" w14:textId="77777777" w:rsidR="005F11FB" w:rsidRPr="00D90E4F" w:rsidRDefault="00A91939" w:rsidP="00180F54">
      <w:r w:rsidRPr="00D90E4F">
        <w:t xml:space="preserve">Enter the size of the largest arc or circle that is supported by the CNC-controller. </w:t>
      </w:r>
      <w:r w:rsidR="00B93D81" w:rsidRPr="00D90E4F">
        <w:t>If the radius is larger, then it will be vectorized.</w:t>
      </w:r>
    </w:p>
    <w:p w14:paraId="41DA9BF8" w14:textId="77777777" w:rsidR="00180F54" w:rsidRPr="00D90E4F" w:rsidRDefault="00180F54" w:rsidP="00C5529E">
      <w:pPr>
        <w:pStyle w:val="Rubrik4"/>
      </w:pPr>
      <w:r w:rsidRPr="00D90E4F">
        <w:t>Vectorizing accuracy</w:t>
      </w:r>
    </w:p>
    <w:p w14:paraId="7A9E5F98" w14:textId="77777777" w:rsidR="00A91939" w:rsidRPr="00D90E4F" w:rsidRDefault="009378B9" w:rsidP="00A91939">
      <w:pPr>
        <w:keepNext/>
      </w:pPr>
      <w:r w:rsidRPr="00D90E4F">
        <w:rPr>
          <w:noProof/>
        </w:rPr>
        <w:drawing>
          <wp:inline distT="0" distB="0" distL="0" distR="0" wp14:anchorId="4FE2E8F1" wp14:editId="4F0F40E3">
            <wp:extent cx="2918460" cy="585470"/>
            <wp:effectExtent l="19050" t="0" r="0" b="0"/>
            <wp:docPr id="18964" name="Bildobjekt 98" descr="vector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98" descr="vectorize.png"/>
                    <pic:cNvPicPr>
                      <a:picLocks noChangeAspect="1" noChangeArrowheads="1"/>
                    </pic:cNvPicPr>
                  </pic:nvPicPr>
                  <pic:blipFill>
                    <a:blip r:embed="rId1374" cstate="print"/>
                    <a:srcRect/>
                    <a:stretch>
                      <a:fillRect/>
                    </a:stretch>
                  </pic:blipFill>
                  <pic:spPr bwMode="auto">
                    <a:xfrm>
                      <a:off x="0" y="0"/>
                      <a:ext cx="2918460" cy="585470"/>
                    </a:xfrm>
                    <a:prstGeom prst="rect">
                      <a:avLst/>
                    </a:prstGeom>
                    <a:noFill/>
                    <a:ln w="9525">
                      <a:noFill/>
                      <a:miter lim="800000"/>
                      <a:headEnd/>
                      <a:tailEnd/>
                    </a:ln>
                  </pic:spPr>
                </pic:pic>
              </a:graphicData>
            </a:graphic>
          </wp:inline>
        </w:drawing>
      </w:r>
    </w:p>
    <w:p w14:paraId="28C636A4" w14:textId="0E560A6C" w:rsidR="00180F54" w:rsidRPr="00D90E4F" w:rsidRDefault="00A91939" w:rsidP="00A9193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453</w:t>
      </w:r>
      <w:r w:rsidR="00BE0559" w:rsidRPr="00D90E4F">
        <w:rPr>
          <w:noProof/>
        </w:rPr>
        <w:fldChar w:fldCharType="end"/>
      </w:r>
    </w:p>
    <w:p w14:paraId="572B051F" w14:textId="77777777" w:rsidR="005F11FB" w:rsidRPr="00D90E4F" w:rsidRDefault="00180F54" w:rsidP="00180F54">
      <w:r w:rsidRPr="00D90E4F">
        <w:t>The differences between the original arc geometry and the lines will not exceed the vectorizing accuracy.</w:t>
      </w:r>
    </w:p>
    <w:p w14:paraId="28706468" w14:textId="77777777" w:rsidR="00180F54" w:rsidRPr="00D90E4F" w:rsidRDefault="00180F54" w:rsidP="00C5529E">
      <w:pPr>
        <w:pStyle w:val="Rubrik4"/>
      </w:pPr>
      <w:r w:rsidRPr="00D90E4F">
        <w:t>Largest segment angle</w:t>
      </w:r>
    </w:p>
    <w:p w14:paraId="7AC8C411" w14:textId="71046910" w:rsidR="00180F54" w:rsidRPr="00D90E4F" w:rsidRDefault="00180F54" w:rsidP="00180F54">
      <w:r w:rsidRPr="00D90E4F">
        <w:t xml:space="preserve">This value controls the largest segment angle that </w:t>
      </w:r>
      <w:r w:rsidR="00A91939" w:rsidRPr="00D90E4F">
        <w:t xml:space="preserve">will </w:t>
      </w:r>
      <w:r w:rsidRPr="00D90E4F">
        <w:t xml:space="preserve">be generated by the postprocessor. The value can be in range 1 to 360 </w:t>
      </w:r>
      <w:r w:rsidR="00445376" w:rsidRPr="00D90E4F">
        <w:t>degrees</w:t>
      </w:r>
      <w:r w:rsidRPr="00D90E4F">
        <w:t xml:space="preserve">. If the segment angle is larger </w:t>
      </w:r>
      <w:r w:rsidR="00D26AFE" w:rsidRPr="00D90E4F">
        <w:t>than</w:t>
      </w:r>
      <w:r w:rsidRPr="00D90E4F">
        <w:t xml:space="preserve"> this val</w:t>
      </w:r>
      <w:r w:rsidR="005F11FB" w:rsidRPr="00D90E4F">
        <w:t>u</w:t>
      </w:r>
      <w:r w:rsidRPr="00D90E4F">
        <w:t>e the arc will be divided in</w:t>
      </w:r>
      <w:r w:rsidR="005F11FB" w:rsidRPr="00D90E4F">
        <w:t>to</w:t>
      </w:r>
      <w:r w:rsidRPr="00D90E4F">
        <w:t xml:space="preserve"> parts.</w:t>
      </w:r>
    </w:p>
    <w:p w14:paraId="0316BBA9" w14:textId="77777777" w:rsidR="00180F54" w:rsidRPr="00D90E4F" w:rsidRDefault="009378B9" w:rsidP="00180F54">
      <w:r w:rsidRPr="00D90E4F">
        <w:rPr>
          <w:noProof/>
        </w:rPr>
        <w:drawing>
          <wp:inline distT="0" distB="0" distL="0" distR="0" wp14:anchorId="17392E6B" wp14:editId="07B66C35">
            <wp:extent cx="2838450" cy="906780"/>
            <wp:effectExtent l="19050" t="0" r="0" b="0"/>
            <wp:docPr id="18965" name="Bildobjekt 101" descr="Seg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101" descr="Segment.png"/>
                    <pic:cNvPicPr>
                      <a:picLocks noChangeAspect="1" noChangeArrowheads="1"/>
                    </pic:cNvPicPr>
                  </pic:nvPicPr>
                  <pic:blipFill>
                    <a:blip r:embed="rId1375" cstate="print"/>
                    <a:srcRect/>
                    <a:stretch>
                      <a:fillRect/>
                    </a:stretch>
                  </pic:blipFill>
                  <pic:spPr bwMode="auto">
                    <a:xfrm>
                      <a:off x="0" y="0"/>
                      <a:ext cx="2838450" cy="906780"/>
                    </a:xfrm>
                    <a:prstGeom prst="rect">
                      <a:avLst/>
                    </a:prstGeom>
                    <a:noFill/>
                    <a:ln w="9525">
                      <a:noFill/>
                      <a:miter lim="800000"/>
                      <a:headEnd/>
                      <a:tailEnd/>
                    </a:ln>
                  </pic:spPr>
                </pic:pic>
              </a:graphicData>
            </a:graphic>
          </wp:inline>
        </w:drawing>
      </w:r>
    </w:p>
    <w:p w14:paraId="1A2A030F" w14:textId="789CB0EF" w:rsidR="00180F54" w:rsidRDefault="00180F54" w:rsidP="00B00EC8">
      <w:pPr>
        <w:pStyle w:val="Liststycke"/>
        <w:spacing w:line="276" w:lineRule="auto"/>
        <w:ind w:left="0"/>
        <w:contextualSpacing/>
      </w:pPr>
      <w:r w:rsidRPr="00D90E4F">
        <w:t xml:space="preserve">In the example </w:t>
      </w:r>
      <w:r w:rsidR="005F11FB" w:rsidRPr="00D90E4F">
        <w:t>(</w:t>
      </w:r>
      <w:r w:rsidRPr="00D90E4F">
        <w:t>A</w:t>
      </w:r>
      <w:r w:rsidR="005F11FB" w:rsidRPr="00D90E4F">
        <w:t>)</w:t>
      </w:r>
      <w:r w:rsidRPr="00D90E4F">
        <w:t xml:space="preserve"> the value is set to 360</w:t>
      </w:r>
      <w:r w:rsidR="005F11FB" w:rsidRPr="00D90E4F">
        <w:t xml:space="preserve"> degrees and</w:t>
      </w:r>
      <w:r w:rsidRPr="00D90E4F">
        <w:t xml:space="preserve"> the circle movement is not divided.</w:t>
      </w:r>
      <w:r w:rsidR="00B00EC8" w:rsidRPr="00D90E4F">
        <w:t xml:space="preserve"> </w:t>
      </w:r>
      <w:r w:rsidRPr="00D90E4F">
        <w:t xml:space="preserve">In example </w:t>
      </w:r>
      <w:r w:rsidR="005F11FB" w:rsidRPr="00D90E4F">
        <w:t>(</w:t>
      </w:r>
      <w:r w:rsidRPr="00D90E4F">
        <w:t>B</w:t>
      </w:r>
      <w:r w:rsidR="005F11FB" w:rsidRPr="00D90E4F">
        <w:t>)</w:t>
      </w:r>
      <w:r w:rsidRPr="00D90E4F">
        <w:t xml:space="preserve"> the value is set to 180 degree</w:t>
      </w:r>
      <w:r w:rsidR="005F11FB" w:rsidRPr="00D90E4F">
        <w:t>s</w:t>
      </w:r>
      <w:r w:rsidR="00B00EC8" w:rsidRPr="00D90E4F">
        <w:t xml:space="preserve"> and i</w:t>
      </w:r>
      <w:r w:rsidRPr="00D90E4F">
        <w:t xml:space="preserve">n example </w:t>
      </w:r>
      <w:r w:rsidR="005F11FB" w:rsidRPr="00D90E4F">
        <w:t>(</w:t>
      </w:r>
      <w:r w:rsidRPr="00D90E4F">
        <w:t>C</w:t>
      </w:r>
      <w:r w:rsidR="005F11FB" w:rsidRPr="00D90E4F">
        <w:t>)</w:t>
      </w:r>
      <w:r w:rsidRPr="00D90E4F">
        <w:t xml:space="preserve"> the value is set to 120 degree</w:t>
      </w:r>
      <w:r w:rsidR="005F11FB" w:rsidRPr="00D90E4F">
        <w:t>s</w:t>
      </w:r>
      <w:r w:rsidRPr="00D90E4F">
        <w:t>.</w:t>
      </w:r>
    </w:p>
    <w:p w14:paraId="2E3CC23A" w14:textId="47128D36" w:rsidR="00D26AFE" w:rsidRDefault="00D26AFE" w:rsidP="00D26AFE">
      <w:pPr>
        <w:pStyle w:val="Rubrik3"/>
      </w:pPr>
      <w:bookmarkStart w:id="1362" w:name="_Toc129003043"/>
      <w:r>
        <w:lastRenderedPageBreak/>
        <w:t>Toolpath optimizer</w:t>
      </w:r>
      <w:bookmarkEnd w:id="1362"/>
    </w:p>
    <w:p w14:paraId="2DC01E3F" w14:textId="5F7C2D42" w:rsidR="00D26AFE" w:rsidRDefault="00D26AFE" w:rsidP="00D26AFE">
      <w:r>
        <w:t xml:space="preserve">The settings below will be launched </w:t>
      </w:r>
      <w:r w:rsidR="00C6275F">
        <w:t>in the Major Geometry and Postprocessor update 2021.</w:t>
      </w:r>
      <w:r w:rsidR="00B825E5">
        <w:t xml:space="preserve"> The toolpath optimizer will analyze the toolpath and try to reduce the length of the CNC file as an extra step before the postprocessing.</w:t>
      </w:r>
      <w:r w:rsidR="00A37044">
        <w:t xml:space="preserve"> The Toolpath optimizer are right now only working on 33-5X parts, we plan to use this also on 2D parts later on.</w:t>
      </w:r>
    </w:p>
    <w:p w14:paraId="436675FE" w14:textId="77777777" w:rsidR="00871647" w:rsidRDefault="00871647" w:rsidP="00871647">
      <w:pPr>
        <w:keepNext/>
      </w:pPr>
      <w:r>
        <w:rPr>
          <w:noProof/>
        </w:rPr>
        <w:drawing>
          <wp:inline distT="0" distB="0" distL="0" distR="0" wp14:anchorId="338B1F54" wp14:editId="1EE8D6BC">
            <wp:extent cx="2494800" cy="1846800"/>
            <wp:effectExtent l="0" t="0" r="1270" b="1270"/>
            <wp:docPr id="48345" name="Bildobjekt 48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6"/>
                    <a:stretch>
                      <a:fillRect/>
                    </a:stretch>
                  </pic:blipFill>
                  <pic:spPr>
                    <a:xfrm>
                      <a:off x="0" y="0"/>
                      <a:ext cx="2494800" cy="1846800"/>
                    </a:xfrm>
                    <a:prstGeom prst="rect">
                      <a:avLst/>
                    </a:prstGeom>
                  </pic:spPr>
                </pic:pic>
              </a:graphicData>
            </a:graphic>
          </wp:inline>
        </w:drawing>
      </w:r>
    </w:p>
    <w:p w14:paraId="27BC6738" w14:textId="7F594C2F" w:rsidR="00871647" w:rsidRPr="00D26AFE" w:rsidRDefault="00871647" w:rsidP="00871647">
      <w:pPr>
        <w:pStyle w:val="Beskrivning"/>
      </w:pPr>
      <w:r>
        <w:t xml:space="preserve">Picture </w:t>
      </w:r>
      <w:r>
        <w:fldChar w:fldCharType="begin"/>
      </w:r>
      <w:r>
        <w:instrText xml:space="preserve"> SEQ Picture \* ARABIC </w:instrText>
      </w:r>
      <w:r>
        <w:fldChar w:fldCharType="separate"/>
      </w:r>
      <w:r w:rsidR="00EB6DA4">
        <w:rPr>
          <w:noProof/>
        </w:rPr>
        <w:t>454</w:t>
      </w:r>
      <w:r>
        <w:fldChar w:fldCharType="end"/>
      </w:r>
    </w:p>
    <w:p w14:paraId="104D3F20" w14:textId="792150A6" w:rsidR="00D26AFE" w:rsidRDefault="00871647" w:rsidP="00871647">
      <w:pPr>
        <w:pStyle w:val="Rubrik4"/>
      </w:pPr>
      <w:r>
        <w:t>Tilt change</w:t>
      </w:r>
    </w:p>
    <w:p w14:paraId="37FA7B8E" w14:textId="707863BF" w:rsidR="00315BDE" w:rsidRDefault="00A93AB0" w:rsidP="00A93AB0">
      <w:r>
        <w:t>If the geometry is similar</w:t>
      </w:r>
      <w:r w:rsidR="00E84D66">
        <w:t xml:space="preserve"> on the top and bottom, but </w:t>
      </w:r>
      <w:r w:rsidR="00647EA9">
        <w:t xml:space="preserve">if </w:t>
      </w:r>
      <w:r w:rsidR="00E84D66">
        <w:t xml:space="preserve">the jet </w:t>
      </w:r>
      <w:r w:rsidR="00647EA9">
        <w:t xml:space="preserve">direction </w:t>
      </w:r>
      <w:r w:rsidR="00E84D66">
        <w:t>must be</w:t>
      </w:r>
      <w:r w:rsidR="00CC5833">
        <w:t xml:space="preserve"> </w:t>
      </w:r>
      <w:r w:rsidR="00E84D66">
        <w:t xml:space="preserve">changed during the cutting then it's possible to divide the </w:t>
      </w:r>
      <w:r w:rsidR="00CC5833">
        <w:t>tilt</w:t>
      </w:r>
      <w:r w:rsidR="00E84D66">
        <w:t xml:space="preserve"> </w:t>
      </w:r>
      <w:r w:rsidR="00315BDE">
        <w:t xml:space="preserve">change </w:t>
      </w:r>
      <w:r w:rsidR="00E84D66">
        <w:t xml:space="preserve">in several steps. The steps </w:t>
      </w:r>
      <w:r w:rsidR="00CC5833">
        <w:t>depend</w:t>
      </w:r>
      <w:r w:rsidR="00E84D66">
        <w:t xml:space="preserve"> on the Tilt angle</w:t>
      </w:r>
      <w:r w:rsidR="00315BDE">
        <w:t xml:space="preserve"> setting</w:t>
      </w:r>
      <w:r w:rsidR="00E84D66">
        <w:t xml:space="preserve">. </w:t>
      </w:r>
      <w:r w:rsidR="00315BDE">
        <w:t>The value is the jet angle change in 3D. Below you can see the difference when the value is set to 1</w:t>
      </w:r>
      <w:r w:rsidR="00315BDE">
        <w:rPr>
          <w:rFonts w:cs="Tahoma"/>
        </w:rPr>
        <w:t>°</w:t>
      </w:r>
      <w:r w:rsidR="00315BDE">
        <w:t xml:space="preserve"> and 15</w:t>
      </w:r>
      <w:r w:rsidR="00315BDE">
        <w:rPr>
          <w:rFonts w:cs="Tahoma"/>
        </w:rPr>
        <w:t>°</w:t>
      </w:r>
    </w:p>
    <w:p w14:paraId="69C88601" w14:textId="77777777" w:rsidR="00315BDE" w:rsidRDefault="00E84D66" w:rsidP="00315BDE">
      <w:pPr>
        <w:keepNext/>
      </w:pPr>
      <w:r>
        <w:rPr>
          <w:noProof/>
        </w:rPr>
        <w:drawing>
          <wp:inline distT="0" distB="0" distL="0" distR="0" wp14:anchorId="3AA4978A" wp14:editId="1BD6754F">
            <wp:extent cx="6120765" cy="1594485"/>
            <wp:effectExtent l="0" t="0" r="0" b="5715"/>
            <wp:docPr id="48357" name="Bildobjekt 4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7"/>
                    <a:stretch>
                      <a:fillRect/>
                    </a:stretch>
                  </pic:blipFill>
                  <pic:spPr>
                    <a:xfrm>
                      <a:off x="0" y="0"/>
                      <a:ext cx="6120765" cy="1594485"/>
                    </a:xfrm>
                    <a:prstGeom prst="rect">
                      <a:avLst/>
                    </a:prstGeom>
                  </pic:spPr>
                </pic:pic>
              </a:graphicData>
            </a:graphic>
          </wp:inline>
        </w:drawing>
      </w:r>
    </w:p>
    <w:p w14:paraId="5A52CA9D" w14:textId="325D57F4" w:rsidR="00E84D66" w:rsidRDefault="00315BDE" w:rsidP="00315BDE">
      <w:pPr>
        <w:pStyle w:val="Beskrivning"/>
      </w:pPr>
      <w:r>
        <w:t xml:space="preserve">Picture </w:t>
      </w:r>
      <w:r>
        <w:fldChar w:fldCharType="begin"/>
      </w:r>
      <w:r>
        <w:instrText xml:space="preserve"> SEQ Picture \* ARABIC </w:instrText>
      </w:r>
      <w:r>
        <w:fldChar w:fldCharType="separate"/>
      </w:r>
      <w:r w:rsidR="00EB6DA4">
        <w:rPr>
          <w:noProof/>
        </w:rPr>
        <w:t>455</w:t>
      </w:r>
      <w:r>
        <w:fldChar w:fldCharType="end"/>
      </w:r>
    </w:p>
    <w:p w14:paraId="27739016" w14:textId="4304F23D" w:rsidR="00E84D66" w:rsidRDefault="00CC5833" w:rsidP="00A93AB0">
      <w:r>
        <w:t xml:space="preserve">Note! If IGEMS CNC Cutting Angle Interpolation is </w:t>
      </w:r>
      <w:r w:rsidR="00E84D66">
        <w:t>activated</w:t>
      </w:r>
      <w:r w:rsidR="005A3ECC">
        <w:t xml:space="preserve"> </w:t>
      </w:r>
      <w:r>
        <w:t>then the Tilt change value will be ignored. The Tilt change is handled internally in IGEMS CNC.</w:t>
      </w:r>
    </w:p>
    <w:p w14:paraId="2FCDE228" w14:textId="08DCA570" w:rsidR="00315BDE" w:rsidRDefault="00315BDE" w:rsidP="00315BDE">
      <w:pPr>
        <w:pStyle w:val="Rubrik4"/>
      </w:pPr>
      <w:r>
        <w:t>Vectorization angle accuracy</w:t>
      </w:r>
    </w:p>
    <w:p w14:paraId="13C367B2" w14:textId="331A909B" w:rsidR="00876DB7" w:rsidRDefault="00876DB7" w:rsidP="00876DB7">
      <w:r>
        <w:t>The arcs on the geometry below are vectorized with 0.1 mm accuracy.</w:t>
      </w:r>
      <w:r w:rsidR="00AF17D1">
        <w:t xml:space="preserve"> That may look good on large arcs but not so good on smaller arcs.</w:t>
      </w:r>
      <w:r w:rsidR="00F704CD">
        <w:t xml:space="preserve"> For example, small R2 th</w:t>
      </w:r>
      <w:r w:rsidR="00AF17D1">
        <w:t>e arc in right side will only have 4 vectors</w:t>
      </w:r>
    </w:p>
    <w:p w14:paraId="7E1F0A9D" w14:textId="56C0A1CA" w:rsidR="00876DB7" w:rsidRDefault="00876DB7" w:rsidP="00876DB7">
      <w:r>
        <w:rPr>
          <w:noProof/>
        </w:rPr>
        <w:drawing>
          <wp:inline distT="0" distB="0" distL="0" distR="0" wp14:anchorId="0AE3F616" wp14:editId="3411A5FC">
            <wp:extent cx="3182400" cy="1976400"/>
            <wp:effectExtent l="0" t="0" r="0" b="5080"/>
            <wp:docPr id="48359" name="Bildobjekt 4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8"/>
                    <a:stretch>
                      <a:fillRect/>
                    </a:stretch>
                  </pic:blipFill>
                  <pic:spPr>
                    <a:xfrm>
                      <a:off x="0" y="0"/>
                      <a:ext cx="3182400" cy="1976400"/>
                    </a:xfrm>
                    <a:prstGeom prst="rect">
                      <a:avLst/>
                    </a:prstGeom>
                  </pic:spPr>
                </pic:pic>
              </a:graphicData>
            </a:graphic>
          </wp:inline>
        </w:drawing>
      </w:r>
    </w:p>
    <w:p w14:paraId="7065B39C" w14:textId="0673B904" w:rsidR="007740E4" w:rsidRDefault="00AF17D1" w:rsidP="00876DB7">
      <w:r>
        <w:t xml:space="preserve">The new Vectorization angle accuracy </w:t>
      </w:r>
      <w:r w:rsidR="00F704CD">
        <w:t xml:space="preserve">work in combination with vectorization accuracy and </w:t>
      </w:r>
      <w:r>
        <w:t>will only modify arcs that ha</w:t>
      </w:r>
      <w:r w:rsidR="00F704CD">
        <w:t>s a to rough tangential angle between the vectors.</w:t>
      </w:r>
    </w:p>
    <w:p w14:paraId="4569A130" w14:textId="77777777" w:rsidR="00871647" w:rsidRDefault="00871647" w:rsidP="00B00EC8">
      <w:pPr>
        <w:pStyle w:val="Liststycke"/>
        <w:spacing w:line="276" w:lineRule="auto"/>
        <w:ind w:left="0"/>
        <w:contextualSpacing/>
      </w:pPr>
    </w:p>
    <w:p w14:paraId="47073A97" w14:textId="77777777" w:rsidR="00895483" w:rsidRDefault="00895483" w:rsidP="00895483">
      <w:pPr>
        <w:pStyle w:val="Rubrik2"/>
      </w:pPr>
      <w:bookmarkStart w:id="1363" w:name="Cam2d2Machine5axisKinematic2"/>
      <w:bookmarkStart w:id="1364" w:name="_Toc229474964"/>
      <w:r>
        <w:lastRenderedPageBreak/>
        <w:t>5-axis kinematic settings</w:t>
      </w:r>
      <w:bookmarkEnd w:id="1364"/>
    </w:p>
    <w:bookmarkEnd w:id="1363"/>
    <w:p w14:paraId="450DC519" w14:textId="1E7E6CF5" w:rsidR="00895483" w:rsidRDefault="00895483" w:rsidP="00895483">
      <w:r>
        <w:rPr>
          <w:noProof/>
        </w:rPr>
        <w:drawing>
          <wp:inline distT="0" distB="0" distL="0" distR="0" wp14:anchorId="7326AE6B" wp14:editId="2DFE40A6">
            <wp:extent cx="3933825" cy="5172075"/>
            <wp:effectExtent l="0" t="0" r="9525" b="9525"/>
            <wp:docPr id="55685390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53909" name=""/>
                    <pic:cNvPicPr/>
                  </pic:nvPicPr>
                  <pic:blipFill>
                    <a:blip r:embed="rId1379"/>
                    <a:stretch>
                      <a:fillRect/>
                    </a:stretch>
                  </pic:blipFill>
                  <pic:spPr>
                    <a:xfrm>
                      <a:off x="0" y="0"/>
                      <a:ext cx="3933825" cy="5172075"/>
                    </a:xfrm>
                    <a:prstGeom prst="rect">
                      <a:avLst/>
                    </a:prstGeom>
                  </pic:spPr>
                </pic:pic>
              </a:graphicData>
            </a:graphic>
          </wp:inline>
        </w:drawing>
      </w:r>
    </w:p>
    <w:p w14:paraId="19D0CF6B" w14:textId="77777777" w:rsidR="00895483" w:rsidRDefault="00895483" w:rsidP="00895483">
      <w:pPr>
        <w:pStyle w:val="Rubrik3"/>
      </w:pPr>
      <w:r>
        <w:t>Import kinematic</w:t>
      </w:r>
    </w:p>
    <w:p w14:paraId="7AB20286" w14:textId="77777777" w:rsidR="00895483" w:rsidRDefault="00895483" w:rsidP="00895483">
      <w:r>
        <w:rPr>
          <w:noProof/>
        </w:rPr>
        <w:drawing>
          <wp:inline distT="0" distB="0" distL="0" distR="0" wp14:anchorId="0E30CE40" wp14:editId="01653376">
            <wp:extent cx="352425" cy="304800"/>
            <wp:effectExtent l="0" t="0" r="9525" b="0"/>
            <wp:docPr id="794051834" name="Bildobjekt 79405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0"/>
                    <a:stretch>
                      <a:fillRect/>
                    </a:stretch>
                  </pic:blipFill>
                  <pic:spPr>
                    <a:xfrm>
                      <a:off x="0" y="0"/>
                      <a:ext cx="352425" cy="304800"/>
                    </a:xfrm>
                    <a:prstGeom prst="rect">
                      <a:avLst/>
                    </a:prstGeom>
                  </pic:spPr>
                </pic:pic>
              </a:graphicData>
            </a:graphic>
          </wp:inline>
        </w:drawing>
      </w:r>
    </w:p>
    <w:p w14:paraId="1A17D9E6" w14:textId="77777777" w:rsidR="00895483" w:rsidRDefault="00895483" w:rsidP="00895483">
      <w:r>
        <w:t xml:space="preserve">In Revision 2 all kinematic information is stored in separate folders the "Shared/Sim3D" directory. </w:t>
      </w:r>
    </w:p>
    <w:p w14:paraId="200F12EA" w14:textId="77777777" w:rsidR="00895483" w:rsidRDefault="00895483" w:rsidP="00895483">
      <w:r>
        <w:t>In the future all your settings will be automatically correct installed when you update to a new year installation (IGEMS_2021 to IGEMS_2022 to IGEMS_2023 and so on). This will make future updates more automatically.</w:t>
      </w:r>
    </w:p>
    <w:p w14:paraId="7D5563FC" w14:textId="77777777" w:rsidR="00895483" w:rsidRDefault="00895483" w:rsidP="00895483">
      <w:r>
        <w:t>Use this button to Import a new customized kinematic from the ZIP file that you can receive from IGEMS.</w:t>
      </w:r>
    </w:p>
    <w:p w14:paraId="4FE9B79A" w14:textId="77777777" w:rsidR="00895483" w:rsidRDefault="00895483" w:rsidP="00895483">
      <w:pPr>
        <w:pStyle w:val="Rubrik3"/>
      </w:pPr>
      <w:r>
        <w:t>Export Kinematic</w:t>
      </w:r>
    </w:p>
    <w:p w14:paraId="54356EED" w14:textId="77777777" w:rsidR="00895483" w:rsidRDefault="00895483" w:rsidP="00895483">
      <w:r w:rsidRPr="002C08DB">
        <w:rPr>
          <w:noProof/>
        </w:rPr>
        <w:drawing>
          <wp:inline distT="0" distB="0" distL="0" distR="0" wp14:anchorId="2273F0EA" wp14:editId="54EDF994">
            <wp:extent cx="323895" cy="314369"/>
            <wp:effectExtent l="0" t="0" r="0" b="9525"/>
            <wp:docPr id="20" name="Bildobjek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1"/>
                    <a:stretch>
                      <a:fillRect/>
                    </a:stretch>
                  </pic:blipFill>
                  <pic:spPr>
                    <a:xfrm>
                      <a:off x="0" y="0"/>
                      <a:ext cx="323895" cy="314369"/>
                    </a:xfrm>
                    <a:prstGeom prst="rect">
                      <a:avLst/>
                    </a:prstGeom>
                  </pic:spPr>
                </pic:pic>
              </a:graphicData>
            </a:graphic>
          </wp:inline>
        </w:drawing>
      </w:r>
    </w:p>
    <w:p w14:paraId="20ED6E17" w14:textId="77777777" w:rsidR="00895483" w:rsidRDefault="00895483" w:rsidP="00895483">
      <w:r>
        <w:t>Use this button if you want to export a kinematic, this is the kind of ZIP file that should be used in Import kinematic.</w:t>
      </w:r>
    </w:p>
    <w:p w14:paraId="4FA522B9" w14:textId="77777777" w:rsidR="00895483" w:rsidRPr="002C08DB" w:rsidRDefault="00895483" w:rsidP="00895483">
      <w:pPr>
        <w:pStyle w:val="Rubrik3"/>
      </w:pPr>
      <w:r w:rsidRPr="002C08DB">
        <w:t>Copy kinematic</w:t>
      </w:r>
    </w:p>
    <w:p w14:paraId="0D320028" w14:textId="77777777" w:rsidR="00895483" w:rsidRDefault="00895483" w:rsidP="00895483">
      <w:r>
        <w:rPr>
          <w:noProof/>
        </w:rPr>
        <w:drawing>
          <wp:inline distT="0" distB="0" distL="0" distR="0" wp14:anchorId="488C8D6D" wp14:editId="531A6AE9">
            <wp:extent cx="361950" cy="314325"/>
            <wp:effectExtent l="0" t="0" r="0" b="9525"/>
            <wp:docPr id="833855969" name="Bildobjekt 833855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2"/>
                    <a:stretch>
                      <a:fillRect/>
                    </a:stretch>
                  </pic:blipFill>
                  <pic:spPr>
                    <a:xfrm>
                      <a:off x="0" y="0"/>
                      <a:ext cx="361950" cy="314325"/>
                    </a:xfrm>
                    <a:prstGeom prst="rect">
                      <a:avLst/>
                    </a:prstGeom>
                  </pic:spPr>
                </pic:pic>
              </a:graphicData>
            </a:graphic>
          </wp:inline>
        </w:drawing>
      </w:r>
    </w:p>
    <w:p w14:paraId="523CB60D" w14:textId="77777777" w:rsidR="00895483" w:rsidRDefault="00895483" w:rsidP="00895483">
      <w:r>
        <w:t>Use this button if you want to make a copy of an existing kinematic. This is good if you want to do experiment with other settings than your original.</w:t>
      </w:r>
    </w:p>
    <w:p w14:paraId="7E210169" w14:textId="77777777" w:rsidR="00895483" w:rsidRDefault="00895483" w:rsidP="00895483"/>
    <w:p w14:paraId="5340208A" w14:textId="77777777" w:rsidR="00895483" w:rsidRDefault="00895483" w:rsidP="00895483">
      <w:pPr>
        <w:pStyle w:val="Rubrik3"/>
      </w:pPr>
      <w:r>
        <w:lastRenderedPageBreak/>
        <w:t>Edit Kinematic</w:t>
      </w:r>
    </w:p>
    <w:p w14:paraId="5E2D30A9" w14:textId="77777777" w:rsidR="00895483" w:rsidRDefault="00895483" w:rsidP="00895483">
      <w:r>
        <w:rPr>
          <w:noProof/>
        </w:rPr>
        <w:drawing>
          <wp:inline distT="0" distB="0" distL="0" distR="0" wp14:anchorId="37843E18" wp14:editId="674EE333">
            <wp:extent cx="371475" cy="323850"/>
            <wp:effectExtent l="0" t="0" r="9525" b="0"/>
            <wp:docPr id="426001623" name="Bildobjekt 42600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3"/>
                    <a:stretch>
                      <a:fillRect/>
                    </a:stretch>
                  </pic:blipFill>
                  <pic:spPr>
                    <a:xfrm>
                      <a:off x="0" y="0"/>
                      <a:ext cx="371475" cy="323850"/>
                    </a:xfrm>
                    <a:prstGeom prst="rect">
                      <a:avLst/>
                    </a:prstGeom>
                  </pic:spPr>
                </pic:pic>
              </a:graphicData>
            </a:graphic>
          </wp:inline>
        </w:drawing>
      </w:r>
    </w:p>
    <w:p w14:paraId="06B0BE22" w14:textId="77777777" w:rsidR="00895483" w:rsidRDefault="00895483" w:rsidP="00895483">
      <w:r>
        <w:t>This button will show more settings. The settings are needed to control the movements of the kinematic.</w:t>
      </w:r>
    </w:p>
    <w:p w14:paraId="457ABFB2" w14:textId="77777777" w:rsidR="00895483" w:rsidRDefault="00895483" w:rsidP="00895483">
      <w:pPr>
        <w:pStyle w:val="Rubrik5"/>
      </w:pPr>
      <w:r>
        <w:t>Major axis</w:t>
      </w:r>
      <w:r>
        <w:tab/>
      </w:r>
    </w:p>
    <w:p w14:paraId="1118E2FD" w14:textId="77777777" w:rsidR="00895483" w:rsidRPr="00754123" w:rsidRDefault="00895483" w:rsidP="00895483">
      <w:r w:rsidRPr="00754123">
        <w:rPr>
          <w:noProof/>
        </w:rPr>
        <w:drawing>
          <wp:inline distT="0" distB="0" distL="0" distR="0" wp14:anchorId="586F1C7A" wp14:editId="39A46550">
            <wp:extent cx="2038635" cy="1257475"/>
            <wp:effectExtent l="0" t="0" r="0" b="0"/>
            <wp:docPr id="21" name="Bildobjek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4"/>
                    <a:stretch>
                      <a:fillRect/>
                    </a:stretch>
                  </pic:blipFill>
                  <pic:spPr>
                    <a:xfrm>
                      <a:off x="0" y="0"/>
                      <a:ext cx="2038635" cy="1257475"/>
                    </a:xfrm>
                    <a:prstGeom prst="rect">
                      <a:avLst/>
                    </a:prstGeom>
                  </pic:spPr>
                </pic:pic>
              </a:graphicData>
            </a:graphic>
          </wp:inline>
        </w:drawing>
      </w:r>
    </w:p>
    <w:p w14:paraId="02C8B6CA" w14:textId="77777777" w:rsidR="00895483" w:rsidRDefault="00895483" w:rsidP="00895483">
      <w:r>
        <w:t>The settings for the major axis are very important for constructions where major axis is rotating around a vertical axis. This type of constructions has all singularity problems, later in this text you will have more information how to reduce these problems.</w:t>
      </w:r>
    </w:p>
    <w:p w14:paraId="691923AB" w14:textId="77777777" w:rsidR="00895483" w:rsidRDefault="00895483" w:rsidP="00895483">
      <w:r>
        <w:rPr>
          <w:noProof/>
        </w:rPr>
        <w:drawing>
          <wp:inline distT="0" distB="0" distL="0" distR="0" wp14:anchorId="72CF849A" wp14:editId="1E1F0048">
            <wp:extent cx="6120765" cy="1919605"/>
            <wp:effectExtent l="0" t="0" r="0" b="4445"/>
            <wp:docPr id="31" name="Bildobjekt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5"/>
                    <a:stretch>
                      <a:fillRect/>
                    </a:stretch>
                  </pic:blipFill>
                  <pic:spPr>
                    <a:xfrm>
                      <a:off x="0" y="0"/>
                      <a:ext cx="6120765" cy="1919605"/>
                    </a:xfrm>
                    <a:prstGeom prst="rect">
                      <a:avLst/>
                    </a:prstGeom>
                  </pic:spPr>
                </pic:pic>
              </a:graphicData>
            </a:graphic>
          </wp:inline>
        </w:drawing>
      </w:r>
    </w:p>
    <w:p w14:paraId="047A517C" w14:textId="77777777" w:rsidR="00895483" w:rsidRDefault="00895483" w:rsidP="00895483">
      <w:pPr>
        <w:rPr>
          <w:noProof/>
        </w:rPr>
      </w:pPr>
      <w:r>
        <w:t>The min and max angles should always be given in the direction as you see on the picture above. This is important since IGEMS must know the rotation limitations to create a working CNC file. If your construction rotates in opposite way you can reverse direction in other settings later in this description. The angles should always be given in motor angles, with the secondary axis set to zero degree.</w:t>
      </w:r>
    </w:p>
    <w:p w14:paraId="6394BDEA" w14:textId="77777777" w:rsidR="00895483" w:rsidRDefault="00895483" w:rsidP="00895483">
      <w:pPr>
        <w:pStyle w:val="Rubrik4"/>
        <w:rPr>
          <w:noProof/>
        </w:rPr>
      </w:pPr>
      <w:r>
        <w:rPr>
          <w:noProof/>
        </w:rPr>
        <w:t>Minor axis</w:t>
      </w:r>
    </w:p>
    <w:p w14:paraId="5C4698DE" w14:textId="77777777" w:rsidR="00895483" w:rsidRDefault="00895483" w:rsidP="00895483">
      <w:pPr>
        <w:rPr>
          <w:noProof/>
        </w:rPr>
      </w:pPr>
      <w:r>
        <w:rPr>
          <w:noProof/>
        </w:rPr>
        <w:t>The minor axis is mounted on the major axis. The most and best option is if minor axis can rotate in both positive and negative direction.</w:t>
      </w:r>
    </w:p>
    <w:p w14:paraId="1B6354D7" w14:textId="77777777" w:rsidR="00895483" w:rsidRDefault="00895483" w:rsidP="00895483">
      <w:r>
        <w:rPr>
          <w:noProof/>
        </w:rPr>
        <w:drawing>
          <wp:inline distT="0" distB="0" distL="0" distR="0" wp14:anchorId="265A9935" wp14:editId="7CB451EE">
            <wp:extent cx="2028825" cy="942975"/>
            <wp:effectExtent l="0" t="0" r="9525" b="9525"/>
            <wp:docPr id="32" name="Bildobjekt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6"/>
                    <a:stretch>
                      <a:fillRect/>
                    </a:stretch>
                  </pic:blipFill>
                  <pic:spPr>
                    <a:xfrm>
                      <a:off x="0" y="0"/>
                      <a:ext cx="2028825" cy="942975"/>
                    </a:xfrm>
                    <a:prstGeom prst="rect">
                      <a:avLst/>
                    </a:prstGeom>
                  </pic:spPr>
                </pic:pic>
              </a:graphicData>
            </a:graphic>
          </wp:inline>
        </w:drawing>
      </w:r>
    </w:p>
    <w:p w14:paraId="4CBA8DED" w14:textId="77777777" w:rsidR="00895483" w:rsidRDefault="00895483" w:rsidP="00895483">
      <w:r>
        <w:t>If the construction only can tilt in one direction, it is possible to accept a little rotation in forbidden direction.</w:t>
      </w:r>
    </w:p>
    <w:p w14:paraId="2BE3A46D" w14:textId="77777777" w:rsidR="00895483" w:rsidRDefault="00895483" w:rsidP="00895483">
      <w:r>
        <w:rPr>
          <w:noProof/>
        </w:rPr>
        <w:drawing>
          <wp:inline distT="0" distB="0" distL="0" distR="0" wp14:anchorId="2CB802D6" wp14:editId="2A518A75">
            <wp:extent cx="1990725" cy="904875"/>
            <wp:effectExtent l="0" t="0" r="9525" b="9525"/>
            <wp:docPr id="1361080963" name="Bildobjekt 1361080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7"/>
                    <a:stretch>
                      <a:fillRect/>
                    </a:stretch>
                  </pic:blipFill>
                  <pic:spPr>
                    <a:xfrm>
                      <a:off x="0" y="0"/>
                      <a:ext cx="1990725" cy="904875"/>
                    </a:xfrm>
                    <a:prstGeom prst="rect">
                      <a:avLst/>
                    </a:prstGeom>
                  </pic:spPr>
                </pic:pic>
              </a:graphicData>
            </a:graphic>
          </wp:inline>
        </w:drawing>
      </w:r>
    </w:p>
    <w:p w14:paraId="5727AF94" w14:textId="77777777" w:rsidR="00895483" w:rsidRDefault="00895483" w:rsidP="00895483">
      <w:r>
        <w:t>If the settings are like the picture above the construction can tilt the jet to the maximum cutting angle, but also accept negative tilt up to 5-degree motor angle. When using TVL it's sometimes needed to tilt the jet in both positive and negative direction, this will result in reduced rotation of the major axis.</w:t>
      </w:r>
    </w:p>
    <w:p w14:paraId="2887B3A2" w14:textId="77777777" w:rsidR="00895483" w:rsidRDefault="00895483" w:rsidP="00895483">
      <w:pPr>
        <w:pStyle w:val="Rubrik4"/>
      </w:pPr>
      <w:r>
        <w:lastRenderedPageBreak/>
        <w:t>Tilt settings</w:t>
      </w:r>
    </w:p>
    <w:p w14:paraId="790312C8" w14:textId="77777777" w:rsidR="00895483" w:rsidRDefault="00895483" w:rsidP="00895483">
      <w:r>
        <w:rPr>
          <w:noProof/>
        </w:rPr>
        <w:drawing>
          <wp:inline distT="0" distB="0" distL="0" distR="0" wp14:anchorId="1539859F" wp14:editId="5AC7D371">
            <wp:extent cx="2009775" cy="1895475"/>
            <wp:effectExtent l="0" t="0" r="9525" b="9525"/>
            <wp:docPr id="1378451808" name="Bildobjekt 137845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8"/>
                    <a:stretch>
                      <a:fillRect/>
                    </a:stretch>
                  </pic:blipFill>
                  <pic:spPr>
                    <a:xfrm>
                      <a:off x="0" y="0"/>
                      <a:ext cx="2009775" cy="1895475"/>
                    </a:xfrm>
                    <a:prstGeom prst="rect">
                      <a:avLst/>
                    </a:prstGeom>
                  </pic:spPr>
                </pic:pic>
              </a:graphicData>
            </a:graphic>
          </wp:inline>
        </w:drawing>
      </w:r>
    </w:p>
    <w:p w14:paraId="05F4870F" w14:textId="77777777" w:rsidR="00895483" w:rsidRDefault="00895483" w:rsidP="00895483">
      <w:pPr>
        <w:pStyle w:val="Rubrik5"/>
      </w:pPr>
      <w:r>
        <w:t>Max tilt angle</w:t>
      </w:r>
    </w:p>
    <w:p w14:paraId="10EDFC6E" w14:textId="77777777" w:rsidR="00895483" w:rsidRPr="009461A3" w:rsidRDefault="00895483" w:rsidP="00895483">
      <w:r w:rsidRPr="009461A3">
        <w:rPr>
          <w:noProof/>
        </w:rPr>
        <w:drawing>
          <wp:inline distT="0" distB="0" distL="0" distR="0" wp14:anchorId="3F07761C" wp14:editId="1C4AE4C5">
            <wp:extent cx="1857634" cy="428685"/>
            <wp:effectExtent l="0" t="0" r="0" b="9525"/>
            <wp:docPr id="1295791711" name="Bildobjekt 1295791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9"/>
                    <a:stretch>
                      <a:fillRect/>
                    </a:stretch>
                  </pic:blipFill>
                  <pic:spPr>
                    <a:xfrm>
                      <a:off x="0" y="0"/>
                      <a:ext cx="1857634" cy="428685"/>
                    </a:xfrm>
                    <a:prstGeom prst="rect">
                      <a:avLst/>
                    </a:prstGeom>
                  </pic:spPr>
                </pic:pic>
              </a:graphicData>
            </a:graphic>
          </wp:inline>
        </w:drawing>
      </w:r>
    </w:p>
    <w:p w14:paraId="14F9C15C" w14:textId="3363C36A" w:rsidR="00895483" w:rsidRDefault="00895483" w:rsidP="00895483">
      <w:r>
        <w:t xml:space="preserve">The value should be set to the maximum tilt angle of the jet. If you exceed the angle in the 3D-5X environment the toolpath indicates this by red color. You will also have a warning if you try to postprocess a toolpath with </w:t>
      </w:r>
      <w:r w:rsidR="00B36D42">
        <w:t>too</w:t>
      </w:r>
      <w:r>
        <w:t xml:space="preserve"> large tilt angle. The value should be entered as a cutting angle (not motor angle).</w:t>
      </w:r>
    </w:p>
    <w:p w14:paraId="4C7B9F24" w14:textId="77777777" w:rsidR="00895483" w:rsidRDefault="00895483" w:rsidP="00895483"/>
    <w:p w14:paraId="3D95152D" w14:textId="77777777" w:rsidR="00895483" w:rsidRDefault="00895483" w:rsidP="00895483">
      <w:pPr>
        <w:rPr>
          <w:b/>
          <w:bCs/>
        </w:rPr>
      </w:pPr>
      <w:r w:rsidRPr="004F58F8">
        <w:rPr>
          <w:b/>
          <w:bCs/>
        </w:rPr>
        <w:t>Singularity limit</w:t>
      </w:r>
    </w:p>
    <w:p w14:paraId="1B5A24CF" w14:textId="77777777" w:rsidR="00895483" w:rsidRPr="004F58F8" w:rsidRDefault="00895483" w:rsidP="00895483">
      <w:pPr>
        <w:rPr>
          <w:b/>
          <w:bCs/>
        </w:rPr>
      </w:pPr>
      <w:r w:rsidRPr="009461A3">
        <w:rPr>
          <w:b/>
          <w:bCs/>
          <w:noProof/>
        </w:rPr>
        <w:drawing>
          <wp:inline distT="0" distB="0" distL="0" distR="0" wp14:anchorId="00370FD2" wp14:editId="5B668BE2">
            <wp:extent cx="1857634" cy="400106"/>
            <wp:effectExtent l="0" t="0" r="0" b="0"/>
            <wp:docPr id="1660633950" name="Bildobjekt 1660633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0"/>
                    <a:stretch>
                      <a:fillRect/>
                    </a:stretch>
                  </pic:blipFill>
                  <pic:spPr>
                    <a:xfrm>
                      <a:off x="0" y="0"/>
                      <a:ext cx="1857634" cy="400106"/>
                    </a:xfrm>
                    <a:prstGeom prst="rect">
                      <a:avLst/>
                    </a:prstGeom>
                  </pic:spPr>
                </pic:pic>
              </a:graphicData>
            </a:graphic>
          </wp:inline>
        </w:drawing>
      </w:r>
    </w:p>
    <w:p w14:paraId="6C42DB49" w14:textId="77777777" w:rsidR="00895483" w:rsidRDefault="00895483" w:rsidP="00895483">
      <w:r>
        <w:t>The singularity problem occurs when the cutting direction is equal with the major rotation axis and the minor axis is also vertical. When this happens, you can rotate the major axis in any direction, it will not affect cutting angle. If you tilt the jet only very little (example 0.0001 degree) in any direction it can cause the major axis to spin around. IGEMS will try to generate a CNC file that avoid the major axis to spin around if cutting angle are smaller than the "Singularity limit" value.</w:t>
      </w:r>
    </w:p>
    <w:p w14:paraId="5BE3614D" w14:textId="77777777" w:rsidR="00895483" w:rsidRDefault="00895483" w:rsidP="00895483">
      <w:pPr>
        <w:pStyle w:val="Rubrik5"/>
      </w:pPr>
      <w:r>
        <w:t>Max tilt change</w:t>
      </w:r>
    </w:p>
    <w:p w14:paraId="3D18A276" w14:textId="77777777" w:rsidR="00895483" w:rsidRPr="009461A3" w:rsidRDefault="00895483" w:rsidP="00895483">
      <w:r w:rsidRPr="009461A3">
        <w:rPr>
          <w:noProof/>
        </w:rPr>
        <w:drawing>
          <wp:inline distT="0" distB="0" distL="0" distR="0" wp14:anchorId="08113778" wp14:editId="1789BAB5">
            <wp:extent cx="1819529" cy="390580"/>
            <wp:effectExtent l="0" t="0" r="0" b="9525"/>
            <wp:docPr id="121766232" name="Bildobjekt 121766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1"/>
                    <a:stretch>
                      <a:fillRect/>
                    </a:stretch>
                  </pic:blipFill>
                  <pic:spPr>
                    <a:xfrm>
                      <a:off x="0" y="0"/>
                      <a:ext cx="1819529" cy="390580"/>
                    </a:xfrm>
                    <a:prstGeom prst="rect">
                      <a:avLst/>
                    </a:prstGeom>
                  </pic:spPr>
                </pic:pic>
              </a:graphicData>
            </a:graphic>
          </wp:inline>
        </w:drawing>
      </w:r>
    </w:p>
    <w:p w14:paraId="751D5A63" w14:textId="77777777" w:rsidR="00895483" w:rsidRDefault="00895483" w:rsidP="00895483">
      <w:r>
        <w:t>If the geometry is similar on the top and bottom, but if the jet direction must be changed during the cutting then it's possible to divide the tilt change in several steps. The steps depend on the "Max tilt change" value. The value is the jet angle change in 3D. Below you can see the difference when the value is set to 1</w:t>
      </w:r>
      <w:r>
        <w:rPr>
          <w:rFonts w:cs="Tahoma"/>
        </w:rPr>
        <w:t>°</w:t>
      </w:r>
      <w:r>
        <w:t xml:space="preserve"> and 15</w:t>
      </w:r>
      <w:r>
        <w:rPr>
          <w:rFonts w:cs="Tahoma"/>
        </w:rPr>
        <w:t>°</w:t>
      </w:r>
    </w:p>
    <w:p w14:paraId="022179C9" w14:textId="77777777" w:rsidR="00895483" w:rsidRDefault="00895483" w:rsidP="00895483">
      <w:pPr>
        <w:keepNext/>
      </w:pPr>
      <w:r>
        <w:rPr>
          <w:noProof/>
        </w:rPr>
        <w:drawing>
          <wp:inline distT="0" distB="0" distL="0" distR="0" wp14:anchorId="19CC6981" wp14:editId="51F832BC">
            <wp:extent cx="6120765" cy="1594485"/>
            <wp:effectExtent l="0" t="0" r="0" b="5715"/>
            <wp:docPr id="299104243" name="Bildobjekt 299104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7"/>
                    <a:stretch>
                      <a:fillRect/>
                    </a:stretch>
                  </pic:blipFill>
                  <pic:spPr>
                    <a:xfrm>
                      <a:off x="0" y="0"/>
                      <a:ext cx="6120765" cy="1594485"/>
                    </a:xfrm>
                    <a:prstGeom prst="rect">
                      <a:avLst/>
                    </a:prstGeom>
                  </pic:spPr>
                </pic:pic>
              </a:graphicData>
            </a:graphic>
          </wp:inline>
        </w:drawing>
      </w:r>
    </w:p>
    <w:p w14:paraId="5949C432" w14:textId="48B36F44" w:rsidR="00895483" w:rsidRDefault="00895483" w:rsidP="00895483">
      <w:r>
        <w:t xml:space="preserve">Note! If IGEMS CNC Cutting Angle Interpolation is </w:t>
      </w:r>
      <w:r w:rsidR="00B36D42">
        <w:t>activated,</w:t>
      </w:r>
      <w:r>
        <w:t xml:space="preserve"> then the Tilt change value will be ignored. The Tilt change is handled internally in IGEMS CNC.</w:t>
      </w:r>
    </w:p>
    <w:p w14:paraId="7DF8AA7F" w14:textId="77777777" w:rsidR="00895483" w:rsidRDefault="00895483" w:rsidP="00895483"/>
    <w:p w14:paraId="47B1D667" w14:textId="77777777" w:rsidR="00895483" w:rsidRDefault="00895483" w:rsidP="00895483">
      <w:pPr>
        <w:pStyle w:val="Rubrik4"/>
      </w:pPr>
      <w:r>
        <w:t>Clamp TAC</w:t>
      </w:r>
    </w:p>
    <w:p w14:paraId="0C7B0876" w14:textId="77777777" w:rsidR="00895483" w:rsidRDefault="00895483" w:rsidP="00895483">
      <w:r w:rsidRPr="00162FB4">
        <w:rPr>
          <w:noProof/>
        </w:rPr>
        <w:drawing>
          <wp:inline distT="0" distB="0" distL="0" distR="0" wp14:anchorId="39BF2AF7" wp14:editId="75E0294F">
            <wp:extent cx="1848108" cy="200053"/>
            <wp:effectExtent l="0" t="0" r="0" b="9525"/>
            <wp:docPr id="2119740003" name="Bildobjekt 211974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2"/>
                    <a:stretch>
                      <a:fillRect/>
                    </a:stretch>
                  </pic:blipFill>
                  <pic:spPr>
                    <a:xfrm>
                      <a:off x="0" y="0"/>
                      <a:ext cx="1848108" cy="200053"/>
                    </a:xfrm>
                    <a:prstGeom prst="rect">
                      <a:avLst/>
                    </a:prstGeom>
                  </pic:spPr>
                </pic:pic>
              </a:graphicData>
            </a:graphic>
          </wp:inline>
        </w:drawing>
      </w:r>
    </w:p>
    <w:p w14:paraId="67003E94" w14:textId="47978E3E" w:rsidR="00895483" w:rsidRDefault="00895483" w:rsidP="00895483">
      <w:r>
        <w:t xml:space="preserve">When you cut a part </w:t>
      </w:r>
      <w:r w:rsidR="00B36D42">
        <w:t>at</w:t>
      </w:r>
      <w:r>
        <w:t xml:space="preserve"> a fast or normal speed, the dimensions on the bottom side will be increased. If you cut with a really low speed the result can be opposite, the dimension of the bottom side can be less.</w:t>
      </w:r>
    </w:p>
    <w:p w14:paraId="0F6D97F3" w14:textId="77777777" w:rsidR="00895483" w:rsidRDefault="00895483" w:rsidP="00895483">
      <w:r>
        <w:t xml:space="preserve">This means that the jet must move from a positive to a negative cutting angle (or opposite). </w:t>
      </w:r>
    </w:p>
    <w:p w14:paraId="7A6AF321" w14:textId="77777777" w:rsidR="00895483" w:rsidRDefault="00895483" w:rsidP="00895483">
      <w:r>
        <w:t>By activate "Clamp TAC" the jet will never move over to and compensate for very low speed.</w:t>
      </w:r>
    </w:p>
    <w:p w14:paraId="73FE3F7B" w14:textId="77777777" w:rsidR="00895483" w:rsidRDefault="00895483" w:rsidP="00895483">
      <w:r>
        <w:t>This setting is implemented because of problem at many machines to solve the Singularity problem.</w:t>
      </w:r>
    </w:p>
    <w:p w14:paraId="7BD653AE" w14:textId="77777777" w:rsidR="00895483" w:rsidRDefault="00895483" w:rsidP="00895483">
      <w:pPr>
        <w:pStyle w:val="Rubrik4"/>
      </w:pPr>
      <w:r>
        <w:lastRenderedPageBreak/>
        <w:t>Singularity avoidance</w:t>
      </w:r>
    </w:p>
    <w:p w14:paraId="6855401B" w14:textId="77777777" w:rsidR="00895483" w:rsidRDefault="00895483" w:rsidP="00895483">
      <w:r w:rsidRPr="001D5343">
        <w:rPr>
          <w:noProof/>
        </w:rPr>
        <w:drawing>
          <wp:inline distT="0" distB="0" distL="0" distR="0" wp14:anchorId="339DA4E6" wp14:editId="41CBE64B">
            <wp:extent cx="1448002" cy="238158"/>
            <wp:effectExtent l="0" t="0" r="0" b="9525"/>
            <wp:docPr id="18" name="Bildobjek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3"/>
                    <a:stretch>
                      <a:fillRect/>
                    </a:stretch>
                  </pic:blipFill>
                  <pic:spPr>
                    <a:xfrm>
                      <a:off x="0" y="0"/>
                      <a:ext cx="1448002" cy="238158"/>
                    </a:xfrm>
                    <a:prstGeom prst="rect">
                      <a:avLst/>
                    </a:prstGeom>
                  </pic:spPr>
                </pic:pic>
              </a:graphicData>
            </a:graphic>
          </wp:inline>
        </w:drawing>
      </w:r>
    </w:p>
    <w:p w14:paraId="29893C6D" w14:textId="77777777" w:rsidR="00895483" w:rsidRDefault="00895483" w:rsidP="00895483">
      <w:r>
        <w:t>This setting is also for avoid singularity problems.</w:t>
      </w:r>
    </w:p>
    <w:p w14:paraId="10DFFBAA" w14:textId="7B84E5DC" w:rsidR="00895483" w:rsidRDefault="00895483" w:rsidP="00895483">
      <w:r>
        <w:t xml:space="preserve">If this checkbox is </w:t>
      </w:r>
      <w:r w:rsidR="00B36D42">
        <w:t>activated,</w:t>
      </w:r>
      <w:r>
        <w:t xml:space="preserve"> then the Jet will never be exactly straight when cutting with TAC. It will always tilt forward with the value entered in "Singularity limit".</w:t>
      </w:r>
    </w:p>
    <w:p w14:paraId="7BC668F8" w14:textId="77777777" w:rsidR="00895483" w:rsidRDefault="00895483" w:rsidP="00895483"/>
    <w:p w14:paraId="05B5E57D" w14:textId="5CF29FFB" w:rsidR="00895483" w:rsidRDefault="00895483" w:rsidP="00895483">
      <w:pPr>
        <w:pStyle w:val="Rubrik3"/>
      </w:pPr>
      <w:r>
        <w:t>View Kinematics</w:t>
      </w:r>
    </w:p>
    <w:p w14:paraId="2E319566" w14:textId="77777777" w:rsidR="00895483" w:rsidRDefault="00895483" w:rsidP="00895483">
      <w:r>
        <w:rPr>
          <w:noProof/>
        </w:rPr>
        <w:drawing>
          <wp:inline distT="0" distB="0" distL="0" distR="0" wp14:anchorId="464EA3D0" wp14:editId="51EF30DD">
            <wp:extent cx="333375" cy="304800"/>
            <wp:effectExtent l="0" t="0" r="9525" b="0"/>
            <wp:docPr id="1498293699" name="Bildobjekt 1498293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4"/>
                    <a:stretch>
                      <a:fillRect/>
                    </a:stretch>
                  </pic:blipFill>
                  <pic:spPr>
                    <a:xfrm>
                      <a:off x="0" y="0"/>
                      <a:ext cx="333375" cy="304800"/>
                    </a:xfrm>
                    <a:prstGeom prst="rect">
                      <a:avLst/>
                    </a:prstGeom>
                  </pic:spPr>
                </pic:pic>
              </a:graphicData>
            </a:graphic>
          </wp:inline>
        </w:drawing>
      </w:r>
    </w:p>
    <w:p w14:paraId="3F3D2B3E" w14:textId="72F2CD42" w:rsidR="00895483" w:rsidRDefault="00895483" w:rsidP="00895483">
      <w:r>
        <w:t xml:space="preserve">If you click on this </w:t>
      </w:r>
      <w:r w:rsidR="00B36D42">
        <w:t>button,</w:t>
      </w:r>
      <w:r>
        <w:t xml:space="preserve"> you will have a 3D view of the selected kinematic.</w:t>
      </w:r>
    </w:p>
    <w:p w14:paraId="28B0C46A" w14:textId="77777777" w:rsidR="00895483" w:rsidRDefault="00895483" w:rsidP="00895483">
      <w:r>
        <w:rPr>
          <w:noProof/>
        </w:rPr>
        <w:drawing>
          <wp:inline distT="0" distB="0" distL="0" distR="0" wp14:anchorId="60326101" wp14:editId="07C05196">
            <wp:extent cx="3575304" cy="3456432"/>
            <wp:effectExtent l="0" t="0" r="6350" b="0"/>
            <wp:docPr id="15" name="Bildobjek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5"/>
                    <a:stretch>
                      <a:fillRect/>
                    </a:stretch>
                  </pic:blipFill>
                  <pic:spPr>
                    <a:xfrm>
                      <a:off x="0" y="0"/>
                      <a:ext cx="3575304" cy="3456432"/>
                    </a:xfrm>
                    <a:prstGeom prst="rect">
                      <a:avLst/>
                    </a:prstGeom>
                  </pic:spPr>
                </pic:pic>
              </a:graphicData>
            </a:graphic>
          </wp:inline>
        </w:drawing>
      </w:r>
    </w:p>
    <w:p w14:paraId="206BD6A6" w14:textId="2F6542FE" w:rsidR="00895483" w:rsidRDefault="00895483" w:rsidP="00895483">
      <w:r>
        <w:t xml:space="preserve">You can handle the view with the mouse in a similar way as you do in 3D-5X. If you hold down the left mouse button and move the mouse you can rotate the major axis. If you hold down the Shift key on the keyboard and do the </w:t>
      </w:r>
      <w:r w:rsidR="00111C6F">
        <w:t>same,</w:t>
      </w:r>
      <w:r>
        <w:t xml:space="preserve"> then you will rotate the minor axis.</w:t>
      </w:r>
    </w:p>
    <w:p w14:paraId="6416645C" w14:textId="77777777" w:rsidR="00895483" w:rsidRDefault="00895483" w:rsidP="00895483">
      <w:pPr>
        <w:pStyle w:val="Rubrik5"/>
      </w:pPr>
      <w:r>
        <w:t>Create preview image</w:t>
      </w:r>
    </w:p>
    <w:p w14:paraId="4A151741" w14:textId="77777777" w:rsidR="00895483" w:rsidRDefault="00895483" w:rsidP="00895483">
      <w:r>
        <w:rPr>
          <w:noProof/>
        </w:rPr>
        <w:drawing>
          <wp:inline distT="0" distB="0" distL="0" distR="0" wp14:anchorId="7806A262" wp14:editId="319080F7">
            <wp:extent cx="428625" cy="419100"/>
            <wp:effectExtent l="0" t="0" r="9525" b="0"/>
            <wp:docPr id="8"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6"/>
                    <a:stretch>
                      <a:fillRect/>
                    </a:stretch>
                  </pic:blipFill>
                  <pic:spPr>
                    <a:xfrm>
                      <a:off x="0" y="0"/>
                      <a:ext cx="428625" cy="419100"/>
                    </a:xfrm>
                    <a:prstGeom prst="rect">
                      <a:avLst/>
                    </a:prstGeom>
                  </pic:spPr>
                </pic:pic>
              </a:graphicData>
            </a:graphic>
          </wp:inline>
        </w:drawing>
      </w:r>
    </w:p>
    <w:p w14:paraId="2629FFCB" w14:textId="77777777" w:rsidR="00895483" w:rsidRDefault="00895483" w:rsidP="00895483">
      <w:r>
        <w:t>If you click on this button, the actual view will be used as pre-view in the machine setting.</w:t>
      </w:r>
    </w:p>
    <w:p w14:paraId="3446C6CB" w14:textId="77777777" w:rsidR="00895483" w:rsidRDefault="00895483" w:rsidP="00895483">
      <w:pPr>
        <w:pStyle w:val="Rubrik5"/>
      </w:pPr>
      <w:r>
        <w:t>Change color</w:t>
      </w:r>
    </w:p>
    <w:p w14:paraId="1A452E7E" w14:textId="77777777" w:rsidR="00895483" w:rsidRDefault="00895483" w:rsidP="00895483">
      <w:r>
        <w:rPr>
          <w:noProof/>
        </w:rPr>
        <w:drawing>
          <wp:inline distT="0" distB="0" distL="0" distR="0" wp14:anchorId="0FB044D9" wp14:editId="784DE663">
            <wp:extent cx="466725" cy="447675"/>
            <wp:effectExtent l="0" t="0" r="9525" b="9525"/>
            <wp:docPr id="9" name="Bildobjek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7"/>
                    <a:stretch>
                      <a:fillRect/>
                    </a:stretch>
                  </pic:blipFill>
                  <pic:spPr>
                    <a:xfrm>
                      <a:off x="0" y="0"/>
                      <a:ext cx="466725" cy="447675"/>
                    </a:xfrm>
                    <a:prstGeom prst="rect">
                      <a:avLst/>
                    </a:prstGeom>
                  </pic:spPr>
                </pic:pic>
              </a:graphicData>
            </a:graphic>
          </wp:inline>
        </w:drawing>
      </w:r>
    </w:p>
    <w:p w14:paraId="6B155BF5" w14:textId="77777777" w:rsidR="00895483" w:rsidRDefault="00895483" w:rsidP="00895483">
      <w:r>
        <w:t>Use this if you want to change color on some details on the simulation model.</w:t>
      </w:r>
    </w:p>
    <w:p w14:paraId="2D75AB15" w14:textId="77777777" w:rsidR="00895483" w:rsidRDefault="00895483" w:rsidP="00895483">
      <w:r>
        <w:rPr>
          <w:noProof/>
        </w:rPr>
        <w:lastRenderedPageBreak/>
        <w:drawing>
          <wp:inline distT="0" distB="0" distL="0" distR="0" wp14:anchorId="5F8C4E96" wp14:editId="24AFBC9E">
            <wp:extent cx="3584448" cy="3502152"/>
            <wp:effectExtent l="0" t="0" r="0" b="3175"/>
            <wp:docPr id="11"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8"/>
                    <a:stretch>
                      <a:fillRect/>
                    </a:stretch>
                  </pic:blipFill>
                  <pic:spPr>
                    <a:xfrm>
                      <a:off x="0" y="0"/>
                      <a:ext cx="3584448" cy="3502152"/>
                    </a:xfrm>
                    <a:prstGeom prst="rect">
                      <a:avLst/>
                    </a:prstGeom>
                  </pic:spPr>
                </pic:pic>
              </a:graphicData>
            </a:graphic>
          </wp:inline>
        </w:drawing>
      </w:r>
    </w:p>
    <w:p w14:paraId="16311FD2" w14:textId="77777777" w:rsidR="00895483" w:rsidRDefault="00895483" w:rsidP="00895483">
      <w:r>
        <w:t>Click on the detail on the model then select wanted color.</w:t>
      </w:r>
    </w:p>
    <w:p w14:paraId="759E70EF" w14:textId="77777777" w:rsidR="00895483" w:rsidRDefault="00895483" w:rsidP="00895483">
      <w:pPr>
        <w:pStyle w:val="Rubrik4"/>
      </w:pPr>
      <w:r>
        <w:t>Save changes</w:t>
      </w:r>
    </w:p>
    <w:p w14:paraId="5A5F8320" w14:textId="77777777" w:rsidR="00895483" w:rsidRDefault="00895483" w:rsidP="00895483">
      <w:r>
        <w:rPr>
          <w:noProof/>
        </w:rPr>
        <w:drawing>
          <wp:inline distT="0" distB="0" distL="0" distR="0" wp14:anchorId="04E3B100" wp14:editId="2E09F7EF">
            <wp:extent cx="438150" cy="476250"/>
            <wp:effectExtent l="0" t="0" r="0" b="0"/>
            <wp:docPr id="72910149" name="Bildobjekt 72910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9"/>
                    <a:stretch>
                      <a:fillRect/>
                    </a:stretch>
                  </pic:blipFill>
                  <pic:spPr>
                    <a:xfrm>
                      <a:off x="0" y="0"/>
                      <a:ext cx="438150" cy="476250"/>
                    </a:xfrm>
                    <a:prstGeom prst="rect">
                      <a:avLst/>
                    </a:prstGeom>
                  </pic:spPr>
                </pic:pic>
              </a:graphicData>
            </a:graphic>
          </wp:inline>
        </w:drawing>
      </w:r>
    </w:p>
    <w:p w14:paraId="1D3637AC" w14:textId="77777777" w:rsidR="00895483" w:rsidRDefault="00895483" w:rsidP="00895483">
      <w:r>
        <w:t>This will save the color into the model. The new colors will be used in the 3D-simulation.</w:t>
      </w:r>
    </w:p>
    <w:p w14:paraId="44027B2E" w14:textId="77777777" w:rsidR="00895483" w:rsidRDefault="00895483" w:rsidP="00895483">
      <w:pPr>
        <w:pStyle w:val="Rubrik4"/>
      </w:pPr>
      <w:r>
        <w:t>Reset rotations</w:t>
      </w:r>
    </w:p>
    <w:p w14:paraId="2E3C684E" w14:textId="77777777" w:rsidR="00895483" w:rsidRDefault="00895483" w:rsidP="00895483">
      <w:r>
        <w:rPr>
          <w:noProof/>
        </w:rPr>
        <w:drawing>
          <wp:inline distT="0" distB="0" distL="0" distR="0" wp14:anchorId="4F7968BC" wp14:editId="7FB3D720">
            <wp:extent cx="438150" cy="476250"/>
            <wp:effectExtent l="0" t="0" r="0" b="0"/>
            <wp:docPr id="13" name="Bildobjek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0"/>
                    <a:stretch>
                      <a:fillRect/>
                    </a:stretch>
                  </pic:blipFill>
                  <pic:spPr>
                    <a:xfrm>
                      <a:off x="0" y="0"/>
                      <a:ext cx="438150" cy="476250"/>
                    </a:xfrm>
                    <a:prstGeom prst="rect">
                      <a:avLst/>
                    </a:prstGeom>
                  </pic:spPr>
                </pic:pic>
              </a:graphicData>
            </a:graphic>
          </wp:inline>
        </w:drawing>
      </w:r>
    </w:p>
    <w:p w14:paraId="5E7A54F2" w14:textId="77777777" w:rsidR="00895483" w:rsidRDefault="00895483" w:rsidP="00895483">
      <w:r>
        <w:t>This button will reset the rotations of Major and Minor axis to zero.</w:t>
      </w:r>
    </w:p>
    <w:p w14:paraId="1619B53D" w14:textId="77777777" w:rsidR="00895483" w:rsidRDefault="00895483" w:rsidP="00895483">
      <w:pPr>
        <w:pStyle w:val="Rubrik4"/>
      </w:pPr>
      <w:r>
        <w:t>Rotations</w:t>
      </w:r>
    </w:p>
    <w:p w14:paraId="734A9928" w14:textId="77777777" w:rsidR="00895483" w:rsidRDefault="00895483" w:rsidP="00895483">
      <w:r>
        <w:rPr>
          <w:noProof/>
        </w:rPr>
        <w:drawing>
          <wp:inline distT="0" distB="0" distL="0" distR="0" wp14:anchorId="3150D6DE" wp14:editId="054FE063">
            <wp:extent cx="2362200" cy="466725"/>
            <wp:effectExtent l="0" t="0" r="0" b="9525"/>
            <wp:docPr id="14" name="Bildobjek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1"/>
                    <a:stretch>
                      <a:fillRect/>
                    </a:stretch>
                  </pic:blipFill>
                  <pic:spPr>
                    <a:xfrm>
                      <a:off x="0" y="0"/>
                      <a:ext cx="2362200" cy="466725"/>
                    </a:xfrm>
                    <a:prstGeom prst="rect">
                      <a:avLst/>
                    </a:prstGeom>
                  </pic:spPr>
                </pic:pic>
              </a:graphicData>
            </a:graphic>
          </wp:inline>
        </w:drawing>
      </w:r>
    </w:p>
    <w:p w14:paraId="0FE295FC" w14:textId="77777777" w:rsidR="00895483" w:rsidRDefault="00895483" w:rsidP="00895483">
      <w:r>
        <w:t>The wheels can be used to rotate Major and Minor axis. Tilt is the actual cutting angle in 3D from the XY plan.</w:t>
      </w:r>
    </w:p>
    <w:p w14:paraId="2C9C9D9C" w14:textId="77777777" w:rsidR="00871647" w:rsidRPr="00D90E4F" w:rsidRDefault="00871647" w:rsidP="00B00EC8">
      <w:pPr>
        <w:pStyle w:val="Liststycke"/>
        <w:spacing w:line="276" w:lineRule="auto"/>
        <w:ind w:left="0"/>
        <w:contextualSpacing/>
      </w:pPr>
    </w:p>
    <w:p w14:paraId="11084C9A" w14:textId="7B57886C" w:rsidR="00CD7B97" w:rsidRDefault="00706FFA" w:rsidP="00706FFA">
      <w:pPr>
        <w:pStyle w:val="Rubrik2"/>
      </w:pPr>
      <w:bookmarkStart w:id="1365" w:name="_Toc129003052"/>
      <w:bookmarkStart w:id="1366" w:name="_Toc229474965"/>
      <w:r>
        <w:lastRenderedPageBreak/>
        <w:t xml:space="preserve">Rotation </w:t>
      </w:r>
      <w:r w:rsidR="0032111F">
        <w:t>axis</w:t>
      </w:r>
      <w:bookmarkStart w:id="1367" w:name="Cam2d2MachineSixAxis"/>
      <w:bookmarkEnd w:id="1365"/>
      <w:bookmarkEnd w:id="1366"/>
      <w:bookmarkEnd w:id="1367"/>
    </w:p>
    <w:p w14:paraId="4E98A5DF" w14:textId="6B70792C" w:rsidR="0032111F" w:rsidRDefault="00DD5205" w:rsidP="0032111F">
      <w:pPr>
        <w:keepNext/>
      </w:pPr>
      <w:r>
        <w:rPr>
          <w:noProof/>
        </w:rPr>
        <w:drawing>
          <wp:inline distT="0" distB="0" distL="0" distR="0" wp14:anchorId="54E57B6E" wp14:editId="02BCFAEA">
            <wp:extent cx="4019550" cy="3676650"/>
            <wp:effectExtent l="0" t="0" r="0" b="0"/>
            <wp:docPr id="48383" name="Bildobjekt 48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2"/>
                    <a:stretch>
                      <a:fillRect/>
                    </a:stretch>
                  </pic:blipFill>
                  <pic:spPr>
                    <a:xfrm>
                      <a:off x="0" y="0"/>
                      <a:ext cx="4019550" cy="3676650"/>
                    </a:xfrm>
                    <a:prstGeom prst="rect">
                      <a:avLst/>
                    </a:prstGeom>
                  </pic:spPr>
                </pic:pic>
              </a:graphicData>
            </a:graphic>
          </wp:inline>
        </w:drawing>
      </w:r>
    </w:p>
    <w:p w14:paraId="54093336" w14:textId="5AD1840D" w:rsidR="00706FFA" w:rsidRPr="00706FFA" w:rsidRDefault="0032111F" w:rsidP="0032111F">
      <w:pPr>
        <w:pStyle w:val="Beskrivning"/>
      </w:pPr>
      <w:r>
        <w:t xml:space="preserve">Picture </w:t>
      </w:r>
      <w:r>
        <w:fldChar w:fldCharType="begin"/>
      </w:r>
      <w:r>
        <w:instrText xml:space="preserve"> SEQ Picture \* ARABIC </w:instrText>
      </w:r>
      <w:r>
        <w:fldChar w:fldCharType="separate"/>
      </w:r>
      <w:r w:rsidR="00EB6DA4">
        <w:rPr>
          <w:noProof/>
        </w:rPr>
        <w:t>456</w:t>
      </w:r>
      <w:r>
        <w:fldChar w:fldCharType="end"/>
      </w:r>
    </w:p>
    <w:p w14:paraId="382464E1" w14:textId="5C2963F7" w:rsidR="00706FFA" w:rsidRDefault="0032111F" w:rsidP="00706FFA">
      <w:r>
        <w:t>Activate the checkbox if you have a rotation axis installed on the machine, and if you have this option available in IGEMS.</w:t>
      </w:r>
    </w:p>
    <w:p w14:paraId="3AECE0C9" w14:textId="748FCF75" w:rsidR="00ED2B36" w:rsidRDefault="00ED2B36" w:rsidP="00ED2B36">
      <w:pPr>
        <w:pStyle w:val="Rubrik4"/>
      </w:pPr>
      <w:r>
        <w:t>Orientation</w:t>
      </w:r>
    </w:p>
    <w:p w14:paraId="5C6364F7" w14:textId="5308E667" w:rsidR="0032111F" w:rsidRDefault="0032111F" w:rsidP="00706FFA">
      <w:r>
        <w:t>The orientation of the equipment can be controlled by clicking in the picture or from the dropdown list.</w:t>
      </w:r>
    </w:p>
    <w:p w14:paraId="0A61B526" w14:textId="6D3D4AEA" w:rsidR="00ED2B36" w:rsidRDefault="00726F4A" w:rsidP="00ED2B36">
      <w:pPr>
        <w:keepNext/>
      </w:pPr>
      <w:r w:rsidRPr="00726F4A">
        <w:rPr>
          <w:noProof/>
        </w:rPr>
        <w:drawing>
          <wp:inline distT="0" distB="0" distL="0" distR="0" wp14:anchorId="21FCF6E0" wp14:editId="0097BA3C">
            <wp:extent cx="1981477" cy="2257740"/>
            <wp:effectExtent l="0" t="0" r="0" b="0"/>
            <wp:docPr id="37" name="Bildobjekt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3"/>
                    <a:stretch>
                      <a:fillRect/>
                    </a:stretch>
                  </pic:blipFill>
                  <pic:spPr>
                    <a:xfrm>
                      <a:off x="0" y="0"/>
                      <a:ext cx="1981477" cy="2257740"/>
                    </a:xfrm>
                    <a:prstGeom prst="rect">
                      <a:avLst/>
                    </a:prstGeom>
                  </pic:spPr>
                </pic:pic>
              </a:graphicData>
            </a:graphic>
          </wp:inline>
        </w:drawing>
      </w:r>
    </w:p>
    <w:p w14:paraId="177BE6B2" w14:textId="1D271BA7" w:rsidR="0032111F" w:rsidRDefault="00ED2B36" w:rsidP="00ED2B36">
      <w:pPr>
        <w:pStyle w:val="Beskrivning"/>
      </w:pPr>
      <w:r>
        <w:t xml:space="preserve">Picture </w:t>
      </w:r>
      <w:r>
        <w:fldChar w:fldCharType="begin"/>
      </w:r>
      <w:r>
        <w:instrText xml:space="preserve"> SEQ Picture \* ARABIC </w:instrText>
      </w:r>
      <w:r>
        <w:fldChar w:fldCharType="separate"/>
      </w:r>
      <w:r w:rsidR="00EB6DA4">
        <w:rPr>
          <w:noProof/>
        </w:rPr>
        <w:t>457</w:t>
      </w:r>
      <w:r>
        <w:fldChar w:fldCharType="end"/>
      </w:r>
    </w:p>
    <w:p w14:paraId="27449D9F" w14:textId="693E217E" w:rsidR="00ED2B36" w:rsidRDefault="00ED2B36" w:rsidP="00706FFA">
      <w:r>
        <w:t>It is possible to rotate the part in IGEMS afterwards, but t</w:t>
      </w:r>
      <w:r w:rsidR="00586DCB">
        <w:t>h</w:t>
      </w:r>
      <w:r>
        <w:t>is will give wrong calculation. The rotation of the axis must set up in this way.</w:t>
      </w:r>
    </w:p>
    <w:p w14:paraId="0F97C654" w14:textId="5FB10C52" w:rsidR="00D4363C" w:rsidRDefault="00D4363C" w:rsidP="00D4363C">
      <w:pPr>
        <w:pStyle w:val="Rubrik4"/>
      </w:pPr>
      <w:r>
        <w:t>Reverse rotation</w:t>
      </w:r>
    </w:p>
    <w:p w14:paraId="5A5DF1D0" w14:textId="77777777" w:rsidR="00142DF8" w:rsidRDefault="00D4363C" w:rsidP="00142DF8">
      <w:pPr>
        <w:keepNext/>
      </w:pPr>
      <w:r w:rsidRPr="00D4363C">
        <w:rPr>
          <w:noProof/>
        </w:rPr>
        <w:drawing>
          <wp:inline distT="0" distB="0" distL="0" distR="0" wp14:anchorId="322A2AB1" wp14:editId="16B49C00">
            <wp:extent cx="2172003" cy="285790"/>
            <wp:effectExtent l="0" t="0" r="0" b="0"/>
            <wp:docPr id="48373" name="Bildobjekt 48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4"/>
                    <a:stretch>
                      <a:fillRect/>
                    </a:stretch>
                  </pic:blipFill>
                  <pic:spPr>
                    <a:xfrm>
                      <a:off x="0" y="0"/>
                      <a:ext cx="2172003" cy="285790"/>
                    </a:xfrm>
                    <a:prstGeom prst="rect">
                      <a:avLst/>
                    </a:prstGeom>
                  </pic:spPr>
                </pic:pic>
              </a:graphicData>
            </a:graphic>
          </wp:inline>
        </w:drawing>
      </w:r>
    </w:p>
    <w:p w14:paraId="26328DDE" w14:textId="50E97675" w:rsidR="00D4363C" w:rsidRDefault="00142DF8" w:rsidP="00142DF8">
      <w:pPr>
        <w:pStyle w:val="Beskrivning"/>
      </w:pPr>
      <w:r>
        <w:t xml:space="preserve">Picture </w:t>
      </w:r>
      <w:r>
        <w:fldChar w:fldCharType="begin"/>
      </w:r>
      <w:r>
        <w:instrText xml:space="preserve"> SEQ Picture \* ARABIC </w:instrText>
      </w:r>
      <w:r>
        <w:fldChar w:fldCharType="separate"/>
      </w:r>
      <w:r w:rsidR="00EB6DA4">
        <w:rPr>
          <w:noProof/>
        </w:rPr>
        <w:t>458</w:t>
      </w:r>
      <w:r>
        <w:fldChar w:fldCharType="end"/>
      </w:r>
    </w:p>
    <w:p w14:paraId="2E9EA074" w14:textId="6D6F8995" w:rsidR="00D4363C" w:rsidRDefault="00D4363C" w:rsidP="00D4363C">
      <w:r>
        <w:t xml:space="preserve">Check this </w:t>
      </w:r>
      <w:r w:rsidR="00142DF8">
        <w:t>if the Rotation axis should rotate in opposite direction.</w:t>
      </w:r>
    </w:p>
    <w:p w14:paraId="529E9E56" w14:textId="074C21A4" w:rsidR="00142DF8" w:rsidRDefault="00142DF8" w:rsidP="00142DF8">
      <w:pPr>
        <w:pStyle w:val="Rubrik4"/>
      </w:pPr>
      <w:r>
        <w:t>Singularity limit</w:t>
      </w:r>
    </w:p>
    <w:p w14:paraId="5FBE837A" w14:textId="77777777" w:rsidR="007F4E3D" w:rsidRDefault="007F4E3D" w:rsidP="007F4E3D">
      <w:pPr>
        <w:keepNext/>
      </w:pPr>
      <w:r w:rsidRPr="009461A3">
        <w:rPr>
          <w:b/>
          <w:bCs/>
          <w:noProof/>
        </w:rPr>
        <w:drawing>
          <wp:inline distT="0" distB="0" distL="0" distR="0" wp14:anchorId="2B3904C7" wp14:editId="4578FF8A">
            <wp:extent cx="1857634" cy="400106"/>
            <wp:effectExtent l="0" t="0" r="0" b="0"/>
            <wp:docPr id="48377" name="Bildobjekt 4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0"/>
                    <a:stretch>
                      <a:fillRect/>
                    </a:stretch>
                  </pic:blipFill>
                  <pic:spPr>
                    <a:xfrm>
                      <a:off x="0" y="0"/>
                      <a:ext cx="1857634" cy="400106"/>
                    </a:xfrm>
                    <a:prstGeom prst="rect">
                      <a:avLst/>
                    </a:prstGeom>
                  </pic:spPr>
                </pic:pic>
              </a:graphicData>
            </a:graphic>
          </wp:inline>
        </w:drawing>
      </w:r>
    </w:p>
    <w:p w14:paraId="2AC128D7" w14:textId="71CB2431" w:rsidR="007F4E3D" w:rsidRPr="004F58F8" w:rsidRDefault="007F4E3D" w:rsidP="007F4E3D">
      <w:pPr>
        <w:pStyle w:val="Beskrivning"/>
        <w:rPr>
          <w:b w:val="0"/>
          <w:bCs w:val="0"/>
        </w:rPr>
      </w:pPr>
      <w:r>
        <w:t xml:space="preserve">Picture </w:t>
      </w:r>
      <w:r>
        <w:fldChar w:fldCharType="begin"/>
      </w:r>
      <w:r>
        <w:instrText xml:space="preserve"> SEQ Picture \* ARABIC </w:instrText>
      </w:r>
      <w:r>
        <w:fldChar w:fldCharType="separate"/>
      </w:r>
      <w:r w:rsidR="00EB6DA4">
        <w:rPr>
          <w:noProof/>
        </w:rPr>
        <w:t>459</w:t>
      </w:r>
      <w:r>
        <w:fldChar w:fldCharType="end"/>
      </w:r>
    </w:p>
    <w:p w14:paraId="4F487EE5" w14:textId="0255D40D" w:rsidR="007F4E3D" w:rsidRDefault="007F4E3D" w:rsidP="007F4E3D">
      <w:r>
        <w:t xml:space="preserve">The singularity problem occurs when the cutting direction is equal with the major rotation axis and the minor axis is also vertical. When this happens, you can rotate the major axis in any direction, it will not affect cutting angle. If you tilt the jet only very little (example 0.0001 degree) in any direction it can cause the </w:t>
      </w:r>
      <w:r>
        <w:lastRenderedPageBreak/>
        <w:t>major axis to spin around. IGEMS will try to generate a CNC file that avoid the major axis to spin around if cutting angle are smaller than the "Singularity limit" value. There is a similar value for general 5-axis</w:t>
      </w:r>
      <w:r w:rsidR="001D669E">
        <w:t xml:space="preserve"> cutting but we have found that’s it's useful to have a special value when using rotation axis.</w:t>
      </w:r>
    </w:p>
    <w:p w14:paraId="0EB3427C" w14:textId="18172838" w:rsidR="00142DF8" w:rsidRDefault="001D669E" w:rsidP="001D669E">
      <w:pPr>
        <w:pStyle w:val="Rubrik4"/>
      </w:pPr>
      <w:r>
        <w:t>Manual rotation</w:t>
      </w:r>
    </w:p>
    <w:p w14:paraId="05D81C16" w14:textId="77777777" w:rsidR="001D669E" w:rsidRDefault="001D669E" w:rsidP="001D669E">
      <w:pPr>
        <w:keepNext/>
      </w:pPr>
      <w:r w:rsidRPr="001D669E">
        <w:rPr>
          <w:noProof/>
        </w:rPr>
        <w:drawing>
          <wp:inline distT="0" distB="0" distL="0" distR="0" wp14:anchorId="3875E744" wp14:editId="1E35DD58">
            <wp:extent cx="1648055" cy="238158"/>
            <wp:effectExtent l="0" t="0" r="9525" b="9525"/>
            <wp:docPr id="48380" name="Bildobjekt 48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5"/>
                    <a:stretch>
                      <a:fillRect/>
                    </a:stretch>
                  </pic:blipFill>
                  <pic:spPr>
                    <a:xfrm>
                      <a:off x="0" y="0"/>
                      <a:ext cx="1648055" cy="238158"/>
                    </a:xfrm>
                    <a:prstGeom prst="rect">
                      <a:avLst/>
                    </a:prstGeom>
                  </pic:spPr>
                </pic:pic>
              </a:graphicData>
            </a:graphic>
          </wp:inline>
        </w:drawing>
      </w:r>
    </w:p>
    <w:p w14:paraId="4B6EA9A2" w14:textId="5BFBF12D" w:rsidR="001D669E" w:rsidRDefault="001D669E" w:rsidP="001D669E">
      <w:pPr>
        <w:pStyle w:val="Beskrivning"/>
      </w:pPr>
      <w:r>
        <w:t xml:space="preserve">Picture </w:t>
      </w:r>
      <w:r>
        <w:fldChar w:fldCharType="begin"/>
      </w:r>
      <w:r>
        <w:instrText xml:space="preserve"> SEQ Picture \* ARABIC </w:instrText>
      </w:r>
      <w:r>
        <w:fldChar w:fldCharType="separate"/>
      </w:r>
      <w:r w:rsidR="00EB6DA4">
        <w:rPr>
          <w:noProof/>
        </w:rPr>
        <w:t>460</w:t>
      </w:r>
      <w:r>
        <w:fldChar w:fldCharType="end"/>
      </w:r>
    </w:p>
    <w:p w14:paraId="4B54F9BD" w14:textId="5C45D10C" w:rsidR="001D669E" w:rsidRDefault="001D669E" w:rsidP="001D669E">
      <w:r>
        <w:t xml:space="preserve">If the machine </w:t>
      </w:r>
      <w:r w:rsidR="0043085C">
        <w:t>doesn't</w:t>
      </w:r>
      <w:r>
        <w:t xml:space="preserve"> have a rotation axis and </w:t>
      </w:r>
      <w:r w:rsidR="0043085C">
        <w:t>you want to cut a part on several sides then you can activate manual rotation. The postprocessor should be programmed to generate a stop and give a message for the machine operator to rotate the part.</w:t>
      </w:r>
    </w:p>
    <w:p w14:paraId="7D71A601" w14:textId="4C3A43FA" w:rsidR="00DD5205" w:rsidRDefault="00DD5205" w:rsidP="00DD5205">
      <w:pPr>
        <w:pStyle w:val="Rubrik4"/>
      </w:pPr>
      <w:r>
        <w:t>No speed optimization</w:t>
      </w:r>
    </w:p>
    <w:p w14:paraId="3BCE5B51" w14:textId="77777777" w:rsidR="00DD5205" w:rsidRDefault="00DD5205" w:rsidP="00DD5205">
      <w:pPr>
        <w:keepNext/>
      </w:pPr>
      <w:r w:rsidRPr="00DD5205">
        <w:rPr>
          <w:noProof/>
        </w:rPr>
        <w:drawing>
          <wp:inline distT="0" distB="0" distL="0" distR="0" wp14:anchorId="72B1E778" wp14:editId="2E09D09E">
            <wp:extent cx="1676634" cy="238158"/>
            <wp:effectExtent l="0" t="0" r="0" b="9525"/>
            <wp:docPr id="18688" name="Bildobjekt 1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6"/>
                    <a:stretch>
                      <a:fillRect/>
                    </a:stretch>
                  </pic:blipFill>
                  <pic:spPr>
                    <a:xfrm>
                      <a:off x="0" y="0"/>
                      <a:ext cx="1676634" cy="238158"/>
                    </a:xfrm>
                    <a:prstGeom prst="rect">
                      <a:avLst/>
                    </a:prstGeom>
                  </pic:spPr>
                </pic:pic>
              </a:graphicData>
            </a:graphic>
          </wp:inline>
        </w:drawing>
      </w:r>
    </w:p>
    <w:p w14:paraId="3068BD8F" w14:textId="4A23E9BE" w:rsidR="00DD5205" w:rsidRDefault="00DD5205" w:rsidP="00DD5205">
      <w:pPr>
        <w:pStyle w:val="Beskrivning"/>
      </w:pPr>
      <w:r>
        <w:t xml:space="preserve">Picture </w:t>
      </w:r>
      <w:r>
        <w:fldChar w:fldCharType="begin"/>
      </w:r>
      <w:r>
        <w:instrText xml:space="preserve"> SEQ Picture \* ARABIC </w:instrText>
      </w:r>
      <w:r>
        <w:fldChar w:fldCharType="separate"/>
      </w:r>
      <w:r w:rsidR="00EB6DA4">
        <w:rPr>
          <w:noProof/>
        </w:rPr>
        <w:t>461</w:t>
      </w:r>
      <w:r>
        <w:fldChar w:fldCharType="end"/>
      </w:r>
    </w:p>
    <w:p w14:paraId="6FFA5FB3" w14:textId="1CB8FF10" w:rsidR="00DD5205" w:rsidRDefault="00DD5205" w:rsidP="001D669E">
      <w:r>
        <w:t xml:space="preserve">Normally when IGEMS generate a cutting toolpath we are slowing down in sharp </w:t>
      </w:r>
      <w:r w:rsidR="008A615A">
        <w:t xml:space="preserve">corners. </w:t>
      </w:r>
      <w:r>
        <w:t xml:space="preserve">When cutting in tubes there is always a problem that the jet will damage the surface on opposite side. It will be damage more if the movement speed is slowing </w:t>
      </w:r>
      <w:r w:rsidR="008A615A">
        <w:t>down</w:t>
      </w:r>
      <w:r>
        <w:t>. By activate this</w:t>
      </w:r>
      <w:r w:rsidR="008A615A">
        <w:t xml:space="preserve"> checkbox </w:t>
      </w:r>
      <w:r>
        <w:t xml:space="preserve">the </w:t>
      </w:r>
      <w:r w:rsidR="008A615A">
        <w:t xml:space="preserve">whole </w:t>
      </w:r>
      <w:r>
        <w:t>geometry will be cut with high speed for actual material and thickness.</w:t>
      </w:r>
    </w:p>
    <w:p w14:paraId="130DE305" w14:textId="7B936E12" w:rsidR="001D669E" w:rsidRPr="001D669E" w:rsidRDefault="0032111F" w:rsidP="00DD5205">
      <w:pPr>
        <w:pStyle w:val="Rubrik4"/>
      </w:pPr>
      <w:r>
        <w:t>Position</w:t>
      </w:r>
    </w:p>
    <w:p w14:paraId="7155DF1B" w14:textId="77777777" w:rsidR="00AA1FEB" w:rsidRDefault="00960AE0" w:rsidP="00AA1FEB">
      <w:pPr>
        <w:keepNext/>
      </w:pPr>
      <w:r>
        <w:rPr>
          <w:noProof/>
        </w:rPr>
        <w:drawing>
          <wp:inline distT="0" distB="0" distL="0" distR="0" wp14:anchorId="68FFC50E" wp14:editId="71CF00B7">
            <wp:extent cx="2912400" cy="1692000"/>
            <wp:effectExtent l="0" t="0" r="2540" b="3810"/>
            <wp:docPr id="48369" name="Bildobjekt 48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7"/>
                    <a:stretch>
                      <a:fillRect/>
                    </a:stretch>
                  </pic:blipFill>
                  <pic:spPr>
                    <a:xfrm>
                      <a:off x="0" y="0"/>
                      <a:ext cx="2912400" cy="1692000"/>
                    </a:xfrm>
                    <a:prstGeom prst="rect">
                      <a:avLst/>
                    </a:prstGeom>
                  </pic:spPr>
                </pic:pic>
              </a:graphicData>
            </a:graphic>
          </wp:inline>
        </w:drawing>
      </w:r>
    </w:p>
    <w:p w14:paraId="3767AE83" w14:textId="3AEE90BE" w:rsidR="0032111F" w:rsidRDefault="00AA1FEB" w:rsidP="00AA1FEB">
      <w:pPr>
        <w:pStyle w:val="Beskrivning"/>
      </w:pPr>
      <w:r>
        <w:t xml:space="preserve">Picture </w:t>
      </w:r>
      <w:r>
        <w:fldChar w:fldCharType="begin"/>
      </w:r>
      <w:r>
        <w:instrText xml:space="preserve"> SEQ Picture \* ARABIC </w:instrText>
      </w:r>
      <w:r>
        <w:fldChar w:fldCharType="separate"/>
      </w:r>
      <w:r w:rsidR="00EB6DA4">
        <w:rPr>
          <w:noProof/>
        </w:rPr>
        <w:t>462</w:t>
      </w:r>
      <w:r>
        <w:fldChar w:fldCharType="end"/>
      </w:r>
    </w:p>
    <w:p w14:paraId="53B140DF" w14:textId="3EDE42F7" w:rsidR="00294995" w:rsidRDefault="00294995" w:rsidP="00706FFA">
      <w:r>
        <w:t>The X and Y value will be used as the position from IGEMS world coordinate system.</w:t>
      </w:r>
    </w:p>
    <w:p w14:paraId="6FBBD146" w14:textId="59694234" w:rsidR="00294995" w:rsidRDefault="00960AE0" w:rsidP="00706FFA">
      <w:r>
        <w:t xml:space="preserve">The Z value should be the distance from the top of the table </w:t>
      </w:r>
      <w:r w:rsidR="00AA1FEB">
        <w:t>(</w:t>
      </w:r>
      <w:r>
        <w:t>Z=0</w:t>
      </w:r>
      <w:r w:rsidR="00AA1FEB">
        <w:t>) to the rotation axis center.</w:t>
      </w:r>
    </w:p>
    <w:p w14:paraId="6AE5C6BD" w14:textId="77777777" w:rsidR="00AA1FEB" w:rsidRDefault="00960AE0" w:rsidP="00AA1FEB">
      <w:pPr>
        <w:keepNext/>
      </w:pPr>
      <w:r>
        <w:rPr>
          <w:noProof/>
        </w:rPr>
        <w:drawing>
          <wp:inline distT="0" distB="0" distL="0" distR="0" wp14:anchorId="6C5BE29A" wp14:editId="45C9C7A7">
            <wp:extent cx="3078000" cy="1584000"/>
            <wp:effectExtent l="0" t="0" r="8255" b="0"/>
            <wp:docPr id="48370" name="Bildobjekt 48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8"/>
                    <a:stretch>
                      <a:fillRect/>
                    </a:stretch>
                  </pic:blipFill>
                  <pic:spPr>
                    <a:xfrm>
                      <a:off x="0" y="0"/>
                      <a:ext cx="3078000" cy="1584000"/>
                    </a:xfrm>
                    <a:prstGeom prst="rect">
                      <a:avLst/>
                    </a:prstGeom>
                  </pic:spPr>
                </pic:pic>
              </a:graphicData>
            </a:graphic>
          </wp:inline>
        </w:drawing>
      </w:r>
    </w:p>
    <w:p w14:paraId="766B55E5" w14:textId="19DCF559" w:rsidR="00960AE0" w:rsidRDefault="00AA1FEB" w:rsidP="00AA1FEB">
      <w:pPr>
        <w:pStyle w:val="Beskrivning"/>
      </w:pPr>
      <w:r>
        <w:t xml:space="preserve">Picture </w:t>
      </w:r>
      <w:r>
        <w:fldChar w:fldCharType="begin"/>
      </w:r>
      <w:r>
        <w:instrText xml:space="preserve"> SEQ Picture \* ARABIC </w:instrText>
      </w:r>
      <w:r>
        <w:fldChar w:fldCharType="separate"/>
      </w:r>
      <w:r w:rsidR="00EB6DA4">
        <w:rPr>
          <w:noProof/>
        </w:rPr>
        <w:t>463</w:t>
      </w:r>
      <w:r>
        <w:fldChar w:fldCharType="end"/>
      </w:r>
    </w:p>
    <w:p w14:paraId="38935A54" w14:textId="343B4CE1" w:rsidR="00AA1FEB" w:rsidRDefault="00AA1FEB" w:rsidP="00AA1FEB">
      <w:r>
        <w:t xml:space="preserve">When you cut a job in the machine, you do never need to modify the </w:t>
      </w:r>
      <w:r w:rsidR="00586DCB">
        <w:t>Z-</w:t>
      </w:r>
      <w:r>
        <w:t xml:space="preserve">zero point. </w:t>
      </w:r>
      <w:r w:rsidR="00586DCB">
        <w:t xml:space="preserve">By using this </w:t>
      </w:r>
      <w:r w:rsidR="00616588">
        <w:t>method,</w:t>
      </w:r>
      <w:r w:rsidR="00586DCB">
        <w:t xml:space="preserve"> the Z-axis position will be handled automatically no matter of the cutting profile.</w:t>
      </w:r>
    </w:p>
    <w:p w14:paraId="7E98B16B" w14:textId="4FD925F4" w:rsidR="00726F4A" w:rsidRDefault="00726F4A" w:rsidP="00726F4A">
      <w:pPr>
        <w:keepNext/>
      </w:pPr>
    </w:p>
    <w:p w14:paraId="7708F2FC" w14:textId="02EEAF74" w:rsidR="00AA1FEB" w:rsidRDefault="00616588" w:rsidP="00AA1FEB">
      <w:pPr>
        <w:pStyle w:val="Rubrik4"/>
      </w:pPr>
      <w:r>
        <w:t>Z-axis control</w:t>
      </w:r>
    </w:p>
    <w:p w14:paraId="5915CDC4" w14:textId="77777777" w:rsidR="00323380" w:rsidRDefault="00323380" w:rsidP="00616588">
      <w:r>
        <w:t>It is possible to use a height sensor on simple jobs, where the Z-coordinate is the same for all toolpaths.</w:t>
      </w:r>
    </w:p>
    <w:p w14:paraId="14FA255B" w14:textId="77777777" w:rsidR="00323380" w:rsidRDefault="00323380" w:rsidP="00323380">
      <w:pPr>
        <w:keepNext/>
      </w:pPr>
      <w:r>
        <w:rPr>
          <w:noProof/>
        </w:rPr>
        <w:lastRenderedPageBreak/>
        <w:drawing>
          <wp:inline distT="0" distB="0" distL="0" distR="0" wp14:anchorId="6E05450E" wp14:editId="2FD00B91">
            <wp:extent cx="2638800" cy="2307600"/>
            <wp:effectExtent l="0" t="0" r="9525" b="0"/>
            <wp:docPr id="34" name="Bildobjekt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9"/>
                    <a:stretch>
                      <a:fillRect/>
                    </a:stretch>
                  </pic:blipFill>
                  <pic:spPr>
                    <a:xfrm>
                      <a:off x="0" y="0"/>
                      <a:ext cx="2638800" cy="2307600"/>
                    </a:xfrm>
                    <a:prstGeom prst="rect">
                      <a:avLst/>
                    </a:prstGeom>
                  </pic:spPr>
                </pic:pic>
              </a:graphicData>
            </a:graphic>
          </wp:inline>
        </w:drawing>
      </w:r>
    </w:p>
    <w:p w14:paraId="5B77C0A4" w14:textId="1CC9887C" w:rsidR="00323380" w:rsidRDefault="00323380" w:rsidP="00323380">
      <w:pPr>
        <w:pStyle w:val="Beskrivning"/>
      </w:pPr>
      <w:bookmarkStart w:id="1368" w:name="_Ref115697680"/>
      <w:r>
        <w:t xml:space="preserve">Picture </w:t>
      </w:r>
      <w:r>
        <w:fldChar w:fldCharType="begin"/>
      </w:r>
      <w:r>
        <w:instrText xml:space="preserve"> SEQ Picture \* ARABIC </w:instrText>
      </w:r>
      <w:r>
        <w:fldChar w:fldCharType="separate"/>
      </w:r>
      <w:r w:rsidR="00EB6DA4">
        <w:rPr>
          <w:noProof/>
        </w:rPr>
        <w:t>464</w:t>
      </w:r>
      <w:r>
        <w:fldChar w:fldCharType="end"/>
      </w:r>
      <w:bookmarkEnd w:id="1368"/>
    </w:p>
    <w:p w14:paraId="1D1370CF" w14:textId="5AE4BFA9" w:rsidR="00323380" w:rsidRDefault="00323380" w:rsidP="00616588">
      <w:r>
        <w:t>On</w:t>
      </w:r>
      <w:r w:rsidR="00726F4A">
        <w:t xml:space="preserve"> the alternative A on</w:t>
      </w:r>
      <w:r>
        <w:t xml:space="preserve"> </w:t>
      </w:r>
      <w:r w:rsidR="00726F4A">
        <w:fldChar w:fldCharType="begin"/>
      </w:r>
      <w:r w:rsidR="00726F4A">
        <w:instrText xml:space="preserve"> REF _Ref115697680 </w:instrText>
      </w:r>
      <w:r w:rsidR="00726F4A">
        <w:fldChar w:fldCharType="separate"/>
      </w:r>
      <w:r w:rsidR="00EB6DA4">
        <w:t xml:space="preserve">Picture </w:t>
      </w:r>
      <w:r w:rsidR="00EB6DA4">
        <w:rPr>
          <w:noProof/>
        </w:rPr>
        <w:t>464</w:t>
      </w:r>
      <w:r w:rsidR="00726F4A">
        <w:fldChar w:fldCharType="end"/>
      </w:r>
      <w:r w:rsidR="00726F4A">
        <w:t xml:space="preserve"> the tube is not rotated during the cutting. The jet is moving in X and Y </w:t>
      </w:r>
      <w:r w:rsidR="00F538BD">
        <w:t>but</w:t>
      </w:r>
      <w:r w:rsidR="00726F4A">
        <w:t xml:space="preserve"> the Z-position is the same. On alternative B the jet is moved along the tube direction </w:t>
      </w:r>
      <w:r w:rsidR="007F1782">
        <w:t>and the tubes is rotated</w:t>
      </w:r>
      <w:r w:rsidR="00F538BD">
        <w:t xml:space="preserve"> also here the Z-position is the same</w:t>
      </w:r>
      <w:r w:rsidR="007F1782">
        <w:t>. This kind of cut can be done using a height sensor.</w:t>
      </w:r>
    </w:p>
    <w:p w14:paraId="0D2BBEA2" w14:textId="77777777" w:rsidR="007F1782" w:rsidRDefault="007F1782" w:rsidP="007F1782">
      <w:pPr>
        <w:keepNext/>
      </w:pPr>
      <w:r>
        <w:rPr>
          <w:noProof/>
        </w:rPr>
        <w:drawing>
          <wp:inline distT="0" distB="0" distL="0" distR="0" wp14:anchorId="086A00CD" wp14:editId="4FBEBA58">
            <wp:extent cx="4896000" cy="2365200"/>
            <wp:effectExtent l="0" t="0" r="0" b="0"/>
            <wp:docPr id="38" name="Bildobjekt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0"/>
                    <a:stretch>
                      <a:fillRect/>
                    </a:stretch>
                  </pic:blipFill>
                  <pic:spPr>
                    <a:xfrm>
                      <a:off x="0" y="0"/>
                      <a:ext cx="4896000" cy="2365200"/>
                    </a:xfrm>
                    <a:prstGeom prst="rect">
                      <a:avLst/>
                    </a:prstGeom>
                  </pic:spPr>
                </pic:pic>
              </a:graphicData>
            </a:graphic>
          </wp:inline>
        </w:drawing>
      </w:r>
    </w:p>
    <w:p w14:paraId="5BF4BA7E" w14:textId="28EFBF81" w:rsidR="007F1782" w:rsidRDefault="007F1782" w:rsidP="007F1782">
      <w:pPr>
        <w:pStyle w:val="Beskrivning"/>
      </w:pPr>
      <w:r>
        <w:t xml:space="preserve">Picture </w:t>
      </w:r>
      <w:r>
        <w:fldChar w:fldCharType="begin"/>
      </w:r>
      <w:r>
        <w:instrText xml:space="preserve"> SEQ Picture \* ARABIC </w:instrText>
      </w:r>
      <w:r>
        <w:fldChar w:fldCharType="separate"/>
      </w:r>
      <w:r w:rsidR="00EB6DA4">
        <w:rPr>
          <w:noProof/>
        </w:rPr>
        <w:t>465</w:t>
      </w:r>
      <w:r>
        <w:fldChar w:fldCharType="end"/>
      </w:r>
    </w:p>
    <w:p w14:paraId="625D630C" w14:textId="1552E1F9" w:rsidR="00323380" w:rsidRDefault="007F1782" w:rsidP="00616588">
      <w:r>
        <w:t>On all alternative</w:t>
      </w:r>
      <w:r w:rsidR="00F538BD">
        <w:t>s</w:t>
      </w:r>
      <w:r>
        <w:t xml:space="preserve"> on </w:t>
      </w:r>
      <w:r>
        <w:fldChar w:fldCharType="begin"/>
      </w:r>
      <w:r>
        <w:instrText xml:space="preserve"> REF _Ref115698511 </w:instrText>
      </w:r>
      <w:r>
        <w:fldChar w:fldCharType="separate"/>
      </w:r>
      <w:r w:rsidR="00EB6DA4" w:rsidRPr="00D90E4F">
        <w:t xml:space="preserve">Picture </w:t>
      </w:r>
      <w:r w:rsidR="00EB6DA4">
        <w:rPr>
          <w:noProof/>
        </w:rPr>
        <w:t>466</w:t>
      </w:r>
      <w:r>
        <w:fldChar w:fldCharType="end"/>
      </w:r>
      <w:r>
        <w:t xml:space="preserve"> it is not possible to use a height sensor. The Z-axis zero must be </w:t>
      </w:r>
      <w:r w:rsidR="00F538BD">
        <w:t>in</w:t>
      </w:r>
      <w:r>
        <w:t xml:space="preserve"> the center of rotation vector on the rotation axis.</w:t>
      </w:r>
    </w:p>
    <w:p w14:paraId="066F6BDB" w14:textId="77777777" w:rsidR="00781547" w:rsidRPr="00D90E4F" w:rsidRDefault="005A2186" w:rsidP="005A2186">
      <w:pPr>
        <w:pStyle w:val="Rubrik2"/>
      </w:pPr>
      <w:bookmarkStart w:id="1369" w:name="_Toc335637025"/>
      <w:bookmarkStart w:id="1370" w:name="_Toc129003053"/>
      <w:bookmarkStart w:id="1371" w:name="Cam2d2MachineCuttingEquipment"/>
      <w:bookmarkStart w:id="1372" w:name="_Toc229474966"/>
      <w:r w:rsidRPr="00D90E4F">
        <w:t>Cutting equipment</w:t>
      </w:r>
      <w:bookmarkEnd w:id="1369"/>
      <w:bookmarkEnd w:id="1370"/>
      <w:bookmarkEnd w:id="1372"/>
      <w:r w:rsidR="000E4DCF" w:rsidRPr="00D90E4F">
        <w:t xml:space="preserve"> </w:t>
      </w:r>
    </w:p>
    <w:bookmarkEnd w:id="1371"/>
    <w:p w14:paraId="7B89595B" w14:textId="77777777" w:rsidR="005A2186" w:rsidRPr="00D90E4F" w:rsidRDefault="009378B9" w:rsidP="005A2186">
      <w:pPr>
        <w:keepNext/>
      </w:pPr>
      <w:r w:rsidRPr="00D90E4F">
        <w:rPr>
          <w:noProof/>
        </w:rPr>
        <w:drawing>
          <wp:inline distT="0" distB="0" distL="0" distR="0" wp14:anchorId="5AC67C3F" wp14:editId="0B9973CD">
            <wp:extent cx="2955290" cy="2223770"/>
            <wp:effectExtent l="19050" t="0" r="0" b="0"/>
            <wp:docPr id="18956" name="Bild 18956" descr="Image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56" descr="Image223"/>
                    <pic:cNvPicPr>
                      <a:picLocks noChangeAspect="1" noChangeArrowheads="1"/>
                    </pic:cNvPicPr>
                  </pic:nvPicPr>
                  <pic:blipFill>
                    <a:blip r:embed="rId1411" cstate="print"/>
                    <a:srcRect/>
                    <a:stretch>
                      <a:fillRect/>
                    </a:stretch>
                  </pic:blipFill>
                  <pic:spPr bwMode="auto">
                    <a:xfrm>
                      <a:off x="0" y="0"/>
                      <a:ext cx="2955290" cy="2223770"/>
                    </a:xfrm>
                    <a:prstGeom prst="rect">
                      <a:avLst/>
                    </a:prstGeom>
                    <a:noFill/>
                    <a:ln w="9525">
                      <a:noFill/>
                      <a:miter lim="800000"/>
                      <a:headEnd/>
                      <a:tailEnd/>
                    </a:ln>
                  </pic:spPr>
                </pic:pic>
              </a:graphicData>
            </a:graphic>
          </wp:inline>
        </w:drawing>
      </w:r>
    </w:p>
    <w:p w14:paraId="5F35E15E" w14:textId="49071EF4" w:rsidR="005A2186" w:rsidRPr="00D90E4F" w:rsidRDefault="005A2186" w:rsidP="005A2186">
      <w:pPr>
        <w:pStyle w:val="Beskrivning"/>
      </w:pPr>
      <w:bookmarkStart w:id="1373" w:name="_Ref115698511"/>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466</w:t>
      </w:r>
      <w:r w:rsidR="00BE0559" w:rsidRPr="00D90E4F">
        <w:rPr>
          <w:noProof/>
        </w:rPr>
        <w:fldChar w:fldCharType="end"/>
      </w:r>
      <w:bookmarkEnd w:id="1373"/>
    </w:p>
    <w:p w14:paraId="3113CB8F" w14:textId="77777777" w:rsidR="00781547" w:rsidRPr="00D90E4F" w:rsidRDefault="005A2186" w:rsidP="00925772">
      <w:r w:rsidRPr="00D90E4F">
        <w:t xml:space="preserve">IGEMS </w:t>
      </w:r>
      <w:r w:rsidR="00151468" w:rsidRPr="00D90E4F">
        <w:t>is</w:t>
      </w:r>
      <w:r w:rsidRPr="00D90E4F">
        <w:t xml:space="preserve"> designed for Abrasive waterjet but also support</w:t>
      </w:r>
      <w:r w:rsidR="00151468" w:rsidRPr="00D90E4F">
        <w:t>s</w:t>
      </w:r>
      <w:r w:rsidRPr="00D90E4F">
        <w:t xml:space="preserve"> other kind</w:t>
      </w:r>
      <w:r w:rsidR="00151468" w:rsidRPr="00D90E4F">
        <w:t>s</w:t>
      </w:r>
      <w:r w:rsidRPr="00D90E4F">
        <w:t xml:space="preserve"> of cutting machines.</w:t>
      </w:r>
    </w:p>
    <w:p w14:paraId="5F7502D1" w14:textId="77777777" w:rsidR="005A2186" w:rsidRPr="00D90E4F" w:rsidRDefault="005A2186" w:rsidP="00925772">
      <w:r w:rsidRPr="00D90E4F">
        <w:t>Select what machine type the machine should be set up for.</w:t>
      </w:r>
    </w:p>
    <w:p w14:paraId="26F9EBE9" w14:textId="77777777" w:rsidR="005A2186" w:rsidRPr="00D90E4F" w:rsidRDefault="0017722A" w:rsidP="000E4DCF">
      <w:pPr>
        <w:pStyle w:val="Rubrik3"/>
      </w:pPr>
      <w:bookmarkStart w:id="1374" w:name="_Toc129003054"/>
      <w:r w:rsidRPr="00D90E4F">
        <w:lastRenderedPageBreak/>
        <w:t>Abrasive waterjet</w:t>
      </w:r>
      <w:bookmarkEnd w:id="1374"/>
    </w:p>
    <w:p w14:paraId="5CDC1745" w14:textId="77777777" w:rsidR="001B755E" w:rsidRPr="00D90E4F" w:rsidRDefault="009378B9" w:rsidP="001B755E">
      <w:pPr>
        <w:keepNext/>
      </w:pPr>
      <w:r w:rsidRPr="00D90E4F">
        <w:rPr>
          <w:noProof/>
        </w:rPr>
        <w:drawing>
          <wp:inline distT="0" distB="0" distL="0" distR="0" wp14:anchorId="18FC3D11" wp14:editId="1FBF747E">
            <wp:extent cx="2450465" cy="2479675"/>
            <wp:effectExtent l="38100" t="19050" r="26035" b="15875"/>
            <wp:docPr id="18957" name="Bild 18957" descr="Image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57" descr="Image222"/>
                    <pic:cNvPicPr>
                      <a:picLocks noChangeAspect="1" noChangeArrowheads="1"/>
                    </pic:cNvPicPr>
                  </pic:nvPicPr>
                  <pic:blipFill>
                    <a:blip r:embed="rId1412" cstate="print"/>
                    <a:srcRect/>
                    <a:stretch>
                      <a:fillRect/>
                    </a:stretch>
                  </pic:blipFill>
                  <pic:spPr bwMode="auto">
                    <a:xfrm>
                      <a:off x="0" y="0"/>
                      <a:ext cx="2450465" cy="2479675"/>
                    </a:xfrm>
                    <a:prstGeom prst="rect">
                      <a:avLst/>
                    </a:prstGeom>
                    <a:noFill/>
                    <a:ln w="6350">
                      <a:solidFill>
                        <a:srgbClr val="000000"/>
                      </a:solidFill>
                      <a:miter lim="800000"/>
                      <a:headEnd/>
                      <a:tailEnd/>
                    </a:ln>
                    <a:effectLst/>
                  </pic:spPr>
                </pic:pic>
              </a:graphicData>
            </a:graphic>
          </wp:inline>
        </w:drawing>
      </w:r>
    </w:p>
    <w:p w14:paraId="027592CE" w14:textId="36B2B63F" w:rsidR="001B755E" w:rsidRPr="00D90E4F" w:rsidRDefault="001B755E" w:rsidP="001B755E">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467</w:t>
      </w:r>
      <w:r w:rsidR="00BE0559" w:rsidRPr="00D90E4F">
        <w:rPr>
          <w:noProof/>
        </w:rPr>
        <w:fldChar w:fldCharType="end"/>
      </w:r>
    </w:p>
    <w:p w14:paraId="738D890D" w14:textId="77777777" w:rsidR="001B755E" w:rsidRPr="00D90E4F" w:rsidRDefault="001B755E" w:rsidP="002D3E07">
      <w:pPr>
        <w:pStyle w:val="Rubrik5"/>
      </w:pPr>
      <w:r w:rsidRPr="00D90E4F">
        <w:t>General machine speed factor</w:t>
      </w:r>
    </w:p>
    <w:p w14:paraId="17CFBBFA" w14:textId="77777777" w:rsidR="00151468" w:rsidRPr="00D90E4F" w:rsidRDefault="001B755E" w:rsidP="001B755E">
      <w:r w:rsidRPr="00D90E4F">
        <w:t xml:space="preserve">If </w:t>
      </w:r>
      <w:r w:rsidR="007828CF" w:rsidRPr="00D90E4F">
        <w:t>it seems</w:t>
      </w:r>
      <w:r w:rsidRPr="00D90E4F">
        <w:t xml:space="preserve"> that all cutting values in the material setting are to</w:t>
      </w:r>
      <w:r w:rsidR="007828CF" w:rsidRPr="00D90E4F">
        <w:t>o</w:t>
      </w:r>
      <w:r w:rsidRPr="00D90E4F">
        <w:t xml:space="preserve"> low or too high </w:t>
      </w:r>
      <w:r w:rsidR="007828CF" w:rsidRPr="00D90E4F">
        <w:t>t</w:t>
      </w:r>
      <w:r w:rsidRPr="00D90E4F">
        <w:t xml:space="preserve">hen </w:t>
      </w:r>
      <w:r w:rsidR="00A835CC" w:rsidRPr="00D90E4F">
        <w:t xml:space="preserve">change them globally by </w:t>
      </w:r>
      <w:r w:rsidRPr="00D90E4F">
        <w:t>chang</w:t>
      </w:r>
      <w:r w:rsidR="007828CF" w:rsidRPr="00D90E4F">
        <w:t>ing</w:t>
      </w:r>
      <w:r w:rsidRPr="00D90E4F">
        <w:t xml:space="preserve"> the </w:t>
      </w:r>
      <w:r w:rsidR="00151468" w:rsidRPr="00D90E4F">
        <w:t>"G</w:t>
      </w:r>
      <w:r w:rsidRPr="00D90E4F">
        <w:t xml:space="preserve">eneral machine </w:t>
      </w:r>
      <w:r w:rsidR="00A835CC" w:rsidRPr="00D90E4F">
        <w:t xml:space="preserve">speed </w:t>
      </w:r>
      <w:r w:rsidRPr="00D90E4F">
        <w:t>factor</w:t>
      </w:r>
      <w:r w:rsidR="00151468" w:rsidRPr="00D90E4F">
        <w:t>"</w:t>
      </w:r>
      <w:r w:rsidRPr="00D90E4F">
        <w:t>.</w:t>
      </w:r>
    </w:p>
    <w:p w14:paraId="176B20CB" w14:textId="77777777" w:rsidR="001B755E" w:rsidRPr="00D90E4F" w:rsidRDefault="00A835CC" w:rsidP="001B755E">
      <w:r w:rsidRPr="00D90E4F">
        <w:t>The example below shows High speed and L</w:t>
      </w:r>
      <w:r w:rsidR="00DC4CCE" w:rsidRPr="00D90E4F">
        <w:t>ow speed for Stainless steel</w:t>
      </w:r>
      <w:r w:rsidRPr="00D90E4F">
        <w:t xml:space="preserve"> 12mm</w:t>
      </w:r>
      <w:r w:rsidR="00DC4CCE" w:rsidRPr="00D90E4F">
        <w:t>.</w:t>
      </w:r>
    </w:p>
    <w:p w14:paraId="03D5BD5A" w14:textId="77777777" w:rsidR="00DC4CCE" w:rsidRPr="00D90E4F" w:rsidRDefault="009378B9" w:rsidP="00DC4CCE">
      <w:pPr>
        <w:keepNext/>
      </w:pPr>
      <w:r w:rsidRPr="00D90E4F">
        <w:rPr>
          <w:noProof/>
        </w:rPr>
        <w:drawing>
          <wp:inline distT="0" distB="0" distL="0" distR="0" wp14:anchorId="0EE4CBE9" wp14:editId="7A6F5DB7">
            <wp:extent cx="2618740" cy="424180"/>
            <wp:effectExtent l="19050" t="19050" r="10160" b="13970"/>
            <wp:docPr id="18951" name="Bild 18951" descr="Image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51" descr="Image211"/>
                    <pic:cNvPicPr>
                      <a:picLocks noChangeAspect="1" noChangeArrowheads="1"/>
                    </pic:cNvPicPr>
                  </pic:nvPicPr>
                  <pic:blipFill>
                    <a:blip r:embed="rId1413" cstate="print"/>
                    <a:srcRect/>
                    <a:stretch>
                      <a:fillRect/>
                    </a:stretch>
                  </pic:blipFill>
                  <pic:spPr bwMode="auto">
                    <a:xfrm>
                      <a:off x="0" y="0"/>
                      <a:ext cx="2618740" cy="424180"/>
                    </a:xfrm>
                    <a:prstGeom prst="rect">
                      <a:avLst/>
                    </a:prstGeom>
                    <a:noFill/>
                    <a:ln w="6350">
                      <a:solidFill>
                        <a:srgbClr val="000000"/>
                      </a:solidFill>
                      <a:miter lim="800000"/>
                      <a:headEnd/>
                      <a:tailEnd/>
                    </a:ln>
                    <a:effectLst/>
                  </pic:spPr>
                </pic:pic>
              </a:graphicData>
            </a:graphic>
          </wp:inline>
        </w:drawing>
      </w:r>
    </w:p>
    <w:p w14:paraId="39CDE29D" w14:textId="404488E5" w:rsidR="001B755E" w:rsidRPr="00D90E4F" w:rsidRDefault="00DC4CCE" w:rsidP="00DC4CCE">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468</w:t>
      </w:r>
      <w:r w:rsidR="00BE0559" w:rsidRPr="00D90E4F">
        <w:rPr>
          <w:noProof/>
        </w:rPr>
        <w:fldChar w:fldCharType="end"/>
      </w:r>
    </w:p>
    <w:p w14:paraId="2A7B6E5D" w14:textId="77777777" w:rsidR="00A835CC" w:rsidRPr="00D90E4F" w:rsidRDefault="009B465E" w:rsidP="00A835CC">
      <w:r w:rsidRPr="00D90E4F">
        <w:t xml:space="preserve">When </w:t>
      </w:r>
      <w:r w:rsidR="00A835CC" w:rsidRPr="00D90E4F">
        <w:t>the "General machine speed factor"</w:t>
      </w:r>
      <w:r w:rsidRPr="00D90E4F">
        <w:t xml:space="preserve"> is changed</w:t>
      </w:r>
      <w:r w:rsidR="00A835CC" w:rsidRPr="00D90E4F">
        <w:t xml:space="preserve"> to 1.20 the speed will be increased by 20%.</w:t>
      </w:r>
    </w:p>
    <w:p w14:paraId="5C45AAA5" w14:textId="77777777" w:rsidR="00A835CC" w:rsidRPr="00D90E4F" w:rsidRDefault="009378B9" w:rsidP="00A835CC">
      <w:pPr>
        <w:keepNext/>
      </w:pPr>
      <w:r w:rsidRPr="00D90E4F">
        <w:rPr>
          <w:noProof/>
        </w:rPr>
        <w:drawing>
          <wp:inline distT="0" distB="0" distL="0" distR="0" wp14:anchorId="1D6B3EE7" wp14:editId="3658DC7D">
            <wp:extent cx="2501900" cy="160655"/>
            <wp:effectExtent l="19050" t="19050" r="12700" b="10795"/>
            <wp:docPr id="18952" name="Bild 18952" descr="Image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52" descr="Image212"/>
                    <pic:cNvPicPr>
                      <a:picLocks noChangeAspect="1" noChangeArrowheads="1"/>
                    </pic:cNvPicPr>
                  </pic:nvPicPr>
                  <pic:blipFill>
                    <a:blip r:embed="rId1414" cstate="print"/>
                    <a:srcRect/>
                    <a:stretch>
                      <a:fillRect/>
                    </a:stretch>
                  </pic:blipFill>
                  <pic:spPr bwMode="auto">
                    <a:xfrm>
                      <a:off x="0" y="0"/>
                      <a:ext cx="2501900" cy="160655"/>
                    </a:xfrm>
                    <a:prstGeom prst="rect">
                      <a:avLst/>
                    </a:prstGeom>
                    <a:noFill/>
                    <a:ln w="6350">
                      <a:solidFill>
                        <a:srgbClr val="000000"/>
                      </a:solidFill>
                      <a:miter lim="800000"/>
                      <a:headEnd/>
                      <a:tailEnd/>
                    </a:ln>
                    <a:effectLst/>
                  </pic:spPr>
                </pic:pic>
              </a:graphicData>
            </a:graphic>
          </wp:inline>
        </w:drawing>
      </w:r>
    </w:p>
    <w:p w14:paraId="77B05301" w14:textId="7469640B" w:rsidR="00A835CC" w:rsidRPr="00D90E4F" w:rsidRDefault="00A835CC" w:rsidP="00A835C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469</w:t>
      </w:r>
      <w:r w:rsidR="00BE0559" w:rsidRPr="00D90E4F">
        <w:rPr>
          <w:noProof/>
        </w:rPr>
        <w:fldChar w:fldCharType="end"/>
      </w:r>
    </w:p>
    <w:p w14:paraId="426D501D" w14:textId="77777777" w:rsidR="00A835CC" w:rsidRPr="00D90E4F" w:rsidRDefault="00A835CC" w:rsidP="00A835CC">
      <w:r w:rsidRPr="00D90E4F">
        <w:t>The values below are for the same material and cutting parameters.</w:t>
      </w:r>
    </w:p>
    <w:p w14:paraId="76A74106" w14:textId="77777777" w:rsidR="00A835CC" w:rsidRPr="00D90E4F" w:rsidRDefault="009378B9" w:rsidP="00A835CC">
      <w:pPr>
        <w:keepNext/>
      </w:pPr>
      <w:r w:rsidRPr="00D90E4F">
        <w:rPr>
          <w:noProof/>
        </w:rPr>
        <w:drawing>
          <wp:inline distT="0" distB="0" distL="0" distR="0" wp14:anchorId="0A0F8693" wp14:editId="10AA5CBE">
            <wp:extent cx="2589530" cy="438785"/>
            <wp:effectExtent l="19050" t="19050" r="20320" b="18415"/>
            <wp:docPr id="18953" name="Bild 18953" descr="Image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53" descr="Image213"/>
                    <pic:cNvPicPr>
                      <a:picLocks noChangeAspect="1" noChangeArrowheads="1"/>
                    </pic:cNvPicPr>
                  </pic:nvPicPr>
                  <pic:blipFill>
                    <a:blip r:embed="rId1415" cstate="print"/>
                    <a:srcRect/>
                    <a:stretch>
                      <a:fillRect/>
                    </a:stretch>
                  </pic:blipFill>
                  <pic:spPr bwMode="auto">
                    <a:xfrm>
                      <a:off x="0" y="0"/>
                      <a:ext cx="2589530" cy="438785"/>
                    </a:xfrm>
                    <a:prstGeom prst="rect">
                      <a:avLst/>
                    </a:prstGeom>
                    <a:noFill/>
                    <a:ln w="6350">
                      <a:solidFill>
                        <a:srgbClr val="000000"/>
                      </a:solidFill>
                      <a:miter lim="800000"/>
                      <a:headEnd/>
                      <a:tailEnd/>
                    </a:ln>
                    <a:effectLst/>
                  </pic:spPr>
                </pic:pic>
              </a:graphicData>
            </a:graphic>
          </wp:inline>
        </w:drawing>
      </w:r>
    </w:p>
    <w:p w14:paraId="097670E1" w14:textId="0D744D71" w:rsidR="00A835CC" w:rsidRPr="00D90E4F" w:rsidRDefault="00A835CC" w:rsidP="00A835C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470</w:t>
      </w:r>
      <w:r w:rsidR="00BE0559" w:rsidRPr="00D90E4F">
        <w:rPr>
          <w:noProof/>
        </w:rPr>
        <w:fldChar w:fldCharType="end"/>
      </w:r>
    </w:p>
    <w:p w14:paraId="1FD51838" w14:textId="77777777" w:rsidR="00A835CC" w:rsidRPr="00D90E4F" w:rsidRDefault="00F416D5" w:rsidP="00F416D5">
      <w:pPr>
        <w:pStyle w:val="Frga"/>
      </w:pPr>
      <w:r w:rsidRPr="00D90E4F">
        <w:t xml:space="preserve">Why can't </w:t>
      </w:r>
      <w:r w:rsidR="00151468" w:rsidRPr="00D90E4F">
        <w:t xml:space="preserve">they </w:t>
      </w:r>
      <w:r w:rsidRPr="00D90E4F">
        <w:t>all use the same speed factor?</w:t>
      </w:r>
    </w:p>
    <w:p w14:paraId="4D0EE3D3" w14:textId="77777777" w:rsidR="00F416D5" w:rsidRPr="00D90E4F" w:rsidRDefault="00F416D5" w:rsidP="00F416D5">
      <w:pPr>
        <w:pStyle w:val="Answer"/>
      </w:pPr>
      <w:r w:rsidRPr="00D90E4F">
        <w:t xml:space="preserve">There </w:t>
      </w:r>
      <w:r w:rsidR="00151468" w:rsidRPr="00D90E4F">
        <w:t>are</w:t>
      </w:r>
      <w:r w:rsidRPr="00D90E4F">
        <w:t xml:space="preserve"> many manufacture</w:t>
      </w:r>
      <w:r w:rsidR="00151468" w:rsidRPr="00D90E4F">
        <w:t>r</w:t>
      </w:r>
      <w:r w:rsidRPr="00D90E4F">
        <w:t>s of cutti</w:t>
      </w:r>
      <w:r w:rsidR="00151468" w:rsidRPr="00D90E4F">
        <w:t>ng equipment on the market and there i</w:t>
      </w:r>
      <w:r w:rsidRPr="00D90E4F">
        <w:t>s a big difference in qualities.</w:t>
      </w:r>
    </w:p>
    <w:p w14:paraId="4F46FA6E" w14:textId="77777777" w:rsidR="00F416D5" w:rsidRPr="00D90E4F" w:rsidRDefault="00F416D5" w:rsidP="000E4DCF">
      <w:pPr>
        <w:pStyle w:val="Rubrik3"/>
      </w:pPr>
      <w:bookmarkStart w:id="1375" w:name="_Toc129003055"/>
      <w:r w:rsidRPr="00D90E4F">
        <w:t xml:space="preserve">Pump </w:t>
      </w:r>
      <w:r w:rsidR="00F20F59" w:rsidRPr="00D90E4F">
        <w:t xml:space="preserve">and pressure </w:t>
      </w:r>
      <w:r w:rsidRPr="00D90E4F">
        <w:t>settings</w:t>
      </w:r>
      <w:bookmarkEnd w:id="1375"/>
    </w:p>
    <w:p w14:paraId="71023390" w14:textId="77777777" w:rsidR="00F416D5" w:rsidRPr="00D90E4F" w:rsidRDefault="009378B9" w:rsidP="00F416D5">
      <w:pPr>
        <w:keepNext/>
      </w:pPr>
      <w:r w:rsidRPr="00D90E4F">
        <w:rPr>
          <w:noProof/>
        </w:rPr>
        <w:drawing>
          <wp:inline distT="0" distB="0" distL="0" distR="0" wp14:anchorId="72B4A65C" wp14:editId="175F0040">
            <wp:extent cx="2465070" cy="1448435"/>
            <wp:effectExtent l="19050" t="19050" r="11430" b="18415"/>
            <wp:docPr id="18954" name="Bild 18954" descr="Image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54" descr="Image216"/>
                    <pic:cNvPicPr>
                      <a:picLocks noChangeAspect="1" noChangeArrowheads="1"/>
                    </pic:cNvPicPr>
                  </pic:nvPicPr>
                  <pic:blipFill>
                    <a:blip r:embed="rId1416" cstate="print"/>
                    <a:srcRect/>
                    <a:stretch>
                      <a:fillRect/>
                    </a:stretch>
                  </pic:blipFill>
                  <pic:spPr bwMode="auto">
                    <a:xfrm>
                      <a:off x="0" y="0"/>
                      <a:ext cx="2465070" cy="1448435"/>
                    </a:xfrm>
                    <a:prstGeom prst="rect">
                      <a:avLst/>
                    </a:prstGeom>
                    <a:noFill/>
                    <a:ln w="6350">
                      <a:solidFill>
                        <a:srgbClr val="000000"/>
                      </a:solidFill>
                      <a:miter lim="800000"/>
                      <a:headEnd/>
                      <a:tailEnd/>
                    </a:ln>
                    <a:effectLst/>
                  </pic:spPr>
                </pic:pic>
              </a:graphicData>
            </a:graphic>
          </wp:inline>
        </w:drawing>
      </w:r>
    </w:p>
    <w:p w14:paraId="7C8100D6" w14:textId="7CDC69C9" w:rsidR="00F416D5" w:rsidRPr="00D90E4F" w:rsidRDefault="00F416D5" w:rsidP="00F416D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471</w:t>
      </w:r>
      <w:r w:rsidR="00BE0559" w:rsidRPr="00D90E4F">
        <w:rPr>
          <w:noProof/>
        </w:rPr>
        <w:fldChar w:fldCharType="end"/>
      </w:r>
    </w:p>
    <w:p w14:paraId="7C0A16BD" w14:textId="77777777" w:rsidR="00F20F59" w:rsidRPr="00D90E4F" w:rsidRDefault="00F20F59" w:rsidP="002D3E07">
      <w:pPr>
        <w:pStyle w:val="Rubrik5"/>
      </w:pPr>
      <w:r w:rsidRPr="00D90E4F">
        <w:t>Pump on/off controlled from CNC-file</w:t>
      </w:r>
    </w:p>
    <w:p w14:paraId="2A173A63" w14:textId="77777777" w:rsidR="00F20F59" w:rsidRPr="00D90E4F" w:rsidRDefault="00151468" w:rsidP="00F20F59">
      <w:r w:rsidRPr="00D90E4F">
        <w:t>Check this option i</w:t>
      </w:r>
      <w:r w:rsidR="00F20F59" w:rsidRPr="00D90E4F">
        <w:t xml:space="preserve">f the system can turn on or off the pump from the CNC file. </w:t>
      </w:r>
      <w:r w:rsidR="00F7271F" w:rsidRPr="00D90E4F">
        <w:t>I</w:t>
      </w:r>
      <w:r w:rsidRPr="00D90E4F">
        <w:t>t is</w:t>
      </w:r>
      <w:r w:rsidR="00F20F59" w:rsidRPr="00D90E4F">
        <w:t xml:space="preserve"> possible to control </w:t>
      </w:r>
      <w:r w:rsidRPr="00D90E4F">
        <w:t xml:space="preserve">whether or not this should </w:t>
      </w:r>
      <w:r w:rsidR="00F20F59" w:rsidRPr="00D90E4F">
        <w:t>done</w:t>
      </w:r>
      <w:r w:rsidR="00F7271F" w:rsidRPr="00D90E4F">
        <w:t xml:space="preserve"> in the "strategy</w:t>
      </w:r>
      <w:r w:rsidR="00F20F59" w:rsidRPr="00D90E4F">
        <w:t>.</w:t>
      </w:r>
    </w:p>
    <w:p w14:paraId="5827A6D4" w14:textId="77777777" w:rsidR="00F20F59" w:rsidRPr="00D90E4F" w:rsidRDefault="00F20F59" w:rsidP="002D3E07">
      <w:pPr>
        <w:pStyle w:val="Rubrik5"/>
      </w:pPr>
      <w:r w:rsidRPr="00D90E4F">
        <w:t>Pressure handled manually</w:t>
      </w:r>
    </w:p>
    <w:p w14:paraId="0437FC12" w14:textId="77777777" w:rsidR="00F20F59" w:rsidRPr="00D90E4F" w:rsidRDefault="00F20F59" w:rsidP="00F20F59">
      <w:r w:rsidRPr="00D90E4F">
        <w:t>If the system can</w:t>
      </w:r>
      <w:r w:rsidR="00F7271F" w:rsidRPr="00D90E4F">
        <w:t>no</w:t>
      </w:r>
      <w:r w:rsidRPr="00D90E4F">
        <w:t>t change the pressure then the machine will stop and the operator can change pressure manually.</w:t>
      </w:r>
    </w:p>
    <w:p w14:paraId="72CDE4F9" w14:textId="77777777" w:rsidR="00F20F59" w:rsidRPr="00D90E4F" w:rsidRDefault="00F20F59" w:rsidP="002D3E07">
      <w:pPr>
        <w:pStyle w:val="Rubrik5"/>
      </w:pPr>
      <w:r w:rsidRPr="00D90E4F">
        <w:t>High and Low pressure control</w:t>
      </w:r>
    </w:p>
    <w:p w14:paraId="5FD62BA0" w14:textId="77777777" w:rsidR="00F20F59" w:rsidRPr="00D90E4F" w:rsidRDefault="00F20F59" w:rsidP="00F20F59">
      <w:r w:rsidRPr="00D90E4F">
        <w:t>Many systems have two levels of pressure</w:t>
      </w:r>
      <w:r w:rsidR="00F7271F" w:rsidRPr="00D90E4F">
        <w:t xml:space="preserve"> -</w:t>
      </w:r>
      <w:r w:rsidRPr="00D90E4F">
        <w:t xml:space="preserve"> High and Low. </w:t>
      </w:r>
      <w:r w:rsidR="00F7271F" w:rsidRPr="00D90E4F">
        <w:t>Check this option i</w:t>
      </w:r>
      <w:r w:rsidRPr="00D90E4F">
        <w:t>f the system can switch between th</w:t>
      </w:r>
      <w:r w:rsidR="00F7271F" w:rsidRPr="00D90E4F">
        <w:t>ese</w:t>
      </w:r>
      <w:r w:rsidRPr="00D90E4F">
        <w:t xml:space="preserve"> two by using M-codes.</w:t>
      </w:r>
    </w:p>
    <w:p w14:paraId="36548D0A" w14:textId="77777777" w:rsidR="00F20F59" w:rsidRPr="00D90E4F" w:rsidRDefault="00F20F59" w:rsidP="002D3E07">
      <w:pPr>
        <w:pStyle w:val="Rubrik5"/>
      </w:pPr>
      <w:r w:rsidRPr="00D90E4F">
        <w:lastRenderedPageBreak/>
        <w:t>Variable pressure</w:t>
      </w:r>
    </w:p>
    <w:p w14:paraId="64B39265" w14:textId="77777777" w:rsidR="00F7271F" w:rsidRPr="00D90E4F" w:rsidRDefault="00F7271F" w:rsidP="00F20F59">
      <w:r w:rsidRPr="00D90E4F">
        <w:t>Select this option i</w:t>
      </w:r>
      <w:r w:rsidR="00F20F59" w:rsidRPr="00D90E4F">
        <w:t xml:space="preserve">f the system can handle the pressure </w:t>
      </w:r>
      <w:r w:rsidR="00516789" w:rsidRPr="00D90E4F">
        <w:t>steeples.</w:t>
      </w:r>
    </w:p>
    <w:p w14:paraId="58041DC2" w14:textId="77777777" w:rsidR="00516789" w:rsidRPr="00D90E4F" w:rsidRDefault="00516789" w:rsidP="00C5529E">
      <w:pPr>
        <w:pStyle w:val="Rubrik4"/>
      </w:pPr>
      <w:r w:rsidRPr="00D90E4F">
        <w:t>Reduce pressure</w:t>
      </w:r>
    </w:p>
    <w:p w14:paraId="30F678FD" w14:textId="77777777" w:rsidR="00516789" w:rsidRPr="00D90E4F" w:rsidRDefault="009378B9" w:rsidP="00516789">
      <w:pPr>
        <w:keepNext/>
      </w:pPr>
      <w:r w:rsidRPr="00D90E4F">
        <w:rPr>
          <w:noProof/>
        </w:rPr>
        <w:drawing>
          <wp:inline distT="0" distB="0" distL="0" distR="0" wp14:anchorId="32994F39" wp14:editId="3E810B7C">
            <wp:extent cx="2421255" cy="278130"/>
            <wp:effectExtent l="19050" t="19050" r="17145" b="26670"/>
            <wp:docPr id="18950" name="Bild 18950" descr="Image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50" descr="Image217"/>
                    <pic:cNvPicPr>
                      <a:picLocks noChangeAspect="1" noChangeArrowheads="1"/>
                    </pic:cNvPicPr>
                  </pic:nvPicPr>
                  <pic:blipFill>
                    <a:blip r:embed="rId1417" cstate="print"/>
                    <a:srcRect/>
                    <a:stretch>
                      <a:fillRect/>
                    </a:stretch>
                  </pic:blipFill>
                  <pic:spPr bwMode="auto">
                    <a:xfrm>
                      <a:off x="0" y="0"/>
                      <a:ext cx="2421255" cy="278130"/>
                    </a:xfrm>
                    <a:prstGeom prst="rect">
                      <a:avLst/>
                    </a:prstGeom>
                    <a:noFill/>
                    <a:ln w="6350">
                      <a:solidFill>
                        <a:srgbClr val="000000"/>
                      </a:solidFill>
                      <a:miter lim="800000"/>
                      <a:headEnd/>
                      <a:tailEnd/>
                    </a:ln>
                    <a:effectLst/>
                  </pic:spPr>
                </pic:pic>
              </a:graphicData>
            </a:graphic>
          </wp:inline>
        </w:drawing>
      </w:r>
    </w:p>
    <w:p w14:paraId="7A8C4FC2" w14:textId="57A4F0B8" w:rsidR="00516789" w:rsidRPr="00D90E4F" w:rsidRDefault="00516789" w:rsidP="0051678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472</w:t>
      </w:r>
      <w:r w:rsidR="00BE0559" w:rsidRPr="00D90E4F">
        <w:rPr>
          <w:noProof/>
        </w:rPr>
        <w:fldChar w:fldCharType="end"/>
      </w:r>
    </w:p>
    <w:p w14:paraId="73DCBB1C" w14:textId="77777777" w:rsidR="00E95B43" w:rsidRPr="00D90E4F" w:rsidRDefault="003D5C27" w:rsidP="00F20F59">
      <w:r w:rsidRPr="00D90E4F">
        <w:t>Check this option i</w:t>
      </w:r>
      <w:r w:rsidR="00E95B43" w:rsidRPr="00D90E4F">
        <w:t>f the system reduce</w:t>
      </w:r>
      <w:r w:rsidRPr="00D90E4F">
        <w:t>s</w:t>
      </w:r>
      <w:r w:rsidR="00E95B43" w:rsidRPr="00D90E4F">
        <w:t xml:space="preserve"> the pressure by a </w:t>
      </w:r>
      <w:r w:rsidRPr="00D90E4F">
        <w:t>"</w:t>
      </w:r>
      <w:r w:rsidR="00E95B43" w:rsidRPr="00D90E4F">
        <w:t>Bleed out valve</w:t>
      </w:r>
      <w:r w:rsidRPr="00D90E4F">
        <w:t>"</w:t>
      </w:r>
      <w:r w:rsidR="00E95B43" w:rsidRPr="00D90E4F">
        <w:t>.</w:t>
      </w:r>
    </w:p>
    <w:p w14:paraId="76032844" w14:textId="77777777" w:rsidR="00E95B43" w:rsidRPr="00D90E4F" w:rsidRDefault="00E95B43" w:rsidP="00F20F59">
      <w:r w:rsidRPr="00D90E4F">
        <w:t xml:space="preserve">If the system </w:t>
      </w:r>
      <w:r w:rsidR="003D5C27" w:rsidRPr="00D90E4F">
        <w:t>does not</w:t>
      </w:r>
      <w:r w:rsidRPr="00D90E4F">
        <w:t xml:space="preserve"> have any equipment to release th</w:t>
      </w:r>
      <w:r w:rsidR="003D5C27" w:rsidRPr="00D90E4F">
        <w:t>e pressure then it i</w:t>
      </w:r>
      <w:r w:rsidRPr="00D90E4F">
        <w:t>s possible to reduce the pressure by making an extra piercing. The extra piercing will be done in an already pierced position.</w:t>
      </w:r>
    </w:p>
    <w:p w14:paraId="722CA5B9" w14:textId="77777777" w:rsidR="00F416D5" w:rsidRPr="00D90E4F" w:rsidRDefault="00F416D5" w:rsidP="002D3E07">
      <w:pPr>
        <w:pStyle w:val="Rubrik5"/>
      </w:pPr>
      <w:r w:rsidRPr="00D90E4F">
        <w:t>Pump size</w:t>
      </w:r>
    </w:p>
    <w:p w14:paraId="35DE8F23" w14:textId="77777777" w:rsidR="00E95B43" w:rsidRPr="00D90E4F" w:rsidRDefault="009378B9" w:rsidP="00E95B43">
      <w:pPr>
        <w:keepNext/>
      </w:pPr>
      <w:r w:rsidRPr="00D90E4F">
        <w:rPr>
          <w:noProof/>
        </w:rPr>
        <w:drawing>
          <wp:inline distT="0" distB="0" distL="0" distR="0" wp14:anchorId="77A25C59" wp14:editId="2ABDCD67">
            <wp:extent cx="2428875" cy="643890"/>
            <wp:effectExtent l="19050" t="19050" r="28575" b="22860"/>
            <wp:docPr id="18949" name="Bild 18949" descr="Image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49" descr="Image218"/>
                    <pic:cNvPicPr>
                      <a:picLocks noChangeAspect="1" noChangeArrowheads="1"/>
                    </pic:cNvPicPr>
                  </pic:nvPicPr>
                  <pic:blipFill>
                    <a:blip r:embed="rId1418" cstate="print"/>
                    <a:srcRect/>
                    <a:stretch>
                      <a:fillRect/>
                    </a:stretch>
                  </pic:blipFill>
                  <pic:spPr bwMode="auto">
                    <a:xfrm>
                      <a:off x="0" y="0"/>
                      <a:ext cx="2428875" cy="643890"/>
                    </a:xfrm>
                    <a:prstGeom prst="rect">
                      <a:avLst/>
                    </a:prstGeom>
                    <a:noFill/>
                    <a:ln w="6350">
                      <a:solidFill>
                        <a:srgbClr val="000000"/>
                      </a:solidFill>
                      <a:miter lim="800000"/>
                      <a:headEnd/>
                      <a:tailEnd/>
                    </a:ln>
                    <a:effectLst/>
                  </pic:spPr>
                </pic:pic>
              </a:graphicData>
            </a:graphic>
          </wp:inline>
        </w:drawing>
      </w:r>
    </w:p>
    <w:p w14:paraId="3625FEF8" w14:textId="2B504B63" w:rsidR="00E95B43" w:rsidRPr="00D90E4F" w:rsidRDefault="00E95B43" w:rsidP="00E95B43">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473</w:t>
      </w:r>
      <w:r w:rsidR="00BE0559" w:rsidRPr="00D90E4F">
        <w:rPr>
          <w:noProof/>
        </w:rPr>
        <w:fldChar w:fldCharType="end"/>
      </w:r>
    </w:p>
    <w:p w14:paraId="6AB32DFB" w14:textId="77777777" w:rsidR="00F416D5" w:rsidRPr="00D90E4F" w:rsidRDefault="00F416D5" w:rsidP="00F416D5">
      <w:r w:rsidRPr="00D90E4F">
        <w:t xml:space="preserve">This </w:t>
      </w:r>
      <w:r w:rsidR="003D5C27" w:rsidRPr="00D90E4F">
        <w:t>refers to</w:t>
      </w:r>
      <w:r w:rsidR="002F3F0F" w:rsidRPr="00D90E4F">
        <w:t xml:space="preserve"> the motor size</w:t>
      </w:r>
      <w:r w:rsidR="003D5C27" w:rsidRPr="00D90E4F">
        <w:t>;</w:t>
      </w:r>
      <w:r w:rsidR="002F3F0F" w:rsidRPr="00D90E4F">
        <w:t xml:space="preserve"> the value is not used for the moment.</w:t>
      </w:r>
    </w:p>
    <w:p w14:paraId="76F7F7BB" w14:textId="77777777" w:rsidR="002F3F0F" w:rsidRPr="00D90E4F" w:rsidRDefault="002F3F0F" w:rsidP="002D3E07">
      <w:pPr>
        <w:pStyle w:val="Rubrik5"/>
      </w:pPr>
      <w:r w:rsidRPr="00D90E4F">
        <w:t>Max pump pressure</w:t>
      </w:r>
    </w:p>
    <w:p w14:paraId="21E7C350" w14:textId="77777777" w:rsidR="002F3F0F" w:rsidRPr="00D90E4F" w:rsidRDefault="002F3F0F" w:rsidP="002F3F0F">
      <w:r w:rsidRPr="00D90E4F">
        <w:t xml:space="preserve">Set the value to the highest supported pressure. It will not be possible to set a higher pressure than this in the </w:t>
      </w:r>
      <w:r w:rsidR="003D5C27" w:rsidRPr="00D90E4F">
        <w:t>"</w:t>
      </w:r>
      <w:r w:rsidRPr="00D90E4F">
        <w:t>Strategy</w:t>
      </w:r>
      <w:r w:rsidR="003D5C27" w:rsidRPr="00D90E4F">
        <w:t>"</w:t>
      </w:r>
      <w:r w:rsidRPr="00D90E4F">
        <w:t xml:space="preserve"> or at the </w:t>
      </w:r>
      <w:r w:rsidR="003D5C27" w:rsidRPr="00D90E4F">
        <w:t>"</w:t>
      </w:r>
      <w:r w:rsidRPr="00D90E4F">
        <w:t>Material</w:t>
      </w:r>
      <w:r w:rsidR="003D5C27" w:rsidRPr="00D90E4F">
        <w:t>"</w:t>
      </w:r>
      <w:r w:rsidRPr="00D90E4F">
        <w:t xml:space="preserve"> settings.</w:t>
      </w:r>
    </w:p>
    <w:p w14:paraId="533C89A3" w14:textId="77777777" w:rsidR="002F3F0F" w:rsidRPr="00D90E4F" w:rsidRDefault="002F3F0F" w:rsidP="002D3E07">
      <w:pPr>
        <w:pStyle w:val="Rubrik5"/>
      </w:pPr>
      <w:r w:rsidRPr="00D90E4F">
        <w:t>Min pump pressure</w:t>
      </w:r>
    </w:p>
    <w:p w14:paraId="5479072F" w14:textId="77777777" w:rsidR="002F3F0F" w:rsidRPr="00D90E4F" w:rsidRDefault="002F3F0F" w:rsidP="002F3F0F">
      <w:r w:rsidRPr="00D90E4F">
        <w:t xml:space="preserve">Set the value to the lowest supported pressure. It will not be possible to set a lower value than this in the </w:t>
      </w:r>
      <w:r w:rsidR="003D5C27" w:rsidRPr="00D90E4F">
        <w:t>"Strategy" or at the "Material" settings</w:t>
      </w:r>
      <w:r w:rsidRPr="00D90E4F">
        <w:t>.</w:t>
      </w:r>
    </w:p>
    <w:p w14:paraId="42156F2A" w14:textId="77777777" w:rsidR="002F3F0F" w:rsidRPr="00D90E4F" w:rsidRDefault="0095576E" w:rsidP="002D3E07">
      <w:pPr>
        <w:pStyle w:val="Rubrik5"/>
      </w:pPr>
      <w:r w:rsidRPr="00D90E4F">
        <w:t>Pressure loss</w:t>
      </w:r>
    </w:p>
    <w:p w14:paraId="4B5676F9" w14:textId="77777777" w:rsidR="00402FFD" w:rsidRPr="00D90E4F" w:rsidRDefault="00402FFD" w:rsidP="0095576E">
      <w:r w:rsidRPr="00D90E4F">
        <w:t xml:space="preserve">Estimate the pressure loss between the pump and the nozzle. </w:t>
      </w:r>
    </w:p>
    <w:p w14:paraId="4F1F0AB1" w14:textId="77777777" w:rsidR="0095576E" w:rsidRPr="00D90E4F" w:rsidRDefault="00402FFD" w:rsidP="0095576E">
      <w:r w:rsidRPr="00D90E4F">
        <w:t>Some example</w:t>
      </w:r>
      <w:r w:rsidR="0084677B" w:rsidRPr="00D90E4F">
        <w:t>s</w:t>
      </w:r>
      <w:r w:rsidRPr="00D90E4F">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9"/>
        <w:gridCol w:w="1397"/>
        <w:gridCol w:w="1397"/>
        <w:gridCol w:w="1397"/>
        <w:gridCol w:w="1397"/>
        <w:gridCol w:w="1397"/>
      </w:tblGrid>
      <w:tr w:rsidR="0084677B" w:rsidRPr="00D90E4F" w14:paraId="25A1C48D" w14:textId="77777777" w:rsidTr="00856F98">
        <w:tc>
          <w:tcPr>
            <w:tcW w:w="1289" w:type="dxa"/>
            <w:shd w:val="pct25" w:color="auto" w:fill="auto"/>
          </w:tcPr>
          <w:p w14:paraId="74EA1924" w14:textId="77777777" w:rsidR="0084677B" w:rsidRPr="00D90E4F" w:rsidRDefault="0084677B" w:rsidP="0095576E">
            <w:pPr>
              <w:rPr>
                <w:b/>
                <w:sz w:val="16"/>
                <w:szCs w:val="16"/>
              </w:rPr>
            </w:pPr>
            <w:r w:rsidRPr="00D90E4F">
              <w:rPr>
                <w:b/>
                <w:sz w:val="16"/>
                <w:szCs w:val="16"/>
              </w:rPr>
              <w:t>Bar</w:t>
            </w:r>
          </w:p>
        </w:tc>
        <w:tc>
          <w:tcPr>
            <w:tcW w:w="1397" w:type="dxa"/>
            <w:shd w:val="pct25" w:color="auto" w:fill="auto"/>
          </w:tcPr>
          <w:p w14:paraId="53D3690C" w14:textId="77777777" w:rsidR="0084677B" w:rsidRPr="00D90E4F" w:rsidRDefault="0084677B" w:rsidP="0095576E">
            <w:pPr>
              <w:rPr>
                <w:b/>
                <w:sz w:val="16"/>
                <w:szCs w:val="16"/>
              </w:rPr>
            </w:pPr>
            <w:r w:rsidRPr="00D90E4F">
              <w:rPr>
                <w:b/>
                <w:sz w:val="16"/>
                <w:szCs w:val="16"/>
              </w:rPr>
              <w:t>Heads</w:t>
            </w:r>
          </w:p>
        </w:tc>
        <w:tc>
          <w:tcPr>
            <w:tcW w:w="1397" w:type="dxa"/>
            <w:shd w:val="pct25" w:color="auto" w:fill="auto"/>
          </w:tcPr>
          <w:p w14:paraId="7071CBA5" w14:textId="77777777" w:rsidR="0084677B" w:rsidRPr="00D90E4F" w:rsidRDefault="0084677B" w:rsidP="0095576E">
            <w:pPr>
              <w:rPr>
                <w:b/>
                <w:sz w:val="16"/>
                <w:szCs w:val="16"/>
              </w:rPr>
            </w:pPr>
            <w:r w:rsidRPr="00D90E4F">
              <w:rPr>
                <w:b/>
                <w:sz w:val="16"/>
                <w:szCs w:val="16"/>
              </w:rPr>
              <w:t>Orifice</w:t>
            </w:r>
          </w:p>
        </w:tc>
        <w:tc>
          <w:tcPr>
            <w:tcW w:w="1397" w:type="dxa"/>
            <w:shd w:val="pct25" w:color="auto" w:fill="auto"/>
          </w:tcPr>
          <w:p w14:paraId="589E746C" w14:textId="77777777" w:rsidR="0084677B" w:rsidRPr="00D90E4F" w:rsidRDefault="0084677B" w:rsidP="0095576E">
            <w:pPr>
              <w:rPr>
                <w:b/>
                <w:sz w:val="16"/>
                <w:szCs w:val="16"/>
              </w:rPr>
            </w:pPr>
            <w:r w:rsidRPr="00D90E4F">
              <w:rPr>
                <w:b/>
                <w:sz w:val="16"/>
                <w:szCs w:val="16"/>
              </w:rPr>
              <w:t>Pipe</w:t>
            </w:r>
          </w:p>
        </w:tc>
        <w:tc>
          <w:tcPr>
            <w:tcW w:w="1397" w:type="dxa"/>
            <w:shd w:val="pct25" w:color="auto" w:fill="auto"/>
          </w:tcPr>
          <w:p w14:paraId="51E53A43" w14:textId="77777777" w:rsidR="0084677B" w:rsidRPr="00D90E4F" w:rsidRDefault="0084677B" w:rsidP="0095576E">
            <w:pPr>
              <w:rPr>
                <w:b/>
                <w:sz w:val="16"/>
                <w:szCs w:val="16"/>
              </w:rPr>
            </w:pPr>
            <w:r w:rsidRPr="00D90E4F">
              <w:rPr>
                <w:b/>
                <w:sz w:val="16"/>
                <w:szCs w:val="16"/>
              </w:rPr>
              <w:t>Length</w:t>
            </w:r>
          </w:p>
        </w:tc>
        <w:tc>
          <w:tcPr>
            <w:tcW w:w="1397" w:type="dxa"/>
            <w:shd w:val="pct25" w:color="auto" w:fill="auto"/>
          </w:tcPr>
          <w:p w14:paraId="61F8ECD0" w14:textId="77777777" w:rsidR="0084677B" w:rsidRPr="00D90E4F" w:rsidRDefault="0084677B" w:rsidP="0095576E">
            <w:pPr>
              <w:rPr>
                <w:b/>
                <w:sz w:val="16"/>
                <w:szCs w:val="16"/>
              </w:rPr>
            </w:pPr>
            <w:r w:rsidRPr="00D90E4F">
              <w:rPr>
                <w:b/>
                <w:sz w:val="16"/>
                <w:szCs w:val="16"/>
              </w:rPr>
              <w:t>Loss</w:t>
            </w:r>
          </w:p>
        </w:tc>
      </w:tr>
      <w:tr w:rsidR="0084677B" w:rsidRPr="00D90E4F" w14:paraId="5DF632B3" w14:textId="77777777" w:rsidTr="00856F98">
        <w:tc>
          <w:tcPr>
            <w:tcW w:w="1289" w:type="dxa"/>
          </w:tcPr>
          <w:p w14:paraId="49FE18A8" w14:textId="77777777" w:rsidR="0084677B" w:rsidRPr="00D90E4F" w:rsidRDefault="0084677B" w:rsidP="0095576E">
            <w:pPr>
              <w:rPr>
                <w:sz w:val="16"/>
                <w:szCs w:val="16"/>
              </w:rPr>
            </w:pPr>
            <w:r w:rsidRPr="00D90E4F">
              <w:rPr>
                <w:sz w:val="16"/>
                <w:szCs w:val="16"/>
              </w:rPr>
              <w:t>3800</w:t>
            </w:r>
          </w:p>
        </w:tc>
        <w:tc>
          <w:tcPr>
            <w:tcW w:w="1397" w:type="dxa"/>
          </w:tcPr>
          <w:p w14:paraId="3404D127" w14:textId="77777777" w:rsidR="0084677B" w:rsidRPr="00D90E4F" w:rsidRDefault="0084677B" w:rsidP="0095576E">
            <w:pPr>
              <w:rPr>
                <w:sz w:val="16"/>
                <w:szCs w:val="16"/>
              </w:rPr>
            </w:pPr>
            <w:r w:rsidRPr="00D90E4F">
              <w:rPr>
                <w:sz w:val="16"/>
                <w:szCs w:val="16"/>
              </w:rPr>
              <w:t>1</w:t>
            </w:r>
          </w:p>
        </w:tc>
        <w:tc>
          <w:tcPr>
            <w:tcW w:w="1397" w:type="dxa"/>
          </w:tcPr>
          <w:p w14:paraId="37D8A321" w14:textId="77777777" w:rsidR="0084677B" w:rsidRPr="00D90E4F" w:rsidRDefault="0084677B" w:rsidP="0095576E">
            <w:pPr>
              <w:rPr>
                <w:sz w:val="16"/>
                <w:szCs w:val="16"/>
              </w:rPr>
            </w:pPr>
            <w:r w:rsidRPr="00D90E4F">
              <w:rPr>
                <w:sz w:val="16"/>
                <w:szCs w:val="16"/>
              </w:rPr>
              <w:t>0.25 (10)</w:t>
            </w:r>
          </w:p>
        </w:tc>
        <w:tc>
          <w:tcPr>
            <w:tcW w:w="1397" w:type="dxa"/>
          </w:tcPr>
          <w:p w14:paraId="0CF6FA4A" w14:textId="77777777" w:rsidR="0084677B" w:rsidRPr="00D90E4F" w:rsidRDefault="0084677B" w:rsidP="0095576E">
            <w:pPr>
              <w:rPr>
                <w:sz w:val="16"/>
                <w:szCs w:val="16"/>
              </w:rPr>
            </w:pPr>
            <w:r w:rsidRPr="00D90E4F">
              <w:rPr>
                <w:sz w:val="16"/>
                <w:szCs w:val="16"/>
              </w:rPr>
              <w:t>¼</w:t>
            </w:r>
          </w:p>
        </w:tc>
        <w:tc>
          <w:tcPr>
            <w:tcW w:w="1397" w:type="dxa"/>
          </w:tcPr>
          <w:p w14:paraId="79EC9F6D" w14:textId="77777777" w:rsidR="0084677B" w:rsidRPr="00D90E4F" w:rsidRDefault="0084677B" w:rsidP="0095576E">
            <w:pPr>
              <w:rPr>
                <w:sz w:val="16"/>
                <w:szCs w:val="16"/>
              </w:rPr>
            </w:pPr>
            <w:r w:rsidRPr="00D90E4F">
              <w:rPr>
                <w:sz w:val="16"/>
                <w:szCs w:val="16"/>
              </w:rPr>
              <w:t>10</w:t>
            </w:r>
          </w:p>
        </w:tc>
        <w:tc>
          <w:tcPr>
            <w:tcW w:w="1397" w:type="dxa"/>
          </w:tcPr>
          <w:p w14:paraId="05AD21CC" w14:textId="77777777" w:rsidR="0084677B" w:rsidRPr="00D90E4F" w:rsidRDefault="0084677B" w:rsidP="0095576E">
            <w:pPr>
              <w:rPr>
                <w:sz w:val="16"/>
                <w:szCs w:val="16"/>
              </w:rPr>
            </w:pPr>
            <w:r w:rsidRPr="00D90E4F">
              <w:rPr>
                <w:sz w:val="16"/>
                <w:szCs w:val="16"/>
              </w:rPr>
              <w:t>6 bar</w:t>
            </w:r>
          </w:p>
        </w:tc>
      </w:tr>
      <w:tr w:rsidR="0084677B" w:rsidRPr="00D90E4F" w14:paraId="35B4BA03" w14:textId="77777777" w:rsidTr="00856F98">
        <w:tc>
          <w:tcPr>
            <w:tcW w:w="1289" w:type="dxa"/>
          </w:tcPr>
          <w:p w14:paraId="4903E195" w14:textId="77777777" w:rsidR="0084677B" w:rsidRPr="00D90E4F" w:rsidRDefault="0084677B" w:rsidP="0095576E">
            <w:pPr>
              <w:rPr>
                <w:sz w:val="16"/>
                <w:szCs w:val="16"/>
              </w:rPr>
            </w:pPr>
            <w:r w:rsidRPr="00D90E4F">
              <w:rPr>
                <w:sz w:val="16"/>
                <w:szCs w:val="16"/>
              </w:rPr>
              <w:t>4100</w:t>
            </w:r>
          </w:p>
        </w:tc>
        <w:tc>
          <w:tcPr>
            <w:tcW w:w="1397" w:type="dxa"/>
          </w:tcPr>
          <w:p w14:paraId="34F1E1D4" w14:textId="77777777" w:rsidR="0084677B" w:rsidRPr="00D90E4F" w:rsidRDefault="0084677B" w:rsidP="0095576E">
            <w:pPr>
              <w:rPr>
                <w:sz w:val="16"/>
                <w:szCs w:val="16"/>
              </w:rPr>
            </w:pPr>
            <w:r w:rsidRPr="00D90E4F">
              <w:rPr>
                <w:sz w:val="16"/>
                <w:szCs w:val="16"/>
              </w:rPr>
              <w:t>2</w:t>
            </w:r>
          </w:p>
        </w:tc>
        <w:tc>
          <w:tcPr>
            <w:tcW w:w="1397" w:type="dxa"/>
          </w:tcPr>
          <w:p w14:paraId="3E714D8B" w14:textId="77777777" w:rsidR="0084677B" w:rsidRPr="00D90E4F" w:rsidRDefault="0084677B" w:rsidP="0095576E">
            <w:pPr>
              <w:rPr>
                <w:sz w:val="16"/>
                <w:szCs w:val="16"/>
              </w:rPr>
            </w:pPr>
            <w:r w:rsidRPr="00D90E4F">
              <w:rPr>
                <w:sz w:val="16"/>
                <w:szCs w:val="16"/>
              </w:rPr>
              <w:t>0.25 (10)</w:t>
            </w:r>
          </w:p>
        </w:tc>
        <w:tc>
          <w:tcPr>
            <w:tcW w:w="1397" w:type="dxa"/>
          </w:tcPr>
          <w:p w14:paraId="1BB8AAEF" w14:textId="77777777" w:rsidR="0084677B" w:rsidRPr="00D90E4F" w:rsidRDefault="0084677B" w:rsidP="0095576E">
            <w:pPr>
              <w:rPr>
                <w:sz w:val="16"/>
                <w:szCs w:val="16"/>
              </w:rPr>
            </w:pPr>
            <w:r w:rsidRPr="00D90E4F">
              <w:rPr>
                <w:sz w:val="16"/>
                <w:szCs w:val="16"/>
              </w:rPr>
              <w:t>¼</w:t>
            </w:r>
          </w:p>
        </w:tc>
        <w:tc>
          <w:tcPr>
            <w:tcW w:w="1397" w:type="dxa"/>
          </w:tcPr>
          <w:p w14:paraId="168259B6" w14:textId="77777777" w:rsidR="0084677B" w:rsidRPr="00D90E4F" w:rsidRDefault="0084677B" w:rsidP="0095576E">
            <w:pPr>
              <w:rPr>
                <w:sz w:val="16"/>
                <w:szCs w:val="16"/>
              </w:rPr>
            </w:pPr>
            <w:r w:rsidRPr="00D90E4F">
              <w:rPr>
                <w:sz w:val="16"/>
                <w:szCs w:val="16"/>
              </w:rPr>
              <w:t>10</w:t>
            </w:r>
          </w:p>
        </w:tc>
        <w:tc>
          <w:tcPr>
            <w:tcW w:w="1397" w:type="dxa"/>
          </w:tcPr>
          <w:p w14:paraId="21B84827" w14:textId="77777777" w:rsidR="0084677B" w:rsidRPr="00D90E4F" w:rsidRDefault="0084677B" w:rsidP="0095576E">
            <w:pPr>
              <w:rPr>
                <w:sz w:val="16"/>
                <w:szCs w:val="16"/>
              </w:rPr>
            </w:pPr>
            <w:r w:rsidRPr="00D90E4F">
              <w:rPr>
                <w:sz w:val="16"/>
                <w:szCs w:val="16"/>
              </w:rPr>
              <w:t>23 bar</w:t>
            </w:r>
          </w:p>
        </w:tc>
      </w:tr>
      <w:tr w:rsidR="0084677B" w:rsidRPr="00D90E4F" w14:paraId="1AB5C1ED" w14:textId="77777777" w:rsidTr="00856F98">
        <w:tc>
          <w:tcPr>
            <w:tcW w:w="1289" w:type="dxa"/>
          </w:tcPr>
          <w:p w14:paraId="7150E79E" w14:textId="77777777" w:rsidR="0084677B" w:rsidRPr="00D90E4F" w:rsidRDefault="0084677B" w:rsidP="0095576E">
            <w:pPr>
              <w:rPr>
                <w:sz w:val="16"/>
                <w:szCs w:val="16"/>
              </w:rPr>
            </w:pPr>
            <w:r w:rsidRPr="00D90E4F">
              <w:rPr>
                <w:sz w:val="16"/>
                <w:szCs w:val="16"/>
              </w:rPr>
              <w:t>4100</w:t>
            </w:r>
          </w:p>
        </w:tc>
        <w:tc>
          <w:tcPr>
            <w:tcW w:w="1397" w:type="dxa"/>
          </w:tcPr>
          <w:p w14:paraId="47D29321" w14:textId="77777777" w:rsidR="0084677B" w:rsidRPr="00D90E4F" w:rsidRDefault="0084677B" w:rsidP="0095576E">
            <w:pPr>
              <w:rPr>
                <w:sz w:val="16"/>
                <w:szCs w:val="16"/>
              </w:rPr>
            </w:pPr>
            <w:r w:rsidRPr="00D90E4F">
              <w:rPr>
                <w:sz w:val="16"/>
                <w:szCs w:val="16"/>
              </w:rPr>
              <w:t>4</w:t>
            </w:r>
          </w:p>
        </w:tc>
        <w:tc>
          <w:tcPr>
            <w:tcW w:w="1397" w:type="dxa"/>
          </w:tcPr>
          <w:p w14:paraId="74634734" w14:textId="77777777" w:rsidR="0084677B" w:rsidRPr="00D90E4F" w:rsidRDefault="0084677B" w:rsidP="0095576E">
            <w:pPr>
              <w:rPr>
                <w:sz w:val="16"/>
                <w:szCs w:val="16"/>
              </w:rPr>
            </w:pPr>
            <w:r w:rsidRPr="00D90E4F">
              <w:rPr>
                <w:sz w:val="16"/>
                <w:szCs w:val="16"/>
              </w:rPr>
              <w:t>0.36 (14)</w:t>
            </w:r>
          </w:p>
        </w:tc>
        <w:tc>
          <w:tcPr>
            <w:tcW w:w="1397" w:type="dxa"/>
          </w:tcPr>
          <w:p w14:paraId="1FAF9D83" w14:textId="77777777" w:rsidR="0084677B" w:rsidRPr="00D90E4F" w:rsidRDefault="0084677B" w:rsidP="0095576E">
            <w:pPr>
              <w:rPr>
                <w:sz w:val="16"/>
                <w:szCs w:val="16"/>
              </w:rPr>
            </w:pPr>
            <w:r w:rsidRPr="00D90E4F">
              <w:rPr>
                <w:sz w:val="16"/>
                <w:szCs w:val="16"/>
              </w:rPr>
              <w:t>¼</w:t>
            </w:r>
          </w:p>
        </w:tc>
        <w:tc>
          <w:tcPr>
            <w:tcW w:w="1397" w:type="dxa"/>
          </w:tcPr>
          <w:p w14:paraId="2F3A7BBD" w14:textId="77777777" w:rsidR="0084677B" w:rsidRPr="00D90E4F" w:rsidRDefault="0084677B" w:rsidP="0095576E">
            <w:pPr>
              <w:rPr>
                <w:sz w:val="16"/>
                <w:szCs w:val="16"/>
              </w:rPr>
            </w:pPr>
            <w:r w:rsidRPr="00D90E4F">
              <w:rPr>
                <w:sz w:val="16"/>
                <w:szCs w:val="16"/>
              </w:rPr>
              <w:t>30</w:t>
            </w:r>
          </w:p>
        </w:tc>
        <w:tc>
          <w:tcPr>
            <w:tcW w:w="1397" w:type="dxa"/>
          </w:tcPr>
          <w:p w14:paraId="71A9D0A2" w14:textId="77777777" w:rsidR="0084677B" w:rsidRPr="00D90E4F" w:rsidRDefault="0084677B" w:rsidP="0095576E">
            <w:pPr>
              <w:rPr>
                <w:sz w:val="16"/>
                <w:szCs w:val="16"/>
              </w:rPr>
            </w:pPr>
            <w:r w:rsidRPr="00D90E4F">
              <w:rPr>
                <w:sz w:val="16"/>
                <w:szCs w:val="16"/>
              </w:rPr>
              <w:t>825 bar</w:t>
            </w:r>
          </w:p>
        </w:tc>
      </w:tr>
    </w:tbl>
    <w:p w14:paraId="49DD6A4D" w14:textId="77777777" w:rsidR="00402FFD" w:rsidRPr="00D90E4F" w:rsidRDefault="000E4DCF" w:rsidP="000E4DCF">
      <w:pPr>
        <w:pStyle w:val="Rubrik3"/>
      </w:pPr>
      <w:bookmarkStart w:id="1376" w:name="_Toc129003056"/>
      <w:r w:rsidRPr="00D90E4F">
        <w:t>Abrasive settings</w:t>
      </w:r>
      <w:bookmarkEnd w:id="1376"/>
    </w:p>
    <w:p w14:paraId="4E43F792" w14:textId="77777777" w:rsidR="00E95B43" w:rsidRPr="00D90E4F" w:rsidRDefault="009378B9" w:rsidP="00E95B43">
      <w:pPr>
        <w:keepNext/>
      </w:pPr>
      <w:r w:rsidRPr="00D90E4F">
        <w:rPr>
          <w:noProof/>
        </w:rPr>
        <w:drawing>
          <wp:inline distT="0" distB="0" distL="0" distR="0" wp14:anchorId="4E7DA0B0" wp14:editId="448A6996">
            <wp:extent cx="2465070" cy="848360"/>
            <wp:effectExtent l="19050" t="19050" r="11430" b="27940"/>
            <wp:docPr id="18948" name="Bild 18948" descr="Image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48" descr="Image219"/>
                    <pic:cNvPicPr>
                      <a:picLocks noChangeAspect="1" noChangeArrowheads="1"/>
                    </pic:cNvPicPr>
                  </pic:nvPicPr>
                  <pic:blipFill>
                    <a:blip r:embed="rId1419" cstate="print"/>
                    <a:srcRect/>
                    <a:stretch>
                      <a:fillRect/>
                    </a:stretch>
                  </pic:blipFill>
                  <pic:spPr bwMode="auto">
                    <a:xfrm>
                      <a:off x="0" y="0"/>
                      <a:ext cx="2465070" cy="848360"/>
                    </a:xfrm>
                    <a:prstGeom prst="rect">
                      <a:avLst/>
                    </a:prstGeom>
                    <a:noFill/>
                    <a:ln w="6350">
                      <a:solidFill>
                        <a:srgbClr val="000000"/>
                      </a:solidFill>
                      <a:miter lim="800000"/>
                      <a:headEnd/>
                      <a:tailEnd/>
                    </a:ln>
                    <a:effectLst/>
                  </pic:spPr>
                </pic:pic>
              </a:graphicData>
            </a:graphic>
          </wp:inline>
        </w:drawing>
      </w:r>
    </w:p>
    <w:p w14:paraId="207D6F96" w14:textId="14A84D84" w:rsidR="000E4DCF" w:rsidRPr="00D90E4F" w:rsidRDefault="00E95B43" w:rsidP="00E95B43">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474</w:t>
      </w:r>
      <w:r w:rsidR="00BE0559" w:rsidRPr="00D90E4F">
        <w:rPr>
          <w:noProof/>
        </w:rPr>
        <w:fldChar w:fldCharType="end"/>
      </w:r>
    </w:p>
    <w:p w14:paraId="072E9547" w14:textId="77777777" w:rsidR="002F3F0F" w:rsidRPr="00D90E4F" w:rsidRDefault="00A07E7B" w:rsidP="002D3E07">
      <w:pPr>
        <w:pStyle w:val="Rubrik5"/>
      </w:pPr>
      <w:r w:rsidRPr="00D90E4F">
        <w:t>Abrasive handled manually</w:t>
      </w:r>
    </w:p>
    <w:p w14:paraId="212178B8" w14:textId="77777777" w:rsidR="00A07E7B" w:rsidRPr="00D90E4F" w:rsidRDefault="003D5C27" w:rsidP="00A07E7B">
      <w:r w:rsidRPr="00D90E4F">
        <w:t>Check this option i</w:t>
      </w:r>
      <w:r w:rsidR="00A07E7B" w:rsidRPr="00D90E4F">
        <w:t>f the system can</w:t>
      </w:r>
      <w:r w:rsidRPr="00D90E4F">
        <w:t>no</w:t>
      </w:r>
      <w:r w:rsidR="00A07E7B" w:rsidRPr="00D90E4F">
        <w:t xml:space="preserve">t change the amount of abrasive from instructions in the CNC-file. </w:t>
      </w:r>
      <w:r w:rsidR="00B93D81" w:rsidRPr="00D90E4F">
        <w:t>To change amount of abrasive the machine will stop and the operator can manually adjust the abrasive.</w:t>
      </w:r>
    </w:p>
    <w:p w14:paraId="1C20FFF7" w14:textId="77777777" w:rsidR="00A07E7B" w:rsidRPr="00D90E4F" w:rsidRDefault="00A07E7B" w:rsidP="002D3E07">
      <w:pPr>
        <w:pStyle w:val="Rubrik5"/>
      </w:pPr>
      <w:r w:rsidRPr="00D90E4F">
        <w:t>High and low abrasive amount</w:t>
      </w:r>
    </w:p>
    <w:p w14:paraId="39086765" w14:textId="77777777" w:rsidR="00A07E7B" w:rsidRPr="00D90E4F" w:rsidRDefault="003D5C27" w:rsidP="00A07E7B">
      <w:r w:rsidRPr="00D90E4F">
        <w:t>Check this option i</w:t>
      </w:r>
      <w:r w:rsidR="00A07E7B" w:rsidRPr="00D90E4F">
        <w:t>f the system can switch between two different amount</w:t>
      </w:r>
      <w:r w:rsidRPr="00D90E4F">
        <w:t>s</w:t>
      </w:r>
      <w:r w:rsidR="00A07E7B" w:rsidRPr="00D90E4F">
        <w:t xml:space="preserve"> of abrasive.</w:t>
      </w:r>
    </w:p>
    <w:p w14:paraId="12735E2B" w14:textId="77777777" w:rsidR="00A07E7B" w:rsidRPr="00D90E4F" w:rsidRDefault="00A07E7B" w:rsidP="002D3E07">
      <w:pPr>
        <w:pStyle w:val="Rubrik5"/>
      </w:pPr>
      <w:r w:rsidRPr="00D90E4F">
        <w:t>Variable abrasive control</w:t>
      </w:r>
    </w:p>
    <w:p w14:paraId="6EF04E3E" w14:textId="77777777" w:rsidR="00A07E7B" w:rsidRPr="00D90E4F" w:rsidRDefault="003D5C27" w:rsidP="00A07E7B">
      <w:r w:rsidRPr="00D90E4F">
        <w:t>Check this option i</w:t>
      </w:r>
      <w:r w:rsidR="00A07E7B" w:rsidRPr="00D90E4F">
        <w:t>f the system can handle the amount of abrasive steeples.</w:t>
      </w:r>
    </w:p>
    <w:p w14:paraId="13F68A53" w14:textId="77777777" w:rsidR="00A07E7B" w:rsidRPr="00D90E4F" w:rsidRDefault="00A07E7B" w:rsidP="002D3E07">
      <w:pPr>
        <w:pStyle w:val="Rubrik5"/>
      </w:pPr>
      <w:r w:rsidRPr="00D90E4F">
        <w:t>Water and Abrasive controlled by different codes.</w:t>
      </w:r>
    </w:p>
    <w:p w14:paraId="742557E8" w14:textId="77777777" w:rsidR="00A07E7B" w:rsidRPr="00D90E4F" w:rsidRDefault="00A07E7B" w:rsidP="00A07E7B">
      <w:r w:rsidRPr="00D90E4F">
        <w:t>Check this option if using separate M-codes for water and abrasive.</w:t>
      </w:r>
    </w:p>
    <w:p w14:paraId="57AA639A" w14:textId="77777777" w:rsidR="00A07E7B" w:rsidRPr="00D90E4F" w:rsidRDefault="00A07E7B" w:rsidP="002D3E07">
      <w:pPr>
        <w:pStyle w:val="Rubrik5"/>
      </w:pPr>
      <w:r w:rsidRPr="00D90E4F">
        <w:t>Min and Max abrasive</w:t>
      </w:r>
    </w:p>
    <w:p w14:paraId="3EBC02C2" w14:textId="77777777" w:rsidR="00A07E7B" w:rsidRPr="00D90E4F" w:rsidRDefault="009378B9" w:rsidP="00A07E7B">
      <w:pPr>
        <w:keepNext/>
      </w:pPr>
      <w:r w:rsidRPr="00D90E4F">
        <w:rPr>
          <w:noProof/>
        </w:rPr>
        <w:drawing>
          <wp:inline distT="0" distB="0" distL="0" distR="0" wp14:anchorId="0D017DAE" wp14:editId="0D3F3C0E">
            <wp:extent cx="2472690" cy="343535"/>
            <wp:effectExtent l="19050" t="19050" r="22860" b="18415"/>
            <wp:docPr id="18944" name="Bild 18944" descr="Image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44" descr="Image220"/>
                    <pic:cNvPicPr>
                      <a:picLocks noChangeAspect="1" noChangeArrowheads="1"/>
                    </pic:cNvPicPr>
                  </pic:nvPicPr>
                  <pic:blipFill>
                    <a:blip r:embed="rId1420" cstate="print"/>
                    <a:srcRect/>
                    <a:stretch>
                      <a:fillRect/>
                    </a:stretch>
                  </pic:blipFill>
                  <pic:spPr bwMode="auto">
                    <a:xfrm>
                      <a:off x="0" y="0"/>
                      <a:ext cx="2472690" cy="343535"/>
                    </a:xfrm>
                    <a:prstGeom prst="rect">
                      <a:avLst/>
                    </a:prstGeom>
                    <a:noFill/>
                    <a:ln w="6350">
                      <a:solidFill>
                        <a:srgbClr val="000000"/>
                      </a:solidFill>
                      <a:miter lim="800000"/>
                      <a:headEnd/>
                      <a:tailEnd/>
                    </a:ln>
                    <a:effectLst/>
                  </pic:spPr>
                </pic:pic>
              </a:graphicData>
            </a:graphic>
          </wp:inline>
        </w:drawing>
      </w:r>
    </w:p>
    <w:p w14:paraId="4DC290F6" w14:textId="58CA5161" w:rsidR="00A07E7B" w:rsidRPr="00D90E4F" w:rsidRDefault="00A07E7B" w:rsidP="00A07E7B">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475</w:t>
      </w:r>
      <w:r w:rsidR="00BE0559" w:rsidRPr="00D90E4F">
        <w:rPr>
          <w:noProof/>
        </w:rPr>
        <w:fldChar w:fldCharType="end"/>
      </w:r>
    </w:p>
    <w:p w14:paraId="3C4007F5" w14:textId="77777777" w:rsidR="00A07E7B" w:rsidRPr="00D90E4F" w:rsidRDefault="00A07E7B" w:rsidP="00A07E7B">
      <w:r w:rsidRPr="00D90E4F">
        <w:t xml:space="preserve">Enter the </w:t>
      </w:r>
      <w:r w:rsidR="005675C9" w:rsidRPr="00D90E4F">
        <w:t>"</w:t>
      </w:r>
      <w:r w:rsidRPr="00D90E4F">
        <w:t>minimum</w:t>
      </w:r>
      <w:r w:rsidR="005675C9" w:rsidRPr="00D90E4F">
        <w:t>"</w:t>
      </w:r>
      <w:r w:rsidRPr="00D90E4F">
        <w:t xml:space="preserve"> and </w:t>
      </w:r>
      <w:r w:rsidR="005675C9" w:rsidRPr="00D90E4F">
        <w:t>"</w:t>
      </w:r>
      <w:r w:rsidRPr="00D90E4F">
        <w:t>maximum</w:t>
      </w:r>
      <w:r w:rsidR="005675C9" w:rsidRPr="00D90E4F">
        <w:t>"</w:t>
      </w:r>
      <w:r w:rsidRPr="00D90E4F">
        <w:t xml:space="preserve"> amount of abrasive that </w:t>
      </w:r>
      <w:r w:rsidR="007828CF" w:rsidRPr="00D90E4F">
        <w:t xml:space="preserve">can be used </w:t>
      </w:r>
      <w:r w:rsidRPr="00D90E4F">
        <w:t>on the system.</w:t>
      </w:r>
    </w:p>
    <w:p w14:paraId="7F7E0CA1" w14:textId="77777777" w:rsidR="00A07E7B" w:rsidRPr="00D90E4F" w:rsidRDefault="009D2976" w:rsidP="00C5529E">
      <w:pPr>
        <w:pStyle w:val="Rubrik4"/>
      </w:pPr>
      <w:r w:rsidRPr="00D90E4F">
        <w:t>Orifices, mixing tubes and abrasive qualities</w:t>
      </w:r>
    </w:p>
    <w:p w14:paraId="21B77965" w14:textId="77777777" w:rsidR="009D2976" w:rsidRPr="00D90E4F" w:rsidRDefault="009D2976" w:rsidP="009D2976">
      <w:r w:rsidRPr="00D90E4F">
        <w:t>To avoid select</w:t>
      </w:r>
      <w:r w:rsidR="005675C9" w:rsidRPr="00D90E4F">
        <w:t>ing</w:t>
      </w:r>
      <w:r w:rsidRPr="00D90E4F">
        <w:t xml:space="preserve"> unsupported equipment, check the available items in the list below.</w:t>
      </w:r>
    </w:p>
    <w:p w14:paraId="16B8E9BE" w14:textId="77777777" w:rsidR="009D2976" w:rsidRPr="00D90E4F" w:rsidRDefault="009378B9" w:rsidP="009D2976">
      <w:pPr>
        <w:keepNext/>
      </w:pPr>
      <w:r w:rsidRPr="00D90E4F">
        <w:rPr>
          <w:noProof/>
        </w:rPr>
        <w:lastRenderedPageBreak/>
        <w:drawing>
          <wp:inline distT="0" distB="0" distL="0" distR="0" wp14:anchorId="4DEF8F45" wp14:editId="7A582E04">
            <wp:extent cx="2465070" cy="2223770"/>
            <wp:effectExtent l="19050" t="19050" r="11430" b="24130"/>
            <wp:docPr id="18945" name="Bild 18945" descr="Image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45" descr="Image224"/>
                    <pic:cNvPicPr>
                      <a:picLocks noChangeAspect="1" noChangeArrowheads="1"/>
                    </pic:cNvPicPr>
                  </pic:nvPicPr>
                  <pic:blipFill>
                    <a:blip r:embed="rId1421" cstate="print"/>
                    <a:srcRect/>
                    <a:stretch>
                      <a:fillRect/>
                    </a:stretch>
                  </pic:blipFill>
                  <pic:spPr bwMode="auto">
                    <a:xfrm>
                      <a:off x="0" y="0"/>
                      <a:ext cx="2465070" cy="2223770"/>
                    </a:xfrm>
                    <a:prstGeom prst="rect">
                      <a:avLst/>
                    </a:prstGeom>
                    <a:noFill/>
                    <a:ln w="6350">
                      <a:solidFill>
                        <a:srgbClr val="000000"/>
                      </a:solidFill>
                      <a:miter lim="800000"/>
                      <a:headEnd/>
                      <a:tailEnd/>
                    </a:ln>
                    <a:effectLst/>
                  </pic:spPr>
                </pic:pic>
              </a:graphicData>
            </a:graphic>
          </wp:inline>
        </w:drawing>
      </w:r>
    </w:p>
    <w:p w14:paraId="4EEBCD87" w14:textId="700F0C6E" w:rsidR="009D2976" w:rsidRPr="00D90E4F" w:rsidRDefault="009D2976" w:rsidP="009D2976">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476</w:t>
      </w:r>
      <w:r w:rsidR="00BE0559" w:rsidRPr="00D90E4F">
        <w:rPr>
          <w:noProof/>
        </w:rPr>
        <w:fldChar w:fldCharType="end"/>
      </w:r>
    </w:p>
    <w:p w14:paraId="47389407" w14:textId="77777777" w:rsidR="002F3F0F" w:rsidRPr="00D90E4F" w:rsidRDefault="00D21D26" w:rsidP="00C5529E">
      <w:pPr>
        <w:pStyle w:val="Rubrik4"/>
      </w:pPr>
      <w:r w:rsidRPr="00D90E4F">
        <w:t>Marking</w:t>
      </w:r>
      <w:r w:rsidR="00FD4098" w:rsidRPr="00D90E4F">
        <w:t xml:space="preserve"> delays</w:t>
      </w:r>
    </w:p>
    <w:p w14:paraId="60939E2B" w14:textId="77777777" w:rsidR="00D21D26" w:rsidRPr="00D90E4F" w:rsidRDefault="00D21D26" w:rsidP="00D21D26">
      <w:r w:rsidRPr="00D90E4F">
        <w:t>This information is needed if the cutting tool is used as</w:t>
      </w:r>
      <w:r w:rsidR="005675C9" w:rsidRPr="00D90E4F">
        <w:t xml:space="preserve"> a</w:t>
      </w:r>
      <w:r w:rsidRPr="00D90E4F">
        <w:t xml:space="preserve"> marking tool.</w:t>
      </w:r>
    </w:p>
    <w:p w14:paraId="1A27B85B" w14:textId="77777777" w:rsidR="00D21D26" w:rsidRPr="00D90E4F" w:rsidRDefault="009378B9" w:rsidP="00D21D26">
      <w:pPr>
        <w:keepNext/>
      </w:pPr>
      <w:r w:rsidRPr="00D90E4F">
        <w:rPr>
          <w:noProof/>
        </w:rPr>
        <w:drawing>
          <wp:inline distT="0" distB="0" distL="0" distR="0" wp14:anchorId="23EA5B7F" wp14:editId="70C4DD58">
            <wp:extent cx="2450465" cy="607060"/>
            <wp:effectExtent l="19050" t="19050" r="26035" b="21590"/>
            <wp:docPr id="18946" name="Bild 18946" descr="Image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46" descr="Image225"/>
                    <pic:cNvPicPr>
                      <a:picLocks noChangeAspect="1" noChangeArrowheads="1"/>
                    </pic:cNvPicPr>
                  </pic:nvPicPr>
                  <pic:blipFill>
                    <a:blip r:embed="rId1422" cstate="print"/>
                    <a:srcRect/>
                    <a:stretch>
                      <a:fillRect/>
                    </a:stretch>
                  </pic:blipFill>
                  <pic:spPr bwMode="auto">
                    <a:xfrm>
                      <a:off x="0" y="0"/>
                      <a:ext cx="2450465" cy="607060"/>
                    </a:xfrm>
                    <a:prstGeom prst="rect">
                      <a:avLst/>
                    </a:prstGeom>
                    <a:noFill/>
                    <a:ln w="6350">
                      <a:solidFill>
                        <a:srgbClr val="000000"/>
                      </a:solidFill>
                      <a:miter lim="800000"/>
                      <a:headEnd/>
                      <a:tailEnd/>
                    </a:ln>
                    <a:effectLst/>
                  </pic:spPr>
                </pic:pic>
              </a:graphicData>
            </a:graphic>
          </wp:inline>
        </w:drawing>
      </w:r>
    </w:p>
    <w:p w14:paraId="00D841A5" w14:textId="5169E8A2" w:rsidR="002F3F0F" w:rsidRPr="00D90E4F" w:rsidRDefault="00D21D26" w:rsidP="00AB3B6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477</w:t>
      </w:r>
      <w:r w:rsidR="00BE0559" w:rsidRPr="00D90E4F">
        <w:rPr>
          <w:noProof/>
        </w:rPr>
        <w:fldChar w:fldCharType="end"/>
      </w:r>
    </w:p>
    <w:p w14:paraId="035B0E78" w14:textId="77777777" w:rsidR="00AB3B6C" w:rsidRPr="00D90E4F" w:rsidRDefault="00AB3B6C" w:rsidP="00AB3B6C">
      <w:r w:rsidRPr="00D90E4F">
        <w:t xml:space="preserve">The first two values are </w:t>
      </w:r>
      <w:r w:rsidR="005675C9" w:rsidRPr="00D90E4F">
        <w:t>needed</w:t>
      </w:r>
      <w:r w:rsidRPr="00D90E4F">
        <w:t xml:space="preserve"> only if </w:t>
      </w:r>
      <w:r w:rsidR="00FD4098" w:rsidRPr="00D90E4F">
        <w:t>abrasive is used for marking.</w:t>
      </w:r>
    </w:p>
    <w:p w14:paraId="5746B58F" w14:textId="77777777" w:rsidR="00FD4098" w:rsidRPr="00D90E4F" w:rsidRDefault="00FD4098" w:rsidP="00AB3B6C">
      <w:r w:rsidRPr="00D90E4F">
        <w:t>"Before moving" is a delay time between Jet On and the first move.</w:t>
      </w:r>
    </w:p>
    <w:p w14:paraId="4EB01B7A" w14:textId="77777777" w:rsidR="00FD4098" w:rsidRPr="00D90E4F" w:rsidRDefault="00FD4098" w:rsidP="00C5529E">
      <w:pPr>
        <w:pStyle w:val="Rubrik4"/>
      </w:pPr>
      <w:r w:rsidRPr="00D90E4F">
        <w:t>Pre-piercing delays</w:t>
      </w:r>
    </w:p>
    <w:p w14:paraId="551B00D2" w14:textId="77777777" w:rsidR="00FD4098" w:rsidRPr="00D90E4F" w:rsidRDefault="009378B9" w:rsidP="00FD4098">
      <w:pPr>
        <w:keepNext/>
      </w:pPr>
      <w:r w:rsidRPr="00D90E4F">
        <w:rPr>
          <w:noProof/>
        </w:rPr>
        <w:drawing>
          <wp:inline distT="0" distB="0" distL="0" distR="0" wp14:anchorId="4B6C5A60" wp14:editId="16D3F3D0">
            <wp:extent cx="2450465" cy="438785"/>
            <wp:effectExtent l="19050" t="19050" r="26035" b="18415"/>
            <wp:docPr id="18947" name="Bild 18947" descr="Image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47" descr="Image226"/>
                    <pic:cNvPicPr>
                      <a:picLocks noChangeAspect="1" noChangeArrowheads="1"/>
                    </pic:cNvPicPr>
                  </pic:nvPicPr>
                  <pic:blipFill>
                    <a:blip r:embed="rId1423" cstate="print"/>
                    <a:srcRect/>
                    <a:stretch>
                      <a:fillRect/>
                    </a:stretch>
                  </pic:blipFill>
                  <pic:spPr bwMode="auto">
                    <a:xfrm>
                      <a:off x="0" y="0"/>
                      <a:ext cx="2450465" cy="438785"/>
                    </a:xfrm>
                    <a:prstGeom prst="rect">
                      <a:avLst/>
                    </a:prstGeom>
                    <a:noFill/>
                    <a:ln w="6350">
                      <a:solidFill>
                        <a:srgbClr val="000000"/>
                      </a:solidFill>
                      <a:miter lim="800000"/>
                      <a:headEnd/>
                      <a:tailEnd/>
                    </a:ln>
                    <a:effectLst/>
                  </pic:spPr>
                </pic:pic>
              </a:graphicData>
            </a:graphic>
          </wp:inline>
        </w:drawing>
      </w:r>
    </w:p>
    <w:p w14:paraId="07FB488A" w14:textId="18A0B529" w:rsidR="00FD4098" w:rsidRPr="00D90E4F" w:rsidRDefault="00FD4098" w:rsidP="00FD4098">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478</w:t>
      </w:r>
      <w:r w:rsidR="00BE0559" w:rsidRPr="00D90E4F">
        <w:rPr>
          <w:noProof/>
        </w:rPr>
        <w:fldChar w:fldCharType="end"/>
      </w:r>
    </w:p>
    <w:p w14:paraId="4E1A9E37" w14:textId="77777777" w:rsidR="00FD4098" w:rsidRPr="00D90E4F" w:rsidRDefault="00FD4098" w:rsidP="00FD4098">
      <w:r w:rsidRPr="00D90E4F">
        <w:t>The</w:t>
      </w:r>
      <w:r w:rsidR="005675C9" w:rsidRPr="00D90E4F">
        <w:t>se</w:t>
      </w:r>
      <w:r w:rsidRPr="00D90E4F">
        <w:t xml:space="preserve"> values handle the delay between water and abrasive On/Off.</w:t>
      </w:r>
    </w:p>
    <w:p w14:paraId="6E3473C7" w14:textId="77777777" w:rsidR="00FD4098" w:rsidRPr="00D90E4F" w:rsidRDefault="00FD4098" w:rsidP="002D3E07">
      <w:pPr>
        <w:pStyle w:val="Rubrik5"/>
      </w:pPr>
      <w:r w:rsidRPr="00D90E4F">
        <w:t>Cutting delays</w:t>
      </w:r>
    </w:p>
    <w:p w14:paraId="6D4A844A" w14:textId="77777777" w:rsidR="00FD4098" w:rsidRPr="00D90E4F" w:rsidRDefault="009378B9" w:rsidP="00FD4098">
      <w:pPr>
        <w:keepNext/>
      </w:pPr>
      <w:r w:rsidRPr="00D90E4F">
        <w:rPr>
          <w:noProof/>
        </w:rPr>
        <w:drawing>
          <wp:inline distT="0" distB="0" distL="0" distR="0" wp14:anchorId="5C3D2B5B" wp14:editId="31B53620">
            <wp:extent cx="2450465" cy="614680"/>
            <wp:effectExtent l="19050" t="19050" r="26035" b="13970"/>
            <wp:docPr id="18942" name="Bild 18942" descr="Image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42" descr="Image227"/>
                    <pic:cNvPicPr>
                      <a:picLocks noChangeAspect="1" noChangeArrowheads="1"/>
                    </pic:cNvPicPr>
                  </pic:nvPicPr>
                  <pic:blipFill>
                    <a:blip r:embed="rId1424" cstate="print"/>
                    <a:srcRect/>
                    <a:stretch>
                      <a:fillRect/>
                    </a:stretch>
                  </pic:blipFill>
                  <pic:spPr bwMode="auto">
                    <a:xfrm>
                      <a:off x="0" y="0"/>
                      <a:ext cx="2450465" cy="614680"/>
                    </a:xfrm>
                    <a:prstGeom prst="rect">
                      <a:avLst/>
                    </a:prstGeom>
                    <a:noFill/>
                    <a:ln w="6350">
                      <a:solidFill>
                        <a:srgbClr val="000000"/>
                      </a:solidFill>
                      <a:miter lim="800000"/>
                      <a:headEnd/>
                      <a:tailEnd/>
                    </a:ln>
                    <a:effectLst/>
                  </pic:spPr>
                </pic:pic>
              </a:graphicData>
            </a:graphic>
          </wp:inline>
        </w:drawing>
      </w:r>
    </w:p>
    <w:p w14:paraId="5EC1F368" w14:textId="679A038B" w:rsidR="00FD4098" w:rsidRPr="00D90E4F" w:rsidRDefault="00FD4098" w:rsidP="00FD4098">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479</w:t>
      </w:r>
      <w:r w:rsidR="00BE0559" w:rsidRPr="00D90E4F">
        <w:rPr>
          <w:noProof/>
        </w:rPr>
        <w:fldChar w:fldCharType="end"/>
      </w:r>
    </w:p>
    <w:p w14:paraId="51A3C59B" w14:textId="77777777" w:rsidR="00FD4098" w:rsidRPr="00D90E4F" w:rsidRDefault="00FD4098" w:rsidP="00FD4098">
      <w:r w:rsidRPr="00D90E4F">
        <w:t>The</w:t>
      </w:r>
      <w:r w:rsidR="005675C9" w:rsidRPr="00D90E4F">
        <w:t>se</w:t>
      </w:r>
      <w:r w:rsidRPr="00D90E4F">
        <w:t xml:space="preserve"> values handle the delay between water and abrasive On/Off.</w:t>
      </w:r>
    </w:p>
    <w:p w14:paraId="12E0A992" w14:textId="77777777" w:rsidR="00FD4098" w:rsidRPr="00D90E4F" w:rsidRDefault="005675C9" w:rsidP="00FD4098">
      <w:r w:rsidRPr="00D90E4F">
        <w:t>"</w:t>
      </w:r>
      <w:r w:rsidR="00FD4098" w:rsidRPr="00D90E4F">
        <w:t>Before moving</w:t>
      </w:r>
      <w:r w:rsidRPr="00D90E4F">
        <w:t>"</w:t>
      </w:r>
      <w:r w:rsidR="00FD4098" w:rsidRPr="00D90E4F">
        <w:t xml:space="preserve"> is the same as </w:t>
      </w:r>
      <w:r w:rsidRPr="00D90E4F">
        <w:t>"</w:t>
      </w:r>
      <w:r w:rsidR="00FD4098" w:rsidRPr="00D90E4F">
        <w:t>minimum piercing time</w:t>
      </w:r>
      <w:r w:rsidRPr="00D90E4F">
        <w:t>"</w:t>
      </w:r>
      <w:r w:rsidR="00FD4098" w:rsidRPr="00D90E4F">
        <w:t>.</w:t>
      </w:r>
    </w:p>
    <w:p w14:paraId="4FD60CD8" w14:textId="77777777" w:rsidR="00FD4098" w:rsidRPr="00D90E4F" w:rsidRDefault="00FD4098" w:rsidP="00FD4098">
      <w:pPr>
        <w:pStyle w:val="Frga"/>
      </w:pPr>
      <w:r w:rsidRPr="00D90E4F">
        <w:t xml:space="preserve">Why </w:t>
      </w:r>
      <w:r w:rsidR="005675C9" w:rsidRPr="00D90E4F">
        <w:t>are there</w:t>
      </w:r>
      <w:r w:rsidRPr="00D90E4F">
        <w:t xml:space="preserve"> separate delays for pre-piercing and cutting?</w:t>
      </w:r>
    </w:p>
    <w:p w14:paraId="61B7AD42" w14:textId="77777777" w:rsidR="00FD4098" w:rsidRPr="00D90E4F" w:rsidRDefault="001E57DC" w:rsidP="00FD4098">
      <w:pPr>
        <w:pStyle w:val="Answer"/>
      </w:pPr>
      <w:r w:rsidRPr="00D90E4F">
        <w:t>Pre-piercing often us</w:t>
      </w:r>
      <w:r w:rsidR="005675C9" w:rsidRPr="00D90E4F">
        <w:t>es</w:t>
      </w:r>
      <w:r w:rsidRPr="00D90E4F">
        <w:t xml:space="preserve"> other pressure and abrasive settings. </w:t>
      </w:r>
      <w:r w:rsidR="005675C9" w:rsidRPr="00D90E4F">
        <w:t xml:space="preserve">For </w:t>
      </w:r>
      <w:r w:rsidRPr="00D90E4F">
        <w:t>this reason it</w:t>
      </w:r>
      <w:r w:rsidR="005675C9" w:rsidRPr="00D90E4F">
        <w:t xml:space="preserve"> i</w:t>
      </w:r>
      <w:r w:rsidRPr="00D90E4F">
        <w:t>s common to use different values.</w:t>
      </w:r>
    </w:p>
    <w:p w14:paraId="5E7EA14E" w14:textId="77777777" w:rsidR="001E57DC" w:rsidRPr="00D90E4F" w:rsidRDefault="001E57DC" w:rsidP="00C5529E">
      <w:pPr>
        <w:pStyle w:val="Rubrik4"/>
      </w:pPr>
      <w:r w:rsidRPr="00D90E4F">
        <w:t>Various</w:t>
      </w:r>
    </w:p>
    <w:p w14:paraId="3AFF0F7E" w14:textId="77777777" w:rsidR="001E57DC" w:rsidRPr="00D90E4F" w:rsidRDefault="009378B9" w:rsidP="001E57DC">
      <w:pPr>
        <w:keepNext/>
      </w:pPr>
      <w:r w:rsidRPr="00D90E4F">
        <w:rPr>
          <w:noProof/>
        </w:rPr>
        <w:drawing>
          <wp:inline distT="0" distB="0" distL="0" distR="0" wp14:anchorId="0FEA2AF7" wp14:editId="257F0832">
            <wp:extent cx="2450465" cy="789940"/>
            <wp:effectExtent l="19050" t="19050" r="26035" b="10160"/>
            <wp:docPr id="18943" name="Bild 18943" descr="Image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43" descr="Image228"/>
                    <pic:cNvPicPr>
                      <a:picLocks noChangeAspect="1" noChangeArrowheads="1"/>
                    </pic:cNvPicPr>
                  </pic:nvPicPr>
                  <pic:blipFill>
                    <a:blip r:embed="rId1425" cstate="print"/>
                    <a:srcRect/>
                    <a:stretch>
                      <a:fillRect/>
                    </a:stretch>
                  </pic:blipFill>
                  <pic:spPr bwMode="auto">
                    <a:xfrm>
                      <a:off x="0" y="0"/>
                      <a:ext cx="2450465" cy="789940"/>
                    </a:xfrm>
                    <a:prstGeom prst="rect">
                      <a:avLst/>
                    </a:prstGeom>
                    <a:noFill/>
                    <a:ln w="6350">
                      <a:solidFill>
                        <a:srgbClr val="000000"/>
                      </a:solidFill>
                      <a:miter lim="800000"/>
                      <a:headEnd/>
                      <a:tailEnd/>
                    </a:ln>
                    <a:effectLst/>
                  </pic:spPr>
                </pic:pic>
              </a:graphicData>
            </a:graphic>
          </wp:inline>
        </w:drawing>
      </w:r>
    </w:p>
    <w:p w14:paraId="66022CAA" w14:textId="6B32E783" w:rsidR="001E57DC" w:rsidRPr="00D90E4F" w:rsidRDefault="001E57DC" w:rsidP="001E57D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480</w:t>
      </w:r>
      <w:r w:rsidR="00BE0559" w:rsidRPr="00D90E4F">
        <w:rPr>
          <w:noProof/>
        </w:rPr>
        <w:fldChar w:fldCharType="end"/>
      </w:r>
    </w:p>
    <w:p w14:paraId="7C785211" w14:textId="77777777" w:rsidR="001E57DC" w:rsidRPr="00D90E4F" w:rsidRDefault="001E57DC" w:rsidP="002D3E07">
      <w:pPr>
        <w:pStyle w:val="Rubrik5"/>
      </w:pPr>
      <w:r w:rsidRPr="00D90E4F">
        <w:t>Report extra</w:t>
      </w:r>
    </w:p>
    <w:p w14:paraId="2EF14DFD" w14:textId="77777777" w:rsidR="001E57DC" w:rsidRPr="00D90E4F" w:rsidRDefault="001E57DC" w:rsidP="001E57DC">
      <w:r w:rsidRPr="00D90E4F">
        <w:t>This is extra time added to the cutting time for every marking, pre-piercing and cutting. Th</w:t>
      </w:r>
      <w:r w:rsidR="009734C0" w:rsidRPr="00D90E4F">
        <w:t>is gives the</w:t>
      </w:r>
      <w:r w:rsidRPr="00D90E4F">
        <w:t xml:space="preserve"> possibility to fine</w:t>
      </w:r>
      <w:r w:rsidR="009734C0" w:rsidRPr="00D90E4F">
        <w:t>-</w:t>
      </w:r>
      <w:r w:rsidRPr="00D90E4F">
        <w:t>tun</w:t>
      </w:r>
      <w:r w:rsidR="009734C0" w:rsidRPr="00D90E4F">
        <w:t>e</w:t>
      </w:r>
      <w:r w:rsidRPr="00D90E4F">
        <w:t xml:space="preserve"> the estimated cutting time.</w:t>
      </w:r>
    </w:p>
    <w:p w14:paraId="7A49A777" w14:textId="77777777" w:rsidR="001E57DC" w:rsidRPr="00D90E4F" w:rsidRDefault="001E57DC" w:rsidP="002D3E07">
      <w:pPr>
        <w:pStyle w:val="Rubrik5"/>
      </w:pPr>
      <w:r w:rsidRPr="00D90E4F">
        <w:t>Pressure up</w:t>
      </w:r>
    </w:p>
    <w:p w14:paraId="76AA8826" w14:textId="77777777" w:rsidR="001E57DC" w:rsidRPr="00D90E4F" w:rsidRDefault="001E57DC" w:rsidP="001E57DC">
      <w:r w:rsidRPr="00D90E4F">
        <w:t xml:space="preserve">This is the delay time used if the </w:t>
      </w:r>
      <w:r w:rsidR="00520F13" w:rsidRPr="00D90E4F">
        <w:t>pressure is increasing.</w:t>
      </w:r>
    </w:p>
    <w:p w14:paraId="073606D4" w14:textId="77777777" w:rsidR="00520F13" w:rsidRPr="00D90E4F" w:rsidRDefault="00520F13" w:rsidP="002D3E07">
      <w:pPr>
        <w:pStyle w:val="Rubrik5"/>
      </w:pPr>
      <w:r w:rsidRPr="00D90E4F">
        <w:t>Pressure down</w:t>
      </w:r>
    </w:p>
    <w:p w14:paraId="3EB0B195" w14:textId="77777777" w:rsidR="00520F13" w:rsidRPr="00D90E4F" w:rsidRDefault="00520F13" w:rsidP="00520F13">
      <w:r w:rsidRPr="00D90E4F">
        <w:t xml:space="preserve">This is the delay time used when the pressure </w:t>
      </w:r>
      <w:r w:rsidR="009734C0" w:rsidRPr="00D90E4F">
        <w:t>is decreasing</w:t>
      </w:r>
      <w:r w:rsidRPr="00D90E4F">
        <w:t>.</w:t>
      </w:r>
    </w:p>
    <w:p w14:paraId="1B996E4F" w14:textId="77777777" w:rsidR="00520F13" w:rsidRPr="00D90E4F" w:rsidRDefault="00520F13" w:rsidP="002D3E07">
      <w:pPr>
        <w:pStyle w:val="Rubrik5"/>
      </w:pPr>
      <w:r w:rsidRPr="00D90E4F">
        <w:t>After cutting</w:t>
      </w:r>
    </w:p>
    <w:p w14:paraId="6829839F" w14:textId="77777777" w:rsidR="001E57DC" w:rsidRPr="00D90E4F" w:rsidRDefault="00520F13" w:rsidP="001E57DC">
      <w:r w:rsidRPr="00D90E4F">
        <w:t>This is the delay time between Jet off and the rapid movement.</w:t>
      </w:r>
    </w:p>
    <w:p w14:paraId="1BAB4A13" w14:textId="77777777" w:rsidR="0067204D" w:rsidRPr="00D90E4F" w:rsidRDefault="0067204D" w:rsidP="0067204D">
      <w:pPr>
        <w:pStyle w:val="Rubrik3"/>
      </w:pPr>
      <w:bookmarkStart w:id="1377" w:name="_Toc129003057"/>
      <w:r w:rsidRPr="00D90E4F">
        <w:lastRenderedPageBreak/>
        <w:t>Pure waterjet</w:t>
      </w:r>
      <w:bookmarkEnd w:id="1377"/>
    </w:p>
    <w:p w14:paraId="1545702E" w14:textId="77777777" w:rsidR="0067204D" w:rsidRPr="00D90E4F" w:rsidRDefault="009378B9" w:rsidP="0067204D">
      <w:pPr>
        <w:keepNext/>
      </w:pPr>
      <w:r w:rsidRPr="00D90E4F">
        <w:rPr>
          <w:noProof/>
        </w:rPr>
        <w:drawing>
          <wp:inline distT="0" distB="0" distL="0" distR="0" wp14:anchorId="156A1E10" wp14:editId="2310129F">
            <wp:extent cx="2955290" cy="2289810"/>
            <wp:effectExtent l="19050" t="0" r="0" b="0"/>
            <wp:docPr id="18941" name="Bild 18941" descr="Image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41" descr="Image229"/>
                    <pic:cNvPicPr>
                      <a:picLocks noChangeAspect="1" noChangeArrowheads="1"/>
                    </pic:cNvPicPr>
                  </pic:nvPicPr>
                  <pic:blipFill>
                    <a:blip r:embed="rId1426" cstate="print"/>
                    <a:srcRect/>
                    <a:stretch>
                      <a:fillRect/>
                    </a:stretch>
                  </pic:blipFill>
                  <pic:spPr bwMode="auto">
                    <a:xfrm>
                      <a:off x="0" y="0"/>
                      <a:ext cx="2955290" cy="2289810"/>
                    </a:xfrm>
                    <a:prstGeom prst="rect">
                      <a:avLst/>
                    </a:prstGeom>
                    <a:noFill/>
                    <a:ln w="9525">
                      <a:noFill/>
                      <a:miter lim="800000"/>
                      <a:headEnd/>
                      <a:tailEnd/>
                    </a:ln>
                  </pic:spPr>
                </pic:pic>
              </a:graphicData>
            </a:graphic>
          </wp:inline>
        </w:drawing>
      </w:r>
    </w:p>
    <w:p w14:paraId="23ED4DCF" w14:textId="7B1851EC" w:rsidR="0067204D" w:rsidRPr="00D90E4F" w:rsidRDefault="0067204D" w:rsidP="0067204D">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481</w:t>
      </w:r>
      <w:r w:rsidR="00BE0559" w:rsidRPr="00D90E4F">
        <w:rPr>
          <w:noProof/>
        </w:rPr>
        <w:fldChar w:fldCharType="end"/>
      </w:r>
    </w:p>
    <w:p w14:paraId="61CEC168" w14:textId="77777777" w:rsidR="0067204D" w:rsidRPr="00D90E4F" w:rsidRDefault="0067204D" w:rsidP="0067204D">
      <w:r w:rsidRPr="00D90E4F">
        <w:t xml:space="preserve">This machine type does not have </w:t>
      </w:r>
      <w:r w:rsidR="009734C0" w:rsidRPr="00D90E4F">
        <w:t>as</w:t>
      </w:r>
      <w:r w:rsidRPr="00D90E4F">
        <w:t xml:space="preserve"> many settings.</w:t>
      </w:r>
    </w:p>
    <w:p w14:paraId="53DEB05C" w14:textId="77777777" w:rsidR="0067204D" w:rsidRPr="00D90E4F" w:rsidRDefault="0067204D" w:rsidP="002D3E07">
      <w:pPr>
        <w:pStyle w:val="Rubrik5"/>
      </w:pPr>
      <w:r w:rsidRPr="00D90E4F">
        <w:t>Max pump pressure</w:t>
      </w:r>
    </w:p>
    <w:p w14:paraId="2120A3BF" w14:textId="77777777" w:rsidR="0067204D" w:rsidRPr="00D90E4F" w:rsidRDefault="0067204D" w:rsidP="0067204D">
      <w:r w:rsidRPr="00D90E4F">
        <w:t>Set the value to the highest possible on the machine.</w:t>
      </w:r>
    </w:p>
    <w:p w14:paraId="7C36A68F" w14:textId="77777777" w:rsidR="0067204D" w:rsidRPr="00D90E4F" w:rsidRDefault="0067204D" w:rsidP="002D3E07">
      <w:pPr>
        <w:pStyle w:val="Rubrik5"/>
      </w:pPr>
      <w:r w:rsidRPr="00D90E4F">
        <w:t>Pump on/off controlled from CNC-file</w:t>
      </w:r>
    </w:p>
    <w:p w14:paraId="57A0A36D" w14:textId="77777777" w:rsidR="0067204D" w:rsidRPr="00D90E4F" w:rsidRDefault="009734C0" w:rsidP="0067204D">
      <w:r w:rsidRPr="00D90E4F">
        <w:t>Check this option i</w:t>
      </w:r>
      <w:r w:rsidR="0067204D" w:rsidRPr="00D90E4F">
        <w:t xml:space="preserve">f the system can turn the pump </w:t>
      </w:r>
      <w:r w:rsidRPr="00D90E4F">
        <w:t xml:space="preserve">on/off </w:t>
      </w:r>
      <w:r w:rsidR="0067204D" w:rsidRPr="00D90E4F">
        <w:t xml:space="preserve">from the CNC file. </w:t>
      </w:r>
      <w:r w:rsidR="00B93D81" w:rsidRPr="00D90E4F">
        <w:t>Control if this is done or not in the "Strategy".</w:t>
      </w:r>
    </w:p>
    <w:p w14:paraId="48AA6098" w14:textId="77777777" w:rsidR="0067204D" w:rsidRPr="00D90E4F" w:rsidRDefault="0067204D" w:rsidP="002D3E07">
      <w:pPr>
        <w:pStyle w:val="Rubrik5"/>
      </w:pPr>
      <w:r w:rsidRPr="00D90E4F">
        <w:t>After piercing and cutting</w:t>
      </w:r>
    </w:p>
    <w:p w14:paraId="4B487272" w14:textId="77777777" w:rsidR="0067204D" w:rsidRPr="00D90E4F" w:rsidRDefault="009378B9" w:rsidP="0067204D">
      <w:pPr>
        <w:keepNext/>
      </w:pPr>
      <w:r w:rsidRPr="00D90E4F">
        <w:rPr>
          <w:noProof/>
        </w:rPr>
        <w:drawing>
          <wp:inline distT="0" distB="0" distL="0" distR="0" wp14:anchorId="3AA72A30" wp14:editId="3A0A57C4">
            <wp:extent cx="2472690" cy="358140"/>
            <wp:effectExtent l="19050" t="19050" r="22860" b="22860"/>
            <wp:docPr id="18933" name="Bild 18933" descr="Image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33" descr="Image230"/>
                    <pic:cNvPicPr>
                      <a:picLocks noChangeAspect="1" noChangeArrowheads="1"/>
                    </pic:cNvPicPr>
                  </pic:nvPicPr>
                  <pic:blipFill>
                    <a:blip r:embed="rId1427" cstate="print"/>
                    <a:srcRect/>
                    <a:stretch>
                      <a:fillRect/>
                    </a:stretch>
                  </pic:blipFill>
                  <pic:spPr bwMode="auto">
                    <a:xfrm>
                      <a:off x="0" y="0"/>
                      <a:ext cx="2472690" cy="358140"/>
                    </a:xfrm>
                    <a:prstGeom prst="rect">
                      <a:avLst/>
                    </a:prstGeom>
                    <a:noFill/>
                    <a:ln w="6350">
                      <a:solidFill>
                        <a:srgbClr val="000000"/>
                      </a:solidFill>
                      <a:miter lim="800000"/>
                      <a:headEnd/>
                      <a:tailEnd/>
                    </a:ln>
                    <a:effectLst/>
                  </pic:spPr>
                </pic:pic>
              </a:graphicData>
            </a:graphic>
          </wp:inline>
        </w:drawing>
      </w:r>
    </w:p>
    <w:p w14:paraId="355B6757" w14:textId="38A57A9F" w:rsidR="0067204D" w:rsidRPr="00D90E4F" w:rsidRDefault="0067204D" w:rsidP="0067204D">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482</w:t>
      </w:r>
      <w:r w:rsidR="00BE0559" w:rsidRPr="00D90E4F">
        <w:rPr>
          <w:noProof/>
        </w:rPr>
        <w:fldChar w:fldCharType="end"/>
      </w:r>
    </w:p>
    <w:p w14:paraId="0E984BFA" w14:textId="77777777" w:rsidR="008A1E8F" w:rsidRDefault="009734C0" w:rsidP="008A1E8F">
      <w:r w:rsidRPr="00D90E4F">
        <w:t>"</w:t>
      </w:r>
      <w:r w:rsidR="0067204D" w:rsidRPr="00D90E4F">
        <w:t>After piercing</w:t>
      </w:r>
      <w:r w:rsidRPr="00D90E4F">
        <w:t>"</w:t>
      </w:r>
      <w:r w:rsidR="0067204D" w:rsidRPr="00D90E4F">
        <w:t xml:space="preserve"> is the same as </w:t>
      </w:r>
      <w:r w:rsidRPr="00D90E4F">
        <w:t>"</w:t>
      </w:r>
      <w:r w:rsidR="0067204D" w:rsidRPr="00D90E4F">
        <w:t>minimum piercing time</w:t>
      </w:r>
      <w:r w:rsidRPr="00D90E4F">
        <w:t>"</w:t>
      </w:r>
      <w:r w:rsidR="0067204D" w:rsidRPr="00D90E4F">
        <w:t xml:space="preserve">. </w:t>
      </w:r>
      <w:r w:rsidRPr="00D90E4F">
        <w:t>"</w:t>
      </w:r>
      <w:r w:rsidR="008A1E8F" w:rsidRPr="00D90E4F">
        <w:t>After cutting</w:t>
      </w:r>
      <w:r w:rsidRPr="00D90E4F">
        <w:t>"</w:t>
      </w:r>
      <w:r w:rsidR="008A1E8F" w:rsidRPr="00D90E4F">
        <w:t xml:space="preserve"> is the delay time between Jet off and the rapid movement.</w:t>
      </w:r>
    </w:p>
    <w:p w14:paraId="4083F005" w14:textId="2E73BC48" w:rsidR="00333ACF" w:rsidRDefault="00333ACF" w:rsidP="00333ACF">
      <w:pPr>
        <w:pStyle w:val="Rubrik2"/>
      </w:pPr>
      <w:bookmarkStart w:id="1378" w:name="_Toc229474967"/>
      <w:r>
        <w:lastRenderedPageBreak/>
        <w:t>Delays</w:t>
      </w:r>
      <w:bookmarkEnd w:id="1378"/>
    </w:p>
    <w:p w14:paraId="51A6096B" w14:textId="79B2DB50" w:rsidR="00333ACF" w:rsidRDefault="000D3EB8" w:rsidP="00333ACF">
      <w:r>
        <w:rPr>
          <w:noProof/>
        </w:rPr>
        <w:drawing>
          <wp:inline distT="0" distB="0" distL="0" distR="0" wp14:anchorId="5D94855F" wp14:editId="6498D1CD">
            <wp:extent cx="4095750" cy="4381500"/>
            <wp:effectExtent l="0" t="0" r="0" b="0"/>
            <wp:docPr id="1421584814" name="Bildobjekt 1" descr="En bild som visar text, skärmbild, skärm,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84814" name="Bildobjekt 1" descr="En bild som visar text, skärmbild, skärm, programvara&#10;&#10;AI-genererat innehåll kan vara felaktigt."/>
                    <pic:cNvPicPr/>
                  </pic:nvPicPr>
                  <pic:blipFill>
                    <a:blip r:embed="rId1428"/>
                    <a:stretch>
                      <a:fillRect/>
                    </a:stretch>
                  </pic:blipFill>
                  <pic:spPr>
                    <a:xfrm>
                      <a:off x="0" y="0"/>
                      <a:ext cx="4095750" cy="4381500"/>
                    </a:xfrm>
                    <a:prstGeom prst="rect">
                      <a:avLst/>
                    </a:prstGeom>
                  </pic:spPr>
                </pic:pic>
              </a:graphicData>
            </a:graphic>
          </wp:inline>
        </w:drawing>
      </w:r>
    </w:p>
    <w:p w14:paraId="240981F3" w14:textId="79E34461" w:rsidR="00333ACF" w:rsidRDefault="00333ACF" w:rsidP="00333ACF">
      <w:pPr>
        <w:pStyle w:val="Rubrik4"/>
      </w:pPr>
      <w:r>
        <w:t>Low pressure piercing pre-load</w:t>
      </w:r>
    </w:p>
    <w:p w14:paraId="618F492D" w14:textId="75141F60" w:rsidR="00DF2DDB" w:rsidRPr="00DF2DDB" w:rsidRDefault="00DF2DDB" w:rsidP="00DF2DDB">
      <w:r>
        <w:t>Note! The postprocessor must be adapted to support this functionality.</w:t>
      </w:r>
    </w:p>
    <w:p w14:paraId="2A38A620" w14:textId="05138409" w:rsidR="00333ACF" w:rsidRDefault="00333ACF" w:rsidP="00333ACF">
      <w:r w:rsidRPr="00333ACF">
        <w:rPr>
          <w:noProof/>
        </w:rPr>
        <w:drawing>
          <wp:inline distT="0" distB="0" distL="0" distR="0" wp14:anchorId="58BCFFC5" wp14:editId="43E733CF">
            <wp:extent cx="3315163" cy="1076475"/>
            <wp:effectExtent l="0" t="0" r="0" b="9525"/>
            <wp:docPr id="1332634038" name="Bildobjekt 1" descr="En bild som visar text, Teckensnitt, linje,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34038" name="Bildobjekt 1" descr="En bild som visar text, Teckensnitt, linje, skärmbild&#10;&#10;AI-genererat innehåll kan vara felaktigt."/>
                    <pic:cNvPicPr/>
                  </pic:nvPicPr>
                  <pic:blipFill>
                    <a:blip r:embed="rId1429"/>
                    <a:stretch>
                      <a:fillRect/>
                    </a:stretch>
                  </pic:blipFill>
                  <pic:spPr>
                    <a:xfrm>
                      <a:off x="0" y="0"/>
                      <a:ext cx="3315163" cy="1076475"/>
                    </a:xfrm>
                    <a:prstGeom prst="rect">
                      <a:avLst/>
                    </a:prstGeom>
                  </pic:spPr>
                </pic:pic>
              </a:graphicData>
            </a:graphic>
          </wp:inline>
        </w:drawing>
      </w:r>
    </w:p>
    <w:p w14:paraId="766E8E16" w14:textId="745D2763" w:rsidR="00333ACF" w:rsidRDefault="00333ACF" w:rsidP="00DF2DDB">
      <w:pPr>
        <w:pStyle w:val="Rubrik5"/>
      </w:pPr>
      <w:r>
        <w:t>Use abrasive pre-</w:t>
      </w:r>
      <w:r w:rsidRPr="00DF2DDB">
        <w:t>load</w:t>
      </w:r>
    </w:p>
    <w:p w14:paraId="5B5EB94F" w14:textId="07C7D53F" w:rsidR="00333ACF" w:rsidRDefault="00333ACF" w:rsidP="00333ACF">
      <w:r>
        <w:t>If this checkbox is activated, then the abrasive flow will start before the water turns on. This is important when</w:t>
      </w:r>
      <w:r w:rsidR="00DF2DDB">
        <w:t xml:space="preserve"> cutting in glass. </w:t>
      </w:r>
      <w:r w:rsidR="00DF2DDB" w:rsidRPr="00DF2DDB">
        <w:t>Pure water can create a shock effect</w:t>
      </w:r>
      <w:r w:rsidR="00DF2DDB">
        <w:t xml:space="preserve"> (water hammer). If the abrasive is activated, it </w:t>
      </w:r>
      <w:r w:rsidR="00DF2DDB" w:rsidRPr="00DF2DDB">
        <w:t xml:space="preserve">grinds through </w:t>
      </w:r>
      <w:r w:rsidR="00DF2DDB">
        <w:t xml:space="preserve">the material </w:t>
      </w:r>
      <w:r w:rsidR="00DF2DDB" w:rsidRPr="00DF2DDB">
        <w:t xml:space="preserve">in a </w:t>
      </w:r>
      <w:r w:rsidR="00DF2DDB">
        <w:t xml:space="preserve">more </w:t>
      </w:r>
      <w:r w:rsidR="00DF2DDB" w:rsidRPr="00DF2DDB">
        <w:t>controlled way</w:t>
      </w:r>
      <w:r w:rsidR="00DF2DDB">
        <w:t>.</w:t>
      </w:r>
    </w:p>
    <w:p w14:paraId="604D1A70" w14:textId="7FB0E9A8" w:rsidR="00DF2DDB" w:rsidRDefault="00DF2DDB" w:rsidP="00DF2DDB">
      <w:pPr>
        <w:pStyle w:val="Rubrik5"/>
      </w:pPr>
      <w:r>
        <w:t>Abrasive preload</w:t>
      </w:r>
    </w:p>
    <w:p w14:paraId="7869FBAD" w14:textId="7E6AC9F5" w:rsidR="00DF2DDB" w:rsidRDefault="00DF2DDB" w:rsidP="00DF2DDB">
      <w:r>
        <w:t>Enter the time you want to pre-load before the water turns on.</w:t>
      </w:r>
    </w:p>
    <w:p w14:paraId="4CE1484C" w14:textId="7B96AEC4" w:rsidR="00493767" w:rsidRDefault="00493767" w:rsidP="00AA7C91">
      <w:pPr>
        <w:pStyle w:val="LISPSAMPLE"/>
      </w:pPr>
      <w:r>
        <w:t>EXAMPLE</w:t>
      </w:r>
    </w:p>
    <w:p w14:paraId="7C0BD12C" w14:textId="60848290" w:rsidR="00493767" w:rsidRDefault="00493767" w:rsidP="00AA7C91">
      <w:pPr>
        <w:pStyle w:val="LISPSAMPLE"/>
      </w:pPr>
      <w:r>
        <w:t>M7 (ABR</w:t>
      </w:r>
      <w:r w:rsidR="00AA7C91">
        <w:t>ASIVE ON)</w:t>
      </w:r>
    </w:p>
    <w:p w14:paraId="59F15E91" w14:textId="7ABC90C7" w:rsidR="00AA7C91" w:rsidRDefault="00AA7C91" w:rsidP="00AA7C91">
      <w:pPr>
        <w:pStyle w:val="LISPSAMPLE"/>
      </w:pPr>
      <w:r>
        <w:t>G4 S1.25 (ABRASIVE PRE-LOAD)</w:t>
      </w:r>
    </w:p>
    <w:p w14:paraId="665CB838" w14:textId="263111AF" w:rsidR="00AA7C91" w:rsidRDefault="00AA7C91" w:rsidP="00AA7C91">
      <w:pPr>
        <w:pStyle w:val="LISPSAMPLE"/>
      </w:pPr>
      <w:r>
        <w:t>M3 (WATER ON)</w:t>
      </w:r>
    </w:p>
    <w:p w14:paraId="5317105C" w14:textId="49EB1927" w:rsidR="00AA7C91" w:rsidRDefault="00AA7C91" w:rsidP="00AA7C91">
      <w:pPr>
        <w:pStyle w:val="LISPSAMPLE"/>
      </w:pPr>
      <w:r>
        <w:t>G4 S0.2 (TO OPEN VALVE)</w:t>
      </w:r>
    </w:p>
    <w:p w14:paraId="0E50C43A" w14:textId="08D96FCC" w:rsidR="00DF2DDB" w:rsidRDefault="00E9278B" w:rsidP="00DF2DDB">
      <w:pPr>
        <w:pStyle w:val="Rubrik5"/>
      </w:pPr>
      <w:r>
        <w:t xml:space="preserve">Use </w:t>
      </w:r>
      <w:r w:rsidR="00DF2DDB">
        <w:t>Vacuum assist</w:t>
      </w:r>
    </w:p>
    <w:p w14:paraId="6D85699C" w14:textId="1BB476D2" w:rsidR="00DF2DDB" w:rsidRDefault="00EE0EBF" w:rsidP="00DF2DDB">
      <w:r w:rsidRPr="00EE0EBF">
        <w:t xml:space="preserve">Vacuum assist is used to </w:t>
      </w:r>
      <w:r>
        <w:t>suck</w:t>
      </w:r>
      <w:r w:rsidRPr="00EE0EBF">
        <w:t xml:space="preserve"> the abrasive through the nozzle so that the abrasive is properly in position when the water jet is turned on. This is done to achieve a very clean and smooth start</w:t>
      </w:r>
      <w:r>
        <w:t xml:space="preserve">. This </w:t>
      </w:r>
      <w:r w:rsidR="00E9278B">
        <w:t xml:space="preserve">functionality </w:t>
      </w:r>
      <w:r>
        <w:t>needs a special vacuum pump</w:t>
      </w:r>
      <w:r w:rsidR="00E9278B">
        <w:t xml:space="preserve"> and instructions in the pos</w:t>
      </w:r>
      <w:r>
        <w:t>tprocessor</w:t>
      </w:r>
      <w:r w:rsidR="00E9278B">
        <w:t>.</w:t>
      </w:r>
      <w:r w:rsidR="007759EC">
        <w:t xml:space="preserve"> </w:t>
      </w:r>
      <w:r w:rsidR="00E9278B">
        <w:t xml:space="preserve">This </w:t>
      </w:r>
      <w:r w:rsidR="007759EC">
        <w:t xml:space="preserve">functionality </w:t>
      </w:r>
      <w:r w:rsidR="00E9278B">
        <w:t>also reduce the risk of sand stop.</w:t>
      </w:r>
    </w:p>
    <w:p w14:paraId="204E62A3" w14:textId="1E3FBABA" w:rsidR="00E9278B" w:rsidRDefault="00E9278B" w:rsidP="00E9278B">
      <w:pPr>
        <w:pStyle w:val="Rubrik5"/>
      </w:pPr>
      <w:r>
        <w:t>Vacuum on delay</w:t>
      </w:r>
    </w:p>
    <w:p w14:paraId="79724650" w14:textId="7D387BE8" w:rsidR="00E9278B" w:rsidRDefault="00E9278B" w:rsidP="00E9278B">
      <w:r>
        <w:t>Enter the time the vacuum pump should be used before the water is turned on.</w:t>
      </w:r>
    </w:p>
    <w:p w14:paraId="31C79317" w14:textId="07CA41F3" w:rsidR="00493767" w:rsidRDefault="00493767" w:rsidP="00493767">
      <w:pPr>
        <w:pStyle w:val="LISPSAMPLE"/>
      </w:pPr>
      <w:r>
        <w:t>EXAMPLE</w:t>
      </w:r>
    </w:p>
    <w:p w14:paraId="6D5BBCAF" w14:textId="243D5CF9" w:rsidR="00493767" w:rsidRDefault="00493767" w:rsidP="00493767">
      <w:pPr>
        <w:pStyle w:val="LISPSAMPLE"/>
      </w:pPr>
      <w:r>
        <w:t>M</w:t>
      </w:r>
      <w:r w:rsidR="00AA7C91">
        <w:t>9</w:t>
      </w:r>
      <w:r>
        <w:t xml:space="preserve"> (VACUUM </w:t>
      </w:r>
      <w:r w:rsidR="00AA7C91">
        <w:t>ON</w:t>
      </w:r>
      <w:r>
        <w:t>)</w:t>
      </w:r>
    </w:p>
    <w:p w14:paraId="2D281FBC" w14:textId="1312A643" w:rsidR="00AA7C91" w:rsidRDefault="00AA7C91" w:rsidP="00493767">
      <w:pPr>
        <w:pStyle w:val="LISPSAMPLE"/>
      </w:pPr>
      <w:r>
        <w:t>M7 (ABRASIVE ON)</w:t>
      </w:r>
    </w:p>
    <w:p w14:paraId="3E5CA261" w14:textId="27492BAF" w:rsidR="00493767" w:rsidRDefault="00493767" w:rsidP="00493767">
      <w:pPr>
        <w:pStyle w:val="LISPSAMPLE"/>
      </w:pPr>
      <w:r>
        <w:lastRenderedPageBreak/>
        <w:t>G4 S0.9 (VACUM ON DELAY)</w:t>
      </w:r>
    </w:p>
    <w:p w14:paraId="241F88B7" w14:textId="3AAFF8F3" w:rsidR="00493767" w:rsidRDefault="00493767" w:rsidP="00493767">
      <w:pPr>
        <w:pStyle w:val="LISPSAMPLE"/>
      </w:pPr>
      <w:r>
        <w:t>M3 (WATER ON)</w:t>
      </w:r>
    </w:p>
    <w:p w14:paraId="1F5C2CCD" w14:textId="2F4A25B0" w:rsidR="00493767" w:rsidRDefault="00493767" w:rsidP="00493767">
      <w:pPr>
        <w:pStyle w:val="LISPSAMPLE"/>
      </w:pPr>
      <w:r>
        <w:t>G4 S0.2 (TO OPEN VALVE)</w:t>
      </w:r>
    </w:p>
    <w:p w14:paraId="6DA6738D" w14:textId="07D67D88" w:rsidR="00E9278B" w:rsidRDefault="00E9278B" w:rsidP="00E9278B">
      <w:pPr>
        <w:pStyle w:val="Rubrik4"/>
      </w:pPr>
      <w:r>
        <w:t>Jet on delays</w:t>
      </w:r>
    </w:p>
    <w:p w14:paraId="62CD0010" w14:textId="3A5AEB79" w:rsidR="00E9278B" w:rsidRDefault="000D3EB8" w:rsidP="00E9278B">
      <w:r w:rsidRPr="000D3EB8">
        <w:rPr>
          <w:noProof/>
        </w:rPr>
        <w:drawing>
          <wp:inline distT="0" distB="0" distL="0" distR="0" wp14:anchorId="4D085E51" wp14:editId="589810FC">
            <wp:extent cx="3210373" cy="1190791"/>
            <wp:effectExtent l="0" t="0" r="9525" b="9525"/>
            <wp:docPr id="871720700" name="Bildobjekt 1" descr="En bild som visar text, skärmbild, Teckensnitt,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20700" name="Bildobjekt 1" descr="En bild som visar text, skärmbild, Teckensnitt, linje&#10;&#10;AI-genererat innehåll kan vara felaktigt."/>
                    <pic:cNvPicPr/>
                  </pic:nvPicPr>
                  <pic:blipFill>
                    <a:blip r:embed="rId1430"/>
                    <a:stretch>
                      <a:fillRect/>
                    </a:stretch>
                  </pic:blipFill>
                  <pic:spPr>
                    <a:xfrm>
                      <a:off x="0" y="0"/>
                      <a:ext cx="3210373" cy="1190791"/>
                    </a:xfrm>
                    <a:prstGeom prst="rect">
                      <a:avLst/>
                    </a:prstGeom>
                  </pic:spPr>
                </pic:pic>
              </a:graphicData>
            </a:graphic>
          </wp:inline>
        </w:drawing>
      </w:r>
    </w:p>
    <w:p w14:paraId="57D76E7D" w14:textId="7A5BAF5F" w:rsidR="00E9278B" w:rsidRDefault="00E9278B" w:rsidP="00E9278B">
      <w:pPr>
        <w:pStyle w:val="Rubrik5"/>
      </w:pPr>
      <w:r>
        <w:t>To open valve</w:t>
      </w:r>
    </w:p>
    <w:p w14:paraId="312ADA15" w14:textId="74294076" w:rsidR="00E9278B" w:rsidRDefault="00E9278B" w:rsidP="00E9278B">
      <w:r>
        <w:t xml:space="preserve">This is the time it takes between the instruction (for example M3) is executed </w:t>
      </w:r>
      <w:r w:rsidR="000D3EB8">
        <w:t xml:space="preserve">in the CNC </w:t>
      </w:r>
      <w:r w:rsidR="007759EC">
        <w:t>till</w:t>
      </w:r>
      <w:r>
        <w:t xml:space="preserve"> the water hit the material.</w:t>
      </w:r>
      <w:r w:rsidR="000D3EB8">
        <w:t xml:space="preserve"> Normally this is a very short time. On our lab machines </w:t>
      </w:r>
      <w:r w:rsidR="007759EC">
        <w:t xml:space="preserve">it </w:t>
      </w:r>
      <w:r w:rsidR="000D3EB8">
        <w:t>will take around 0.2 second.</w:t>
      </w:r>
    </w:p>
    <w:p w14:paraId="0753472F" w14:textId="41E52F9B" w:rsidR="000D3EB8" w:rsidRDefault="000D3EB8" w:rsidP="000D3EB8">
      <w:pPr>
        <w:pStyle w:val="Rubrik5"/>
      </w:pPr>
      <w:r>
        <w:t>For abrasive to arrive on marking</w:t>
      </w:r>
    </w:p>
    <w:p w14:paraId="7DE648E8" w14:textId="17E7F3F4" w:rsidR="00E9278B" w:rsidRDefault="000D3EB8" w:rsidP="00E9278B">
      <w:r>
        <w:t>To avoid sand</w:t>
      </w:r>
      <w:r w:rsidR="007759EC">
        <w:t>-</w:t>
      </w:r>
      <w:r>
        <w:t>stop the most common way is to turn off the abrasive first and then wait until all abrasive is gone from the hose, then turn off the water. When doing marking it is common to leave the abrasive in the hose. If you want to use this method, then set a very low delay time.</w:t>
      </w:r>
    </w:p>
    <w:p w14:paraId="5C07ECD3" w14:textId="4ECE4D6E" w:rsidR="000D3EB8" w:rsidRDefault="000D3EB8" w:rsidP="000D3EB8">
      <w:pPr>
        <w:pStyle w:val="Rubrik5"/>
      </w:pPr>
      <w:r>
        <w:t>For abrasive to arrive on low pressure piercing</w:t>
      </w:r>
    </w:p>
    <w:p w14:paraId="6A2C1525" w14:textId="0FDC76CD" w:rsidR="000D3EB8" w:rsidRDefault="000D3EB8" w:rsidP="00E9278B">
      <w:r>
        <w:t xml:space="preserve">If you are using </w:t>
      </w:r>
      <w:r w:rsidR="00493767">
        <w:t>a</w:t>
      </w:r>
      <w:r>
        <w:t xml:space="preserve">brasive pre-load then this </w:t>
      </w:r>
      <w:r w:rsidR="007759EC">
        <w:t>value</w:t>
      </w:r>
      <w:r w:rsidR="00493767">
        <w:t xml:space="preserve"> is not used. This is the time it takes between the instruction (for example M5) to turn on the abrasive to the abrasive hit the material. This time is depending on the length and the design of </w:t>
      </w:r>
      <w:r w:rsidR="007759EC">
        <w:t xml:space="preserve">hose and </w:t>
      </w:r>
      <w:r w:rsidR="00493767">
        <w:t>the abrasive</w:t>
      </w:r>
      <w:r w:rsidR="007759EC">
        <w:t xml:space="preserve"> equipment</w:t>
      </w:r>
      <w:r w:rsidR="00493767">
        <w:t xml:space="preserve">. In our lab machines (that has a short hose) </w:t>
      </w:r>
      <w:r w:rsidR="007759EC">
        <w:t xml:space="preserve">it </w:t>
      </w:r>
      <w:r w:rsidR="00493767">
        <w:t>takes about 1.2 second.</w:t>
      </w:r>
    </w:p>
    <w:p w14:paraId="76DA0019" w14:textId="257F49E7" w:rsidR="000D3EB8" w:rsidRDefault="00493767" w:rsidP="00493767">
      <w:pPr>
        <w:pStyle w:val="Rubrik5"/>
      </w:pPr>
      <w:r>
        <w:t>For abrasive to arrive on cutting</w:t>
      </w:r>
    </w:p>
    <w:p w14:paraId="0BE1A3B1" w14:textId="5014733C" w:rsidR="00493767" w:rsidRDefault="00493767" w:rsidP="00493767">
      <w:r>
        <w:t>This is the same as for the two options above but for cutting.</w:t>
      </w:r>
    </w:p>
    <w:p w14:paraId="41F75F57" w14:textId="75295FA0" w:rsidR="00AA7C91" w:rsidRDefault="00AA7C91" w:rsidP="00493767">
      <w:pPr>
        <w:pStyle w:val="LISPSAMPLE"/>
      </w:pPr>
      <w:r>
        <w:t>EXAMPLE</w:t>
      </w:r>
    </w:p>
    <w:p w14:paraId="1520499F" w14:textId="73DB5FCE" w:rsidR="00493767" w:rsidRDefault="00493767" w:rsidP="00493767">
      <w:pPr>
        <w:pStyle w:val="LISPSAMPLE"/>
      </w:pPr>
      <w:r>
        <w:t>M3 (WATER ON)</w:t>
      </w:r>
      <w:r>
        <w:br/>
        <w:t>G4 S0.2 (TO OPEN VALVE)</w:t>
      </w:r>
    </w:p>
    <w:p w14:paraId="1D2A9C8E" w14:textId="016688E5" w:rsidR="00493767" w:rsidRDefault="00493767" w:rsidP="00493767">
      <w:pPr>
        <w:pStyle w:val="LISPSAMPLE"/>
      </w:pPr>
      <w:r>
        <w:t>M7 (ABRASIVE ON)</w:t>
      </w:r>
    </w:p>
    <w:p w14:paraId="6BE4E4F4" w14:textId="3B078F13" w:rsidR="00493767" w:rsidRDefault="00493767" w:rsidP="00493767">
      <w:pPr>
        <w:pStyle w:val="LISPSAMPLE"/>
      </w:pPr>
      <w:r>
        <w:t>G4 S1.2 (WAIT FOR ABRASIVE TO ARRIVE)</w:t>
      </w:r>
    </w:p>
    <w:p w14:paraId="154E63C4" w14:textId="09C05564" w:rsidR="00AA7C91" w:rsidRDefault="00AA7C91" w:rsidP="00AA7C91">
      <w:pPr>
        <w:pStyle w:val="Rubrik4"/>
      </w:pPr>
      <w:r>
        <w:t>Jet off delays</w:t>
      </w:r>
    </w:p>
    <w:p w14:paraId="011396D0" w14:textId="1150EB5A" w:rsidR="00AA7C91" w:rsidRPr="00AA7C91" w:rsidRDefault="00AA7C91" w:rsidP="00AA7C91">
      <w:r>
        <w:t>The three first settings should be the time it takes between the abrasive feeder is turned off and that the hos is completely empty.</w:t>
      </w:r>
    </w:p>
    <w:p w14:paraId="4103BB8E" w14:textId="6B3B48D1" w:rsidR="00AA7C91" w:rsidRDefault="00AA7C91" w:rsidP="00AA7C91">
      <w:r w:rsidRPr="00AA7C91">
        <w:rPr>
          <w:noProof/>
        </w:rPr>
        <w:drawing>
          <wp:inline distT="0" distB="0" distL="0" distR="0" wp14:anchorId="5C657D59" wp14:editId="7C56FCD8">
            <wp:extent cx="3162741" cy="1105054"/>
            <wp:effectExtent l="0" t="0" r="0" b="0"/>
            <wp:docPr id="936921638" name="Bildobjekt 1" descr="En bild som visar text, skärmbild, Teckensnitt,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21638" name="Bildobjekt 1" descr="En bild som visar text, skärmbild, Teckensnitt, linje&#10;&#10;AI-genererat innehåll kan vara felaktigt."/>
                    <pic:cNvPicPr/>
                  </pic:nvPicPr>
                  <pic:blipFill>
                    <a:blip r:embed="rId1431"/>
                    <a:stretch>
                      <a:fillRect/>
                    </a:stretch>
                  </pic:blipFill>
                  <pic:spPr>
                    <a:xfrm>
                      <a:off x="0" y="0"/>
                      <a:ext cx="3162741" cy="1105054"/>
                    </a:xfrm>
                    <a:prstGeom prst="rect">
                      <a:avLst/>
                    </a:prstGeom>
                  </pic:spPr>
                </pic:pic>
              </a:graphicData>
            </a:graphic>
          </wp:inline>
        </w:drawing>
      </w:r>
    </w:p>
    <w:p w14:paraId="291A5CAA" w14:textId="4F8FAC44" w:rsidR="00AA7C91" w:rsidRDefault="00AA7C91" w:rsidP="00AA7C91">
      <w:pPr>
        <w:pStyle w:val="Rubrik5"/>
      </w:pPr>
      <w:r>
        <w:t>To empty hose on marking</w:t>
      </w:r>
    </w:p>
    <w:p w14:paraId="4ECBA6E7" w14:textId="1B681052" w:rsidR="00AA7C91" w:rsidRDefault="00AA7C91" w:rsidP="00AA7C91">
      <w:r>
        <w:t xml:space="preserve">Just on marking it is common to set this to a very low value or to zero to keep the </w:t>
      </w:r>
      <w:r w:rsidR="007759EC">
        <w:t xml:space="preserve">some </w:t>
      </w:r>
      <w:r>
        <w:t xml:space="preserve">abrasive in the hose between markings. Since the marking is more like a surface preparation then it will </w:t>
      </w:r>
      <w:r w:rsidR="00C6645D">
        <w:t>give</w:t>
      </w:r>
      <w:r>
        <w:t xml:space="preserve"> a "nicer" result since there is no water hammer when you turn on the jet.</w:t>
      </w:r>
    </w:p>
    <w:p w14:paraId="3609819A" w14:textId="20E9AE95" w:rsidR="00AA7C91" w:rsidRDefault="00AA7C91" w:rsidP="00AA7C91">
      <w:pPr>
        <w:pStyle w:val="Rubrik5"/>
      </w:pPr>
      <w:r>
        <w:t>To empty hose on low pressure piercing</w:t>
      </w:r>
    </w:p>
    <w:p w14:paraId="1FC14AD9" w14:textId="5B76549D" w:rsidR="00AA7C91" w:rsidRDefault="00AA7C91" w:rsidP="00AA7C91">
      <w:r>
        <w:t xml:space="preserve">On our machine this will take around 1.5 second. It is also possible to keep the abrasive in the hose. In that case set this value to a very low value or to zero. Remember in that case also to set </w:t>
      </w:r>
      <w:r w:rsidR="00C6645D">
        <w:t>the corresponding Jet on delay value to a very low value.</w:t>
      </w:r>
    </w:p>
    <w:p w14:paraId="2E948848" w14:textId="24BDA5D3" w:rsidR="00C6645D" w:rsidRDefault="00C6645D" w:rsidP="00C6645D">
      <w:pPr>
        <w:pStyle w:val="Rubrik5"/>
      </w:pPr>
      <w:r>
        <w:t>To empty hose on cutting</w:t>
      </w:r>
    </w:p>
    <w:p w14:paraId="23E747AC" w14:textId="199F4D7D" w:rsidR="00C6645D" w:rsidRDefault="00C6645D" w:rsidP="00AA7C91">
      <w:r>
        <w:t>The most common way is to empty the hose between every new cut. On our lab machines this will take around 1.2 seconds.</w:t>
      </w:r>
    </w:p>
    <w:p w14:paraId="024696E3" w14:textId="2361881A" w:rsidR="00C6645D" w:rsidRDefault="00C6645D" w:rsidP="00C6645D">
      <w:pPr>
        <w:pStyle w:val="Rubrik5"/>
      </w:pPr>
      <w:r>
        <w:t>To close valve</w:t>
      </w:r>
    </w:p>
    <w:p w14:paraId="01E7A6CA" w14:textId="0B1D9BC3" w:rsidR="00C6645D" w:rsidRDefault="00C6645D" w:rsidP="00AA7C91">
      <w:r>
        <w:t>This is the time it takes between the CNC instructions executed until the jet is completely off. We need this delay to avoid that the machine is not moved to next cut until the jet is really off.</w:t>
      </w:r>
    </w:p>
    <w:p w14:paraId="3151DC6D" w14:textId="77777777" w:rsidR="007759EC" w:rsidRDefault="007759EC" w:rsidP="00AA7C91"/>
    <w:p w14:paraId="240F3CB6" w14:textId="4BDF2E9A" w:rsidR="00C6645D" w:rsidRDefault="00C6645D" w:rsidP="00C6645D">
      <w:pPr>
        <w:pStyle w:val="LISPSAMPLE"/>
      </w:pPr>
      <w:r>
        <w:t>EXAMPLE</w:t>
      </w:r>
    </w:p>
    <w:p w14:paraId="4BF84AD4" w14:textId="7A4EDFD1" w:rsidR="00C6645D" w:rsidRDefault="00C6645D" w:rsidP="00C6645D">
      <w:pPr>
        <w:pStyle w:val="LISPSAMPLE"/>
      </w:pPr>
      <w:r>
        <w:t>M9 (ABRASIVE OFF)</w:t>
      </w:r>
    </w:p>
    <w:p w14:paraId="75C3D033" w14:textId="79FA3FC4" w:rsidR="00C6645D" w:rsidRDefault="00C6645D" w:rsidP="00C6645D">
      <w:pPr>
        <w:pStyle w:val="LISPSAMPLE"/>
      </w:pPr>
      <w:r>
        <w:lastRenderedPageBreak/>
        <w:t>G4 S1.2 (TO EMPTY HOSE)</w:t>
      </w:r>
    </w:p>
    <w:p w14:paraId="1848B0CD" w14:textId="2374190C" w:rsidR="00C6645D" w:rsidRDefault="00C6645D" w:rsidP="00C6645D">
      <w:pPr>
        <w:pStyle w:val="LISPSAMPLE"/>
      </w:pPr>
      <w:r>
        <w:t>M7 (WATER OFF)</w:t>
      </w:r>
    </w:p>
    <w:p w14:paraId="26CC0C2C" w14:textId="7110458A" w:rsidR="00C6645D" w:rsidRDefault="00C6645D" w:rsidP="00C6645D">
      <w:pPr>
        <w:pStyle w:val="LISPSAMPLE"/>
      </w:pPr>
      <w:r>
        <w:t>G4 S0.3 (CLOSE VALVE)</w:t>
      </w:r>
    </w:p>
    <w:p w14:paraId="1330FDF7" w14:textId="0FACF924" w:rsidR="00C6645D" w:rsidRDefault="00C6645D" w:rsidP="00C6645D">
      <w:pPr>
        <w:pStyle w:val="Rubrik4"/>
      </w:pPr>
      <w:r>
        <w:t>Other settings</w:t>
      </w:r>
    </w:p>
    <w:p w14:paraId="58EA379D" w14:textId="656F21F8" w:rsidR="00C6645D" w:rsidRDefault="00C6645D" w:rsidP="00AA7C91">
      <w:r w:rsidRPr="00C6645D">
        <w:rPr>
          <w:noProof/>
        </w:rPr>
        <w:drawing>
          <wp:inline distT="0" distB="0" distL="0" distR="0" wp14:anchorId="737721AC" wp14:editId="2484E19F">
            <wp:extent cx="3000794" cy="1028844"/>
            <wp:effectExtent l="0" t="0" r="0" b="0"/>
            <wp:docPr id="1233164657"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64657" name="Bildobjekt 1" descr="En bild som visar text, skärmbild, Teckensnitt, nummer&#10;&#10;AI-genererat innehåll kan vara felaktigt."/>
                    <pic:cNvPicPr/>
                  </pic:nvPicPr>
                  <pic:blipFill>
                    <a:blip r:embed="rId1432"/>
                    <a:stretch>
                      <a:fillRect/>
                    </a:stretch>
                  </pic:blipFill>
                  <pic:spPr>
                    <a:xfrm>
                      <a:off x="0" y="0"/>
                      <a:ext cx="3000794" cy="1028844"/>
                    </a:xfrm>
                    <a:prstGeom prst="rect">
                      <a:avLst/>
                    </a:prstGeom>
                  </pic:spPr>
                </pic:pic>
              </a:graphicData>
            </a:graphic>
          </wp:inline>
        </w:drawing>
      </w:r>
    </w:p>
    <w:p w14:paraId="530BDFF7" w14:textId="6D69FB63" w:rsidR="00C6645D" w:rsidRDefault="00C6645D" w:rsidP="00C6645D">
      <w:pPr>
        <w:pStyle w:val="Rubrik5"/>
      </w:pPr>
      <w:r>
        <w:t>Sensoring time</w:t>
      </w:r>
    </w:p>
    <w:p w14:paraId="24604CA4" w14:textId="74A4B5BA" w:rsidR="00C6645D" w:rsidRDefault="00493D2A" w:rsidP="00AA7C91">
      <w:r>
        <w:t>IGEMS has an advanced handling of the height sensor</w:t>
      </w:r>
      <w:r w:rsidR="007759EC">
        <w:t>ing</w:t>
      </w:r>
      <w:r>
        <w:t xml:space="preserve">. It can optimize where and when and what type of sensoring that should be used in different situations. (Note! If the CNC controller allow this). To estimate a more correct cutting time, enter the time in seconds it take to make </w:t>
      </w:r>
      <w:r w:rsidR="007759EC">
        <w:t>one</w:t>
      </w:r>
      <w:r>
        <w:t xml:space="preserve"> sensoring.</w:t>
      </w:r>
    </w:p>
    <w:p w14:paraId="729021CC" w14:textId="7F9FFD1D" w:rsidR="00493D2A" w:rsidRDefault="00493D2A" w:rsidP="00493D2A">
      <w:pPr>
        <w:pStyle w:val="Rubrik5"/>
      </w:pPr>
      <w:r>
        <w:t>Report extra</w:t>
      </w:r>
    </w:p>
    <w:p w14:paraId="6B1047C8" w14:textId="35EE5B52" w:rsidR="00493D2A" w:rsidRDefault="00493D2A" w:rsidP="00493D2A">
      <w:r>
        <w:t>This value is to fine</w:t>
      </w:r>
      <w:r w:rsidR="007759EC">
        <w:t>-</w:t>
      </w:r>
      <w:r>
        <w:t>tuning the estimated cutting time. The value you put here will be added to every piercing on the job.</w:t>
      </w:r>
    </w:p>
    <w:p w14:paraId="2868907D" w14:textId="5D01515C" w:rsidR="00493D2A" w:rsidRDefault="00493D2A" w:rsidP="00493D2A">
      <w:pPr>
        <w:pStyle w:val="Rubrik5"/>
      </w:pPr>
      <w:r>
        <w:t>Pressure up</w:t>
      </w:r>
    </w:p>
    <w:p w14:paraId="49E35773" w14:textId="6B1686AE" w:rsidR="00493D2A" w:rsidRDefault="00493D2A" w:rsidP="00493D2A">
      <w:r>
        <w:t>This is the time it takes to pressure up. This is a value that will be used in the NCN file and in the time reports.</w:t>
      </w:r>
    </w:p>
    <w:p w14:paraId="24CD643B" w14:textId="464810AC" w:rsidR="00493D2A" w:rsidRDefault="00493D2A" w:rsidP="00493D2A">
      <w:pPr>
        <w:pStyle w:val="Rubrik5"/>
      </w:pPr>
      <w:r>
        <w:t>Pressure down</w:t>
      </w:r>
    </w:p>
    <w:p w14:paraId="493F3D11" w14:textId="4F175F59" w:rsidR="00493D2A" w:rsidRPr="00493D2A" w:rsidRDefault="00493D2A" w:rsidP="00493D2A">
      <w:r>
        <w:t>Same as above but for pressure down.</w:t>
      </w:r>
    </w:p>
    <w:p w14:paraId="03A7615C" w14:textId="77777777" w:rsidR="005B1EE3" w:rsidRPr="00D90E4F" w:rsidRDefault="005B1EE3" w:rsidP="005B1EE3">
      <w:pPr>
        <w:pStyle w:val="Rubrik2"/>
      </w:pPr>
      <w:bookmarkStart w:id="1379" w:name="_Toc129003058"/>
      <w:bookmarkStart w:id="1380" w:name="Cam2d2MachineVarious"/>
      <w:bookmarkStart w:id="1381" w:name="_Toc229474968"/>
      <w:r w:rsidRPr="00D90E4F">
        <w:t>Various</w:t>
      </w:r>
      <w:bookmarkEnd w:id="1379"/>
      <w:bookmarkEnd w:id="1381"/>
    </w:p>
    <w:bookmarkEnd w:id="1380"/>
    <w:p w14:paraId="474EA7FD" w14:textId="77777777" w:rsidR="00DE4B11" w:rsidRDefault="00DE4B11" w:rsidP="005B1EE3">
      <w:r>
        <w:t>Here you can find various settings for different options in IGEMS</w:t>
      </w:r>
    </w:p>
    <w:p w14:paraId="2F8F7D23" w14:textId="77777777" w:rsidR="00DE4B11" w:rsidRDefault="00DE4B11" w:rsidP="00DE4B11">
      <w:pPr>
        <w:keepNext/>
      </w:pPr>
      <w:r>
        <w:rPr>
          <w:noProof/>
        </w:rPr>
        <w:drawing>
          <wp:inline distT="0" distB="0" distL="0" distR="0" wp14:anchorId="39D5DC5C" wp14:editId="5C738D50">
            <wp:extent cx="3962400" cy="2466975"/>
            <wp:effectExtent l="0" t="0" r="0" b="9525"/>
            <wp:docPr id="48354" name="Bildobjekt 4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4" name="Various.png"/>
                    <pic:cNvPicPr/>
                  </pic:nvPicPr>
                  <pic:blipFill>
                    <a:blip r:embed="rId1433">
                      <a:extLst>
                        <a:ext uri="{28A0092B-C50C-407E-A947-70E740481C1C}">
                          <a14:useLocalDpi xmlns:a14="http://schemas.microsoft.com/office/drawing/2010/main" val="0"/>
                        </a:ext>
                      </a:extLst>
                    </a:blip>
                    <a:stretch>
                      <a:fillRect/>
                    </a:stretch>
                  </pic:blipFill>
                  <pic:spPr>
                    <a:xfrm>
                      <a:off x="0" y="0"/>
                      <a:ext cx="3962400" cy="2466975"/>
                    </a:xfrm>
                    <a:prstGeom prst="rect">
                      <a:avLst/>
                    </a:prstGeom>
                  </pic:spPr>
                </pic:pic>
              </a:graphicData>
            </a:graphic>
          </wp:inline>
        </w:drawing>
      </w:r>
    </w:p>
    <w:p w14:paraId="2EC07498" w14:textId="1CFD6DFF" w:rsidR="00DE4B11" w:rsidRDefault="00DE4B11" w:rsidP="00DE4B11">
      <w:pPr>
        <w:pStyle w:val="Beskrivning"/>
      </w:pPr>
      <w:r>
        <w:t xml:space="preserve">Picture </w:t>
      </w:r>
      <w:r>
        <w:fldChar w:fldCharType="begin"/>
      </w:r>
      <w:r>
        <w:instrText xml:space="preserve"> SEQ Picture \* ARABIC </w:instrText>
      </w:r>
      <w:r>
        <w:fldChar w:fldCharType="separate"/>
      </w:r>
      <w:r w:rsidR="00EB6DA4">
        <w:rPr>
          <w:noProof/>
        </w:rPr>
        <w:t>483</w:t>
      </w:r>
      <w:r>
        <w:fldChar w:fldCharType="end"/>
      </w:r>
    </w:p>
    <w:p w14:paraId="2845ACA2" w14:textId="77777777" w:rsidR="00DE4B11" w:rsidRPr="00DE4B11" w:rsidRDefault="00DE4B11" w:rsidP="00DE4B11">
      <w:pPr>
        <w:pStyle w:val="Rubrik4"/>
      </w:pPr>
      <w:r>
        <w:t>Password</w:t>
      </w:r>
    </w:p>
    <w:p w14:paraId="13FC8C49" w14:textId="77777777" w:rsidR="00DE4B11" w:rsidRDefault="00DE4B11" w:rsidP="005B1EE3">
      <w:r>
        <w:t xml:space="preserve">If you activate the password then the user must </w:t>
      </w:r>
      <w:r w:rsidR="0033512B">
        <w:t xml:space="preserve">type in the </w:t>
      </w:r>
      <w:r>
        <w:t>password to be able to change in the setting</w:t>
      </w:r>
      <w:r w:rsidR="006F581B">
        <w:t>s</w:t>
      </w:r>
      <w:r w:rsidR="0033512B">
        <w:t>.</w:t>
      </w:r>
      <w:r w:rsidR="006F581B">
        <w:t xml:space="preserve"> Normally the machine settings should be set up once by the machine builder, of that reason it's common that the password is activated too avoid unwanted changes.</w:t>
      </w:r>
    </w:p>
    <w:p w14:paraId="5A9E804B" w14:textId="77777777" w:rsidR="006F581B" w:rsidRDefault="006F581B" w:rsidP="006F581B">
      <w:pPr>
        <w:pStyle w:val="Rubrik4"/>
      </w:pPr>
      <w:r>
        <w:t>Lead algorithm</w:t>
      </w:r>
    </w:p>
    <w:p w14:paraId="50C64745" w14:textId="3E51D815" w:rsidR="004713C3" w:rsidRDefault="003129E6" w:rsidP="005B1EE3">
      <w:r>
        <w:t xml:space="preserve">If the &lt;Default&gt; algorithm are used then the rules are as in the description in the </w:t>
      </w:r>
      <w:hyperlink w:anchor="_Automatic_lead" w:history="1">
        <w:r w:rsidRPr="003129E6">
          <w:rPr>
            <w:rStyle w:val="Hyperlnk"/>
          </w:rPr>
          <w:t>Automatic lead</w:t>
        </w:r>
      </w:hyperlink>
      <w:r>
        <w:t xml:space="preserve"> in the Contour command. The script algorithm is located in the LSP directory in the IGEMS program folder. </w:t>
      </w:r>
    </w:p>
    <w:p w14:paraId="0DACAACB" w14:textId="7A546167" w:rsidR="009E7EFA" w:rsidRDefault="004713C3" w:rsidP="005B1EE3">
      <w:r>
        <w:t xml:space="preserve">If you want to modify the functionality and know how to do, you can click on the edit button and save your copy in the </w:t>
      </w:r>
      <w:r w:rsidR="00093B98">
        <w:t>"</w:t>
      </w:r>
      <w:r w:rsidR="009E7EFA" w:rsidRPr="009E7EFA">
        <w:t>Shared\Algorithms\</w:t>
      </w:r>
      <w:r w:rsidR="004F312E">
        <w:t>Leads" folder.</w:t>
      </w:r>
    </w:p>
    <w:p w14:paraId="3420F6A7" w14:textId="77777777" w:rsidR="0033512B" w:rsidRDefault="003129E6" w:rsidP="005B1EE3">
      <w:r>
        <w:t>You can modify the script by clicking on the edit button. More information about the script file can be found in ILISP.DOCX</w:t>
      </w:r>
    </w:p>
    <w:p w14:paraId="6FA33464" w14:textId="77777777" w:rsidR="003129E6" w:rsidRDefault="003129E6" w:rsidP="003129E6">
      <w:pPr>
        <w:pStyle w:val="Rubrik4"/>
      </w:pPr>
      <w:r>
        <w:lastRenderedPageBreak/>
        <w:t>Organizer start and register script</w:t>
      </w:r>
    </w:p>
    <w:p w14:paraId="631DC45B" w14:textId="77777777" w:rsidR="003129E6" w:rsidRDefault="003129E6" w:rsidP="003129E6">
      <w:pPr>
        <w:keepNext/>
      </w:pPr>
      <w:r>
        <w:rPr>
          <w:noProof/>
        </w:rPr>
        <w:drawing>
          <wp:inline distT="0" distB="0" distL="0" distR="0" wp14:anchorId="5801125F" wp14:editId="3C2ABE53">
            <wp:extent cx="3829050" cy="1609725"/>
            <wp:effectExtent l="0" t="0" r="0" b="9525"/>
            <wp:docPr id="48348" name="Bildobjekt 48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8" name="OrgStart.png"/>
                    <pic:cNvPicPr/>
                  </pic:nvPicPr>
                  <pic:blipFill>
                    <a:blip r:embed="rId1434">
                      <a:extLst>
                        <a:ext uri="{28A0092B-C50C-407E-A947-70E740481C1C}">
                          <a14:useLocalDpi xmlns:a14="http://schemas.microsoft.com/office/drawing/2010/main" val="0"/>
                        </a:ext>
                      </a:extLst>
                    </a:blip>
                    <a:stretch>
                      <a:fillRect/>
                    </a:stretch>
                  </pic:blipFill>
                  <pic:spPr>
                    <a:xfrm>
                      <a:off x="0" y="0"/>
                      <a:ext cx="3829050" cy="1609725"/>
                    </a:xfrm>
                    <a:prstGeom prst="rect">
                      <a:avLst/>
                    </a:prstGeom>
                  </pic:spPr>
                </pic:pic>
              </a:graphicData>
            </a:graphic>
          </wp:inline>
        </w:drawing>
      </w:r>
    </w:p>
    <w:p w14:paraId="0802C3C9" w14:textId="3978BF1A" w:rsidR="003129E6" w:rsidRDefault="003129E6" w:rsidP="003129E6">
      <w:pPr>
        <w:pStyle w:val="Beskrivning"/>
      </w:pPr>
      <w:r>
        <w:t xml:space="preserve">Picture </w:t>
      </w:r>
      <w:r>
        <w:fldChar w:fldCharType="begin"/>
      </w:r>
      <w:r>
        <w:instrText xml:space="preserve"> SEQ Picture \* ARABIC </w:instrText>
      </w:r>
      <w:r>
        <w:fldChar w:fldCharType="separate"/>
      </w:r>
      <w:r w:rsidR="00EB6DA4">
        <w:rPr>
          <w:noProof/>
        </w:rPr>
        <w:t>484</w:t>
      </w:r>
      <w:r>
        <w:fldChar w:fldCharType="end"/>
      </w:r>
    </w:p>
    <w:p w14:paraId="6D1D98A2" w14:textId="30AEAF55" w:rsidR="003129E6" w:rsidRDefault="003129E6" w:rsidP="003129E6">
      <w:r>
        <w:t xml:space="preserve">IGEMS has </w:t>
      </w:r>
      <w:r w:rsidR="000B1ED0">
        <w:t>some</w:t>
      </w:r>
      <w:r>
        <w:t xml:space="preserve"> script</w:t>
      </w:r>
      <w:r w:rsidR="000B1ED0">
        <w:t>s</w:t>
      </w:r>
      <w:r>
        <w:t xml:space="preserve"> to communicate with ERP systems. In the ILISP</w:t>
      </w:r>
      <w:r w:rsidR="004F498D">
        <w:t>.docx you can find more information</w:t>
      </w:r>
      <w:r w:rsidR="004F312E">
        <w:t xml:space="preserve">. </w:t>
      </w:r>
      <w:r w:rsidR="004F498D">
        <w:t xml:space="preserve"> </w:t>
      </w:r>
      <w:hyperlink r:id="rId1435" w:history="1">
        <w:r w:rsidR="004F498D" w:rsidRPr="004F498D">
          <w:rPr>
            <w:rStyle w:val="Hyperlnk"/>
          </w:rPr>
          <w:t>You can also look at this video</w:t>
        </w:r>
      </w:hyperlink>
      <w:r w:rsidR="004F498D">
        <w:t>.</w:t>
      </w:r>
    </w:p>
    <w:p w14:paraId="23757BE9" w14:textId="77777777" w:rsidR="004F498D" w:rsidRDefault="009E7EFA" w:rsidP="009E7EFA">
      <w:pPr>
        <w:pStyle w:val="Rubrik4"/>
      </w:pPr>
      <w:r>
        <w:t>Sheet value script</w:t>
      </w:r>
    </w:p>
    <w:p w14:paraId="70AD56F9" w14:textId="77777777" w:rsidR="004713C3" w:rsidRDefault="009E7EFA" w:rsidP="009E7EFA">
      <w:r>
        <w:t xml:space="preserve">When using the Automatic Nesting you can tell the nesting to use the cheapest sheet. If you want to use IGEMS calculation then the value should be set to &lt;Default&gt;. </w:t>
      </w:r>
    </w:p>
    <w:p w14:paraId="6D1F5343" w14:textId="0D3F08A8" w:rsidR="009E7EFA" w:rsidRDefault="004713C3" w:rsidP="009E7EFA">
      <w:r>
        <w:t xml:space="preserve">If you want to modify the functionality and know how to do, you can click on the edit button and save your copy in the </w:t>
      </w:r>
      <w:r w:rsidR="00093B98">
        <w:t>"</w:t>
      </w:r>
      <w:r w:rsidR="009E7EFA" w:rsidRPr="009E7EFA">
        <w:t>Shared\Algorithms\</w:t>
      </w:r>
      <w:r w:rsidR="009E7EFA">
        <w:t>SheetValue</w:t>
      </w:r>
      <w:r w:rsidR="00093B98">
        <w:t>"</w:t>
      </w:r>
      <w:r w:rsidR="009E7EFA">
        <w:t xml:space="preserve"> folder.</w:t>
      </w:r>
    </w:p>
    <w:p w14:paraId="65CA2554" w14:textId="77777777" w:rsidR="000B1ED0" w:rsidRDefault="00E2105D" w:rsidP="00E2105D">
      <w:pPr>
        <w:pStyle w:val="Rubrik4"/>
      </w:pPr>
      <w:bookmarkStart w:id="1382" w:name="_Machine_layout_template"/>
      <w:bookmarkEnd w:id="1382"/>
      <w:r>
        <w:t>Machine layout template</w:t>
      </w:r>
    </w:p>
    <w:p w14:paraId="1706E840" w14:textId="77777777" w:rsidR="00E2105D" w:rsidRDefault="00E2105D" w:rsidP="00E2105D">
      <w:r>
        <w:t>From IGEMS R2019.3 it is possible to automatically insert a picture of the machine table on the IGEMS Screen. The picture (drawing) is belonging to a Machine setup, and if you change machine you will also automatically change the picture.</w:t>
      </w:r>
    </w:p>
    <w:p w14:paraId="7F08A5D4" w14:textId="77777777" w:rsidR="00E2105D" w:rsidRDefault="00E2105D" w:rsidP="00E2105D">
      <w:r>
        <w:t>Do as follows:</w:t>
      </w:r>
    </w:p>
    <w:p w14:paraId="09CEBA45" w14:textId="77777777" w:rsidR="00E2105D" w:rsidRDefault="00E2105D" w:rsidP="00EA11A3">
      <w:pPr>
        <w:pStyle w:val="Liststycke"/>
        <w:numPr>
          <w:ilvl w:val="0"/>
          <w:numId w:val="27"/>
        </w:numPr>
      </w:pPr>
      <w:r>
        <w:t>Make a drawing of the machine</w:t>
      </w:r>
    </w:p>
    <w:p w14:paraId="5ACC8D1B" w14:textId="77777777" w:rsidR="00E2105D" w:rsidRDefault="00E2105D" w:rsidP="00EA11A3">
      <w:pPr>
        <w:pStyle w:val="Liststycke"/>
        <w:numPr>
          <w:ilvl w:val="0"/>
          <w:numId w:val="27"/>
        </w:numPr>
      </w:pPr>
      <w:r>
        <w:t>The origin (0,0) of the drawing should be on the same position as (0,0) on the real machine.</w:t>
      </w:r>
    </w:p>
    <w:p w14:paraId="744E2CCE" w14:textId="77777777" w:rsidR="00E2105D" w:rsidRDefault="00E2105D" w:rsidP="00EA11A3">
      <w:pPr>
        <w:pStyle w:val="Liststycke"/>
        <w:numPr>
          <w:ilvl w:val="0"/>
          <w:numId w:val="27"/>
        </w:numPr>
      </w:pPr>
      <w:r>
        <w:t>Finally press the Save button.</w:t>
      </w:r>
    </w:p>
    <w:p w14:paraId="7619DF88" w14:textId="006B9105" w:rsidR="00BE2B23" w:rsidRDefault="00BE2B23" w:rsidP="00E2105D">
      <w:hyperlink r:id="rId1436" w:history="1">
        <w:r w:rsidRPr="004F498D">
          <w:rPr>
            <w:rStyle w:val="Hyperlnk"/>
          </w:rPr>
          <w:t>You can also look at this video</w:t>
        </w:r>
      </w:hyperlink>
      <w:r>
        <w:t>.</w:t>
      </w:r>
    </w:p>
    <w:p w14:paraId="59A1589E" w14:textId="77777777" w:rsidR="00BE2B23" w:rsidRDefault="00BE2B23" w:rsidP="00E2105D"/>
    <w:p w14:paraId="1DD19B1D" w14:textId="77777777" w:rsidR="00260439" w:rsidRPr="00D90E4F" w:rsidRDefault="00260439" w:rsidP="00260439">
      <w:pPr>
        <w:pStyle w:val="Rubrik1"/>
      </w:pPr>
      <w:bookmarkStart w:id="1383" w:name="_Toc335637026"/>
      <w:bookmarkStart w:id="1384" w:name="_Toc115697758"/>
      <w:bookmarkStart w:id="1385" w:name="_Toc129003059"/>
      <w:bookmarkStart w:id="1386" w:name="_Toc229474969"/>
      <w:r w:rsidRPr="00D90E4F">
        <w:lastRenderedPageBreak/>
        <w:t>Organizer</w:t>
      </w:r>
      <w:bookmarkEnd w:id="1383"/>
      <w:bookmarkEnd w:id="1384"/>
      <w:bookmarkEnd w:id="1385"/>
      <w:bookmarkEnd w:id="1386"/>
    </w:p>
    <w:p w14:paraId="0D3868BA" w14:textId="5CD0A06F" w:rsidR="00260439" w:rsidRPr="00D90E4F" w:rsidRDefault="00C47395" w:rsidP="00260439">
      <w:r w:rsidRPr="00D90E4F">
        <w:t>"</w:t>
      </w:r>
      <w:r w:rsidR="00260439" w:rsidRPr="00D90E4F">
        <w:t>Organizer</w:t>
      </w:r>
      <w:r w:rsidRPr="00D90E4F">
        <w:t>"</w:t>
      </w:r>
      <w:r w:rsidR="00260439" w:rsidRPr="00D90E4F">
        <w:t xml:space="preserve"> is a separate module in IGEMS used to store part files and relevant information tied to the parts. </w:t>
      </w:r>
      <w:r w:rsidR="005230F3" w:rsidRPr="00D90E4F">
        <w:t xml:space="preserve">Information about the parts is stored in an embedded SQL database. The parts itself are stored in the Parts directory in the Shared folder. (See </w:t>
      </w:r>
      <w:r w:rsidR="00BF11A7" w:rsidRPr="00D90E4F">
        <w:fldChar w:fldCharType="begin"/>
      </w:r>
      <w:r w:rsidR="005230F3" w:rsidRPr="00D90E4F">
        <w:instrText xml:space="preserve"> REF _Ref335229855 \r \h </w:instrText>
      </w:r>
      <w:r w:rsidR="00BF11A7" w:rsidRPr="00D90E4F">
        <w:fldChar w:fldCharType="separate"/>
      </w:r>
      <w:r w:rsidR="00EB6DA4">
        <w:t>3.5</w:t>
      </w:r>
      <w:r w:rsidR="00BF11A7" w:rsidRPr="00D90E4F">
        <w:fldChar w:fldCharType="end"/>
      </w:r>
      <w:r w:rsidR="005230F3" w:rsidRPr="00D90E4F">
        <w:t>).</w:t>
      </w:r>
    </w:p>
    <w:p w14:paraId="48165C18" w14:textId="77777777" w:rsidR="00260439" w:rsidRPr="00D90E4F" w:rsidRDefault="00260439" w:rsidP="00260439">
      <w:pPr>
        <w:pStyle w:val="Rubrik2"/>
      </w:pPr>
      <w:bookmarkStart w:id="1387" w:name="_Toc335637027"/>
      <w:bookmarkStart w:id="1388" w:name="_Toc129003060"/>
      <w:bookmarkStart w:id="1389" w:name="_Toc229474970"/>
      <w:r w:rsidRPr="00D90E4F">
        <w:t>Reg</w:t>
      </w:r>
      <w:bookmarkStart w:id="1390" w:name="register"/>
      <w:bookmarkEnd w:id="1390"/>
      <w:r w:rsidRPr="00D90E4F">
        <w:t>ister</w:t>
      </w:r>
      <w:bookmarkEnd w:id="1387"/>
      <w:bookmarkEnd w:id="1388"/>
      <w:bookmarkEnd w:id="1389"/>
    </w:p>
    <w:p w14:paraId="1CD7EB39" w14:textId="77777777" w:rsidR="00260439" w:rsidRPr="00D90E4F" w:rsidRDefault="009378B9" w:rsidP="00260439">
      <w:pPr>
        <w:keepNext/>
      </w:pPr>
      <w:r w:rsidRPr="00D90E4F">
        <w:rPr>
          <w:noProof/>
        </w:rPr>
        <w:drawing>
          <wp:inline distT="0" distB="0" distL="0" distR="0" wp14:anchorId="4ED43AA3" wp14:editId="3EDA59CE">
            <wp:extent cx="1609090" cy="723900"/>
            <wp:effectExtent l="19050" t="19050" r="10160" b="19050"/>
            <wp:docPr id="18934" name="Bild 18934" descr="Image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34" descr="Image619"/>
                    <pic:cNvPicPr>
                      <a:picLocks noChangeAspect="1" noChangeArrowheads="1"/>
                    </pic:cNvPicPr>
                  </pic:nvPicPr>
                  <pic:blipFill>
                    <a:blip r:embed="rId1437" cstate="print"/>
                    <a:srcRect/>
                    <a:stretch>
                      <a:fillRect/>
                    </a:stretch>
                  </pic:blipFill>
                  <pic:spPr bwMode="auto">
                    <a:xfrm>
                      <a:off x="0" y="0"/>
                      <a:ext cx="1609090" cy="723900"/>
                    </a:xfrm>
                    <a:prstGeom prst="rect">
                      <a:avLst/>
                    </a:prstGeom>
                    <a:noFill/>
                    <a:ln w="6350">
                      <a:solidFill>
                        <a:srgbClr val="000000"/>
                      </a:solidFill>
                      <a:miter lim="800000"/>
                      <a:headEnd/>
                      <a:tailEnd/>
                    </a:ln>
                    <a:effectLst/>
                  </pic:spPr>
                </pic:pic>
              </a:graphicData>
            </a:graphic>
          </wp:inline>
        </w:drawing>
      </w:r>
    </w:p>
    <w:p w14:paraId="2267AFC4" w14:textId="1C1F22FC" w:rsidR="00260439" w:rsidRPr="00D90E4F" w:rsidRDefault="00260439" w:rsidP="0026043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485</w:t>
      </w:r>
      <w:r w:rsidR="00BE0559" w:rsidRPr="00D90E4F">
        <w:rPr>
          <w:noProof/>
        </w:rPr>
        <w:fldChar w:fldCharType="end"/>
      </w:r>
    </w:p>
    <w:p w14:paraId="7ECEC5AB" w14:textId="77777777" w:rsidR="00924845" w:rsidRPr="00D90E4F" w:rsidRDefault="003B60DC" w:rsidP="00260439">
      <w:r w:rsidRPr="00D90E4F">
        <w:t xml:space="preserve">The </w:t>
      </w:r>
      <w:r w:rsidR="00C47395" w:rsidRPr="00D90E4F">
        <w:t>"</w:t>
      </w:r>
      <w:r w:rsidR="00E37C69" w:rsidRPr="00D90E4F">
        <w:t>R</w:t>
      </w:r>
      <w:r w:rsidRPr="00D90E4F">
        <w:t>egister</w:t>
      </w:r>
      <w:r w:rsidR="00C47395" w:rsidRPr="00D90E4F">
        <w:t>"</w:t>
      </w:r>
      <w:r w:rsidRPr="00D90E4F">
        <w:t xml:space="preserve"> command add</w:t>
      </w:r>
      <w:r w:rsidR="00924845" w:rsidRPr="00D90E4F">
        <w:t>s</w:t>
      </w:r>
      <w:r w:rsidRPr="00D90E4F">
        <w:t xml:space="preserve"> information to the database and save</w:t>
      </w:r>
      <w:r w:rsidR="00924845" w:rsidRPr="00D90E4F">
        <w:t>s</w:t>
      </w:r>
      <w:r w:rsidRPr="00D90E4F">
        <w:t xml:space="preserve"> the part as a separate DIG file.</w:t>
      </w:r>
    </w:p>
    <w:p w14:paraId="5D823EA9" w14:textId="77777777" w:rsidR="003B60DC" w:rsidRPr="00D90E4F" w:rsidRDefault="009378B9" w:rsidP="003B60DC">
      <w:pPr>
        <w:keepNext/>
      </w:pPr>
      <w:r w:rsidRPr="00D90E4F">
        <w:rPr>
          <w:noProof/>
        </w:rPr>
        <w:drawing>
          <wp:inline distT="0" distB="0" distL="0" distR="0" wp14:anchorId="59B3FE77" wp14:editId="6935F1C5">
            <wp:extent cx="2699385" cy="1163320"/>
            <wp:effectExtent l="19050" t="0" r="5715" b="0"/>
            <wp:docPr id="18935" name="Bild 18935" descr="Image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35" descr="Image620"/>
                    <pic:cNvPicPr>
                      <a:picLocks noChangeAspect="1" noChangeArrowheads="1"/>
                    </pic:cNvPicPr>
                  </pic:nvPicPr>
                  <pic:blipFill>
                    <a:blip r:embed="rId1438" cstate="print"/>
                    <a:srcRect/>
                    <a:stretch>
                      <a:fillRect/>
                    </a:stretch>
                  </pic:blipFill>
                  <pic:spPr bwMode="auto">
                    <a:xfrm>
                      <a:off x="0" y="0"/>
                      <a:ext cx="2699385" cy="1163320"/>
                    </a:xfrm>
                    <a:prstGeom prst="rect">
                      <a:avLst/>
                    </a:prstGeom>
                    <a:noFill/>
                    <a:ln w="9525">
                      <a:noFill/>
                      <a:miter lim="800000"/>
                      <a:headEnd/>
                      <a:tailEnd/>
                    </a:ln>
                  </pic:spPr>
                </pic:pic>
              </a:graphicData>
            </a:graphic>
          </wp:inline>
        </w:drawing>
      </w:r>
    </w:p>
    <w:p w14:paraId="68AAB7E0" w14:textId="6E387FCB" w:rsidR="003B60DC" w:rsidRPr="00D90E4F" w:rsidRDefault="003B60DC" w:rsidP="003B60D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486</w:t>
      </w:r>
      <w:r w:rsidR="00BE0559" w:rsidRPr="00D90E4F">
        <w:rPr>
          <w:noProof/>
        </w:rPr>
        <w:fldChar w:fldCharType="end"/>
      </w:r>
    </w:p>
    <w:p w14:paraId="785D0E73" w14:textId="77777777" w:rsidR="003B60DC" w:rsidRPr="00D90E4F" w:rsidRDefault="00924845" w:rsidP="00260439">
      <w:r w:rsidRPr="00D90E4F">
        <w:t>Start</w:t>
      </w:r>
      <w:r w:rsidR="003B60DC" w:rsidRPr="00D90E4F">
        <w:t xml:space="preserve"> the command and select the parts above</w:t>
      </w:r>
      <w:r w:rsidRPr="00D90E4F">
        <w:t xml:space="preserve"> and the</w:t>
      </w:r>
      <w:r w:rsidR="003B60DC" w:rsidRPr="00D90E4F">
        <w:t xml:space="preserve"> following dialog </w:t>
      </w:r>
      <w:r w:rsidRPr="00D90E4F">
        <w:t>box is</w:t>
      </w:r>
      <w:r w:rsidR="003B60DC" w:rsidRPr="00D90E4F">
        <w:t xml:space="preserve"> shown</w:t>
      </w:r>
      <w:r w:rsidRPr="00D90E4F">
        <w:t>:</w:t>
      </w:r>
    </w:p>
    <w:p w14:paraId="25003835" w14:textId="77777777" w:rsidR="003B60DC" w:rsidRPr="00D90E4F" w:rsidRDefault="009378B9" w:rsidP="003B60DC">
      <w:pPr>
        <w:keepNext/>
      </w:pPr>
      <w:r w:rsidRPr="00D90E4F">
        <w:rPr>
          <w:noProof/>
        </w:rPr>
        <w:drawing>
          <wp:inline distT="0" distB="0" distL="0" distR="0" wp14:anchorId="55890AE6" wp14:editId="05740ED2">
            <wp:extent cx="4330700" cy="1638300"/>
            <wp:effectExtent l="19050" t="0" r="0" b="0"/>
            <wp:docPr id="18936" name="Bild 18936" descr="Image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36" descr="Image621"/>
                    <pic:cNvPicPr>
                      <a:picLocks noChangeAspect="1" noChangeArrowheads="1"/>
                    </pic:cNvPicPr>
                  </pic:nvPicPr>
                  <pic:blipFill>
                    <a:blip r:embed="rId1439" cstate="print"/>
                    <a:srcRect/>
                    <a:stretch>
                      <a:fillRect/>
                    </a:stretch>
                  </pic:blipFill>
                  <pic:spPr bwMode="auto">
                    <a:xfrm>
                      <a:off x="0" y="0"/>
                      <a:ext cx="4330700" cy="1638300"/>
                    </a:xfrm>
                    <a:prstGeom prst="rect">
                      <a:avLst/>
                    </a:prstGeom>
                    <a:noFill/>
                    <a:ln w="9525">
                      <a:noFill/>
                      <a:miter lim="800000"/>
                      <a:headEnd/>
                      <a:tailEnd/>
                    </a:ln>
                  </pic:spPr>
                </pic:pic>
              </a:graphicData>
            </a:graphic>
          </wp:inline>
        </w:drawing>
      </w:r>
    </w:p>
    <w:p w14:paraId="1479086C" w14:textId="56281E05" w:rsidR="003B60DC" w:rsidRPr="00D90E4F" w:rsidRDefault="003B60DC" w:rsidP="003B60D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487</w:t>
      </w:r>
      <w:r w:rsidR="00BE0559" w:rsidRPr="00D90E4F">
        <w:rPr>
          <w:noProof/>
        </w:rPr>
        <w:fldChar w:fldCharType="end"/>
      </w:r>
    </w:p>
    <w:p w14:paraId="0244CF6F" w14:textId="77777777" w:rsidR="00260439" w:rsidRPr="00D90E4F" w:rsidRDefault="00924845" w:rsidP="00C02EE9">
      <w:r w:rsidRPr="00D90E4F">
        <w:t>Press the "Register" button i</w:t>
      </w:r>
      <w:r w:rsidR="00C02EE9" w:rsidRPr="00D90E4F">
        <w:t>f the information is correct.</w:t>
      </w:r>
    </w:p>
    <w:p w14:paraId="24D691A5" w14:textId="77777777" w:rsidR="00C02EE9" w:rsidRPr="00D90E4F" w:rsidRDefault="009378B9" w:rsidP="00C02EE9">
      <w:r w:rsidRPr="00D90E4F">
        <w:rPr>
          <w:noProof/>
        </w:rPr>
        <w:drawing>
          <wp:inline distT="0" distB="0" distL="0" distR="0" wp14:anchorId="50694C08" wp14:editId="72969C28">
            <wp:extent cx="2699385" cy="1177925"/>
            <wp:effectExtent l="19050" t="0" r="5715" b="0"/>
            <wp:docPr id="18937" name="Bild 18937" descr="Image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37" descr="Image622"/>
                    <pic:cNvPicPr>
                      <a:picLocks noChangeAspect="1" noChangeArrowheads="1"/>
                    </pic:cNvPicPr>
                  </pic:nvPicPr>
                  <pic:blipFill>
                    <a:blip r:embed="rId1440" cstate="print"/>
                    <a:srcRect/>
                    <a:stretch>
                      <a:fillRect/>
                    </a:stretch>
                  </pic:blipFill>
                  <pic:spPr bwMode="auto">
                    <a:xfrm>
                      <a:off x="0" y="0"/>
                      <a:ext cx="2699385" cy="1177925"/>
                    </a:xfrm>
                    <a:prstGeom prst="rect">
                      <a:avLst/>
                    </a:prstGeom>
                    <a:noFill/>
                    <a:ln w="9525">
                      <a:noFill/>
                      <a:miter lim="800000"/>
                      <a:headEnd/>
                      <a:tailEnd/>
                    </a:ln>
                  </pic:spPr>
                </pic:pic>
              </a:graphicData>
            </a:graphic>
          </wp:inline>
        </w:drawing>
      </w:r>
    </w:p>
    <w:p w14:paraId="569E22E3" w14:textId="616E3434" w:rsidR="00260439" w:rsidRPr="00D90E4F" w:rsidRDefault="00260439" w:rsidP="0026043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488</w:t>
      </w:r>
      <w:r w:rsidR="00BE0559" w:rsidRPr="00D90E4F">
        <w:rPr>
          <w:noProof/>
        </w:rPr>
        <w:fldChar w:fldCharType="end"/>
      </w:r>
    </w:p>
    <w:p w14:paraId="0BAD34F0" w14:textId="77777777" w:rsidR="00260439" w:rsidRPr="00D90E4F" w:rsidRDefault="00260439" w:rsidP="00260439">
      <w:r w:rsidRPr="00D90E4F">
        <w:t xml:space="preserve">Registered parts are </w:t>
      </w:r>
      <w:r w:rsidR="00924845" w:rsidRPr="00D90E4F">
        <w:t xml:space="preserve">then </w:t>
      </w:r>
      <w:r w:rsidRPr="00D90E4F">
        <w:t>displayed in blue color.</w:t>
      </w:r>
    </w:p>
    <w:p w14:paraId="0ED47FD5" w14:textId="77777777" w:rsidR="00C02EE9" w:rsidRPr="00D90E4F" w:rsidRDefault="00C02EE9" w:rsidP="00C02EE9">
      <w:pPr>
        <w:pStyle w:val="Frga"/>
      </w:pPr>
      <w:r w:rsidRPr="00D90E4F">
        <w:t>Can a part be registered with an attached toolpath?</w:t>
      </w:r>
    </w:p>
    <w:p w14:paraId="0938BB0A" w14:textId="77777777" w:rsidR="00260439" w:rsidRPr="00D90E4F" w:rsidRDefault="00C02EE9" w:rsidP="00B32EBB">
      <w:pPr>
        <w:pStyle w:val="Answer"/>
      </w:pPr>
      <w:r w:rsidRPr="00D90E4F">
        <w:t>Yes</w:t>
      </w:r>
      <w:r w:rsidR="00924845" w:rsidRPr="00D90E4F">
        <w:t>, but</w:t>
      </w:r>
      <w:r w:rsidRPr="00D90E4F">
        <w:t xml:space="preserve"> you will probably have a better </w:t>
      </w:r>
      <w:r w:rsidR="00B32EBB" w:rsidRPr="00D90E4F">
        <w:t>nesting result if you have no toolpath attached.</w:t>
      </w:r>
    </w:p>
    <w:p w14:paraId="606C2BFF" w14:textId="77777777" w:rsidR="00B32EBB" w:rsidRPr="00D90E4F" w:rsidRDefault="00B32EBB" w:rsidP="00B32EBB">
      <w:pPr>
        <w:pStyle w:val="Rubrik3"/>
      </w:pPr>
      <w:bookmarkStart w:id="1391" w:name="_Toc129003061"/>
      <w:r w:rsidRPr="00D90E4F">
        <w:t>Part information</w:t>
      </w:r>
      <w:bookmarkEnd w:id="1391"/>
    </w:p>
    <w:p w14:paraId="30E0CCC6" w14:textId="77777777" w:rsidR="00B32EBB" w:rsidRPr="00D90E4F" w:rsidRDefault="007828CF" w:rsidP="00B32EBB">
      <w:r w:rsidRPr="00D90E4F">
        <w:t>E</w:t>
      </w:r>
      <w:r w:rsidR="007B2A62" w:rsidRPr="00D90E4F">
        <w:t>dit the part information by double click</w:t>
      </w:r>
      <w:r w:rsidR="00924845" w:rsidRPr="00D90E4F">
        <w:t>ing</w:t>
      </w:r>
      <w:r w:rsidR="007B2A62" w:rsidRPr="00D90E4F">
        <w:t xml:space="preserve"> on a </w:t>
      </w:r>
      <w:r w:rsidR="00B32EBB" w:rsidRPr="00D90E4F">
        <w:t>regi</w:t>
      </w:r>
      <w:r w:rsidR="007B2A62" w:rsidRPr="00D90E4F">
        <w:t>stered part</w:t>
      </w:r>
      <w:r w:rsidR="00B32EBB" w:rsidRPr="00D90E4F">
        <w:t>.</w:t>
      </w:r>
    </w:p>
    <w:p w14:paraId="3B1C9A6D" w14:textId="77777777" w:rsidR="0043601B" w:rsidRPr="00D90E4F" w:rsidRDefault="009378B9" w:rsidP="0043601B">
      <w:pPr>
        <w:keepNext/>
      </w:pPr>
      <w:r w:rsidRPr="00D90E4F">
        <w:rPr>
          <w:noProof/>
        </w:rPr>
        <w:lastRenderedPageBreak/>
        <w:drawing>
          <wp:inline distT="0" distB="0" distL="0" distR="0" wp14:anchorId="16F18ECA" wp14:editId="4BFF905B">
            <wp:extent cx="3379470" cy="3204210"/>
            <wp:effectExtent l="19050" t="0" r="0" b="0"/>
            <wp:docPr id="18938" name="Bild 18938" descr="Image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38" descr="Image624"/>
                    <pic:cNvPicPr>
                      <a:picLocks noChangeAspect="1" noChangeArrowheads="1"/>
                    </pic:cNvPicPr>
                  </pic:nvPicPr>
                  <pic:blipFill>
                    <a:blip r:embed="rId1441" cstate="print"/>
                    <a:srcRect/>
                    <a:stretch>
                      <a:fillRect/>
                    </a:stretch>
                  </pic:blipFill>
                  <pic:spPr bwMode="auto">
                    <a:xfrm>
                      <a:off x="0" y="0"/>
                      <a:ext cx="3379470" cy="3204210"/>
                    </a:xfrm>
                    <a:prstGeom prst="rect">
                      <a:avLst/>
                    </a:prstGeom>
                    <a:noFill/>
                    <a:ln w="9525">
                      <a:noFill/>
                      <a:miter lim="800000"/>
                      <a:headEnd/>
                      <a:tailEnd/>
                    </a:ln>
                  </pic:spPr>
                </pic:pic>
              </a:graphicData>
            </a:graphic>
          </wp:inline>
        </w:drawing>
      </w:r>
    </w:p>
    <w:p w14:paraId="535D20E9" w14:textId="414C9457" w:rsidR="00B32EBB" w:rsidRPr="00D90E4F" w:rsidRDefault="0043601B" w:rsidP="0043601B">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489</w:t>
      </w:r>
      <w:r w:rsidR="00BE0559" w:rsidRPr="00D90E4F">
        <w:rPr>
          <w:noProof/>
        </w:rPr>
        <w:fldChar w:fldCharType="end"/>
      </w:r>
    </w:p>
    <w:p w14:paraId="36C47844" w14:textId="77777777" w:rsidR="00B10A87" w:rsidRPr="00D90E4F" w:rsidRDefault="00B10A87" w:rsidP="00C5529E">
      <w:pPr>
        <w:pStyle w:val="Rubrik4"/>
      </w:pPr>
      <w:r w:rsidRPr="00D90E4F">
        <w:t>Normal part properties</w:t>
      </w:r>
    </w:p>
    <w:p w14:paraId="2A469894" w14:textId="77777777" w:rsidR="00B10A87" w:rsidRPr="00D90E4F" w:rsidRDefault="009378B9" w:rsidP="00B10A87">
      <w:pPr>
        <w:keepNext/>
      </w:pPr>
      <w:r w:rsidRPr="00D90E4F">
        <w:rPr>
          <w:noProof/>
        </w:rPr>
        <w:drawing>
          <wp:inline distT="0" distB="0" distL="0" distR="0" wp14:anchorId="2651DD02" wp14:editId="2D98696C">
            <wp:extent cx="1565275" cy="1360805"/>
            <wp:effectExtent l="19050" t="19050" r="15875" b="10795"/>
            <wp:docPr id="18939" name="Bild 18939" descr="Image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39" descr="Image625"/>
                    <pic:cNvPicPr>
                      <a:picLocks noChangeAspect="1" noChangeArrowheads="1"/>
                    </pic:cNvPicPr>
                  </pic:nvPicPr>
                  <pic:blipFill>
                    <a:blip r:embed="rId1442" cstate="print"/>
                    <a:srcRect/>
                    <a:stretch>
                      <a:fillRect/>
                    </a:stretch>
                  </pic:blipFill>
                  <pic:spPr bwMode="auto">
                    <a:xfrm>
                      <a:off x="0" y="0"/>
                      <a:ext cx="1565275" cy="1360805"/>
                    </a:xfrm>
                    <a:prstGeom prst="rect">
                      <a:avLst/>
                    </a:prstGeom>
                    <a:noFill/>
                    <a:ln w="6350">
                      <a:solidFill>
                        <a:srgbClr val="000000"/>
                      </a:solidFill>
                      <a:miter lim="800000"/>
                      <a:headEnd/>
                      <a:tailEnd/>
                    </a:ln>
                    <a:effectLst/>
                  </pic:spPr>
                </pic:pic>
              </a:graphicData>
            </a:graphic>
          </wp:inline>
        </w:drawing>
      </w:r>
    </w:p>
    <w:p w14:paraId="7158315E" w14:textId="168459C0" w:rsidR="00B10A87" w:rsidRPr="00D90E4F" w:rsidRDefault="00B10A87" w:rsidP="00B10A87">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490</w:t>
      </w:r>
      <w:r w:rsidR="00BE0559" w:rsidRPr="00D90E4F">
        <w:rPr>
          <w:noProof/>
        </w:rPr>
        <w:fldChar w:fldCharType="end"/>
      </w:r>
    </w:p>
    <w:p w14:paraId="5F6AC78D" w14:textId="77777777" w:rsidR="00924845" w:rsidRPr="00D90E4F" w:rsidRDefault="00B10A87" w:rsidP="00B10A87">
      <w:r w:rsidRPr="00D90E4F">
        <w:t xml:space="preserve">Except for the field "Produced" the information </w:t>
      </w:r>
      <w:r w:rsidR="00924845" w:rsidRPr="00D90E4F">
        <w:t>is</w:t>
      </w:r>
      <w:r w:rsidRPr="00D90E4F">
        <w:t xml:space="preserve"> identical for non</w:t>
      </w:r>
      <w:r w:rsidR="00924845" w:rsidRPr="00D90E4F">
        <w:t>-</w:t>
      </w:r>
      <w:r w:rsidRPr="00D90E4F">
        <w:t xml:space="preserve">registered and registered parts. The </w:t>
      </w:r>
      <w:r w:rsidR="00924845" w:rsidRPr="00D90E4F">
        <w:t>"</w:t>
      </w:r>
      <w:r w:rsidRPr="00D90E4F">
        <w:t>produced</w:t>
      </w:r>
      <w:r w:rsidR="00924845" w:rsidRPr="00D90E4F">
        <w:t>"</w:t>
      </w:r>
      <w:r w:rsidRPr="00D90E4F">
        <w:t xml:space="preserve"> value will </w:t>
      </w:r>
      <w:r w:rsidR="00924845" w:rsidRPr="00D90E4F">
        <w:t xml:space="preserve">be a </w:t>
      </w:r>
      <w:r w:rsidRPr="00D90E4F">
        <w:t>count up</w:t>
      </w:r>
      <w:r w:rsidR="00037E19" w:rsidRPr="00D90E4F">
        <w:t xml:space="preserve"> if a Cut order </w:t>
      </w:r>
      <w:r w:rsidR="00924845" w:rsidRPr="00D90E4F">
        <w:t>is included wi</w:t>
      </w:r>
      <w:r w:rsidR="00037E19" w:rsidRPr="00D90E4F">
        <w:t>th the registration.</w:t>
      </w:r>
    </w:p>
    <w:p w14:paraId="1E765559" w14:textId="77777777" w:rsidR="00B10A87" w:rsidRPr="00D90E4F" w:rsidRDefault="00037E19" w:rsidP="00C5529E">
      <w:pPr>
        <w:pStyle w:val="Rubrik4"/>
      </w:pPr>
      <w:r w:rsidRPr="00D90E4F">
        <w:t>Extended part properties</w:t>
      </w:r>
    </w:p>
    <w:p w14:paraId="3CB50B1A" w14:textId="77777777" w:rsidR="00037E19" w:rsidRPr="00D90E4F" w:rsidRDefault="009378B9" w:rsidP="00037E19">
      <w:pPr>
        <w:keepNext/>
      </w:pPr>
      <w:r w:rsidRPr="00D90E4F">
        <w:rPr>
          <w:noProof/>
        </w:rPr>
        <w:drawing>
          <wp:inline distT="0" distB="0" distL="0" distR="0" wp14:anchorId="4B1129F4" wp14:editId="6C8347AF">
            <wp:extent cx="1565275" cy="1375410"/>
            <wp:effectExtent l="19050" t="19050" r="15875" b="15240"/>
            <wp:docPr id="18940" name="Bild 18940" descr="Image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40" descr="Image626"/>
                    <pic:cNvPicPr>
                      <a:picLocks noChangeAspect="1" noChangeArrowheads="1"/>
                    </pic:cNvPicPr>
                  </pic:nvPicPr>
                  <pic:blipFill>
                    <a:blip r:embed="rId1443" cstate="print"/>
                    <a:srcRect/>
                    <a:stretch>
                      <a:fillRect/>
                    </a:stretch>
                  </pic:blipFill>
                  <pic:spPr bwMode="auto">
                    <a:xfrm>
                      <a:off x="0" y="0"/>
                      <a:ext cx="1565275" cy="1375410"/>
                    </a:xfrm>
                    <a:prstGeom prst="rect">
                      <a:avLst/>
                    </a:prstGeom>
                    <a:noFill/>
                    <a:ln w="6350">
                      <a:solidFill>
                        <a:srgbClr val="000000"/>
                      </a:solidFill>
                      <a:miter lim="800000"/>
                      <a:headEnd/>
                      <a:tailEnd/>
                    </a:ln>
                    <a:effectLst/>
                  </pic:spPr>
                </pic:pic>
              </a:graphicData>
            </a:graphic>
          </wp:inline>
        </w:drawing>
      </w:r>
    </w:p>
    <w:p w14:paraId="0877C123" w14:textId="14009031" w:rsidR="00037E19" w:rsidRPr="00D90E4F" w:rsidRDefault="00037E19" w:rsidP="00037E1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491</w:t>
      </w:r>
      <w:r w:rsidR="00BE0559" w:rsidRPr="00D90E4F">
        <w:rPr>
          <w:noProof/>
        </w:rPr>
        <w:fldChar w:fldCharType="end"/>
      </w:r>
    </w:p>
    <w:p w14:paraId="75390346" w14:textId="77777777" w:rsidR="00037E19" w:rsidRPr="00D90E4F" w:rsidRDefault="007828CF" w:rsidP="00037E19">
      <w:r w:rsidRPr="00D90E4F">
        <w:t>A</w:t>
      </w:r>
      <w:r w:rsidR="00037E19" w:rsidRPr="00D90E4F">
        <w:t xml:space="preserve">dd extra information </w:t>
      </w:r>
      <w:r w:rsidR="00CA5415" w:rsidRPr="00D90E4F">
        <w:t>to the parts.</w:t>
      </w:r>
    </w:p>
    <w:p w14:paraId="273F910A" w14:textId="77777777" w:rsidR="00CA5415" w:rsidRPr="00D90E4F" w:rsidRDefault="00CA5415" w:rsidP="00924845">
      <w:pPr>
        <w:pStyle w:val="Rubrik5"/>
        <w:rPr>
          <w:b w:val="0"/>
        </w:rPr>
      </w:pPr>
      <w:r w:rsidRPr="00D90E4F">
        <w:t>Note</w:t>
      </w:r>
      <w:r w:rsidR="00924845" w:rsidRPr="00D90E4F">
        <w:t xml:space="preserve">! </w:t>
      </w:r>
      <w:r w:rsidRPr="00D90E4F">
        <w:rPr>
          <w:b w:val="0"/>
        </w:rPr>
        <w:t>This is free text information that can be used by the reports or by the postprocessors.</w:t>
      </w:r>
    </w:p>
    <w:p w14:paraId="4CABE2CE" w14:textId="77777777" w:rsidR="00CA5415" w:rsidRPr="00D90E4F" w:rsidRDefault="00CA5415" w:rsidP="002D3E07">
      <w:pPr>
        <w:pStyle w:val="Rubrik5"/>
      </w:pPr>
      <w:r w:rsidRPr="00D90E4F">
        <w:t>Files</w:t>
      </w:r>
    </w:p>
    <w:p w14:paraId="7928DF2F" w14:textId="77777777" w:rsidR="00924845" w:rsidRPr="00D90E4F" w:rsidRDefault="00CA5415" w:rsidP="00CA5415">
      <w:r w:rsidRPr="00D90E4F">
        <w:t>It</w:t>
      </w:r>
      <w:r w:rsidR="00924845" w:rsidRPr="00D90E4F">
        <w:t xml:space="preserve"> i</w:t>
      </w:r>
      <w:r w:rsidRPr="00D90E4F">
        <w:t>s possible to add links to files located on the computer or</w:t>
      </w:r>
      <w:r w:rsidR="00924845" w:rsidRPr="00D90E4F">
        <w:t xml:space="preserve"> o</w:t>
      </w:r>
      <w:r w:rsidRPr="00D90E4F">
        <w:t xml:space="preserve">n the network. </w:t>
      </w:r>
      <w:r w:rsidR="007828CF" w:rsidRPr="00D90E4F">
        <w:t>D</w:t>
      </w:r>
      <w:r w:rsidRPr="00D90E4F">
        <w:t>ouble click on the file and the file type is associated to a program</w:t>
      </w:r>
      <w:r w:rsidR="00924845" w:rsidRPr="00D90E4F">
        <w:t>. T</w:t>
      </w:r>
      <w:r w:rsidRPr="00D90E4F">
        <w:t>hen start programs from here.</w:t>
      </w:r>
    </w:p>
    <w:p w14:paraId="300712EC" w14:textId="77777777" w:rsidR="00CA5415" w:rsidRPr="00D90E4F" w:rsidRDefault="00CA5415" w:rsidP="00C5529E">
      <w:pPr>
        <w:pStyle w:val="Rubrik4"/>
      </w:pPr>
      <w:r w:rsidRPr="00D90E4F">
        <w:t>Release for production</w:t>
      </w:r>
    </w:p>
    <w:p w14:paraId="1A6DC386" w14:textId="77777777" w:rsidR="00CA5415" w:rsidRPr="00D90E4F" w:rsidRDefault="009378B9" w:rsidP="00CA5415">
      <w:pPr>
        <w:keepNext/>
      </w:pPr>
      <w:r w:rsidRPr="00D90E4F">
        <w:rPr>
          <w:noProof/>
        </w:rPr>
        <w:drawing>
          <wp:inline distT="0" distB="0" distL="0" distR="0" wp14:anchorId="036200CF" wp14:editId="61C5BEF8">
            <wp:extent cx="1638300" cy="139065"/>
            <wp:effectExtent l="19050" t="19050" r="19050" b="13335"/>
            <wp:docPr id="18915" name="Bild 18915" descr="Image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15" descr="Image628"/>
                    <pic:cNvPicPr>
                      <a:picLocks noChangeAspect="1" noChangeArrowheads="1"/>
                    </pic:cNvPicPr>
                  </pic:nvPicPr>
                  <pic:blipFill>
                    <a:blip r:embed="rId1444" cstate="print"/>
                    <a:srcRect/>
                    <a:stretch>
                      <a:fillRect/>
                    </a:stretch>
                  </pic:blipFill>
                  <pic:spPr bwMode="auto">
                    <a:xfrm>
                      <a:off x="0" y="0"/>
                      <a:ext cx="1638300" cy="139065"/>
                    </a:xfrm>
                    <a:prstGeom prst="rect">
                      <a:avLst/>
                    </a:prstGeom>
                    <a:noFill/>
                    <a:ln w="6350">
                      <a:solidFill>
                        <a:srgbClr val="000000"/>
                      </a:solidFill>
                      <a:miter lim="800000"/>
                      <a:headEnd/>
                      <a:tailEnd/>
                    </a:ln>
                    <a:effectLst/>
                  </pic:spPr>
                </pic:pic>
              </a:graphicData>
            </a:graphic>
          </wp:inline>
        </w:drawing>
      </w:r>
    </w:p>
    <w:p w14:paraId="7FF2B2B5" w14:textId="665B8211" w:rsidR="00CE052E" w:rsidRPr="00D90E4F" w:rsidRDefault="00CA5415" w:rsidP="00CE052E">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492</w:t>
      </w:r>
      <w:r w:rsidR="00BE0559" w:rsidRPr="00D90E4F">
        <w:rPr>
          <w:noProof/>
        </w:rPr>
        <w:fldChar w:fldCharType="end"/>
      </w:r>
    </w:p>
    <w:p w14:paraId="1CBED174" w14:textId="77777777" w:rsidR="00CE052E" w:rsidRPr="00D90E4F" w:rsidRDefault="00924845" w:rsidP="00CE052E">
      <w:r w:rsidRPr="00D90E4F">
        <w:t>It may be</w:t>
      </w:r>
      <w:r w:rsidR="00CE052E" w:rsidRPr="00D90E4F">
        <w:t xml:space="preserve"> efficient to register</w:t>
      </w:r>
      <w:r w:rsidR="007828CF" w:rsidRPr="00D90E4F">
        <w:t xml:space="preserve"> a created</w:t>
      </w:r>
      <w:r w:rsidR="00CE052E" w:rsidRPr="00D90E4F">
        <w:t xml:space="preserve"> part for estimation of prices. </w:t>
      </w:r>
      <w:r w:rsidR="007828CF" w:rsidRPr="00D90E4F">
        <w:t xml:space="preserve">If a </w:t>
      </w:r>
      <w:r w:rsidR="00CE052E" w:rsidRPr="00D90E4F">
        <w:t>confirmation</w:t>
      </w:r>
      <w:r w:rsidR="007828CF" w:rsidRPr="00D90E4F">
        <w:t xml:space="preserve"> is needed</w:t>
      </w:r>
      <w:r w:rsidR="00CE052E" w:rsidRPr="00D90E4F">
        <w:t xml:space="preserve"> before </w:t>
      </w:r>
      <w:r w:rsidR="007828CF" w:rsidRPr="00D90E4F">
        <w:t xml:space="preserve">cutting starts, </w:t>
      </w:r>
      <w:r w:rsidR="00CE052E" w:rsidRPr="00D90E4F">
        <w:t xml:space="preserve">uncheck this box. </w:t>
      </w:r>
      <w:r w:rsidRPr="00D90E4F">
        <w:t>Check the box w</w:t>
      </w:r>
      <w:r w:rsidR="00CE052E" w:rsidRPr="00D90E4F">
        <w:t>hen the part is ready for production</w:t>
      </w:r>
      <w:r w:rsidR="007828CF" w:rsidRPr="00D90E4F">
        <w:t>.</w:t>
      </w:r>
    </w:p>
    <w:p w14:paraId="5F7600D1" w14:textId="77777777" w:rsidR="00CA5415" w:rsidRPr="00D90E4F" w:rsidRDefault="00CA5415" w:rsidP="00C5529E">
      <w:pPr>
        <w:pStyle w:val="Rubrik4"/>
      </w:pPr>
      <w:r w:rsidRPr="00D90E4F">
        <w:lastRenderedPageBreak/>
        <w:t>User variables</w:t>
      </w:r>
    </w:p>
    <w:p w14:paraId="4D0A3C2C" w14:textId="77777777" w:rsidR="00CA5415" w:rsidRPr="00D90E4F" w:rsidRDefault="009378B9" w:rsidP="00CA5415">
      <w:pPr>
        <w:keepNext/>
      </w:pPr>
      <w:r w:rsidRPr="00D90E4F">
        <w:rPr>
          <w:noProof/>
        </w:rPr>
        <w:drawing>
          <wp:inline distT="0" distB="0" distL="0" distR="0" wp14:anchorId="7A3C0BA7" wp14:editId="6C980485">
            <wp:extent cx="1660525" cy="943610"/>
            <wp:effectExtent l="19050" t="19050" r="15875" b="27940"/>
            <wp:docPr id="18916" name="Bild 18916" descr="Image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16" descr="Image627"/>
                    <pic:cNvPicPr>
                      <a:picLocks noChangeAspect="1" noChangeArrowheads="1"/>
                    </pic:cNvPicPr>
                  </pic:nvPicPr>
                  <pic:blipFill>
                    <a:blip r:embed="rId1445" cstate="print"/>
                    <a:srcRect/>
                    <a:stretch>
                      <a:fillRect/>
                    </a:stretch>
                  </pic:blipFill>
                  <pic:spPr bwMode="auto">
                    <a:xfrm>
                      <a:off x="0" y="0"/>
                      <a:ext cx="1660525" cy="943610"/>
                    </a:xfrm>
                    <a:prstGeom prst="rect">
                      <a:avLst/>
                    </a:prstGeom>
                    <a:noFill/>
                    <a:ln w="6350">
                      <a:solidFill>
                        <a:srgbClr val="000000"/>
                      </a:solidFill>
                      <a:miter lim="800000"/>
                      <a:headEnd/>
                      <a:tailEnd/>
                    </a:ln>
                    <a:effectLst/>
                  </pic:spPr>
                </pic:pic>
              </a:graphicData>
            </a:graphic>
          </wp:inline>
        </w:drawing>
      </w:r>
    </w:p>
    <w:p w14:paraId="1CB3538E" w14:textId="3952D25F" w:rsidR="00CA5415" w:rsidRPr="00D90E4F" w:rsidRDefault="00CA5415" w:rsidP="00CA5415">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493</w:t>
      </w:r>
      <w:r w:rsidR="00BE0559" w:rsidRPr="00D90E4F">
        <w:rPr>
          <w:noProof/>
        </w:rPr>
        <w:fldChar w:fldCharType="end"/>
      </w:r>
    </w:p>
    <w:p w14:paraId="269933D2" w14:textId="77777777" w:rsidR="00CE052E" w:rsidRPr="00D90E4F" w:rsidRDefault="00CE052E" w:rsidP="00CE052E">
      <w:r w:rsidRPr="00D90E4F">
        <w:t xml:space="preserve">The </w:t>
      </w:r>
      <w:r w:rsidR="00924845" w:rsidRPr="00D90E4F">
        <w:t>"U</w:t>
      </w:r>
      <w:r w:rsidRPr="00D90E4F">
        <w:t>ser variable</w:t>
      </w:r>
      <w:r w:rsidR="00924845" w:rsidRPr="00D90E4F">
        <w:t>s"</w:t>
      </w:r>
      <w:r w:rsidRPr="00D90E4F">
        <w:t xml:space="preserve"> can be defined </w:t>
      </w:r>
      <w:r w:rsidR="007B2A62" w:rsidRPr="00D90E4F">
        <w:t xml:space="preserve">in the </w:t>
      </w:r>
      <w:r w:rsidR="00C47395" w:rsidRPr="00D90E4F">
        <w:t>"</w:t>
      </w:r>
      <w:r w:rsidR="00A946E1" w:rsidRPr="00D90E4F">
        <w:t>A</w:t>
      </w:r>
      <w:r w:rsidR="007B2A62" w:rsidRPr="00D90E4F">
        <w:t>dvance</w:t>
      </w:r>
      <w:r w:rsidR="00C47395" w:rsidRPr="00D90E4F">
        <w:t>"</w:t>
      </w:r>
      <w:r w:rsidR="007B2A62" w:rsidRPr="00D90E4F">
        <w:t xml:space="preserve"> options </w:t>
      </w:r>
      <w:r w:rsidR="00924845" w:rsidRPr="00D90E4F">
        <w:t>in</w:t>
      </w:r>
      <w:r w:rsidR="007B2A62" w:rsidRPr="00D90E4F">
        <w:t xml:space="preserve"> the </w:t>
      </w:r>
      <w:r w:rsidR="00C47395" w:rsidRPr="00D90E4F">
        <w:t>"</w:t>
      </w:r>
      <w:r w:rsidR="007B2A62" w:rsidRPr="00D90E4F">
        <w:t>Organizer</w:t>
      </w:r>
      <w:r w:rsidR="00C47395" w:rsidRPr="00D90E4F">
        <w:t>"</w:t>
      </w:r>
      <w:r w:rsidR="007B2A62" w:rsidRPr="00D90E4F">
        <w:t xml:space="preserve"> dialog</w:t>
      </w:r>
      <w:r w:rsidR="00924845" w:rsidRPr="00D90E4F">
        <w:t xml:space="preserve"> box</w:t>
      </w:r>
      <w:r w:rsidR="007B2A62" w:rsidRPr="00D90E4F">
        <w:t>. The</w:t>
      </w:r>
      <w:r w:rsidR="00295E93" w:rsidRPr="00D90E4F">
        <w:t xml:space="preserve"> </w:t>
      </w:r>
      <w:r w:rsidR="00924845" w:rsidRPr="00D90E4F">
        <w:t>"</w:t>
      </w:r>
      <w:r w:rsidR="007B2A62" w:rsidRPr="00D90E4F">
        <w:t>user variables</w:t>
      </w:r>
      <w:r w:rsidR="00924845" w:rsidRPr="00D90E4F">
        <w:t>"</w:t>
      </w:r>
      <w:r w:rsidR="007B2A62" w:rsidRPr="00D90E4F">
        <w:t xml:space="preserve"> contains 5 different variable types: Lists, </w:t>
      </w:r>
      <w:r w:rsidR="00B93D81" w:rsidRPr="00D90E4F">
        <w:t>real’s</w:t>
      </w:r>
      <w:r w:rsidR="007B2A62" w:rsidRPr="00D90E4F">
        <w:t>, integers</w:t>
      </w:r>
      <w:r w:rsidR="00295E93" w:rsidRPr="00D90E4F">
        <w:t>,</w:t>
      </w:r>
      <w:r w:rsidR="00F21D18" w:rsidRPr="00D90E4F">
        <w:t xml:space="preserve"> strings and dates.</w:t>
      </w:r>
    </w:p>
    <w:p w14:paraId="5E65D2D5" w14:textId="77777777" w:rsidR="00260439" w:rsidRPr="00D90E4F" w:rsidRDefault="00260439" w:rsidP="00260439">
      <w:pPr>
        <w:pStyle w:val="Rubrik2"/>
      </w:pPr>
      <w:bookmarkStart w:id="1392" w:name="_Toc335637028"/>
      <w:bookmarkStart w:id="1393" w:name="_Toc129003062"/>
      <w:bookmarkStart w:id="1394" w:name="_Toc229474971"/>
      <w:r w:rsidRPr="00D90E4F">
        <w:t>Organizer</w:t>
      </w:r>
      <w:bookmarkEnd w:id="1392"/>
      <w:bookmarkEnd w:id="1393"/>
      <w:bookmarkEnd w:id="1394"/>
    </w:p>
    <w:p w14:paraId="03562387" w14:textId="77777777" w:rsidR="00260439" w:rsidRPr="00D90E4F" w:rsidRDefault="009378B9" w:rsidP="00260439">
      <w:pPr>
        <w:keepNext/>
      </w:pPr>
      <w:r w:rsidRPr="00D90E4F">
        <w:rPr>
          <w:noProof/>
        </w:rPr>
        <w:drawing>
          <wp:inline distT="0" distB="0" distL="0" distR="0" wp14:anchorId="1EF25017" wp14:editId="50F739E0">
            <wp:extent cx="1529080" cy="723900"/>
            <wp:effectExtent l="19050" t="19050" r="13970" b="19050"/>
            <wp:docPr id="18917" name="Bild 18917" descr="Image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17" descr="Image623"/>
                    <pic:cNvPicPr>
                      <a:picLocks noChangeAspect="1" noChangeArrowheads="1"/>
                    </pic:cNvPicPr>
                  </pic:nvPicPr>
                  <pic:blipFill>
                    <a:blip r:embed="rId1446" cstate="print"/>
                    <a:srcRect/>
                    <a:stretch>
                      <a:fillRect/>
                    </a:stretch>
                  </pic:blipFill>
                  <pic:spPr bwMode="auto">
                    <a:xfrm>
                      <a:off x="0" y="0"/>
                      <a:ext cx="1529080" cy="723900"/>
                    </a:xfrm>
                    <a:prstGeom prst="rect">
                      <a:avLst/>
                    </a:prstGeom>
                    <a:noFill/>
                    <a:ln w="6350">
                      <a:solidFill>
                        <a:srgbClr val="000000"/>
                      </a:solidFill>
                      <a:miter lim="800000"/>
                      <a:headEnd/>
                      <a:tailEnd/>
                    </a:ln>
                    <a:effectLst/>
                  </pic:spPr>
                </pic:pic>
              </a:graphicData>
            </a:graphic>
          </wp:inline>
        </w:drawing>
      </w:r>
    </w:p>
    <w:p w14:paraId="1A9DA5F9" w14:textId="703D2466" w:rsidR="00260439" w:rsidRPr="00D90E4F" w:rsidRDefault="00260439" w:rsidP="0026043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494</w:t>
      </w:r>
      <w:r w:rsidR="00BE0559" w:rsidRPr="00D90E4F">
        <w:rPr>
          <w:noProof/>
        </w:rPr>
        <w:fldChar w:fldCharType="end"/>
      </w:r>
    </w:p>
    <w:p w14:paraId="2CF4F037" w14:textId="77777777" w:rsidR="00330B55" w:rsidRPr="00D90E4F" w:rsidRDefault="00C910C0" w:rsidP="00260439">
      <w:r w:rsidRPr="00D90E4F">
        <w:t>Use</w:t>
      </w:r>
      <w:r w:rsidR="00260439" w:rsidRPr="00D90E4F">
        <w:t xml:space="preserve"> the </w:t>
      </w:r>
      <w:r w:rsidR="00C47395" w:rsidRPr="00D90E4F">
        <w:t>"</w:t>
      </w:r>
      <w:r w:rsidR="00260439" w:rsidRPr="00D90E4F">
        <w:t>Organizer</w:t>
      </w:r>
      <w:r w:rsidR="00C47395" w:rsidRPr="00D90E4F">
        <w:t>"</w:t>
      </w:r>
      <w:r w:rsidR="00260439" w:rsidRPr="00D90E4F">
        <w:t xml:space="preserve"> command </w:t>
      </w:r>
      <w:r w:rsidRPr="00D90E4F">
        <w:t xml:space="preserve">to </w:t>
      </w:r>
      <w:r w:rsidR="00260439" w:rsidRPr="00D90E4F">
        <w:t xml:space="preserve">view and insert all stored parts </w:t>
      </w:r>
      <w:r w:rsidR="00330B55" w:rsidRPr="00D90E4F">
        <w:t>into the drawing.</w:t>
      </w:r>
    </w:p>
    <w:p w14:paraId="4BB02EA5" w14:textId="77777777" w:rsidR="0026657D" w:rsidRPr="00D90E4F" w:rsidRDefault="009378B9" w:rsidP="0026657D">
      <w:pPr>
        <w:keepNext/>
      </w:pPr>
      <w:r w:rsidRPr="00D90E4F">
        <w:rPr>
          <w:noProof/>
        </w:rPr>
        <w:drawing>
          <wp:inline distT="0" distB="0" distL="0" distR="0" wp14:anchorId="37743711" wp14:editId="00716836">
            <wp:extent cx="5157470" cy="2472690"/>
            <wp:effectExtent l="19050" t="0" r="5080" b="0"/>
            <wp:docPr id="18918" name="Bild 18918" descr="Image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18" descr="Image629"/>
                    <pic:cNvPicPr>
                      <a:picLocks noChangeAspect="1" noChangeArrowheads="1"/>
                    </pic:cNvPicPr>
                  </pic:nvPicPr>
                  <pic:blipFill>
                    <a:blip r:embed="rId1447" cstate="print"/>
                    <a:srcRect/>
                    <a:stretch>
                      <a:fillRect/>
                    </a:stretch>
                  </pic:blipFill>
                  <pic:spPr bwMode="auto">
                    <a:xfrm>
                      <a:off x="0" y="0"/>
                      <a:ext cx="5157470" cy="2472690"/>
                    </a:xfrm>
                    <a:prstGeom prst="rect">
                      <a:avLst/>
                    </a:prstGeom>
                    <a:noFill/>
                    <a:ln w="9525">
                      <a:noFill/>
                      <a:miter lim="800000"/>
                      <a:headEnd/>
                      <a:tailEnd/>
                    </a:ln>
                  </pic:spPr>
                </pic:pic>
              </a:graphicData>
            </a:graphic>
          </wp:inline>
        </w:drawing>
      </w:r>
    </w:p>
    <w:p w14:paraId="40FA406A" w14:textId="30D8527D" w:rsidR="00B10A87" w:rsidRPr="00D90E4F" w:rsidRDefault="0026657D" w:rsidP="0026657D">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495</w:t>
      </w:r>
      <w:r w:rsidR="00BE0559" w:rsidRPr="00D90E4F">
        <w:rPr>
          <w:noProof/>
        </w:rPr>
        <w:fldChar w:fldCharType="end"/>
      </w:r>
    </w:p>
    <w:p w14:paraId="5B85FF7E" w14:textId="77777777" w:rsidR="00260439" w:rsidRPr="00D90E4F" w:rsidRDefault="007828CF" w:rsidP="00260439">
      <w:r w:rsidRPr="00D90E4F">
        <w:t>T</w:t>
      </w:r>
      <w:r w:rsidR="00507990" w:rsidRPr="00D90E4F">
        <w:t>his dialog</w:t>
      </w:r>
      <w:r w:rsidRPr="00D90E4F">
        <w:t xml:space="preserve"> box</w:t>
      </w:r>
      <w:r w:rsidR="00507990" w:rsidRPr="00D90E4F">
        <w:t xml:space="preserve"> handle</w:t>
      </w:r>
      <w:r w:rsidRPr="00D90E4F">
        <w:t>s</w:t>
      </w:r>
      <w:r w:rsidR="00507990" w:rsidRPr="00D90E4F">
        <w:t xml:space="preserve"> all the features</w:t>
      </w:r>
      <w:r w:rsidR="00C910C0" w:rsidRPr="00D90E4F">
        <w:t xml:space="preserve"> i</w:t>
      </w:r>
      <w:r w:rsidR="00507990" w:rsidRPr="00D90E4F">
        <w:t xml:space="preserve">n </w:t>
      </w:r>
      <w:r w:rsidRPr="00D90E4F">
        <w:t>"</w:t>
      </w:r>
      <w:r w:rsidR="00507990" w:rsidRPr="00D90E4F">
        <w:t>Organizer</w:t>
      </w:r>
      <w:r w:rsidRPr="00D90E4F">
        <w:t>".</w:t>
      </w:r>
    </w:p>
    <w:p w14:paraId="3EA76E93" w14:textId="77777777" w:rsidR="00260439" w:rsidRPr="00D90E4F" w:rsidRDefault="002C44EE" w:rsidP="002C44EE">
      <w:pPr>
        <w:pStyle w:val="Rubrik3"/>
      </w:pPr>
      <w:bookmarkStart w:id="1395" w:name="_Toc129003063"/>
      <w:r w:rsidRPr="00D90E4F">
        <w:t>Predefined</w:t>
      </w:r>
      <w:r w:rsidR="00260439" w:rsidRPr="00D90E4F">
        <w:t xml:space="preserve"> profiles</w:t>
      </w:r>
      <w:bookmarkEnd w:id="1395"/>
    </w:p>
    <w:p w14:paraId="3849C329" w14:textId="77777777" w:rsidR="00507990" w:rsidRPr="00D90E4F" w:rsidRDefault="009378B9" w:rsidP="00507990">
      <w:r w:rsidRPr="00D90E4F">
        <w:rPr>
          <w:noProof/>
        </w:rPr>
        <w:drawing>
          <wp:inline distT="0" distB="0" distL="0" distR="0" wp14:anchorId="19B79BB6" wp14:editId="33DD6285">
            <wp:extent cx="1953260" cy="461010"/>
            <wp:effectExtent l="19050" t="19050" r="27940" b="15240"/>
            <wp:docPr id="18919" name="Bild 18919" descr="Image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19" descr="Image630"/>
                    <pic:cNvPicPr>
                      <a:picLocks noChangeAspect="1" noChangeArrowheads="1"/>
                    </pic:cNvPicPr>
                  </pic:nvPicPr>
                  <pic:blipFill>
                    <a:blip r:embed="rId1448" cstate="print"/>
                    <a:srcRect/>
                    <a:stretch>
                      <a:fillRect/>
                    </a:stretch>
                  </pic:blipFill>
                  <pic:spPr bwMode="auto">
                    <a:xfrm>
                      <a:off x="0" y="0"/>
                      <a:ext cx="1953260" cy="461010"/>
                    </a:xfrm>
                    <a:prstGeom prst="rect">
                      <a:avLst/>
                    </a:prstGeom>
                    <a:noFill/>
                    <a:ln w="6350">
                      <a:solidFill>
                        <a:srgbClr val="000000"/>
                      </a:solidFill>
                      <a:miter lim="800000"/>
                      <a:headEnd/>
                      <a:tailEnd/>
                    </a:ln>
                    <a:effectLst/>
                  </pic:spPr>
                </pic:pic>
              </a:graphicData>
            </a:graphic>
          </wp:inline>
        </w:drawing>
      </w:r>
    </w:p>
    <w:p w14:paraId="00D0D9DC" w14:textId="4F74812D" w:rsidR="00260439" w:rsidRPr="00D90E4F" w:rsidRDefault="00260439" w:rsidP="00260439">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496</w:t>
      </w:r>
      <w:r w:rsidR="00BE0559" w:rsidRPr="00D90E4F">
        <w:rPr>
          <w:noProof/>
        </w:rPr>
        <w:fldChar w:fldCharType="end"/>
      </w:r>
    </w:p>
    <w:p w14:paraId="674277DB" w14:textId="77777777" w:rsidR="00C910C0" w:rsidRPr="00D90E4F" w:rsidRDefault="00260439" w:rsidP="00260439">
      <w:r w:rsidRPr="00D90E4F">
        <w:t>Filters are used to quickly sort out part information with certain criteria such as material, thickness or producti</w:t>
      </w:r>
      <w:r w:rsidR="00507990" w:rsidRPr="00D90E4F">
        <w:t xml:space="preserve">on dates. </w:t>
      </w:r>
      <w:r w:rsidR="007D1F2E" w:rsidRPr="00D90E4F">
        <w:t xml:space="preserve">The profile contains rules for which parts should be shown, which columns should be visible and the sorting order. Profiles </w:t>
      </w:r>
      <w:r w:rsidR="00244817" w:rsidRPr="00D90E4F">
        <w:t>that start and end with a</w:t>
      </w:r>
      <w:r w:rsidR="00295E93" w:rsidRPr="00D90E4F">
        <w:t>n</w:t>
      </w:r>
      <w:r w:rsidR="00244817" w:rsidRPr="00D90E4F">
        <w:t xml:space="preserve"> "*" are predefined and can</w:t>
      </w:r>
      <w:r w:rsidR="00C910C0" w:rsidRPr="00D90E4F">
        <w:t>no</w:t>
      </w:r>
      <w:r w:rsidR="00244817" w:rsidRPr="00D90E4F">
        <w:t xml:space="preserve">t be changed. </w:t>
      </w:r>
    </w:p>
    <w:p w14:paraId="7BFCE978" w14:textId="77777777" w:rsidR="00507990" w:rsidRPr="00D90E4F" w:rsidRDefault="00C910C0" w:rsidP="00260439">
      <w:r w:rsidRPr="00D90E4F">
        <w:t>The f</w:t>
      </w:r>
      <w:r w:rsidR="00507990" w:rsidRPr="00D90E4F">
        <w:t xml:space="preserve">ollowing two </w:t>
      </w:r>
      <w:r w:rsidR="007D1F2E" w:rsidRPr="00D90E4F">
        <w:t xml:space="preserve">profiles </w:t>
      </w:r>
      <w:r w:rsidR="00507990" w:rsidRPr="00D90E4F">
        <w:t>are predefined</w:t>
      </w:r>
      <w:r w:rsidRPr="00D90E4F">
        <w:t>:</w:t>
      </w:r>
    </w:p>
    <w:p w14:paraId="30958EE4" w14:textId="77777777" w:rsidR="00507990" w:rsidRPr="00D90E4F" w:rsidRDefault="00507990" w:rsidP="00260439">
      <w:pPr>
        <w:rPr>
          <w:b/>
        </w:rPr>
      </w:pPr>
      <w:r w:rsidRPr="00D90E4F">
        <w:rPr>
          <w:b/>
        </w:rPr>
        <w:t>*Show all*</w:t>
      </w:r>
    </w:p>
    <w:p w14:paraId="749782B0" w14:textId="77777777" w:rsidR="00507990" w:rsidRPr="00D90E4F" w:rsidRDefault="003B40B6" w:rsidP="00507990">
      <w:r w:rsidRPr="00D90E4F">
        <w:t xml:space="preserve">This </w:t>
      </w:r>
      <w:r w:rsidR="007D1F2E" w:rsidRPr="00D90E4F">
        <w:t>profile</w:t>
      </w:r>
      <w:r w:rsidRPr="00D90E4F">
        <w:t xml:space="preserve"> shows all parts in the database.</w:t>
      </w:r>
    </w:p>
    <w:p w14:paraId="737D8D2D" w14:textId="77777777" w:rsidR="003B40B6" w:rsidRPr="00D90E4F" w:rsidRDefault="003B40B6" w:rsidP="00507990">
      <w:pPr>
        <w:rPr>
          <w:b/>
        </w:rPr>
      </w:pPr>
      <w:r w:rsidRPr="00D90E4F">
        <w:rPr>
          <w:b/>
        </w:rPr>
        <w:t>*Insert*</w:t>
      </w:r>
    </w:p>
    <w:p w14:paraId="329DDF46" w14:textId="77777777" w:rsidR="00244817" w:rsidRPr="00D90E4F" w:rsidRDefault="007D1F2E" w:rsidP="00244817">
      <w:r w:rsidRPr="00D90E4F">
        <w:t>This profile</w:t>
      </w:r>
      <w:r w:rsidR="003B40B6" w:rsidRPr="00D90E4F">
        <w:t xml:space="preserve"> shows all parts with the same material</w:t>
      </w:r>
      <w:r w:rsidR="00244817" w:rsidRPr="00D90E4F">
        <w:t xml:space="preserve"> </w:t>
      </w:r>
      <w:r w:rsidR="00634C4A" w:rsidRPr="00D90E4F">
        <w:t xml:space="preserve">activated in IGEMS </w:t>
      </w:r>
      <w:r w:rsidR="00C910C0" w:rsidRPr="00D90E4F">
        <w:t>to</w:t>
      </w:r>
      <w:r w:rsidR="00244817" w:rsidRPr="00D90E4F">
        <w:t xml:space="preserve"> be produced.</w:t>
      </w:r>
    </w:p>
    <w:p w14:paraId="6D8B57DE" w14:textId="77777777" w:rsidR="00244817" w:rsidRPr="00D90E4F" w:rsidRDefault="002C44EE" w:rsidP="00022C1C">
      <w:pPr>
        <w:pStyle w:val="Rubrik3"/>
      </w:pPr>
      <w:bookmarkStart w:id="1396" w:name="_Toc129003064"/>
      <w:r w:rsidRPr="00D90E4F">
        <w:t>User defined</w:t>
      </w:r>
      <w:r w:rsidR="00244817" w:rsidRPr="00D90E4F">
        <w:t xml:space="preserve"> profiles</w:t>
      </w:r>
      <w:bookmarkEnd w:id="1396"/>
    </w:p>
    <w:p w14:paraId="15B6DEE1" w14:textId="77777777" w:rsidR="00244817" w:rsidRPr="00D90E4F" w:rsidRDefault="009378B9" w:rsidP="00244817">
      <w:pPr>
        <w:keepNext/>
      </w:pPr>
      <w:r w:rsidRPr="00D90E4F">
        <w:rPr>
          <w:noProof/>
        </w:rPr>
        <w:drawing>
          <wp:inline distT="0" distB="0" distL="0" distR="0" wp14:anchorId="4F195FA5" wp14:editId="1B771E8A">
            <wp:extent cx="1485265" cy="461010"/>
            <wp:effectExtent l="19050" t="19050" r="19685" b="15240"/>
            <wp:docPr id="18920" name="Bild 18920" descr="Image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0" descr="Image633"/>
                    <pic:cNvPicPr>
                      <a:picLocks noChangeAspect="1" noChangeArrowheads="1"/>
                    </pic:cNvPicPr>
                  </pic:nvPicPr>
                  <pic:blipFill>
                    <a:blip r:embed="rId1449" cstate="print"/>
                    <a:srcRect/>
                    <a:stretch>
                      <a:fillRect/>
                    </a:stretch>
                  </pic:blipFill>
                  <pic:spPr bwMode="auto">
                    <a:xfrm>
                      <a:off x="0" y="0"/>
                      <a:ext cx="1485265" cy="461010"/>
                    </a:xfrm>
                    <a:prstGeom prst="rect">
                      <a:avLst/>
                    </a:prstGeom>
                    <a:noFill/>
                    <a:ln w="6350">
                      <a:solidFill>
                        <a:srgbClr val="000000"/>
                      </a:solidFill>
                      <a:miter lim="800000"/>
                      <a:headEnd/>
                      <a:tailEnd/>
                    </a:ln>
                    <a:effectLst/>
                  </pic:spPr>
                </pic:pic>
              </a:graphicData>
            </a:graphic>
          </wp:inline>
        </w:drawing>
      </w:r>
    </w:p>
    <w:p w14:paraId="239121B3" w14:textId="6EA2D01E" w:rsidR="00244817" w:rsidRPr="00D90E4F" w:rsidRDefault="00244817" w:rsidP="00244817">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497</w:t>
      </w:r>
      <w:r w:rsidR="00BE0559" w:rsidRPr="00D90E4F">
        <w:rPr>
          <w:noProof/>
        </w:rPr>
        <w:fldChar w:fldCharType="end"/>
      </w:r>
    </w:p>
    <w:p w14:paraId="11C6A034" w14:textId="77777777" w:rsidR="00244817" w:rsidRPr="00D90E4F" w:rsidRDefault="007828CF" w:rsidP="00244817">
      <w:r w:rsidRPr="00D90E4F">
        <w:t>C</w:t>
      </w:r>
      <w:r w:rsidR="00244817" w:rsidRPr="00D90E4F">
        <w:t xml:space="preserve">lick on the </w:t>
      </w:r>
      <w:r w:rsidR="00C47395" w:rsidRPr="00D90E4F">
        <w:t>"</w:t>
      </w:r>
      <w:r w:rsidR="00634C4A" w:rsidRPr="00D90E4F">
        <w:t>plus</w:t>
      </w:r>
      <w:r w:rsidR="00C47395" w:rsidRPr="00D90E4F">
        <w:t>"</w:t>
      </w:r>
      <w:r w:rsidR="00634C4A" w:rsidRPr="00D90E4F">
        <w:t xml:space="preserve"> </w:t>
      </w:r>
      <w:r w:rsidR="00244817" w:rsidRPr="00D90E4F">
        <w:t xml:space="preserve">button </w:t>
      </w:r>
      <w:r w:rsidRPr="00D90E4F">
        <w:t xml:space="preserve">to </w:t>
      </w:r>
      <w:r w:rsidR="00244817" w:rsidRPr="00D90E4F">
        <w:t>create a new filter profile.</w:t>
      </w:r>
    </w:p>
    <w:p w14:paraId="0BFCAC02" w14:textId="77777777" w:rsidR="00BE4B0F" w:rsidRPr="00D90E4F" w:rsidRDefault="009378B9" w:rsidP="00BE4B0F">
      <w:pPr>
        <w:keepNext/>
      </w:pPr>
      <w:r w:rsidRPr="00D90E4F">
        <w:rPr>
          <w:noProof/>
        </w:rPr>
        <w:lastRenderedPageBreak/>
        <w:drawing>
          <wp:inline distT="0" distB="0" distL="0" distR="0" wp14:anchorId="43DB4AFB" wp14:editId="4ED85786">
            <wp:extent cx="1697355" cy="812165"/>
            <wp:effectExtent l="19050" t="0" r="0" b="0"/>
            <wp:docPr id="18921" name="Bild 18921" descr="Image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1" descr="Image632"/>
                    <pic:cNvPicPr>
                      <a:picLocks noChangeAspect="1" noChangeArrowheads="1"/>
                    </pic:cNvPicPr>
                  </pic:nvPicPr>
                  <pic:blipFill>
                    <a:blip r:embed="rId1450" cstate="print"/>
                    <a:srcRect/>
                    <a:stretch>
                      <a:fillRect/>
                    </a:stretch>
                  </pic:blipFill>
                  <pic:spPr bwMode="auto">
                    <a:xfrm>
                      <a:off x="0" y="0"/>
                      <a:ext cx="1697355" cy="812165"/>
                    </a:xfrm>
                    <a:prstGeom prst="rect">
                      <a:avLst/>
                    </a:prstGeom>
                    <a:noFill/>
                    <a:ln w="9525">
                      <a:noFill/>
                      <a:miter lim="800000"/>
                      <a:headEnd/>
                      <a:tailEnd/>
                    </a:ln>
                  </pic:spPr>
                </pic:pic>
              </a:graphicData>
            </a:graphic>
          </wp:inline>
        </w:drawing>
      </w:r>
    </w:p>
    <w:p w14:paraId="775F7648" w14:textId="6CA716DE" w:rsidR="00244817" w:rsidRPr="00D90E4F" w:rsidRDefault="00BE4B0F" w:rsidP="00BE4B0F">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498</w:t>
      </w:r>
      <w:r w:rsidR="00BE0559" w:rsidRPr="00D90E4F">
        <w:rPr>
          <w:noProof/>
        </w:rPr>
        <w:fldChar w:fldCharType="end"/>
      </w:r>
    </w:p>
    <w:p w14:paraId="244992C8" w14:textId="77777777" w:rsidR="00BE4B0F" w:rsidRPr="00D90E4F" w:rsidRDefault="00634C4A" w:rsidP="00BE4B0F">
      <w:r w:rsidRPr="00D90E4F">
        <w:t>Enter the name of the new filter profile.</w:t>
      </w:r>
    </w:p>
    <w:p w14:paraId="3590C86A" w14:textId="77777777" w:rsidR="00634C4A" w:rsidRPr="00D90E4F" w:rsidRDefault="009378B9" w:rsidP="00634C4A">
      <w:pPr>
        <w:keepNext/>
      </w:pPr>
      <w:r w:rsidRPr="00D90E4F">
        <w:rPr>
          <w:noProof/>
        </w:rPr>
        <w:drawing>
          <wp:inline distT="0" distB="0" distL="0" distR="0" wp14:anchorId="5CA28F70" wp14:editId="63659AC5">
            <wp:extent cx="1448435" cy="600075"/>
            <wp:effectExtent l="19050" t="19050" r="18415" b="28575"/>
            <wp:docPr id="18922" name="Bild 18922" descr="Image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2" descr="Image634"/>
                    <pic:cNvPicPr>
                      <a:picLocks noChangeAspect="1" noChangeArrowheads="1"/>
                    </pic:cNvPicPr>
                  </pic:nvPicPr>
                  <pic:blipFill>
                    <a:blip r:embed="rId1451" cstate="print"/>
                    <a:srcRect/>
                    <a:stretch>
                      <a:fillRect/>
                    </a:stretch>
                  </pic:blipFill>
                  <pic:spPr bwMode="auto">
                    <a:xfrm>
                      <a:off x="0" y="0"/>
                      <a:ext cx="1448435" cy="600075"/>
                    </a:xfrm>
                    <a:prstGeom prst="rect">
                      <a:avLst/>
                    </a:prstGeom>
                    <a:noFill/>
                    <a:ln w="6350">
                      <a:solidFill>
                        <a:srgbClr val="000000"/>
                      </a:solidFill>
                      <a:miter lim="800000"/>
                      <a:headEnd/>
                      <a:tailEnd/>
                    </a:ln>
                    <a:effectLst/>
                  </pic:spPr>
                </pic:pic>
              </a:graphicData>
            </a:graphic>
          </wp:inline>
        </w:drawing>
      </w:r>
    </w:p>
    <w:p w14:paraId="0E656879" w14:textId="3A7D0E42" w:rsidR="00634C4A" w:rsidRPr="00D90E4F" w:rsidRDefault="00634C4A" w:rsidP="00634C4A">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499</w:t>
      </w:r>
      <w:r w:rsidR="00BE0559" w:rsidRPr="00D90E4F">
        <w:rPr>
          <w:noProof/>
        </w:rPr>
        <w:fldChar w:fldCharType="end"/>
      </w:r>
    </w:p>
    <w:p w14:paraId="636594E4" w14:textId="77777777" w:rsidR="002C44EE" w:rsidRPr="00D90E4F" w:rsidRDefault="002C44EE" w:rsidP="00C5529E">
      <w:pPr>
        <w:pStyle w:val="Rubrik4"/>
      </w:pPr>
      <w:r w:rsidRPr="00D90E4F">
        <w:t>Filters</w:t>
      </w:r>
    </w:p>
    <w:p w14:paraId="4B0DCBBD" w14:textId="77777777" w:rsidR="00634C4A" w:rsidRPr="00D90E4F" w:rsidRDefault="00B93D81" w:rsidP="00634C4A">
      <w:r w:rsidRPr="00D90E4F">
        <w:t>Use the filter dialog box to define rules for what parts should be visible on the screen.</w:t>
      </w:r>
    </w:p>
    <w:p w14:paraId="6B4DF47D" w14:textId="77777777" w:rsidR="00244817" w:rsidRPr="00D90E4F" w:rsidRDefault="009378B9" w:rsidP="00244817">
      <w:pPr>
        <w:keepNext/>
      </w:pPr>
      <w:r w:rsidRPr="00D90E4F">
        <w:rPr>
          <w:noProof/>
        </w:rPr>
        <w:drawing>
          <wp:inline distT="0" distB="0" distL="0" distR="0" wp14:anchorId="4BEF64A9" wp14:editId="39F59338">
            <wp:extent cx="3694430" cy="1989455"/>
            <wp:effectExtent l="19050" t="0" r="1270" b="0"/>
            <wp:docPr id="18923" name="Bild 18923" descr="Image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3" descr="Image631"/>
                    <pic:cNvPicPr>
                      <a:picLocks noChangeAspect="1" noChangeArrowheads="1"/>
                    </pic:cNvPicPr>
                  </pic:nvPicPr>
                  <pic:blipFill>
                    <a:blip r:embed="rId1452" cstate="print"/>
                    <a:srcRect/>
                    <a:stretch>
                      <a:fillRect/>
                    </a:stretch>
                  </pic:blipFill>
                  <pic:spPr bwMode="auto">
                    <a:xfrm>
                      <a:off x="0" y="0"/>
                      <a:ext cx="3694430" cy="1989455"/>
                    </a:xfrm>
                    <a:prstGeom prst="rect">
                      <a:avLst/>
                    </a:prstGeom>
                    <a:noFill/>
                    <a:ln w="9525">
                      <a:noFill/>
                      <a:miter lim="800000"/>
                      <a:headEnd/>
                      <a:tailEnd/>
                    </a:ln>
                  </pic:spPr>
                </pic:pic>
              </a:graphicData>
            </a:graphic>
          </wp:inline>
        </w:drawing>
      </w:r>
    </w:p>
    <w:p w14:paraId="28A94FA8" w14:textId="0F371599" w:rsidR="003B40B6" w:rsidRPr="00D90E4F" w:rsidRDefault="00244817" w:rsidP="00244817">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500</w:t>
      </w:r>
      <w:r w:rsidR="00BE0559" w:rsidRPr="00D90E4F">
        <w:rPr>
          <w:noProof/>
        </w:rPr>
        <w:fldChar w:fldCharType="end"/>
      </w:r>
    </w:p>
    <w:p w14:paraId="02619768" w14:textId="77777777" w:rsidR="00507990" w:rsidRPr="00D90E4F" w:rsidRDefault="002C44EE" w:rsidP="00C5529E">
      <w:pPr>
        <w:pStyle w:val="Rubrik4"/>
      </w:pPr>
      <w:r w:rsidRPr="00D90E4F">
        <w:t>Visible columns</w:t>
      </w:r>
    </w:p>
    <w:p w14:paraId="74FA2D2C" w14:textId="77777777" w:rsidR="002C44EE" w:rsidRPr="00D90E4F" w:rsidRDefault="009378B9" w:rsidP="002C44EE">
      <w:pPr>
        <w:keepNext/>
      </w:pPr>
      <w:r w:rsidRPr="00D90E4F">
        <w:rPr>
          <w:noProof/>
        </w:rPr>
        <w:drawing>
          <wp:inline distT="0" distB="0" distL="0" distR="0" wp14:anchorId="1D1D8D6F" wp14:editId="11C796BF">
            <wp:extent cx="1075055" cy="1675130"/>
            <wp:effectExtent l="38100" t="19050" r="10795" b="20320"/>
            <wp:docPr id="18924" name="Bild 18924" descr="Image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4" descr="Image635"/>
                    <pic:cNvPicPr>
                      <a:picLocks noChangeAspect="1" noChangeArrowheads="1"/>
                    </pic:cNvPicPr>
                  </pic:nvPicPr>
                  <pic:blipFill>
                    <a:blip r:embed="rId1453" cstate="print"/>
                    <a:srcRect/>
                    <a:stretch>
                      <a:fillRect/>
                    </a:stretch>
                  </pic:blipFill>
                  <pic:spPr bwMode="auto">
                    <a:xfrm>
                      <a:off x="0" y="0"/>
                      <a:ext cx="1075055" cy="1675130"/>
                    </a:xfrm>
                    <a:prstGeom prst="rect">
                      <a:avLst/>
                    </a:prstGeom>
                    <a:noFill/>
                    <a:ln w="6350">
                      <a:solidFill>
                        <a:srgbClr val="000000"/>
                      </a:solidFill>
                      <a:miter lim="800000"/>
                      <a:headEnd/>
                      <a:tailEnd/>
                    </a:ln>
                    <a:effectLst/>
                  </pic:spPr>
                </pic:pic>
              </a:graphicData>
            </a:graphic>
          </wp:inline>
        </w:drawing>
      </w:r>
    </w:p>
    <w:p w14:paraId="3CA3DA43" w14:textId="7DEB5F29" w:rsidR="002C44EE" w:rsidRPr="00D90E4F" w:rsidRDefault="002C44EE" w:rsidP="002C44EE">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501</w:t>
      </w:r>
      <w:r w:rsidR="00BE0559" w:rsidRPr="00D90E4F">
        <w:rPr>
          <w:noProof/>
        </w:rPr>
        <w:fldChar w:fldCharType="end"/>
      </w:r>
    </w:p>
    <w:p w14:paraId="74F90EAF" w14:textId="77777777" w:rsidR="00C910C0" w:rsidRPr="00D90E4F" w:rsidRDefault="002C44EE" w:rsidP="00B55C08">
      <w:r w:rsidRPr="00D90E4F">
        <w:t xml:space="preserve">Use the checkboxes to control which columns </w:t>
      </w:r>
      <w:r w:rsidR="00C910C0" w:rsidRPr="00D90E4F">
        <w:t>are</w:t>
      </w:r>
      <w:r w:rsidRPr="00D90E4F">
        <w:t xml:space="preserve"> visible.</w:t>
      </w:r>
    </w:p>
    <w:p w14:paraId="11B54152" w14:textId="77777777" w:rsidR="002C44EE" w:rsidRPr="00D90E4F" w:rsidRDefault="008540CD" w:rsidP="00C5529E">
      <w:pPr>
        <w:pStyle w:val="Rubrik4"/>
      </w:pPr>
      <w:r w:rsidRPr="00D90E4F">
        <w:t>Column position</w:t>
      </w:r>
    </w:p>
    <w:p w14:paraId="71979012" w14:textId="77777777" w:rsidR="008540CD" w:rsidRPr="00D90E4F" w:rsidRDefault="009378B9" w:rsidP="008540CD">
      <w:pPr>
        <w:keepNext/>
      </w:pPr>
      <w:r w:rsidRPr="00D90E4F">
        <w:rPr>
          <w:noProof/>
        </w:rPr>
        <w:drawing>
          <wp:inline distT="0" distB="0" distL="0" distR="0" wp14:anchorId="30EED270" wp14:editId="550BDD3D">
            <wp:extent cx="1974850" cy="278130"/>
            <wp:effectExtent l="19050" t="19050" r="25400" b="26670"/>
            <wp:docPr id="18925" name="Bild 18925" descr="Image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5" descr="Image636"/>
                    <pic:cNvPicPr>
                      <a:picLocks noChangeAspect="1" noChangeArrowheads="1"/>
                    </pic:cNvPicPr>
                  </pic:nvPicPr>
                  <pic:blipFill>
                    <a:blip r:embed="rId1454" cstate="print"/>
                    <a:srcRect/>
                    <a:stretch>
                      <a:fillRect/>
                    </a:stretch>
                  </pic:blipFill>
                  <pic:spPr bwMode="auto">
                    <a:xfrm>
                      <a:off x="0" y="0"/>
                      <a:ext cx="1974850" cy="278130"/>
                    </a:xfrm>
                    <a:prstGeom prst="rect">
                      <a:avLst/>
                    </a:prstGeom>
                    <a:noFill/>
                    <a:ln w="6350">
                      <a:solidFill>
                        <a:srgbClr val="000000"/>
                      </a:solidFill>
                      <a:miter lim="800000"/>
                      <a:headEnd/>
                      <a:tailEnd/>
                    </a:ln>
                    <a:effectLst/>
                  </pic:spPr>
                </pic:pic>
              </a:graphicData>
            </a:graphic>
          </wp:inline>
        </w:drawing>
      </w:r>
    </w:p>
    <w:p w14:paraId="5E7F05F6" w14:textId="75DA31BB" w:rsidR="008540CD" w:rsidRPr="00D90E4F" w:rsidRDefault="008540CD" w:rsidP="008540CD">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502</w:t>
      </w:r>
      <w:r w:rsidR="00BE0559" w:rsidRPr="00D90E4F">
        <w:rPr>
          <w:noProof/>
        </w:rPr>
        <w:fldChar w:fldCharType="end"/>
      </w:r>
    </w:p>
    <w:p w14:paraId="4A149F49" w14:textId="77777777" w:rsidR="002C44EE" w:rsidRPr="00D90E4F" w:rsidRDefault="007828CF" w:rsidP="00260439">
      <w:r w:rsidRPr="00D90E4F">
        <w:t>H</w:t>
      </w:r>
      <w:r w:rsidR="008540CD" w:rsidRPr="00D90E4F">
        <w:t xml:space="preserve">old down and move the mouse pointer at a column </w:t>
      </w:r>
      <w:r w:rsidRPr="00D90E4F">
        <w:t>to</w:t>
      </w:r>
      <w:r w:rsidR="008540CD" w:rsidRPr="00D90E4F">
        <w:t xml:space="preserve"> modify the order of the different columns.</w:t>
      </w:r>
    </w:p>
    <w:p w14:paraId="142F8319" w14:textId="77777777" w:rsidR="008540CD" w:rsidRPr="00D90E4F" w:rsidRDefault="008540CD" w:rsidP="00C5529E">
      <w:pPr>
        <w:pStyle w:val="Rubrik4"/>
      </w:pPr>
      <w:r w:rsidRPr="00D90E4F">
        <w:t>Sorting</w:t>
      </w:r>
    </w:p>
    <w:p w14:paraId="7DC505CF" w14:textId="77777777" w:rsidR="008540CD" w:rsidRPr="00D90E4F" w:rsidRDefault="009378B9" w:rsidP="008540CD">
      <w:pPr>
        <w:keepNext/>
      </w:pPr>
      <w:r w:rsidRPr="00D90E4F">
        <w:rPr>
          <w:noProof/>
        </w:rPr>
        <w:drawing>
          <wp:inline distT="0" distB="0" distL="0" distR="0" wp14:anchorId="43336319" wp14:editId="256D8C2D">
            <wp:extent cx="3950335" cy="577850"/>
            <wp:effectExtent l="19050" t="19050" r="12065" b="12700"/>
            <wp:docPr id="18926" name="Bild 18926" descr="Image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6" descr="Image637"/>
                    <pic:cNvPicPr>
                      <a:picLocks noChangeAspect="1" noChangeArrowheads="1"/>
                    </pic:cNvPicPr>
                  </pic:nvPicPr>
                  <pic:blipFill>
                    <a:blip r:embed="rId1455" cstate="print"/>
                    <a:srcRect/>
                    <a:stretch>
                      <a:fillRect/>
                    </a:stretch>
                  </pic:blipFill>
                  <pic:spPr bwMode="auto">
                    <a:xfrm>
                      <a:off x="0" y="0"/>
                      <a:ext cx="3950335" cy="577850"/>
                    </a:xfrm>
                    <a:prstGeom prst="rect">
                      <a:avLst/>
                    </a:prstGeom>
                    <a:noFill/>
                    <a:ln w="6350">
                      <a:solidFill>
                        <a:srgbClr val="000000"/>
                      </a:solidFill>
                      <a:miter lim="800000"/>
                      <a:headEnd/>
                      <a:tailEnd/>
                    </a:ln>
                    <a:effectLst/>
                  </pic:spPr>
                </pic:pic>
              </a:graphicData>
            </a:graphic>
          </wp:inline>
        </w:drawing>
      </w:r>
    </w:p>
    <w:p w14:paraId="0A7CCB17" w14:textId="3799B705" w:rsidR="008540CD" w:rsidRPr="00D90E4F" w:rsidRDefault="008540CD" w:rsidP="008540CD">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503</w:t>
      </w:r>
      <w:r w:rsidR="00BE0559" w:rsidRPr="00D90E4F">
        <w:rPr>
          <w:noProof/>
        </w:rPr>
        <w:fldChar w:fldCharType="end"/>
      </w:r>
    </w:p>
    <w:p w14:paraId="7087F29E" w14:textId="77777777" w:rsidR="007D1F2E" w:rsidRPr="00D90E4F" w:rsidRDefault="007828CF" w:rsidP="007D1F2E">
      <w:r w:rsidRPr="00D90E4F">
        <w:t>S</w:t>
      </w:r>
      <w:r w:rsidR="008540CD" w:rsidRPr="00D90E4F">
        <w:t>ort the list by clicking on a column.</w:t>
      </w:r>
      <w:r w:rsidR="007D1F2E" w:rsidRPr="00D90E4F">
        <w:t xml:space="preserve"> </w:t>
      </w:r>
      <w:r w:rsidRPr="00D90E4F">
        <w:t>C</w:t>
      </w:r>
      <w:r w:rsidR="007D1F2E" w:rsidRPr="00D90E4F">
        <w:t xml:space="preserve">lick on the same column several times </w:t>
      </w:r>
      <w:r w:rsidRPr="00D90E4F">
        <w:t xml:space="preserve">to </w:t>
      </w:r>
      <w:r w:rsidR="007D1F2E" w:rsidRPr="00D90E4F">
        <w:t xml:space="preserve">switch between increasing or decreasing order. </w:t>
      </w:r>
      <w:r w:rsidRPr="00D90E4F">
        <w:t>H</w:t>
      </w:r>
      <w:r w:rsidR="007D1F2E" w:rsidRPr="00D90E4F">
        <w:t xml:space="preserve">old down the CTRL key while clicking on another column </w:t>
      </w:r>
      <w:r w:rsidRPr="00D90E4F">
        <w:t>to</w:t>
      </w:r>
      <w:r w:rsidR="007D1F2E" w:rsidRPr="00D90E4F">
        <w:t xml:space="preserve"> define sub</w:t>
      </w:r>
      <w:r w:rsidR="00C910C0" w:rsidRPr="00D90E4F">
        <w:t>-</w:t>
      </w:r>
      <w:r w:rsidR="007D1F2E" w:rsidRPr="00D90E4F">
        <w:t>sorting orders. If some values in column (A)</w:t>
      </w:r>
      <w:r w:rsidR="00C910C0" w:rsidRPr="00D90E4F">
        <w:t xml:space="preserve"> are</w:t>
      </w:r>
      <w:r w:rsidR="007D1F2E" w:rsidRPr="00D90E4F">
        <w:t xml:space="preserve"> the same then these will be sorted by column (B) and so on.</w:t>
      </w:r>
    </w:p>
    <w:p w14:paraId="2A737942" w14:textId="77777777" w:rsidR="007D1F2E" w:rsidRPr="00D90E4F" w:rsidRDefault="007D1F2E" w:rsidP="00C5529E">
      <w:pPr>
        <w:pStyle w:val="Rubrik4"/>
      </w:pPr>
      <w:r w:rsidRPr="00D90E4F">
        <w:lastRenderedPageBreak/>
        <w:t>Save</w:t>
      </w:r>
    </w:p>
    <w:p w14:paraId="2AFF9525" w14:textId="77777777" w:rsidR="007D1F2E" w:rsidRPr="00D90E4F" w:rsidRDefault="009378B9" w:rsidP="007D1F2E">
      <w:pPr>
        <w:keepNext/>
      </w:pPr>
      <w:r w:rsidRPr="00D90E4F">
        <w:rPr>
          <w:noProof/>
        </w:rPr>
        <w:drawing>
          <wp:inline distT="0" distB="0" distL="0" distR="0" wp14:anchorId="76A768DF" wp14:editId="0F6F1AA4">
            <wp:extent cx="1397000" cy="556260"/>
            <wp:effectExtent l="19050" t="19050" r="12700" b="15240"/>
            <wp:docPr id="18927" name="Bild 18927" descr="Image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7" descr="Image638"/>
                    <pic:cNvPicPr>
                      <a:picLocks noChangeAspect="1" noChangeArrowheads="1"/>
                    </pic:cNvPicPr>
                  </pic:nvPicPr>
                  <pic:blipFill>
                    <a:blip r:embed="rId1456" cstate="print"/>
                    <a:srcRect/>
                    <a:stretch>
                      <a:fillRect/>
                    </a:stretch>
                  </pic:blipFill>
                  <pic:spPr bwMode="auto">
                    <a:xfrm>
                      <a:off x="0" y="0"/>
                      <a:ext cx="1397000" cy="556260"/>
                    </a:xfrm>
                    <a:prstGeom prst="rect">
                      <a:avLst/>
                    </a:prstGeom>
                    <a:noFill/>
                    <a:ln w="6350">
                      <a:solidFill>
                        <a:srgbClr val="000000"/>
                      </a:solidFill>
                      <a:miter lim="800000"/>
                      <a:headEnd/>
                      <a:tailEnd/>
                    </a:ln>
                    <a:effectLst/>
                  </pic:spPr>
                </pic:pic>
              </a:graphicData>
            </a:graphic>
          </wp:inline>
        </w:drawing>
      </w:r>
    </w:p>
    <w:p w14:paraId="2A0980D0" w14:textId="3228550A" w:rsidR="007D1F2E" w:rsidRPr="00D90E4F" w:rsidRDefault="007D1F2E" w:rsidP="007D1F2E">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504</w:t>
      </w:r>
      <w:r w:rsidR="00BE0559" w:rsidRPr="00D90E4F">
        <w:rPr>
          <w:noProof/>
        </w:rPr>
        <w:fldChar w:fldCharType="end"/>
      </w:r>
    </w:p>
    <w:p w14:paraId="499F7345" w14:textId="77777777" w:rsidR="007D1F2E" w:rsidRPr="00D90E4F" w:rsidRDefault="007828CF" w:rsidP="007D1F2E">
      <w:r w:rsidRPr="00D90E4F">
        <w:t>P</w:t>
      </w:r>
      <w:r w:rsidR="007D1F2E" w:rsidRPr="00D90E4F">
        <w:t xml:space="preserve">ress the </w:t>
      </w:r>
      <w:r w:rsidR="00C47395" w:rsidRPr="00D90E4F">
        <w:t>"</w:t>
      </w:r>
      <w:r w:rsidR="007D1F2E" w:rsidRPr="00D90E4F">
        <w:t>Save</w:t>
      </w:r>
      <w:r w:rsidR="00C47395" w:rsidRPr="00D90E4F">
        <w:t>"</w:t>
      </w:r>
      <w:r w:rsidR="007D1F2E" w:rsidRPr="00D90E4F">
        <w:t xml:space="preserve"> button when </w:t>
      </w:r>
      <w:r w:rsidRPr="00D90E4F">
        <w:t>the</w:t>
      </w:r>
      <w:r w:rsidR="007D1F2E" w:rsidRPr="00D90E4F">
        <w:t xml:space="preserve"> new profile</w:t>
      </w:r>
      <w:r w:rsidRPr="00D90E4F">
        <w:t xml:space="preserve"> is defined</w:t>
      </w:r>
      <w:r w:rsidR="007D1F2E" w:rsidRPr="00D90E4F">
        <w:t>.</w:t>
      </w:r>
    </w:p>
    <w:p w14:paraId="0515F164" w14:textId="77777777" w:rsidR="00B811E5" w:rsidRPr="00D90E4F" w:rsidRDefault="00B811E5" w:rsidP="00862C37">
      <w:pPr>
        <w:pStyle w:val="Rubrik3"/>
      </w:pPr>
      <w:bookmarkStart w:id="1397" w:name="_Toc129003065"/>
      <w:bookmarkStart w:id="1398" w:name="_Toc159143911"/>
      <w:r w:rsidRPr="00D90E4F">
        <w:t>Insert parts</w:t>
      </w:r>
      <w:r w:rsidR="00862C37" w:rsidRPr="00D90E4F">
        <w:t xml:space="preserve"> to the drawing</w:t>
      </w:r>
      <w:bookmarkEnd w:id="1397"/>
    </w:p>
    <w:p w14:paraId="35DA3C35" w14:textId="77777777" w:rsidR="00862C37" w:rsidRPr="00D90E4F" w:rsidRDefault="009378B9" w:rsidP="00862C37">
      <w:pPr>
        <w:keepNext/>
      </w:pPr>
      <w:r w:rsidRPr="00D90E4F">
        <w:rPr>
          <w:noProof/>
        </w:rPr>
        <w:drawing>
          <wp:inline distT="0" distB="0" distL="0" distR="0" wp14:anchorId="345DC126" wp14:editId="0BC791CB">
            <wp:extent cx="2209165" cy="1638300"/>
            <wp:effectExtent l="19050" t="19050" r="19685" b="19050"/>
            <wp:docPr id="18928" name="Bild 18928" descr="Image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8" descr="Image639"/>
                    <pic:cNvPicPr>
                      <a:picLocks noChangeAspect="1" noChangeArrowheads="1"/>
                    </pic:cNvPicPr>
                  </pic:nvPicPr>
                  <pic:blipFill>
                    <a:blip r:embed="rId1457" cstate="print"/>
                    <a:srcRect/>
                    <a:stretch>
                      <a:fillRect/>
                    </a:stretch>
                  </pic:blipFill>
                  <pic:spPr bwMode="auto">
                    <a:xfrm>
                      <a:off x="0" y="0"/>
                      <a:ext cx="2209165" cy="1638300"/>
                    </a:xfrm>
                    <a:prstGeom prst="rect">
                      <a:avLst/>
                    </a:prstGeom>
                    <a:noFill/>
                    <a:ln w="6350">
                      <a:solidFill>
                        <a:srgbClr val="000000"/>
                      </a:solidFill>
                      <a:miter lim="800000"/>
                      <a:headEnd/>
                      <a:tailEnd/>
                    </a:ln>
                    <a:effectLst/>
                  </pic:spPr>
                </pic:pic>
              </a:graphicData>
            </a:graphic>
          </wp:inline>
        </w:drawing>
      </w:r>
    </w:p>
    <w:p w14:paraId="10447D8C" w14:textId="5BDFB1A4" w:rsidR="00862C37" w:rsidRPr="00D90E4F" w:rsidRDefault="00862C37" w:rsidP="00862C37">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505</w:t>
      </w:r>
      <w:r w:rsidR="00BE0559" w:rsidRPr="00D90E4F">
        <w:rPr>
          <w:noProof/>
        </w:rPr>
        <w:fldChar w:fldCharType="end"/>
      </w:r>
    </w:p>
    <w:p w14:paraId="2E91117E" w14:textId="77777777" w:rsidR="00862C37" w:rsidRPr="00D90E4F" w:rsidRDefault="00862C37" w:rsidP="00862C37">
      <w:r w:rsidRPr="00D90E4F">
        <w:t xml:space="preserve">Check the parts to insert and then press the </w:t>
      </w:r>
      <w:r w:rsidR="00C47395" w:rsidRPr="00D90E4F">
        <w:t>"</w:t>
      </w:r>
      <w:r w:rsidRPr="00D90E4F">
        <w:t>Insert</w:t>
      </w:r>
      <w:r w:rsidR="00C47395" w:rsidRPr="00D90E4F">
        <w:t>"</w:t>
      </w:r>
      <w:r w:rsidRPr="00D90E4F">
        <w:t xml:space="preserve"> button.</w:t>
      </w:r>
    </w:p>
    <w:p w14:paraId="0E58DA01" w14:textId="77777777" w:rsidR="00862C37" w:rsidRPr="00D90E4F" w:rsidRDefault="009378B9" w:rsidP="00862C37">
      <w:pPr>
        <w:keepNext/>
      </w:pPr>
      <w:r w:rsidRPr="00D90E4F">
        <w:rPr>
          <w:noProof/>
        </w:rPr>
        <w:drawing>
          <wp:inline distT="0" distB="0" distL="0" distR="0" wp14:anchorId="0230DB10" wp14:editId="27509EC6">
            <wp:extent cx="3591560" cy="1492250"/>
            <wp:effectExtent l="19050" t="0" r="8890" b="0"/>
            <wp:docPr id="18929" name="Bild 18929" descr="Image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9" descr="Image640"/>
                    <pic:cNvPicPr>
                      <a:picLocks noChangeAspect="1" noChangeArrowheads="1"/>
                    </pic:cNvPicPr>
                  </pic:nvPicPr>
                  <pic:blipFill>
                    <a:blip r:embed="rId1458" cstate="print"/>
                    <a:srcRect/>
                    <a:stretch>
                      <a:fillRect/>
                    </a:stretch>
                  </pic:blipFill>
                  <pic:spPr bwMode="auto">
                    <a:xfrm>
                      <a:off x="0" y="0"/>
                      <a:ext cx="3591560" cy="1492250"/>
                    </a:xfrm>
                    <a:prstGeom prst="rect">
                      <a:avLst/>
                    </a:prstGeom>
                    <a:noFill/>
                    <a:ln w="9525">
                      <a:noFill/>
                      <a:miter lim="800000"/>
                      <a:headEnd/>
                      <a:tailEnd/>
                    </a:ln>
                  </pic:spPr>
                </pic:pic>
              </a:graphicData>
            </a:graphic>
          </wp:inline>
        </w:drawing>
      </w:r>
    </w:p>
    <w:p w14:paraId="01B019EE" w14:textId="5608F611" w:rsidR="00862C37" w:rsidRPr="00D90E4F" w:rsidRDefault="00862C37" w:rsidP="00862C37">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506</w:t>
      </w:r>
      <w:r w:rsidR="00BE0559" w:rsidRPr="00D90E4F">
        <w:rPr>
          <w:noProof/>
        </w:rPr>
        <w:fldChar w:fldCharType="end"/>
      </w:r>
    </w:p>
    <w:p w14:paraId="5BDF7076" w14:textId="77777777" w:rsidR="00022C1C" w:rsidRPr="00D90E4F" w:rsidRDefault="00022C1C" w:rsidP="00022C1C">
      <w:r w:rsidRPr="00D90E4F">
        <w:t>IGEMS will prompt to select the insertion point for each part.</w:t>
      </w:r>
    </w:p>
    <w:p w14:paraId="25EA5722" w14:textId="77777777" w:rsidR="00022C1C" w:rsidRPr="00D90E4F" w:rsidRDefault="00022C1C" w:rsidP="00022C1C">
      <w:pPr>
        <w:pStyle w:val="Rubrik3"/>
      </w:pPr>
      <w:bookmarkStart w:id="1399" w:name="_Toc129003066"/>
      <w:r w:rsidRPr="00D90E4F">
        <w:t>User variables</w:t>
      </w:r>
      <w:bookmarkEnd w:id="1399"/>
    </w:p>
    <w:p w14:paraId="2A1D6BED" w14:textId="77777777" w:rsidR="00022C1C" w:rsidRPr="00D90E4F" w:rsidRDefault="009378B9" w:rsidP="00022C1C">
      <w:pPr>
        <w:keepNext/>
      </w:pPr>
      <w:r w:rsidRPr="00D90E4F">
        <w:rPr>
          <w:noProof/>
        </w:rPr>
        <w:drawing>
          <wp:inline distT="0" distB="0" distL="0" distR="0" wp14:anchorId="5AE7E0FB" wp14:editId="0CAEDFDE">
            <wp:extent cx="1367790" cy="570865"/>
            <wp:effectExtent l="19050" t="19050" r="22860" b="19685"/>
            <wp:docPr id="18930" name="Bild 18930" descr="Image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30" descr="Image644"/>
                    <pic:cNvPicPr>
                      <a:picLocks noChangeAspect="1" noChangeArrowheads="1"/>
                    </pic:cNvPicPr>
                  </pic:nvPicPr>
                  <pic:blipFill>
                    <a:blip r:embed="rId1459" cstate="print"/>
                    <a:srcRect/>
                    <a:stretch>
                      <a:fillRect/>
                    </a:stretch>
                  </pic:blipFill>
                  <pic:spPr bwMode="auto">
                    <a:xfrm>
                      <a:off x="0" y="0"/>
                      <a:ext cx="1367790" cy="570865"/>
                    </a:xfrm>
                    <a:prstGeom prst="rect">
                      <a:avLst/>
                    </a:prstGeom>
                    <a:noFill/>
                    <a:ln w="6350">
                      <a:solidFill>
                        <a:srgbClr val="000000"/>
                      </a:solidFill>
                      <a:miter lim="800000"/>
                      <a:headEnd/>
                      <a:tailEnd/>
                    </a:ln>
                    <a:effectLst/>
                  </pic:spPr>
                </pic:pic>
              </a:graphicData>
            </a:graphic>
          </wp:inline>
        </w:drawing>
      </w:r>
    </w:p>
    <w:p w14:paraId="45C21BE5" w14:textId="639E80E1" w:rsidR="00022C1C" w:rsidRPr="00D90E4F" w:rsidRDefault="00022C1C" w:rsidP="00022C1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507</w:t>
      </w:r>
      <w:r w:rsidR="00BE0559" w:rsidRPr="00D90E4F">
        <w:rPr>
          <w:noProof/>
        </w:rPr>
        <w:fldChar w:fldCharType="end"/>
      </w:r>
    </w:p>
    <w:p w14:paraId="42B4EDE4" w14:textId="77777777" w:rsidR="00022C1C" w:rsidRPr="00D90E4F" w:rsidRDefault="00C910C0" w:rsidP="00022C1C">
      <w:r w:rsidRPr="00D90E4F">
        <w:t>P</w:t>
      </w:r>
      <w:r w:rsidR="00022C1C" w:rsidRPr="00D90E4F">
        <w:t xml:space="preserve">ress the </w:t>
      </w:r>
      <w:r w:rsidR="00C47395" w:rsidRPr="00D90E4F">
        <w:t>"</w:t>
      </w:r>
      <w:r w:rsidR="00022C1C" w:rsidRPr="00D90E4F">
        <w:t>Settings</w:t>
      </w:r>
      <w:r w:rsidR="00C47395" w:rsidRPr="00D90E4F">
        <w:t>"</w:t>
      </w:r>
      <w:r w:rsidR="00022C1C" w:rsidRPr="00D90E4F">
        <w:t xml:space="preserve"> button to </w:t>
      </w:r>
      <w:r w:rsidR="009D0FFD" w:rsidRPr="00D90E4F">
        <w:t xml:space="preserve">create </w:t>
      </w:r>
      <w:r w:rsidRPr="00D90E4F">
        <w:t>"</w:t>
      </w:r>
      <w:r w:rsidR="009D0FFD" w:rsidRPr="00D90E4F">
        <w:t>user variable</w:t>
      </w:r>
      <w:r w:rsidRPr="00D90E4F">
        <w:t>s"</w:t>
      </w:r>
      <w:r w:rsidR="009D0FFD" w:rsidRPr="00D90E4F">
        <w:t xml:space="preserve"> that can be located in the parts.</w:t>
      </w:r>
    </w:p>
    <w:p w14:paraId="32172B88" w14:textId="77777777" w:rsidR="009D0FFD" w:rsidRPr="00D90E4F" w:rsidRDefault="009378B9" w:rsidP="009D0FFD">
      <w:pPr>
        <w:keepNext/>
      </w:pPr>
      <w:r w:rsidRPr="00D90E4F">
        <w:rPr>
          <w:noProof/>
        </w:rPr>
        <w:drawing>
          <wp:inline distT="0" distB="0" distL="0" distR="0" wp14:anchorId="2BCF0398" wp14:editId="3FC99DAF">
            <wp:extent cx="3606165" cy="1331595"/>
            <wp:effectExtent l="19050" t="0" r="0" b="0"/>
            <wp:docPr id="18931" name="Bild 18931" descr="Image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31" descr="Image646"/>
                    <pic:cNvPicPr>
                      <a:picLocks noChangeAspect="1" noChangeArrowheads="1"/>
                    </pic:cNvPicPr>
                  </pic:nvPicPr>
                  <pic:blipFill>
                    <a:blip r:embed="rId1460" cstate="print"/>
                    <a:srcRect/>
                    <a:stretch>
                      <a:fillRect/>
                    </a:stretch>
                  </pic:blipFill>
                  <pic:spPr bwMode="auto">
                    <a:xfrm>
                      <a:off x="0" y="0"/>
                      <a:ext cx="3606165" cy="1331595"/>
                    </a:xfrm>
                    <a:prstGeom prst="rect">
                      <a:avLst/>
                    </a:prstGeom>
                    <a:noFill/>
                    <a:ln w="9525">
                      <a:noFill/>
                      <a:miter lim="800000"/>
                      <a:headEnd/>
                      <a:tailEnd/>
                    </a:ln>
                  </pic:spPr>
                </pic:pic>
              </a:graphicData>
            </a:graphic>
          </wp:inline>
        </w:drawing>
      </w:r>
    </w:p>
    <w:p w14:paraId="3DEDC2DE" w14:textId="1F95704E" w:rsidR="009D0FFD" w:rsidRPr="00D90E4F" w:rsidRDefault="009D0FFD" w:rsidP="009D0FFD">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508</w:t>
      </w:r>
      <w:r w:rsidR="00BE0559" w:rsidRPr="00D90E4F">
        <w:rPr>
          <w:noProof/>
        </w:rPr>
        <w:fldChar w:fldCharType="end"/>
      </w:r>
    </w:p>
    <w:p w14:paraId="65599CE8" w14:textId="77777777" w:rsidR="009D0FFD" w:rsidRPr="00D90E4F" w:rsidRDefault="00883F19" w:rsidP="009D0FFD">
      <w:r w:rsidRPr="00D90E4F">
        <w:t>These settings</w:t>
      </w:r>
      <w:r w:rsidR="009D0FFD" w:rsidRPr="00D90E4F">
        <w:t xml:space="preserve"> are currently not described in this manual. Please contact IGEMS </w:t>
      </w:r>
      <w:r w:rsidR="00C910C0" w:rsidRPr="00D90E4F">
        <w:t>for</w:t>
      </w:r>
      <w:r w:rsidR="009D0FFD" w:rsidRPr="00D90E4F">
        <w:t xml:space="preserve"> information </w:t>
      </w:r>
      <w:r w:rsidRPr="00D90E4F">
        <w:t>about user variables</w:t>
      </w:r>
      <w:r w:rsidR="009D0FFD" w:rsidRPr="00D90E4F">
        <w:t>.</w:t>
      </w:r>
    </w:p>
    <w:p w14:paraId="39E55D74" w14:textId="77777777" w:rsidR="00467DE7" w:rsidRPr="00D90E4F" w:rsidRDefault="00467DE7" w:rsidP="00467DE7">
      <w:pPr>
        <w:pStyle w:val="Rubrik3"/>
      </w:pPr>
      <w:bookmarkStart w:id="1400" w:name="_Toc129003067"/>
      <w:bookmarkEnd w:id="1398"/>
      <w:r w:rsidRPr="00D90E4F">
        <w:t>Various</w:t>
      </w:r>
      <w:bookmarkEnd w:id="1400"/>
    </w:p>
    <w:p w14:paraId="2F3EF792" w14:textId="77777777" w:rsidR="00022C1C" w:rsidRPr="00D90E4F" w:rsidRDefault="009378B9" w:rsidP="00467DE7">
      <w:pPr>
        <w:keepNext/>
      </w:pPr>
      <w:r w:rsidRPr="00D90E4F">
        <w:rPr>
          <w:noProof/>
        </w:rPr>
        <w:drawing>
          <wp:inline distT="0" distB="0" distL="0" distR="0" wp14:anchorId="34B316A5" wp14:editId="55788A23">
            <wp:extent cx="1631315" cy="219710"/>
            <wp:effectExtent l="19050" t="19050" r="26035" b="27940"/>
            <wp:docPr id="18932" name="Bild 18932" descr="Image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32" descr="Image643"/>
                    <pic:cNvPicPr>
                      <a:picLocks noChangeAspect="1" noChangeArrowheads="1"/>
                    </pic:cNvPicPr>
                  </pic:nvPicPr>
                  <pic:blipFill>
                    <a:blip r:embed="rId1461" cstate="print"/>
                    <a:srcRect/>
                    <a:stretch>
                      <a:fillRect/>
                    </a:stretch>
                  </pic:blipFill>
                  <pic:spPr bwMode="auto">
                    <a:xfrm>
                      <a:off x="0" y="0"/>
                      <a:ext cx="1631315" cy="219710"/>
                    </a:xfrm>
                    <a:prstGeom prst="rect">
                      <a:avLst/>
                    </a:prstGeom>
                    <a:noFill/>
                    <a:ln w="6350">
                      <a:solidFill>
                        <a:srgbClr val="000000"/>
                      </a:solidFill>
                      <a:miter lim="800000"/>
                      <a:headEnd/>
                      <a:tailEnd/>
                    </a:ln>
                    <a:effectLst/>
                  </pic:spPr>
                </pic:pic>
              </a:graphicData>
            </a:graphic>
          </wp:inline>
        </w:drawing>
      </w:r>
    </w:p>
    <w:p w14:paraId="1DAC5A02" w14:textId="20E5928E" w:rsidR="00467DE7" w:rsidRPr="00D90E4F" w:rsidRDefault="00467DE7" w:rsidP="00467DE7">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509</w:t>
      </w:r>
      <w:r w:rsidR="00BE0559" w:rsidRPr="00D90E4F">
        <w:rPr>
          <w:noProof/>
        </w:rPr>
        <w:fldChar w:fldCharType="end"/>
      </w:r>
    </w:p>
    <w:p w14:paraId="7805BA84" w14:textId="77777777" w:rsidR="00022C1C" w:rsidRPr="00D90E4F" w:rsidRDefault="00022C1C" w:rsidP="002D3E07">
      <w:pPr>
        <w:pStyle w:val="Rubrik5"/>
      </w:pPr>
      <w:r w:rsidRPr="00D90E4F">
        <w:t>Properties</w:t>
      </w:r>
    </w:p>
    <w:p w14:paraId="0ED15836" w14:textId="77777777" w:rsidR="00467DE7" w:rsidRPr="00D90E4F" w:rsidRDefault="00C910C0" w:rsidP="00467DE7">
      <w:r w:rsidRPr="00D90E4F">
        <w:t>C</w:t>
      </w:r>
      <w:r w:rsidR="00467DE7" w:rsidRPr="00D90E4F">
        <w:t>lick</w:t>
      </w:r>
      <w:r w:rsidRPr="00D90E4F">
        <w:t>ing</w:t>
      </w:r>
      <w:r w:rsidR="00467DE7" w:rsidRPr="00D90E4F">
        <w:t xml:space="preserve"> on the "Properties" button is the same as double click</w:t>
      </w:r>
      <w:r w:rsidRPr="00D90E4F">
        <w:t>ing</w:t>
      </w:r>
      <w:r w:rsidR="00467DE7" w:rsidRPr="00D90E4F">
        <w:t xml:space="preserve"> on a part in the list. This will show information about the part.</w:t>
      </w:r>
    </w:p>
    <w:p w14:paraId="1031C5A5" w14:textId="77777777" w:rsidR="00022C1C" w:rsidRPr="00D90E4F" w:rsidRDefault="00022C1C" w:rsidP="002D3E07">
      <w:pPr>
        <w:pStyle w:val="Rubrik5"/>
      </w:pPr>
      <w:r w:rsidRPr="00D90E4F">
        <w:lastRenderedPageBreak/>
        <w:t>Delete</w:t>
      </w:r>
    </w:p>
    <w:p w14:paraId="6077FCFE" w14:textId="77777777" w:rsidR="00467DE7" w:rsidRPr="00D90E4F" w:rsidRDefault="00C910C0" w:rsidP="00467DE7">
      <w:r w:rsidRPr="00D90E4F">
        <w:t>Parts can be deleted from the database when checked in the list.</w:t>
      </w:r>
      <w:r w:rsidR="00467DE7" w:rsidRPr="00D90E4F">
        <w:t xml:space="preserve"> However </w:t>
      </w:r>
      <w:r w:rsidRPr="00D90E4F">
        <w:t xml:space="preserve">it is </w:t>
      </w:r>
      <w:r w:rsidR="00467DE7" w:rsidRPr="00D90E4F">
        <w:t>recommend</w:t>
      </w:r>
      <w:r w:rsidRPr="00D90E4F">
        <w:t>ed to never</w:t>
      </w:r>
      <w:r w:rsidR="00467DE7" w:rsidRPr="00D90E4F">
        <w:t xml:space="preserve"> delet</w:t>
      </w:r>
      <w:r w:rsidRPr="00D90E4F">
        <w:t>e</w:t>
      </w:r>
      <w:r w:rsidR="00467DE7" w:rsidRPr="00D90E4F">
        <w:t xml:space="preserve"> parts from the database.</w:t>
      </w:r>
    </w:p>
    <w:p w14:paraId="763182FF" w14:textId="77777777" w:rsidR="00022C1C" w:rsidRPr="00D90E4F" w:rsidRDefault="00022C1C" w:rsidP="002D3E07">
      <w:pPr>
        <w:pStyle w:val="Rubrik5"/>
      </w:pPr>
      <w:r w:rsidRPr="00D90E4F">
        <w:t>Report</w:t>
      </w:r>
    </w:p>
    <w:p w14:paraId="647B71F6" w14:textId="77777777" w:rsidR="00467DE7" w:rsidRPr="00D90E4F" w:rsidRDefault="00467DE7" w:rsidP="00467DE7">
      <w:r w:rsidRPr="00D90E4F">
        <w:t xml:space="preserve">The </w:t>
      </w:r>
      <w:r w:rsidR="00C47395" w:rsidRPr="00D90E4F">
        <w:t>"</w:t>
      </w:r>
      <w:r w:rsidR="00C16B3B" w:rsidRPr="00D90E4F">
        <w:t>R</w:t>
      </w:r>
      <w:r w:rsidRPr="00D90E4F">
        <w:t>eport</w:t>
      </w:r>
      <w:r w:rsidR="00C47395" w:rsidRPr="00D90E4F">
        <w:t>"</w:t>
      </w:r>
      <w:r w:rsidRPr="00D90E4F">
        <w:t xml:space="preserve"> button create</w:t>
      </w:r>
      <w:r w:rsidR="00C910C0" w:rsidRPr="00D90E4F">
        <w:t>s</w:t>
      </w:r>
      <w:r w:rsidRPr="00D90E4F">
        <w:t xml:space="preserve"> a report with all checked parts.</w:t>
      </w:r>
    </w:p>
    <w:p w14:paraId="6ECFD7FC" w14:textId="77777777" w:rsidR="00260439" w:rsidRPr="00D90E4F" w:rsidRDefault="00260439" w:rsidP="002D3E07">
      <w:pPr>
        <w:pStyle w:val="Rubrik5"/>
      </w:pPr>
      <w:r w:rsidRPr="00D90E4F">
        <w:t>New database</w:t>
      </w:r>
    </w:p>
    <w:p w14:paraId="369DD4C9" w14:textId="42E94F02" w:rsidR="00260439" w:rsidRPr="00D90E4F" w:rsidRDefault="00C910C0" w:rsidP="00260439">
      <w:r w:rsidRPr="00D90E4F">
        <w:t>"</w:t>
      </w:r>
      <w:r w:rsidR="00260439" w:rsidRPr="00D90E4F">
        <w:t>Organizer</w:t>
      </w:r>
      <w:r w:rsidRPr="00D90E4F">
        <w:t>"</w:t>
      </w:r>
      <w:r w:rsidR="00260439" w:rsidRPr="00D90E4F">
        <w:t xml:space="preserve"> is pre</w:t>
      </w:r>
      <w:r w:rsidRPr="00D90E4F">
        <w:t>-</w:t>
      </w:r>
      <w:r w:rsidR="00260439" w:rsidRPr="00D90E4F">
        <w:t xml:space="preserve">installed with a sample database. </w:t>
      </w:r>
      <w:r w:rsidRPr="00D90E4F">
        <w:t>T</w:t>
      </w:r>
      <w:r w:rsidR="00260439" w:rsidRPr="00D90E4F">
        <w:t xml:space="preserve">o start with a new empty database, delete the complete </w:t>
      </w:r>
      <w:r w:rsidRPr="00D90E4F">
        <w:t>"</w:t>
      </w:r>
      <w:r w:rsidR="00260439" w:rsidRPr="00D90E4F">
        <w:t>Organizer</w:t>
      </w:r>
      <w:r w:rsidRPr="00D90E4F">
        <w:t>"</w:t>
      </w:r>
      <w:r w:rsidR="00260439" w:rsidRPr="00D90E4F">
        <w:t xml:space="preserve"> directory.</w:t>
      </w:r>
      <w:r w:rsidR="00883F19" w:rsidRPr="00D90E4F">
        <w:t xml:space="preserve"> A new empty database will then automatically be created when starting IGEMS. The </w:t>
      </w:r>
      <w:r w:rsidRPr="00D90E4F">
        <w:t>"</w:t>
      </w:r>
      <w:r w:rsidR="00883F19" w:rsidRPr="00D90E4F">
        <w:t>Organizer</w:t>
      </w:r>
      <w:r w:rsidRPr="00D90E4F">
        <w:t>"</w:t>
      </w:r>
      <w:r w:rsidR="00883F19" w:rsidRPr="00D90E4F">
        <w:t xml:space="preserve"> directory is located in the Shared folder</w:t>
      </w:r>
      <w:r w:rsidRPr="00D90E4F">
        <w:t xml:space="preserve">. See Section </w:t>
      </w:r>
      <w:r w:rsidR="00BF11A7" w:rsidRPr="00D90E4F">
        <w:fldChar w:fldCharType="begin"/>
      </w:r>
      <w:r w:rsidR="00883F19" w:rsidRPr="00D90E4F">
        <w:instrText xml:space="preserve"> REF _Ref335229855 \r \h </w:instrText>
      </w:r>
      <w:r w:rsidR="00BF11A7" w:rsidRPr="00D90E4F">
        <w:fldChar w:fldCharType="separate"/>
      </w:r>
      <w:r w:rsidR="00EB6DA4">
        <w:t>3.5</w:t>
      </w:r>
      <w:r w:rsidR="00BF11A7" w:rsidRPr="00D90E4F">
        <w:fldChar w:fldCharType="end"/>
      </w:r>
      <w:r w:rsidR="00883F19" w:rsidRPr="00D90E4F">
        <w:t xml:space="preserve"> for more information</w:t>
      </w:r>
      <w:r w:rsidRPr="00D90E4F">
        <w:t>.</w:t>
      </w:r>
      <w:r w:rsidR="00883F19" w:rsidRPr="00D90E4F">
        <w:t xml:space="preserve"> </w:t>
      </w:r>
    </w:p>
    <w:p w14:paraId="5FF8EEC5" w14:textId="77777777" w:rsidR="00260439" w:rsidRPr="00D90E4F" w:rsidRDefault="00260439" w:rsidP="002D3E07">
      <w:pPr>
        <w:pStyle w:val="Rubrik5"/>
      </w:pPr>
      <w:r w:rsidRPr="00D90E4F">
        <w:t>Backup</w:t>
      </w:r>
    </w:p>
    <w:p w14:paraId="6BECEDE8" w14:textId="1B0F8CDC" w:rsidR="00260439" w:rsidRPr="00D90E4F" w:rsidRDefault="00260439" w:rsidP="00260439">
      <w:r w:rsidRPr="00D90E4F">
        <w:t xml:space="preserve">It is recommended </w:t>
      </w:r>
      <w:r w:rsidR="00C910C0" w:rsidRPr="00D90E4F">
        <w:t>to</w:t>
      </w:r>
      <w:r w:rsidRPr="00D90E4F">
        <w:t xml:space="preserve"> backup </w:t>
      </w:r>
      <w:r w:rsidR="00C910C0" w:rsidRPr="00D90E4F">
        <w:t xml:space="preserve">a </w:t>
      </w:r>
      <w:r w:rsidRPr="00D90E4F">
        <w:t xml:space="preserve">copy of </w:t>
      </w:r>
      <w:r w:rsidR="00C910C0" w:rsidRPr="00D90E4F">
        <w:t>the</w:t>
      </w:r>
      <w:r w:rsidRPr="00D90E4F">
        <w:t xml:space="preserve"> </w:t>
      </w:r>
      <w:r w:rsidR="005074C1" w:rsidRPr="00D90E4F">
        <w:t>"</w:t>
      </w:r>
      <w:r w:rsidRPr="00D90E4F">
        <w:t>Organizer</w:t>
      </w:r>
      <w:r w:rsidR="005074C1" w:rsidRPr="00D90E4F">
        <w:t>"</w:t>
      </w:r>
      <w:r w:rsidRPr="00D90E4F">
        <w:t xml:space="preserve"> database on a regular base.</w:t>
      </w:r>
      <w:r w:rsidR="00D96418" w:rsidRPr="00D90E4F">
        <w:t xml:space="preserve"> </w:t>
      </w:r>
      <w:r w:rsidRPr="00D90E4F">
        <w:t xml:space="preserve">Copy the entire </w:t>
      </w:r>
      <w:r w:rsidR="005074C1" w:rsidRPr="00D90E4F">
        <w:t>"</w:t>
      </w:r>
      <w:r w:rsidRPr="00D90E4F">
        <w:t>Shared</w:t>
      </w:r>
      <w:r w:rsidR="005074C1" w:rsidRPr="00D90E4F">
        <w:t>"</w:t>
      </w:r>
      <w:r w:rsidRPr="00D90E4F">
        <w:t xml:space="preserve"> folder and store it in a safe place</w:t>
      </w:r>
      <w:r w:rsidR="00C910C0" w:rsidRPr="00D90E4F">
        <w:t>. See Section</w:t>
      </w:r>
      <w:r w:rsidR="00D96418" w:rsidRPr="00D90E4F">
        <w:t xml:space="preserve"> </w:t>
      </w:r>
      <w:r w:rsidR="00BF11A7" w:rsidRPr="00D90E4F">
        <w:fldChar w:fldCharType="begin"/>
      </w:r>
      <w:r w:rsidR="00D96418" w:rsidRPr="00D90E4F">
        <w:instrText xml:space="preserve"> REF _Ref335229855 \r \h </w:instrText>
      </w:r>
      <w:r w:rsidR="00BF11A7" w:rsidRPr="00D90E4F">
        <w:fldChar w:fldCharType="separate"/>
      </w:r>
      <w:r w:rsidR="00EB6DA4">
        <w:t>3.5</w:t>
      </w:r>
      <w:r w:rsidR="00BF11A7" w:rsidRPr="00D90E4F">
        <w:fldChar w:fldCharType="end"/>
      </w:r>
      <w:r w:rsidR="00D96418" w:rsidRPr="00D90E4F">
        <w:t xml:space="preserve"> for more information.</w:t>
      </w:r>
    </w:p>
    <w:p w14:paraId="7B6FBE29" w14:textId="77777777" w:rsidR="00EF007C" w:rsidRPr="00D90E4F" w:rsidRDefault="00EF007C" w:rsidP="00EF007C">
      <w:pPr>
        <w:pStyle w:val="Rubrik3"/>
      </w:pPr>
      <w:bookmarkStart w:id="1401" w:name="_Toc129003068"/>
      <w:r w:rsidRPr="00D90E4F">
        <w:t xml:space="preserve">Update </w:t>
      </w:r>
      <w:r w:rsidR="00FD619B" w:rsidRPr="00D90E4F">
        <w:t>material and machine</w:t>
      </w:r>
      <w:bookmarkEnd w:id="1401"/>
    </w:p>
    <w:p w14:paraId="08DF25DB" w14:textId="77777777" w:rsidR="00FD619B" w:rsidRPr="00D90E4F" w:rsidRDefault="009378B9" w:rsidP="00FD619B">
      <w:pPr>
        <w:keepNext/>
      </w:pPr>
      <w:r w:rsidRPr="00D90E4F">
        <w:rPr>
          <w:noProof/>
        </w:rPr>
        <w:drawing>
          <wp:inline distT="0" distB="0" distL="0" distR="0" wp14:anchorId="0C584486" wp14:editId="31497A0F">
            <wp:extent cx="1733550" cy="307340"/>
            <wp:effectExtent l="19050" t="19050" r="19050" b="16510"/>
            <wp:docPr id="48266" name="Bild 48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66"/>
                    <pic:cNvPicPr>
                      <a:picLocks noChangeAspect="1" noChangeArrowheads="1"/>
                    </pic:cNvPicPr>
                  </pic:nvPicPr>
                  <pic:blipFill>
                    <a:blip r:embed="rId1462" cstate="print"/>
                    <a:srcRect/>
                    <a:stretch>
                      <a:fillRect/>
                    </a:stretch>
                  </pic:blipFill>
                  <pic:spPr bwMode="auto">
                    <a:xfrm>
                      <a:off x="0" y="0"/>
                      <a:ext cx="1733550" cy="307340"/>
                    </a:xfrm>
                    <a:prstGeom prst="rect">
                      <a:avLst/>
                    </a:prstGeom>
                    <a:noFill/>
                    <a:ln w="6350">
                      <a:solidFill>
                        <a:srgbClr val="000000"/>
                      </a:solidFill>
                      <a:miter lim="800000"/>
                      <a:headEnd/>
                      <a:tailEnd/>
                    </a:ln>
                    <a:effectLst/>
                  </pic:spPr>
                </pic:pic>
              </a:graphicData>
            </a:graphic>
          </wp:inline>
        </w:drawing>
      </w:r>
    </w:p>
    <w:p w14:paraId="73BBF8E1" w14:textId="10D499B9" w:rsidR="00FD619B" w:rsidRPr="00D90E4F" w:rsidRDefault="00FD619B" w:rsidP="00FD619B">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510</w:t>
      </w:r>
      <w:r w:rsidR="00BE0559" w:rsidRPr="00D90E4F">
        <w:rPr>
          <w:noProof/>
        </w:rPr>
        <w:fldChar w:fldCharType="end"/>
      </w:r>
    </w:p>
    <w:p w14:paraId="0D47C408" w14:textId="77777777" w:rsidR="00FD619B" w:rsidRPr="00D90E4F" w:rsidRDefault="00FD619B" w:rsidP="00FD619B">
      <w:r w:rsidRPr="00D90E4F">
        <w:t>This function chang</w:t>
      </w:r>
      <w:r w:rsidR="00C910C0" w:rsidRPr="00D90E4F">
        <w:t>es</w:t>
      </w:r>
      <w:r w:rsidRPr="00D90E4F">
        <w:t xml:space="preserve"> the selected parts to the material and machine that are activated in IGEMS. The function is useful </w:t>
      </w:r>
      <w:r w:rsidR="00C910C0" w:rsidRPr="00D90E4F">
        <w:t>the</w:t>
      </w:r>
      <w:r w:rsidRPr="00D90E4F">
        <w:t xml:space="preserve"> name of a material </w:t>
      </w:r>
      <w:r w:rsidR="00C910C0" w:rsidRPr="00D90E4F">
        <w:t xml:space="preserve">is changed </w:t>
      </w:r>
      <w:r w:rsidRPr="00D90E4F">
        <w:t>in IGEMS or if updat</w:t>
      </w:r>
      <w:r w:rsidR="00C910C0" w:rsidRPr="00D90E4F">
        <w:t>ing</w:t>
      </w:r>
      <w:r w:rsidRPr="00D90E4F">
        <w:t xml:space="preserve"> from an older </w:t>
      </w:r>
      <w:r w:rsidR="00C910C0" w:rsidRPr="00D90E4F">
        <w:t>"</w:t>
      </w:r>
      <w:r w:rsidRPr="00D90E4F">
        <w:t>Organize</w:t>
      </w:r>
      <w:r w:rsidR="00C910C0" w:rsidRPr="00D90E4F">
        <w:t>r"</w:t>
      </w:r>
      <w:r w:rsidRPr="00D90E4F">
        <w:t>.</w:t>
      </w:r>
    </w:p>
    <w:p w14:paraId="153816CA" w14:textId="77777777" w:rsidR="00D96418" w:rsidRPr="00D90E4F" w:rsidRDefault="00792FBB" w:rsidP="00D96418">
      <w:pPr>
        <w:pStyle w:val="Rubrik2"/>
      </w:pPr>
      <w:bookmarkStart w:id="1402" w:name="_Toc335637029"/>
      <w:bookmarkStart w:id="1403" w:name="_Toc129003069"/>
      <w:bookmarkStart w:id="1404" w:name="_Toc229474972"/>
      <w:r w:rsidRPr="00D90E4F">
        <w:t>Automatic count</w:t>
      </w:r>
      <w:r w:rsidR="00F058CB" w:rsidRPr="00D90E4F">
        <w:t xml:space="preserve"> </w:t>
      </w:r>
      <w:r w:rsidR="00624E7D" w:rsidRPr="00D90E4F">
        <w:t>down</w:t>
      </w:r>
      <w:bookmarkEnd w:id="1402"/>
      <w:bookmarkEnd w:id="1403"/>
      <w:bookmarkEnd w:id="1404"/>
    </w:p>
    <w:p w14:paraId="23CEF97C" w14:textId="77777777" w:rsidR="00D96418" w:rsidRPr="00D90E4F" w:rsidRDefault="009378B9" w:rsidP="00D96418">
      <w:pPr>
        <w:keepNext/>
      </w:pPr>
      <w:r w:rsidRPr="00D90E4F">
        <w:rPr>
          <w:noProof/>
        </w:rPr>
        <w:drawing>
          <wp:inline distT="0" distB="0" distL="0" distR="0" wp14:anchorId="6ADC5FD2" wp14:editId="2354FB58">
            <wp:extent cx="1609090" cy="723900"/>
            <wp:effectExtent l="19050" t="19050" r="10160" b="19050"/>
            <wp:docPr id="18893" name="Bild 18893" descr="Image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93" descr="Image619"/>
                    <pic:cNvPicPr>
                      <a:picLocks noChangeAspect="1" noChangeArrowheads="1"/>
                    </pic:cNvPicPr>
                  </pic:nvPicPr>
                  <pic:blipFill>
                    <a:blip r:embed="rId1437" cstate="print"/>
                    <a:srcRect/>
                    <a:stretch>
                      <a:fillRect/>
                    </a:stretch>
                  </pic:blipFill>
                  <pic:spPr bwMode="auto">
                    <a:xfrm>
                      <a:off x="0" y="0"/>
                      <a:ext cx="1609090" cy="723900"/>
                    </a:xfrm>
                    <a:prstGeom prst="rect">
                      <a:avLst/>
                    </a:prstGeom>
                    <a:noFill/>
                    <a:ln w="6350">
                      <a:solidFill>
                        <a:srgbClr val="000000"/>
                      </a:solidFill>
                      <a:miter lim="800000"/>
                      <a:headEnd/>
                      <a:tailEnd/>
                    </a:ln>
                    <a:effectLst/>
                  </pic:spPr>
                </pic:pic>
              </a:graphicData>
            </a:graphic>
          </wp:inline>
        </w:drawing>
      </w:r>
    </w:p>
    <w:p w14:paraId="5645C311" w14:textId="75F140E6" w:rsidR="00D96418" w:rsidRPr="00D90E4F" w:rsidRDefault="00D96418" w:rsidP="00D96418">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511</w:t>
      </w:r>
      <w:r w:rsidR="00BE0559" w:rsidRPr="00D90E4F">
        <w:rPr>
          <w:noProof/>
        </w:rPr>
        <w:fldChar w:fldCharType="end"/>
      </w:r>
    </w:p>
    <w:p w14:paraId="4D5945C8" w14:textId="77777777" w:rsidR="00D96418" w:rsidRPr="00D90E4F" w:rsidRDefault="00CF6193" w:rsidP="00D96418">
      <w:r w:rsidRPr="00D90E4F">
        <w:t>Include a cut order (see Section 14.2) while select</w:t>
      </w:r>
      <w:r w:rsidR="009B465E" w:rsidRPr="00D90E4F">
        <w:t>ing</w:t>
      </w:r>
      <w:r w:rsidRPr="00D90E4F">
        <w:t xml:space="preserve"> the parts to have the "</w:t>
      </w:r>
      <w:r w:rsidR="00D96418" w:rsidRPr="00D90E4F">
        <w:t>Organize</w:t>
      </w:r>
      <w:r w:rsidRPr="00D90E4F">
        <w:t>r"</w:t>
      </w:r>
      <w:r w:rsidR="00D96418" w:rsidRPr="00D90E4F">
        <w:t xml:space="preserve"> make an automatic </w:t>
      </w:r>
      <w:r w:rsidR="00624E7D" w:rsidRPr="00D90E4F">
        <w:t>countdown</w:t>
      </w:r>
      <w:r w:rsidR="00A93296" w:rsidRPr="00D90E4F">
        <w:t xml:space="preserve"> of remain parts to produce </w:t>
      </w:r>
      <w:r w:rsidR="00F058CB" w:rsidRPr="00D90E4F">
        <w:t>value</w:t>
      </w:r>
      <w:r w:rsidRPr="00D90E4F">
        <w:t>.</w:t>
      </w:r>
      <w:r w:rsidR="00F058CB" w:rsidRPr="00D90E4F">
        <w:t xml:space="preserve"> </w:t>
      </w:r>
    </w:p>
    <w:p w14:paraId="74D6E4FE" w14:textId="77777777" w:rsidR="00792FBB" w:rsidRPr="00D90E4F" w:rsidRDefault="009378B9" w:rsidP="00792FBB">
      <w:pPr>
        <w:keepNext/>
      </w:pPr>
      <w:r w:rsidRPr="00D90E4F">
        <w:rPr>
          <w:noProof/>
        </w:rPr>
        <w:drawing>
          <wp:inline distT="0" distB="0" distL="0" distR="0" wp14:anchorId="0E3B22C8" wp14:editId="0DB214E5">
            <wp:extent cx="2889250" cy="1492250"/>
            <wp:effectExtent l="19050" t="0" r="6350" b="0"/>
            <wp:docPr id="18894" name="Bild 18894" descr="Image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94" descr="Image641"/>
                    <pic:cNvPicPr>
                      <a:picLocks noChangeAspect="1" noChangeArrowheads="1"/>
                    </pic:cNvPicPr>
                  </pic:nvPicPr>
                  <pic:blipFill>
                    <a:blip r:embed="rId1463" cstate="print"/>
                    <a:srcRect/>
                    <a:stretch>
                      <a:fillRect/>
                    </a:stretch>
                  </pic:blipFill>
                  <pic:spPr bwMode="auto">
                    <a:xfrm>
                      <a:off x="0" y="0"/>
                      <a:ext cx="2889250" cy="1492250"/>
                    </a:xfrm>
                    <a:prstGeom prst="rect">
                      <a:avLst/>
                    </a:prstGeom>
                    <a:noFill/>
                    <a:ln w="9525">
                      <a:noFill/>
                      <a:miter lim="800000"/>
                      <a:headEnd/>
                      <a:tailEnd/>
                    </a:ln>
                  </pic:spPr>
                </pic:pic>
              </a:graphicData>
            </a:graphic>
          </wp:inline>
        </w:drawing>
      </w:r>
    </w:p>
    <w:p w14:paraId="731BCE38" w14:textId="23F2B8C6" w:rsidR="00792FBB" w:rsidRPr="00D90E4F" w:rsidRDefault="00792FBB" w:rsidP="00792FBB">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512</w:t>
      </w:r>
      <w:r w:rsidR="00BE0559" w:rsidRPr="00D90E4F">
        <w:rPr>
          <w:noProof/>
        </w:rPr>
        <w:fldChar w:fldCharType="end"/>
      </w:r>
    </w:p>
    <w:p w14:paraId="0CC3348E" w14:textId="77777777" w:rsidR="00792FBB" w:rsidRPr="00D90E4F" w:rsidRDefault="007828CF" w:rsidP="00792FBB">
      <w:r w:rsidRPr="00D90E4F">
        <w:t xml:space="preserve">This example shows a </w:t>
      </w:r>
      <w:r w:rsidR="00792FBB" w:rsidRPr="00D90E4F">
        <w:t xml:space="preserve">mix of parts. Some are already defined in </w:t>
      </w:r>
      <w:r w:rsidR="00CF6193" w:rsidRPr="00D90E4F">
        <w:t>"</w:t>
      </w:r>
      <w:r w:rsidR="00792FBB" w:rsidRPr="00D90E4F">
        <w:t>Organizer</w:t>
      </w:r>
      <w:r w:rsidR="00CF6193" w:rsidRPr="00D90E4F">
        <w:t>" while</w:t>
      </w:r>
      <w:r w:rsidR="00792FBB" w:rsidRPr="00D90E4F">
        <w:t xml:space="preserve"> others are not. When </w:t>
      </w:r>
      <w:r w:rsidRPr="00D90E4F">
        <w:t xml:space="preserve">this information is registered the </w:t>
      </w:r>
      <w:r w:rsidR="00792FBB" w:rsidRPr="00D90E4F">
        <w:t xml:space="preserve">following dialog </w:t>
      </w:r>
      <w:r w:rsidRPr="00D90E4F">
        <w:t xml:space="preserve">box is </w:t>
      </w:r>
      <w:r w:rsidR="00792FBB" w:rsidRPr="00D90E4F">
        <w:t>shown</w:t>
      </w:r>
      <w:r w:rsidR="00CF6193" w:rsidRPr="00D90E4F">
        <w:t>:</w:t>
      </w:r>
    </w:p>
    <w:p w14:paraId="37C3E8F4" w14:textId="77777777" w:rsidR="00792FBB" w:rsidRPr="00D90E4F" w:rsidRDefault="009378B9" w:rsidP="00792FBB">
      <w:pPr>
        <w:keepNext/>
      </w:pPr>
      <w:r w:rsidRPr="00D90E4F">
        <w:rPr>
          <w:noProof/>
        </w:rPr>
        <w:drawing>
          <wp:inline distT="0" distB="0" distL="0" distR="0" wp14:anchorId="03D85E8D" wp14:editId="1EAFF408">
            <wp:extent cx="4330700" cy="1638300"/>
            <wp:effectExtent l="19050" t="0" r="0" b="0"/>
            <wp:docPr id="18895" name="Bild 18895" descr="Image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95" descr="Image642"/>
                    <pic:cNvPicPr>
                      <a:picLocks noChangeAspect="1" noChangeArrowheads="1"/>
                    </pic:cNvPicPr>
                  </pic:nvPicPr>
                  <pic:blipFill>
                    <a:blip r:embed="rId1464" cstate="print"/>
                    <a:srcRect/>
                    <a:stretch>
                      <a:fillRect/>
                    </a:stretch>
                  </pic:blipFill>
                  <pic:spPr bwMode="auto">
                    <a:xfrm>
                      <a:off x="0" y="0"/>
                      <a:ext cx="4330700" cy="1638300"/>
                    </a:xfrm>
                    <a:prstGeom prst="rect">
                      <a:avLst/>
                    </a:prstGeom>
                    <a:noFill/>
                    <a:ln w="9525">
                      <a:noFill/>
                      <a:miter lim="800000"/>
                      <a:headEnd/>
                      <a:tailEnd/>
                    </a:ln>
                  </pic:spPr>
                </pic:pic>
              </a:graphicData>
            </a:graphic>
          </wp:inline>
        </w:drawing>
      </w:r>
    </w:p>
    <w:p w14:paraId="71CCA969" w14:textId="5A80C55E" w:rsidR="00792FBB" w:rsidRPr="00D90E4F" w:rsidRDefault="00792FBB" w:rsidP="00792FBB">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513</w:t>
      </w:r>
      <w:r w:rsidR="00BE0559" w:rsidRPr="00D90E4F">
        <w:rPr>
          <w:noProof/>
        </w:rPr>
        <w:fldChar w:fldCharType="end"/>
      </w:r>
    </w:p>
    <w:p w14:paraId="538C1A01" w14:textId="77777777" w:rsidR="00792FBB" w:rsidRPr="00D90E4F" w:rsidRDefault="00792FBB" w:rsidP="00792FBB">
      <w:r w:rsidRPr="00D90E4F">
        <w:t xml:space="preserve">This will make a mix of </w:t>
      </w:r>
      <w:r w:rsidR="00F058CB" w:rsidRPr="00D90E4F">
        <w:t>new parts that will be regis</w:t>
      </w:r>
      <w:r w:rsidR="00022C1C" w:rsidRPr="00D90E4F">
        <w:t>tered and it will count up the p</w:t>
      </w:r>
      <w:r w:rsidR="00F058CB" w:rsidRPr="00D90E4F">
        <w:t>roduced value on these parts.</w:t>
      </w:r>
    </w:p>
    <w:p w14:paraId="40CE71C1" w14:textId="77777777" w:rsidR="00495850" w:rsidRPr="00D90E4F" w:rsidRDefault="00495850" w:rsidP="00495850">
      <w:pPr>
        <w:pStyle w:val="Rubrik1"/>
      </w:pPr>
      <w:bookmarkStart w:id="1405" w:name="_APPS"/>
      <w:bookmarkStart w:id="1406" w:name="_Toc335637036"/>
      <w:bookmarkStart w:id="1407" w:name="_Toc115697759"/>
      <w:bookmarkStart w:id="1408" w:name="_Toc129003070"/>
      <w:bookmarkStart w:id="1409" w:name="_Toc229474973"/>
      <w:bookmarkEnd w:id="1405"/>
      <w:r w:rsidRPr="00D90E4F">
        <w:lastRenderedPageBreak/>
        <w:t>APPS</w:t>
      </w:r>
      <w:bookmarkEnd w:id="1406"/>
      <w:bookmarkEnd w:id="1407"/>
      <w:bookmarkEnd w:id="1408"/>
      <w:bookmarkEnd w:id="1409"/>
    </w:p>
    <w:p w14:paraId="4AEEC757" w14:textId="77777777" w:rsidR="00924DAC" w:rsidRPr="00D90E4F" w:rsidRDefault="009378B9" w:rsidP="00FB45BC">
      <w:r w:rsidRPr="00D90E4F">
        <w:rPr>
          <w:noProof/>
        </w:rPr>
        <w:drawing>
          <wp:inline distT="0" distB="0" distL="0" distR="0" wp14:anchorId="5F31A235" wp14:editId="0E28BA27">
            <wp:extent cx="3175000" cy="943610"/>
            <wp:effectExtent l="19050" t="19050" r="25400" b="27940"/>
            <wp:docPr id="872" name="Bild 872" descr="Image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descr="Image672"/>
                    <pic:cNvPicPr>
                      <a:picLocks noChangeAspect="1" noChangeArrowheads="1"/>
                    </pic:cNvPicPr>
                  </pic:nvPicPr>
                  <pic:blipFill>
                    <a:blip r:embed="rId1465" cstate="print"/>
                    <a:srcRect/>
                    <a:stretch>
                      <a:fillRect/>
                    </a:stretch>
                  </pic:blipFill>
                  <pic:spPr bwMode="auto">
                    <a:xfrm>
                      <a:off x="0" y="0"/>
                      <a:ext cx="3175000" cy="943610"/>
                    </a:xfrm>
                    <a:prstGeom prst="rect">
                      <a:avLst/>
                    </a:prstGeom>
                    <a:noFill/>
                    <a:ln w="6350">
                      <a:solidFill>
                        <a:srgbClr val="000000"/>
                      </a:solidFill>
                      <a:miter lim="800000"/>
                      <a:headEnd/>
                      <a:tailEnd/>
                    </a:ln>
                    <a:effectLst/>
                  </pic:spPr>
                </pic:pic>
              </a:graphicData>
            </a:graphic>
          </wp:inline>
        </w:drawing>
      </w:r>
    </w:p>
    <w:p w14:paraId="4562205C" w14:textId="4882CDDE" w:rsidR="00924DAC" w:rsidRPr="00D90E4F" w:rsidRDefault="00924DAC" w:rsidP="00924DA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514</w:t>
      </w:r>
      <w:r w:rsidR="00BE0559" w:rsidRPr="00D90E4F">
        <w:rPr>
          <w:noProof/>
        </w:rPr>
        <w:fldChar w:fldCharType="end"/>
      </w:r>
    </w:p>
    <w:p w14:paraId="60803566" w14:textId="77777777" w:rsidR="00FB45BC" w:rsidRPr="00D90E4F" w:rsidRDefault="00B03AA6" w:rsidP="003A2F55">
      <w:r w:rsidRPr="00D90E4F">
        <w:t>This section can be used to develop special applications and commands for IGEMS</w:t>
      </w:r>
      <w:r w:rsidR="002C55EE" w:rsidRPr="00D90E4F">
        <w:t xml:space="preserve"> by using the programming language </w:t>
      </w:r>
      <w:r w:rsidR="00FB45BC" w:rsidRPr="00D90E4F">
        <w:t>I</w:t>
      </w:r>
      <w:r w:rsidR="002C55EE" w:rsidRPr="00D90E4F">
        <w:t>LISP as developer tools.</w:t>
      </w:r>
      <w:r w:rsidR="00FB45BC" w:rsidRPr="00D90E4F">
        <w:t xml:space="preserve"> Th</w:t>
      </w:r>
      <w:r w:rsidR="007C1C25" w:rsidRPr="00D90E4F">
        <w:t>e i</w:t>
      </w:r>
      <w:r w:rsidR="00FB45BC" w:rsidRPr="00D90E4F">
        <w:t>nformation</w:t>
      </w:r>
      <w:r w:rsidR="00C12792" w:rsidRPr="00D90E4F">
        <w:t xml:space="preserve"> on</w:t>
      </w:r>
      <w:r w:rsidR="00FB45BC" w:rsidRPr="00D90E4F">
        <w:t xml:space="preserve"> </w:t>
      </w:r>
      <w:r w:rsidR="007C1C25" w:rsidRPr="00D90E4F">
        <w:t>how to write application</w:t>
      </w:r>
      <w:r w:rsidR="00C12792" w:rsidRPr="00D90E4F">
        <w:t>s</w:t>
      </w:r>
      <w:r w:rsidR="007C1C25" w:rsidRPr="00D90E4F">
        <w:t xml:space="preserve"> </w:t>
      </w:r>
      <w:r w:rsidR="00FB45BC" w:rsidRPr="00D90E4F">
        <w:t xml:space="preserve">will only be available in English and </w:t>
      </w:r>
      <w:r w:rsidR="00C12792" w:rsidRPr="00D90E4F">
        <w:t>i</w:t>
      </w:r>
      <w:r w:rsidR="00FB45BC" w:rsidRPr="00D90E4F">
        <w:t>s not covered in this documentation.</w:t>
      </w:r>
      <w:r w:rsidR="007C1C25" w:rsidRPr="00D90E4F">
        <w:t xml:space="preserve"> </w:t>
      </w:r>
      <w:r w:rsidR="00C12792" w:rsidRPr="00D90E4F">
        <w:t>Only information on</w:t>
      </w:r>
      <w:r w:rsidR="007C1C25" w:rsidRPr="00D90E4F">
        <w:t xml:space="preserve"> how to load applications</w:t>
      </w:r>
      <w:r w:rsidR="00C12792" w:rsidRPr="00D90E4F">
        <w:t xml:space="preserve"> is provided:</w:t>
      </w:r>
    </w:p>
    <w:p w14:paraId="318D6AF0" w14:textId="77777777" w:rsidR="007C1C25" w:rsidRPr="00D90E4F" w:rsidRDefault="007C1C25" w:rsidP="007C1C25">
      <w:pPr>
        <w:pStyle w:val="Rubrik2"/>
      </w:pPr>
      <w:bookmarkStart w:id="1410" w:name="_Toc335637037"/>
      <w:bookmarkStart w:id="1411" w:name="_Toc129003071"/>
      <w:bookmarkStart w:id="1412" w:name="_Toc229474974"/>
      <w:r w:rsidRPr="00D90E4F">
        <w:t>Load app</w:t>
      </w:r>
      <w:bookmarkEnd w:id="1410"/>
      <w:bookmarkEnd w:id="1411"/>
      <w:bookmarkEnd w:id="1412"/>
    </w:p>
    <w:p w14:paraId="194C4DB6" w14:textId="77777777" w:rsidR="00177B4C" w:rsidRPr="00D90E4F" w:rsidRDefault="009378B9" w:rsidP="00177B4C">
      <w:pPr>
        <w:keepNext/>
      </w:pPr>
      <w:r w:rsidRPr="00D90E4F">
        <w:rPr>
          <w:noProof/>
        </w:rPr>
        <w:drawing>
          <wp:inline distT="0" distB="0" distL="0" distR="0" wp14:anchorId="4B7A170D" wp14:editId="25D31FFF">
            <wp:extent cx="1250950" cy="826770"/>
            <wp:effectExtent l="19050" t="19050" r="25400" b="11430"/>
            <wp:docPr id="873" name="Bild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pic:cNvPicPr>
                      <a:picLocks noChangeAspect="1" noChangeArrowheads="1"/>
                    </pic:cNvPicPr>
                  </pic:nvPicPr>
                  <pic:blipFill>
                    <a:blip r:embed="rId1466" cstate="print"/>
                    <a:srcRect/>
                    <a:stretch>
                      <a:fillRect/>
                    </a:stretch>
                  </pic:blipFill>
                  <pic:spPr bwMode="auto">
                    <a:xfrm>
                      <a:off x="0" y="0"/>
                      <a:ext cx="1250950" cy="826770"/>
                    </a:xfrm>
                    <a:prstGeom prst="rect">
                      <a:avLst/>
                    </a:prstGeom>
                    <a:noFill/>
                    <a:ln w="6350">
                      <a:solidFill>
                        <a:srgbClr val="000000"/>
                      </a:solidFill>
                      <a:miter lim="800000"/>
                      <a:headEnd/>
                      <a:tailEnd/>
                    </a:ln>
                    <a:effectLst/>
                  </pic:spPr>
                </pic:pic>
              </a:graphicData>
            </a:graphic>
          </wp:inline>
        </w:drawing>
      </w:r>
    </w:p>
    <w:p w14:paraId="1F4DEE66" w14:textId="12037BF0" w:rsidR="00E60499" w:rsidRPr="00D90E4F" w:rsidRDefault="00177B4C" w:rsidP="00177B4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515</w:t>
      </w:r>
      <w:r w:rsidR="00BE0559" w:rsidRPr="00D90E4F">
        <w:rPr>
          <w:noProof/>
        </w:rPr>
        <w:fldChar w:fldCharType="end"/>
      </w:r>
    </w:p>
    <w:p w14:paraId="0BBF8A23" w14:textId="77777777" w:rsidR="003B2EE6" w:rsidRPr="00D90E4F" w:rsidRDefault="00C12792" w:rsidP="00177B4C">
      <w:r w:rsidRPr="00D90E4F">
        <w:t>S</w:t>
      </w:r>
      <w:r w:rsidR="00177B4C" w:rsidRPr="00D90E4F">
        <w:t xml:space="preserve">tart this command </w:t>
      </w:r>
      <w:r w:rsidRPr="00D90E4F">
        <w:t xml:space="preserve">and the </w:t>
      </w:r>
      <w:r w:rsidR="00177B4C" w:rsidRPr="00D90E4F">
        <w:t>following dialog</w:t>
      </w:r>
      <w:r w:rsidRPr="00D90E4F">
        <w:t xml:space="preserve"> box is</w:t>
      </w:r>
      <w:r w:rsidR="00177B4C" w:rsidRPr="00D90E4F">
        <w:t xml:space="preserve"> shown</w:t>
      </w:r>
      <w:r w:rsidRPr="00D90E4F">
        <w:t>:</w:t>
      </w:r>
    </w:p>
    <w:p w14:paraId="4E231457" w14:textId="77777777" w:rsidR="00177B4C" w:rsidRPr="00D90E4F" w:rsidRDefault="009378B9" w:rsidP="00177B4C">
      <w:pPr>
        <w:keepNext/>
      </w:pPr>
      <w:r w:rsidRPr="00D90E4F">
        <w:rPr>
          <w:noProof/>
        </w:rPr>
        <w:drawing>
          <wp:inline distT="0" distB="0" distL="0" distR="0" wp14:anchorId="2F7F3E0C" wp14:editId="3F7C25FB">
            <wp:extent cx="2670175" cy="2523490"/>
            <wp:effectExtent l="19050" t="0" r="0" b="0"/>
            <wp:docPr id="874" name="Bild 874" descr="Image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descr="Image674"/>
                    <pic:cNvPicPr>
                      <a:picLocks noChangeAspect="1" noChangeArrowheads="1"/>
                    </pic:cNvPicPr>
                  </pic:nvPicPr>
                  <pic:blipFill>
                    <a:blip r:embed="rId1467" cstate="print"/>
                    <a:srcRect/>
                    <a:stretch>
                      <a:fillRect/>
                    </a:stretch>
                  </pic:blipFill>
                  <pic:spPr bwMode="auto">
                    <a:xfrm>
                      <a:off x="0" y="0"/>
                      <a:ext cx="2670175" cy="2523490"/>
                    </a:xfrm>
                    <a:prstGeom prst="rect">
                      <a:avLst/>
                    </a:prstGeom>
                    <a:noFill/>
                    <a:ln w="9525">
                      <a:noFill/>
                      <a:miter lim="800000"/>
                      <a:headEnd/>
                      <a:tailEnd/>
                    </a:ln>
                  </pic:spPr>
                </pic:pic>
              </a:graphicData>
            </a:graphic>
          </wp:inline>
        </w:drawing>
      </w:r>
    </w:p>
    <w:p w14:paraId="32D02D37" w14:textId="683AB95B" w:rsidR="00177B4C" w:rsidRPr="00D90E4F" w:rsidRDefault="00177B4C" w:rsidP="00177B4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516</w:t>
      </w:r>
      <w:r w:rsidR="00BE0559" w:rsidRPr="00D90E4F">
        <w:rPr>
          <w:noProof/>
        </w:rPr>
        <w:fldChar w:fldCharType="end"/>
      </w:r>
    </w:p>
    <w:p w14:paraId="77636820" w14:textId="77777777" w:rsidR="00177B4C" w:rsidRPr="00D90E4F" w:rsidRDefault="00177B4C" w:rsidP="00177B4C">
      <w:r w:rsidRPr="00D90E4F">
        <w:t xml:space="preserve">Press the "Add" button and select the LSP file to add. </w:t>
      </w:r>
      <w:r w:rsidR="00C12792" w:rsidRPr="00D90E4F">
        <w:t>A small sample is i</w:t>
      </w:r>
      <w:r w:rsidRPr="00D90E4F">
        <w:t>n the APP</w:t>
      </w:r>
      <w:r w:rsidR="00C12792" w:rsidRPr="00D90E4F">
        <w:t xml:space="preserve"> folder</w:t>
      </w:r>
      <w:r w:rsidRPr="00D90E4F">
        <w:t xml:space="preserve"> in IGEMS program directory.</w:t>
      </w:r>
    </w:p>
    <w:p w14:paraId="3B9E88F7" w14:textId="77777777" w:rsidR="00605FFE" w:rsidRPr="00D90E4F" w:rsidRDefault="00605FFE" w:rsidP="00177B4C">
      <w:r w:rsidRPr="00D90E4F">
        <w:t>Select ….IGEMS_R10\APP\ANIMALDEMO\ANIMALDEMO.LSP</w:t>
      </w:r>
    </w:p>
    <w:p w14:paraId="4BF93097" w14:textId="77777777" w:rsidR="00605FFE" w:rsidRPr="00D90E4F" w:rsidRDefault="009378B9" w:rsidP="00605FFE">
      <w:pPr>
        <w:keepNext/>
      </w:pPr>
      <w:r w:rsidRPr="00D90E4F">
        <w:rPr>
          <w:noProof/>
        </w:rPr>
        <w:drawing>
          <wp:inline distT="0" distB="0" distL="0" distR="0" wp14:anchorId="18C9DCF0" wp14:editId="132D92FF">
            <wp:extent cx="1697355" cy="812165"/>
            <wp:effectExtent l="19050" t="0" r="0" b="0"/>
            <wp:docPr id="875" name="Bild 875" descr="Image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descr="Image675"/>
                    <pic:cNvPicPr>
                      <a:picLocks noChangeAspect="1" noChangeArrowheads="1"/>
                    </pic:cNvPicPr>
                  </pic:nvPicPr>
                  <pic:blipFill>
                    <a:blip r:embed="rId1468" cstate="print"/>
                    <a:srcRect/>
                    <a:stretch>
                      <a:fillRect/>
                    </a:stretch>
                  </pic:blipFill>
                  <pic:spPr bwMode="auto">
                    <a:xfrm>
                      <a:off x="0" y="0"/>
                      <a:ext cx="1697355" cy="812165"/>
                    </a:xfrm>
                    <a:prstGeom prst="rect">
                      <a:avLst/>
                    </a:prstGeom>
                    <a:noFill/>
                    <a:ln w="9525">
                      <a:noFill/>
                      <a:miter lim="800000"/>
                      <a:headEnd/>
                      <a:tailEnd/>
                    </a:ln>
                  </pic:spPr>
                </pic:pic>
              </a:graphicData>
            </a:graphic>
          </wp:inline>
        </w:drawing>
      </w:r>
    </w:p>
    <w:p w14:paraId="31C9E7EC" w14:textId="071EAA0E" w:rsidR="00605FFE" w:rsidRPr="00D90E4F" w:rsidRDefault="00605FFE" w:rsidP="00605FFE">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517</w:t>
      </w:r>
      <w:r w:rsidR="00BE0559" w:rsidRPr="00D90E4F">
        <w:rPr>
          <w:noProof/>
        </w:rPr>
        <w:fldChar w:fldCharType="end"/>
      </w:r>
    </w:p>
    <w:p w14:paraId="29D3251F" w14:textId="77777777" w:rsidR="00177B4C" w:rsidRPr="00D90E4F" w:rsidRDefault="00605FFE" w:rsidP="00177B4C">
      <w:r w:rsidRPr="00D90E4F">
        <w:t>Give the application a name.</w:t>
      </w:r>
    </w:p>
    <w:p w14:paraId="2443EEAE" w14:textId="77777777" w:rsidR="00605FFE" w:rsidRPr="00D90E4F" w:rsidRDefault="009378B9" w:rsidP="00605FFE">
      <w:pPr>
        <w:keepNext/>
      </w:pPr>
      <w:r w:rsidRPr="00D90E4F">
        <w:rPr>
          <w:noProof/>
        </w:rPr>
        <w:drawing>
          <wp:inline distT="0" distB="0" distL="0" distR="0" wp14:anchorId="566CEFC4" wp14:editId="2C3715B6">
            <wp:extent cx="1697355" cy="812165"/>
            <wp:effectExtent l="19050" t="0" r="0" b="0"/>
            <wp:docPr id="876" name="Bild 876" descr="Image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descr="Image676"/>
                    <pic:cNvPicPr>
                      <a:picLocks noChangeAspect="1" noChangeArrowheads="1"/>
                    </pic:cNvPicPr>
                  </pic:nvPicPr>
                  <pic:blipFill>
                    <a:blip r:embed="rId1469" cstate="print"/>
                    <a:srcRect/>
                    <a:stretch>
                      <a:fillRect/>
                    </a:stretch>
                  </pic:blipFill>
                  <pic:spPr bwMode="auto">
                    <a:xfrm>
                      <a:off x="0" y="0"/>
                      <a:ext cx="1697355" cy="812165"/>
                    </a:xfrm>
                    <a:prstGeom prst="rect">
                      <a:avLst/>
                    </a:prstGeom>
                    <a:noFill/>
                    <a:ln w="9525">
                      <a:noFill/>
                      <a:miter lim="800000"/>
                      <a:headEnd/>
                      <a:tailEnd/>
                    </a:ln>
                  </pic:spPr>
                </pic:pic>
              </a:graphicData>
            </a:graphic>
          </wp:inline>
        </w:drawing>
      </w:r>
    </w:p>
    <w:p w14:paraId="5D284993" w14:textId="4D55C60E" w:rsidR="00605FFE" w:rsidRPr="00D90E4F" w:rsidRDefault="00605FFE" w:rsidP="00605FFE">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518</w:t>
      </w:r>
      <w:r w:rsidR="00BE0559" w:rsidRPr="00D90E4F">
        <w:rPr>
          <w:noProof/>
        </w:rPr>
        <w:fldChar w:fldCharType="end"/>
      </w:r>
    </w:p>
    <w:p w14:paraId="6D9B675D" w14:textId="77777777" w:rsidR="00177B4C" w:rsidRPr="00D90E4F" w:rsidRDefault="00605FFE" w:rsidP="00177B4C">
      <w:r w:rsidRPr="00D90E4F">
        <w:t>The applications can be grouped together on the menu.</w:t>
      </w:r>
    </w:p>
    <w:p w14:paraId="7DD94840" w14:textId="77777777" w:rsidR="00605FFE" w:rsidRPr="00D90E4F" w:rsidRDefault="009378B9" w:rsidP="00605FFE">
      <w:pPr>
        <w:keepNext/>
      </w:pPr>
      <w:r w:rsidRPr="00D90E4F">
        <w:rPr>
          <w:noProof/>
        </w:rPr>
        <w:lastRenderedPageBreak/>
        <w:drawing>
          <wp:inline distT="0" distB="0" distL="0" distR="0" wp14:anchorId="5848A2FC" wp14:editId="75A17C67">
            <wp:extent cx="2670175" cy="2523490"/>
            <wp:effectExtent l="19050" t="0" r="0" b="0"/>
            <wp:docPr id="877" name="Bild 877" descr="Image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descr="Image677"/>
                    <pic:cNvPicPr>
                      <a:picLocks noChangeAspect="1" noChangeArrowheads="1"/>
                    </pic:cNvPicPr>
                  </pic:nvPicPr>
                  <pic:blipFill>
                    <a:blip r:embed="rId1470" cstate="print"/>
                    <a:srcRect/>
                    <a:stretch>
                      <a:fillRect/>
                    </a:stretch>
                  </pic:blipFill>
                  <pic:spPr bwMode="auto">
                    <a:xfrm>
                      <a:off x="0" y="0"/>
                      <a:ext cx="2670175" cy="2523490"/>
                    </a:xfrm>
                    <a:prstGeom prst="rect">
                      <a:avLst/>
                    </a:prstGeom>
                    <a:noFill/>
                    <a:ln w="9525">
                      <a:noFill/>
                      <a:miter lim="800000"/>
                      <a:headEnd/>
                      <a:tailEnd/>
                    </a:ln>
                  </pic:spPr>
                </pic:pic>
              </a:graphicData>
            </a:graphic>
          </wp:inline>
        </w:drawing>
      </w:r>
    </w:p>
    <w:p w14:paraId="13B5CDFE" w14:textId="7156F379" w:rsidR="00605FFE" w:rsidRPr="00D90E4F" w:rsidRDefault="00605FFE" w:rsidP="00605FFE">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519</w:t>
      </w:r>
      <w:r w:rsidR="00BE0559" w:rsidRPr="00D90E4F">
        <w:rPr>
          <w:noProof/>
        </w:rPr>
        <w:fldChar w:fldCharType="end"/>
      </w:r>
    </w:p>
    <w:p w14:paraId="40AC3DCC" w14:textId="77777777" w:rsidR="00177B4C" w:rsidRPr="00D90E4F" w:rsidRDefault="00C12792" w:rsidP="00177B4C">
      <w:r w:rsidRPr="00D90E4F">
        <w:t>P</w:t>
      </w:r>
      <w:r w:rsidR="00605FFE" w:rsidRPr="00D90E4F">
        <w:t xml:space="preserve">ress the </w:t>
      </w:r>
      <w:r w:rsidR="00C47395" w:rsidRPr="00D90E4F">
        <w:t>"</w:t>
      </w:r>
      <w:r w:rsidR="00C16B3B" w:rsidRPr="00D90E4F">
        <w:t>I</w:t>
      </w:r>
      <w:r w:rsidR="00605FFE" w:rsidRPr="00D90E4F">
        <w:t>mage</w:t>
      </w:r>
      <w:r w:rsidR="00C47395" w:rsidRPr="00D90E4F">
        <w:t>"</w:t>
      </w:r>
      <w:r w:rsidR="00605FFE" w:rsidRPr="00D90E4F">
        <w:t xml:space="preserve"> button and select an image in the same folder as the LSP file.</w:t>
      </w:r>
      <w:r w:rsidR="00DE4D5C" w:rsidRPr="00D90E4F">
        <w:t xml:space="preserve"> </w:t>
      </w:r>
      <w:r w:rsidRPr="00D90E4F">
        <w:t>C</w:t>
      </w:r>
      <w:r w:rsidR="00DE4D5C" w:rsidRPr="00D90E4F">
        <w:t xml:space="preserve">lick </w:t>
      </w:r>
      <w:r w:rsidRPr="00D90E4F">
        <w:t>"</w:t>
      </w:r>
      <w:r w:rsidR="00DE4D5C" w:rsidRPr="00D90E4F">
        <w:t xml:space="preserve">OK </w:t>
      </w:r>
      <w:r w:rsidRPr="00D90E4F">
        <w:t>to load the</w:t>
      </w:r>
      <w:r w:rsidR="00DE4D5C" w:rsidRPr="00D90E4F">
        <w:t xml:space="preserve"> first application.</w:t>
      </w:r>
    </w:p>
    <w:p w14:paraId="2ACBA19D" w14:textId="77777777" w:rsidR="00DE4D5C" w:rsidRPr="00D90E4F" w:rsidRDefault="009378B9" w:rsidP="00DE4D5C">
      <w:pPr>
        <w:keepNext/>
      </w:pPr>
      <w:r w:rsidRPr="00D90E4F">
        <w:rPr>
          <w:noProof/>
        </w:rPr>
        <w:drawing>
          <wp:inline distT="0" distB="0" distL="0" distR="0" wp14:anchorId="4F2E79F9" wp14:editId="450A175B">
            <wp:extent cx="1594485" cy="951230"/>
            <wp:effectExtent l="19050" t="19050" r="24765" b="20320"/>
            <wp:docPr id="878" name="Bild 878" descr="Image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descr="Image678"/>
                    <pic:cNvPicPr>
                      <a:picLocks noChangeAspect="1" noChangeArrowheads="1"/>
                    </pic:cNvPicPr>
                  </pic:nvPicPr>
                  <pic:blipFill>
                    <a:blip r:embed="rId1471" cstate="print"/>
                    <a:srcRect/>
                    <a:stretch>
                      <a:fillRect/>
                    </a:stretch>
                  </pic:blipFill>
                  <pic:spPr bwMode="auto">
                    <a:xfrm>
                      <a:off x="0" y="0"/>
                      <a:ext cx="1594485" cy="951230"/>
                    </a:xfrm>
                    <a:prstGeom prst="rect">
                      <a:avLst/>
                    </a:prstGeom>
                    <a:noFill/>
                    <a:ln w="6350">
                      <a:solidFill>
                        <a:srgbClr val="000000"/>
                      </a:solidFill>
                      <a:miter lim="800000"/>
                      <a:headEnd/>
                      <a:tailEnd/>
                    </a:ln>
                    <a:effectLst/>
                  </pic:spPr>
                </pic:pic>
              </a:graphicData>
            </a:graphic>
          </wp:inline>
        </w:drawing>
      </w:r>
    </w:p>
    <w:p w14:paraId="6103CA17" w14:textId="2F949B0B" w:rsidR="00DE4D5C" w:rsidRPr="00D90E4F" w:rsidRDefault="00DE4D5C" w:rsidP="00DE4D5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520</w:t>
      </w:r>
      <w:r w:rsidR="00BE0559" w:rsidRPr="00D90E4F">
        <w:rPr>
          <w:noProof/>
        </w:rPr>
        <w:fldChar w:fldCharType="end"/>
      </w:r>
    </w:p>
    <w:p w14:paraId="696CCE30" w14:textId="77777777" w:rsidR="00605FFE" w:rsidRPr="00D90E4F" w:rsidRDefault="00DE4D5C" w:rsidP="00177B4C">
      <w:r w:rsidRPr="00D90E4F">
        <w:t xml:space="preserve">This </w:t>
      </w:r>
      <w:r w:rsidR="00C12792" w:rsidRPr="00D90E4F">
        <w:t xml:space="preserve">is just </w:t>
      </w:r>
      <w:r w:rsidRPr="00D90E4F">
        <w:t>an example</w:t>
      </w:r>
      <w:r w:rsidR="00C12792" w:rsidRPr="00D90E4F">
        <w:t xml:space="preserve"> on</w:t>
      </w:r>
      <w:r w:rsidRPr="00D90E4F">
        <w:t xml:space="preserve"> how to load apps. </w:t>
      </w:r>
    </w:p>
    <w:p w14:paraId="0E2EEE9E" w14:textId="77777777" w:rsidR="00C12792" w:rsidRPr="00D90E4F" w:rsidRDefault="00C12792" w:rsidP="00177B4C"/>
    <w:p w14:paraId="3984DB72" w14:textId="77777777" w:rsidR="00DE4D5C" w:rsidRPr="00D90E4F" w:rsidRDefault="009378B9" w:rsidP="00DE4D5C">
      <w:pPr>
        <w:keepNext/>
      </w:pPr>
      <w:r w:rsidRPr="00D90E4F">
        <w:rPr>
          <w:noProof/>
        </w:rPr>
        <w:drawing>
          <wp:inline distT="0" distB="0" distL="0" distR="0" wp14:anchorId="2F2EC5FE" wp14:editId="306E6323">
            <wp:extent cx="965835" cy="1485265"/>
            <wp:effectExtent l="19050" t="0" r="5715" b="0"/>
            <wp:docPr id="879" name="Bild 879" descr="Image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descr="Image679"/>
                    <pic:cNvPicPr>
                      <a:picLocks noChangeAspect="1" noChangeArrowheads="1"/>
                    </pic:cNvPicPr>
                  </pic:nvPicPr>
                  <pic:blipFill>
                    <a:blip r:embed="rId1472" cstate="print"/>
                    <a:srcRect/>
                    <a:stretch>
                      <a:fillRect/>
                    </a:stretch>
                  </pic:blipFill>
                  <pic:spPr bwMode="auto">
                    <a:xfrm>
                      <a:off x="0" y="0"/>
                      <a:ext cx="965835" cy="1485265"/>
                    </a:xfrm>
                    <a:prstGeom prst="rect">
                      <a:avLst/>
                    </a:prstGeom>
                    <a:noFill/>
                    <a:ln w="9525">
                      <a:noFill/>
                      <a:miter lim="800000"/>
                      <a:headEnd/>
                      <a:tailEnd/>
                    </a:ln>
                  </pic:spPr>
                </pic:pic>
              </a:graphicData>
            </a:graphic>
          </wp:inline>
        </w:drawing>
      </w:r>
    </w:p>
    <w:p w14:paraId="38E37929" w14:textId="3602F053" w:rsidR="00DE4D5C" w:rsidRPr="00D90E4F" w:rsidRDefault="00DE4D5C" w:rsidP="00DE4D5C">
      <w:pPr>
        <w:pStyle w:val="Beskrivning"/>
      </w:pPr>
      <w:r w:rsidRPr="00D90E4F">
        <w:t xml:space="preserve">Picture </w:t>
      </w:r>
      <w:r w:rsidR="00BE0559" w:rsidRPr="00D90E4F">
        <w:fldChar w:fldCharType="begin"/>
      </w:r>
      <w:r w:rsidR="00BE0559" w:rsidRPr="00D90E4F">
        <w:instrText xml:space="preserve"> SEQ Picture \* ARABIC </w:instrText>
      </w:r>
      <w:r w:rsidR="00BE0559" w:rsidRPr="00D90E4F">
        <w:fldChar w:fldCharType="separate"/>
      </w:r>
      <w:r w:rsidR="00EB6DA4">
        <w:rPr>
          <w:noProof/>
        </w:rPr>
        <w:t>521</w:t>
      </w:r>
      <w:r w:rsidR="00BE0559" w:rsidRPr="00D90E4F">
        <w:rPr>
          <w:noProof/>
        </w:rPr>
        <w:fldChar w:fldCharType="end"/>
      </w:r>
    </w:p>
    <w:p w14:paraId="09ABDE15" w14:textId="55CE2CEE" w:rsidR="00DE4D5C" w:rsidRPr="00D90E4F" w:rsidRDefault="00DE4D5C" w:rsidP="00177B4C">
      <w:pPr>
        <w:rPr>
          <w:rStyle w:val="Hyperlnk"/>
        </w:rPr>
      </w:pPr>
      <w:r w:rsidRPr="00D90E4F">
        <w:t xml:space="preserve">If interested </w:t>
      </w:r>
      <w:r w:rsidR="003C524E" w:rsidRPr="00D90E4F">
        <w:t xml:space="preserve">in </w:t>
      </w:r>
      <w:r w:rsidRPr="00D90E4F">
        <w:t xml:space="preserve">how to make applications, download ILISP programming handbook from </w:t>
      </w:r>
      <w:hyperlink r:id="rId1473" w:history="1">
        <w:r w:rsidRPr="00D90E4F">
          <w:rPr>
            <w:rStyle w:val="Hyperlnk"/>
          </w:rPr>
          <w:t>www.igems.se</w:t>
        </w:r>
      </w:hyperlink>
    </w:p>
    <w:p w14:paraId="21738A59" w14:textId="77777777" w:rsidR="00C63F1B" w:rsidRPr="00D90E4F" w:rsidRDefault="00C63F1B" w:rsidP="00F9150E">
      <w:pPr>
        <w:pStyle w:val="Rubrik1"/>
      </w:pPr>
      <w:bookmarkStart w:id="1413" w:name="_Toc115697760"/>
      <w:bookmarkStart w:id="1414" w:name="_Toc129003072"/>
      <w:bookmarkStart w:id="1415" w:name="_Toc229474975"/>
      <w:r w:rsidRPr="00D90E4F">
        <w:lastRenderedPageBreak/>
        <w:t>Messages</w:t>
      </w:r>
      <w:bookmarkEnd w:id="1413"/>
      <w:bookmarkEnd w:id="1414"/>
      <w:bookmarkEnd w:id="1415"/>
    </w:p>
    <w:p w14:paraId="688F2D14" w14:textId="77777777" w:rsidR="00C63F1B" w:rsidRPr="00D90E4F" w:rsidRDefault="00C63F1B" w:rsidP="00C63F1B">
      <w:r w:rsidRPr="00D90E4F">
        <w:t>This chapter describe messages generated that can be shown in different situations</w:t>
      </w:r>
    </w:p>
    <w:p w14:paraId="57C153AC" w14:textId="77777777" w:rsidR="00C63F1B" w:rsidRPr="00D90E4F" w:rsidRDefault="00C63F1B" w:rsidP="00C63F1B">
      <w:pPr>
        <w:pStyle w:val="Rubrik4"/>
      </w:pPr>
      <w:bookmarkStart w:id="1416" w:name="Mix2d3d"/>
      <w:r w:rsidRPr="00D90E4F">
        <w:t>2D and 3D thickness mismatch</w:t>
      </w:r>
    </w:p>
    <w:bookmarkEnd w:id="1416"/>
    <w:p w14:paraId="2EB3CD8B" w14:textId="77777777" w:rsidR="00A97F2B" w:rsidRPr="00D90E4F" w:rsidRDefault="00C63F1B" w:rsidP="00C63F1B">
      <w:r w:rsidRPr="00D90E4F">
        <w:t>All 3D-5X parts are collecting the thickness from the actual part.</w:t>
      </w:r>
      <w:r w:rsidR="000B5F0D" w:rsidRPr="00D90E4F">
        <w:t xml:space="preserve"> In this case the thickness is 20 mm.</w:t>
      </w:r>
    </w:p>
    <w:p w14:paraId="42E12217" w14:textId="77777777" w:rsidR="004046CD" w:rsidRPr="00D90E4F" w:rsidRDefault="004046CD" w:rsidP="004046CD">
      <w:pPr>
        <w:keepNext/>
      </w:pPr>
      <w:r w:rsidRPr="00D90E4F">
        <w:rPr>
          <w:noProof/>
        </w:rPr>
        <w:drawing>
          <wp:inline distT="0" distB="0" distL="0" distR="0" wp14:anchorId="15DE0298" wp14:editId="5A8BAD8E">
            <wp:extent cx="2952000" cy="1584000"/>
            <wp:effectExtent l="0" t="0" r="1270" b="0"/>
            <wp:docPr id="48331" name="Bildobjekt 48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1" name="2D-3D.png"/>
                    <pic:cNvPicPr/>
                  </pic:nvPicPr>
                  <pic:blipFill>
                    <a:blip r:embed="rId1474" cstate="print">
                      <a:extLst>
                        <a:ext uri="{28A0092B-C50C-407E-A947-70E740481C1C}">
                          <a14:useLocalDpi xmlns:a14="http://schemas.microsoft.com/office/drawing/2010/main" val="0"/>
                        </a:ext>
                      </a:extLst>
                    </a:blip>
                    <a:stretch>
                      <a:fillRect/>
                    </a:stretch>
                  </pic:blipFill>
                  <pic:spPr>
                    <a:xfrm>
                      <a:off x="0" y="0"/>
                      <a:ext cx="2952000" cy="1584000"/>
                    </a:xfrm>
                    <a:prstGeom prst="rect">
                      <a:avLst/>
                    </a:prstGeom>
                  </pic:spPr>
                </pic:pic>
              </a:graphicData>
            </a:graphic>
          </wp:inline>
        </w:drawing>
      </w:r>
    </w:p>
    <w:p w14:paraId="51E5A8F7" w14:textId="1420FF10" w:rsidR="004046CD" w:rsidRPr="00D90E4F" w:rsidRDefault="004046CD" w:rsidP="004046CD">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522</w:t>
      </w:r>
      <w:r w:rsidRPr="00D90E4F">
        <w:fldChar w:fldCharType="end"/>
      </w:r>
    </w:p>
    <w:p w14:paraId="728FF90C" w14:textId="77777777" w:rsidR="000B5F0D" w:rsidRPr="00D90E4F" w:rsidRDefault="000B5F0D" w:rsidP="00C63F1B">
      <w:r w:rsidRPr="00D90E4F">
        <w:t>All 2D toolpath is getting the thickness from the material setting.</w:t>
      </w:r>
    </w:p>
    <w:p w14:paraId="18524217" w14:textId="77777777" w:rsidR="000B5F0D" w:rsidRPr="00D90E4F" w:rsidRDefault="000B5F0D" w:rsidP="000B5F0D">
      <w:pPr>
        <w:keepNext/>
      </w:pPr>
      <w:r w:rsidRPr="00D90E4F">
        <w:rPr>
          <w:noProof/>
        </w:rPr>
        <w:drawing>
          <wp:inline distT="0" distB="0" distL="0" distR="0" wp14:anchorId="4E070A48" wp14:editId="7F22464B">
            <wp:extent cx="2469600" cy="1774800"/>
            <wp:effectExtent l="19050" t="19050" r="26035" b="16510"/>
            <wp:docPr id="48333" name="Bildobjekt 48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3" name="Select.png"/>
                    <pic:cNvPicPr/>
                  </pic:nvPicPr>
                  <pic:blipFill>
                    <a:blip r:embed="rId1475">
                      <a:extLst>
                        <a:ext uri="{28A0092B-C50C-407E-A947-70E740481C1C}">
                          <a14:useLocalDpi xmlns:a14="http://schemas.microsoft.com/office/drawing/2010/main" val="0"/>
                        </a:ext>
                      </a:extLst>
                    </a:blip>
                    <a:stretch>
                      <a:fillRect/>
                    </a:stretch>
                  </pic:blipFill>
                  <pic:spPr>
                    <a:xfrm>
                      <a:off x="0" y="0"/>
                      <a:ext cx="2469600" cy="1774800"/>
                    </a:xfrm>
                    <a:prstGeom prst="rect">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26BE223B" w14:textId="48DEECE1" w:rsidR="000B5F0D" w:rsidRPr="00D90E4F" w:rsidRDefault="000B5F0D" w:rsidP="000B5F0D">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523</w:t>
      </w:r>
      <w:r w:rsidRPr="00D90E4F">
        <w:fldChar w:fldCharType="end"/>
      </w:r>
    </w:p>
    <w:p w14:paraId="6733FBE9" w14:textId="77777777" w:rsidR="007D4E42" w:rsidRPr="00D90E4F" w:rsidRDefault="000B5F0D" w:rsidP="000B5F0D">
      <w:r w:rsidRPr="00D90E4F">
        <w:t>If you add the toolpath for the hole in 2D then you will have a collision because the jet will go down to the material thickness (15 mm)</w:t>
      </w:r>
      <w:r w:rsidR="00D256CC" w:rsidRPr="00D90E4F">
        <w:t xml:space="preserve"> and the thickness of the real part is 20.00</w:t>
      </w:r>
      <w:r w:rsidRPr="00D90E4F">
        <w:t xml:space="preserve"> </w:t>
      </w:r>
    </w:p>
    <w:p w14:paraId="5054089D" w14:textId="77777777" w:rsidR="00D256CC" w:rsidRPr="00D90E4F" w:rsidRDefault="007D4E42" w:rsidP="00D256CC">
      <w:pPr>
        <w:keepNext/>
      </w:pPr>
      <w:r w:rsidRPr="00D90E4F">
        <w:rPr>
          <w:noProof/>
        </w:rPr>
        <w:drawing>
          <wp:inline distT="0" distB="0" distL="0" distR="0" wp14:anchorId="60EFA441" wp14:editId="647D38F0">
            <wp:extent cx="2620306" cy="1489319"/>
            <wp:effectExtent l="0" t="0" r="8890" b="0"/>
            <wp:docPr id="48340" name="Bildobjekt 48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0" name="2D.png"/>
                    <pic:cNvPicPr/>
                  </pic:nvPicPr>
                  <pic:blipFill>
                    <a:blip r:embed="rId1476">
                      <a:extLst>
                        <a:ext uri="{28A0092B-C50C-407E-A947-70E740481C1C}">
                          <a14:useLocalDpi xmlns:a14="http://schemas.microsoft.com/office/drawing/2010/main" val="0"/>
                        </a:ext>
                      </a:extLst>
                    </a:blip>
                    <a:stretch>
                      <a:fillRect/>
                    </a:stretch>
                  </pic:blipFill>
                  <pic:spPr>
                    <a:xfrm>
                      <a:off x="0" y="0"/>
                      <a:ext cx="2633857" cy="1497021"/>
                    </a:xfrm>
                    <a:prstGeom prst="rect">
                      <a:avLst/>
                    </a:prstGeom>
                  </pic:spPr>
                </pic:pic>
              </a:graphicData>
            </a:graphic>
          </wp:inline>
        </w:drawing>
      </w:r>
    </w:p>
    <w:p w14:paraId="42DB4940" w14:textId="4936EE17" w:rsidR="007D4E42" w:rsidRPr="00D90E4F" w:rsidRDefault="00D256CC" w:rsidP="00D256CC">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524</w:t>
      </w:r>
      <w:r w:rsidRPr="00D90E4F">
        <w:fldChar w:fldCharType="end"/>
      </w:r>
    </w:p>
    <w:p w14:paraId="7195EA66" w14:textId="77777777" w:rsidR="000B5F0D" w:rsidRPr="00D90E4F" w:rsidRDefault="000B5F0D" w:rsidP="000B5F0D">
      <w:r w:rsidRPr="00D90E4F">
        <w:t>This problem only occurs if you have 3D and 2D toolpath on the same part.</w:t>
      </w:r>
    </w:p>
    <w:p w14:paraId="1F4E3634" w14:textId="77777777" w:rsidR="008F4F09" w:rsidRPr="00D90E4F" w:rsidRDefault="008F4F09" w:rsidP="008F4F09">
      <w:pPr>
        <w:pStyle w:val="Rubrik4"/>
      </w:pPr>
      <w:bookmarkStart w:id="1417" w:name="lagwarning"/>
      <w:r w:rsidRPr="00D90E4F">
        <w:t>Kinematic design not suitable for LAG control</w:t>
      </w:r>
      <w:bookmarkEnd w:id="1417"/>
    </w:p>
    <w:p w14:paraId="16823924" w14:textId="2C9642E5" w:rsidR="008F4F09" w:rsidRDefault="008F4F09" w:rsidP="008F4F09">
      <w:r w:rsidRPr="00D90E4F">
        <w:t>The lag control needs as lot of changing of the cutting angle. It is not recommended to use this on kinematic constructions where the major rotation axis is vertical. Below is some example of vertical rotation axis.</w:t>
      </w:r>
    </w:p>
    <w:p w14:paraId="1B911D3E" w14:textId="0CF7BF23" w:rsidR="0021392E" w:rsidRDefault="0021392E" w:rsidP="0021392E">
      <w:pPr>
        <w:pStyle w:val="Rubrik1"/>
      </w:pPr>
      <w:r>
        <w:lastRenderedPageBreak/>
        <w:t xml:space="preserve"> </w:t>
      </w:r>
      <w:bookmarkStart w:id="1418" w:name="_Toc115697761"/>
      <w:bookmarkStart w:id="1419" w:name="_Toc129003073"/>
      <w:bookmarkStart w:id="1420" w:name="_Toc229474976"/>
      <w:r>
        <w:t>Subscription and temporary licenses</w:t>
      </w:r>
      <w:bookmarkEnd w:id="1418"/>
      <w:bookmarkEnd w:id="1419"/>
      <w:bookmarkEnd w:id="1420"/>
    </w:p>
    <w:p w14:paraId="176C68E6" w14:textId="75EA1338" w:rsidR="0021392E" w:rsidRDefault="0021392E" w:rsidP="0021392E">
      <w:r>
        <w:t>The subscription and the temporary licenses are handled from this command.</w:t>
      </w:r>
    </w:p>
    <w:p w14:paraId="3FACF436" w14:textId="77777777" w:rsidR="00EE126C" w:rsidRDefault="00EE126C" w:rsidP="00EE126C">
      <w:pPr>
        <w:keepNext/>
      </w:pPr>
      <w:r>
        <w:rPr>
          <w:noProof/>
        </w:rPr>
        <w:drawing>
          <wp:inline distT="0" distB="0" distL="0" distR="0" wp14:anchorId="65F1D55A" wp14:editId="4B34D672">
            <wp:extent cx="3063600" cy="4068000"/>
            <wp:effectExtent l="0" t="0" r="3810" b="8890"/>
            <wp:docPr id="48356" name="Bildobjekt 4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7"/>
                    <a:stretch>
                      <a:fillRect/>
                    </a:stretch>
                  </pic:blipFill>
                  <pic:spPr>
                    <a:xfrm>
                      <a:off x="0" y="0"/>
                      <a:ext cx="3063600" cy="4068000"/>
                    </a:xfrm>
                    <a:prstGeom prst="rect">
                      <a:avLst/>
                    </a:prstGeom>
                  </pic:spPr>
                </pic:pic>
              </a:graphicData>
            </a:graphic>
          </wp:inline>
        </w:drawing>
      </w:r>
    </w:p>
    <w:p w14:paraId="2FF04BB2" w14:textId="0569D917" w:rsidR="0021392E" w:rsidRDefault="00EE126C" w:rsidP="00EE126C">
      <w:pPr>
        <w:pStyle w:val="Beskrivning"/>
      </w:pPr>
      <w:r>
        <w:t xml:space="preserve">Picture </w:t>
      </w:r>
      <w:r>
        <w:fldChar w:fldCharType="begin"/>
      </w:r>
      <w:r>
        <w:instrText xml:space="preserve"> SEQ Picture \* ARABIC </w:instrText>
      </w:r>
      <w:r>
        <w:fldChar w:fldCharType="separate"/>
      </w:r>
      <w:r w:rsidR="00EB6DA4">
        <w:rPr>
          <w:noProof/>
        </w:rPr>
        <w:t>525</w:t>
      </w:r>
      <w:r>
        <w:fldChar w:fldCharType="end"/>
      </w:r>
    </w:p>
    <w:p w14:paraId="282B1D06" w14:textId="65EBFDB9" w:rsidR="00EE126C" w:rsidRDefault="00EE126C" w:rsidP="00EE126C">
      <w:pPr>
        <w:pStyle w:val="Rubrik2"/>
      </w:pPr>
      <w:bookmarkStart w:id="1421" w:name="_Toc129003074"/>
      <w:bookmarkStart w:id="1422" w:name="_Toc229474977"/>
      <w:r>
        <w:t>Activate a temporary license</w:t>
      </w:r>
      <w:bookmarkEnd w:id="1421"/>
      <w:bookmarkEnd w:id="1422"/>
    </w:p>
    <w:p w14:paraId="2BEA5AAE" w14:textId="584679F6" w:rsidR="00EE126C" w:rsidRDefault="00EE126C" w:rsidP="0021392E">
      <w:r>
        <w:t>If you want to try IGEMS for evaluation or some other reason, you need a temporary code. This can be ordered from your IGEMS reseller or from IGEMS AB in Sweden. When you have received the code, click on</w:t>
      </w:r>
      <w:r>
        <w:br/>
        <w:t>"Activate temp" and enter the 16-character code.</w:t>
      </w:r>
    </w:p>
    <w:p w14:paraId="5F45D432" w14:textId="77777777" w:rsidR="00EE126C" w:rsidRDefault="00EE126C" w:rsidP="00EE126C">
      <w:pPr>
        <w:keepNext/>
      </w:pPr>
      <w:r>
        <w:rPr>
          <w:noProof/>
        </w:rPr>
        <w:drawing>
          <wp:inline distT="0" distB="0" distL="0" distR="0" wp14:anchorId="4F92E2A3" wp14:editId="510D774F">
            <wp:extent cx="2190750" cy="1171575"/>
            <wp:effectExtent l="0" t="0" r="0" b="9525"/>
            <wp:docPr id="48358" name="Bildobjekt 4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8"/>
                    <a:stretch>
                      <a:fillRect/>
                    </a:stretch>
                  </pic:blipFill>
                  <pic:spPr>
                    <a:xfrm>
                      <a:off x="0" y="0"/>
                      <a:ext cx="2190750" cy="1171575"/>
                    </a:xfrm>
                    <a:prstGeom prst="rect">
                      <a:avLst/>
                    </a:prstGeom>
                  </pic:spPr>
                </pic:pic>
              </a:graphicData>
            </a:graphic>
          </wp:inline>
        </w:drawing>
      </w:r>
    </w:p>
    <w:p w14:paraId="174D6A15" w14:textId="62827BF4" w:rsidR="00EE126C" w:rsidRDefault="00EE126C" w:rsidP="00EE126C">
      <w:pPr>
        <w:pStyle w:val="Beskrivning"/>
      </w:pPr>
      <w:r>
        <w:t xml:space="preserve">Picture </w:t>
      </w:r>
      <w:r>
        <w:fldChar w:fldCharType="begin"/>
      </w:r>
      <w:r>
        <w:instrText xml:space="preserve"> SEQ Picture \* ARABIC </w:instrText>
      </w:r>
      <w:r>
        <w:fldChar w:fldCharType="separate"/>
      </w:r>
      <w:r w:rsidR="00EB6DA4">
        <w:rPr>
          <w:noProof/>
        </w:rPr>
        <w:t>526</w:t>
      </w:r>
      <w:r>
        <w:fldChar w:fldCharType="end"/>
      </w:r>
      <w:bookmarkStart w:id="1423" w:name="_Toc335637038"/>
    </w:p>
    <w:p w14:paraId="3902A01C" w14:textId="0A29C9FA" w:rsidR="00EE126C" w:rsidRDefault="00EE126C" w:rsidP="00EE126C">
      <w:r>
        <w:t>All IGEMS functions are now looked up for 7 days or longer.</w:t>
      </w:r>
    </w:p>
    <w:p w14:paraId="003640D6" w14:textId="4D06B6B8" w:rsidR="003463A7" w:rsidRDefault="003463A7" w:rsidP="003463A7">
      <w:pPr>
        <w:pStyle w:val="Rubrik2"/>
      </w:pPr>
      <w:bookmarkStart w:id="1424" w:name="_Toc129003075"/>
      <w:bookmarkStart w:id="1425" w:name="_Toc229474978"/>
      <w:r>
        <w:t>Activate an industrial license</w:t>
      </w:r>
      <w:bookmarkEnd w:id="1424"/>
      <w:bookmarkEnd w:id="1425"/>
    </w:p>
    <w:p w14:paraId="159CA00A" w14:textId="3AD5F20E" w:rsidR="003463A7" w:rsidRDefault="003463A7" w:rsidP="003463A7">
      <w:r>
        <w:t>If you have purchased IGEMS with a time limit (normally one year at a time) click on the Activate button.</w:t>
      </w:r>
    </w:p>
    <w:p w14:paraId="3CB3D49C" w14:textId="02C04BC1" w:rsidR="003463A7" w:rsidRPr="003463A7" w:rsidRDefault="003463A7" w:rsidP="003463A7">
      <w:pPr>
        <w:pStyle w:val="Rubrik4"/>
      </w:pPr>
      <w:r>
        <w:t>If you have an internet connection</w:t>
      </w:r>
    </w:p>
    <w:p w14:paraId="527E736C" w14:textId="77777777" w:rsidR="00EE126C" w:rsidRPr="00EE126C" w:rsidRDefault="00EE126C" w:rsidP="00EE126C"/>
    <w:p w14:paraId="1CD6E229" w14:textId="3A11B10D" w:rsidR="008F4F09" w:rsidRDefault="007042F8" w:rsidP="00074C8B">
      <w:pPr>
        <w:pStyle w:val="Rubrik1"/>
      </w:pPr>
      <w:bookmarkStart w:id="1426" w:name="_Hlk21590234"/>
      <w:r>
        <w:lastRenderedPageBreak/>
        <w:t xml:space="preserve"> </w:t>
      </w:r>
      <w:bookmarkStart w:id="1427" w:name="_Toc115697762"/>
      <w:bookmarkStart w:id="1428" w:name="_Toc129003076"/>
      <w:bookmarkStart w:id="1429" w:name="_Toc229474979"/>
      <w:r w:rsidR="00074C8B">
        <w:t>Floating License</w:t>
      </w:r>
      <w:r w:rsidR="000438C6">
        <w:t xml:space="preserve"> Manager</w:t>
      </w:r>
      <w:bookmarkEnd w:id="1427"/>
      <w:bookmarkEnd w:id="1428"/>
      <w:bookmarkEnd w:id="1429"/>
    </w:p>
    <w:p w14:paraId="62121920" w14:textId="5767689E" w:rsidR="00F76AA2" w:rsidRDefault="00F76AA2" w:rsidP="00F76AA2">
      <w:r>
        <w:t>This option is perfect if you work in a team with users that sometimes needs IGEMS. It will not give you any extra modules, but it will give you a flexible handling of the modules. The Floating License is a like a Bank where you load all your modules. You can install IGEMS in as many computers as you like, when somebody in the team is using a module then this is occupied (taken) and it cannot be used of someone else.</w:t>
      </w:r>
    </w:p>
    <w:p w14:paraId="6B5ADE5A" w14:textId="77777777" w:rsidR="00F76AA2" w:rsidRDefault="00F76AA2" w:rsidP="00F76AA2">
      <w:r>
        <w:t>You can load the Floating License with different number of modules. For example:</w:t>
      </w:r>
    </w:p>
    <w:p w14:paraId="18111AF5" w14:textId="77777777" w:rsidR="00F76AA2" w:rsidRDefault="00F76AA2" w:rsidP="00F76AA2">
      <w:r>
        <w:t xml:space="preserve">6 copies of IGEMS CAD, 1 copies of CAM-Tools and 2 copies of Nesting. </w:t>
      </w:r>
    </w:p>
    <w:p w14:paraId="6343F102" w14:textId="77777777" w:rsidR="00F76AA2" w:rsidRDefault="00F76AA2" w:rsidP="00F76AA2">
      <w:r>
        <w:t>The idea is that you don't need to buy a full seat of everything to everybody.</w:t>
      </w:r>
    </w:p>
    <w:p w14:paraId="53C21E35" w14:textId="4081C8EC" w:rsidR="00F76AA2" w:rsidRPr="00F76AA2" w:rsidRDefault="00F76AA2" w:rsidP="00F76AA2">
      <w:r>
        <w:t>The Floating License Manager require that whole team are connected in the same network</w:t>
      </w:r>
    </w:p>
    <w:p w14:paraId="446476B7" w14:textId="3A3CDF0F" w:rsidR="00606677" w:rsidRDefault="00606677" w:rsidP="00606677">
      <w:pPr>
        <w:pStyle w:val="Rubrik4"/>
      </w:pPr>
      <w:r>
        <w:t>What is Floating License</w:t>
      </w:r>
    </w:p>
    <w:p w14:paraId="73BC2247" w14:textId="280E02B3" w:rsidR="005B23E6" w:rsidRDefault="005B23E6" w:rsidP="0025477D">
      <w:r>
        <w:t>If</w:t>
      </w:r>
      <w:r w:rsidR="000438C6">
        <w:t xml:space="preserve"> the </w:t>
      </w:r>
      <w:r>
        <w:t xml:space="preserve">company have many </w:t>
      </w:r>
      <w:r w:rsidR="000438C6">
        <w:t xml:space="preserve">IGEMS </w:t>
      </w:r>
      <w:r>
        <w:t xml:space="preserve">users </w:t>
      </w:r>
      <w:r w:rsidR="000438C6">
        <w:t xml:space="preserve">but only a few </w:t>
      </w:r>
      <w:r w:rsidR="009C51BD">
        <w:t>that</w:t>
      </w:r>
      <w:r>
        <w:t xml:space="preserve"> needs to use the program at the same time, then a Floating License Manager module </w:t>
      </w:r>
      <w:r w:rsidR="000438C6">
        <w:t xml:space="preserve">is </w:t>
      </w:r>
      <w:r>
        <w:t>a good solution.</w:t>
      </w:r>
    </w:p>
    <w:p w14:paraId="4CECA48A" w14:textId="097CAB13" w:rsidR="000438C6" w:rsidRDefault="000438C6" w:rsidP="0025477D">
      <w:r>
        <w:t>When using this module, you install IGEMS locally in as many computers as you need.</w:t>
      </w:r>
    </w:p>
    <w:p w14:paraId="6AB0548B" w14:textId="78E715EE" w:rsidR="009C51BD" w:rsidRDefault="00057535" w:rsidP="0025477D">
      <w:r>
        <w:t xml:space="preserve">The </w:t>
      </w:r>
      <w:r w:rsidR="0025477D">
        <w:t>"Floating License Manager" (FLM)</w:t>
      </w:r>
      <w:r>
        <w:t xml:space="preserve"> </w:t>
      </w:r>
      <w:r w:rsidR="009C51BD">
        <w:t xml:space="preserve">and the USB-Dongle should be installed at the </w:t>
      </w:r>
      <w:r>
        <w:t>at the server.</w:t>
      </w:r>
    </w:p>
    <w:p w14:paraId="0BAD57E9" w14:textId="1365788F" w:rsidR="009C51BD" w:rsidRDefault="0094256E" w:rsidP="009C51BD">
      <w:r>
        <w:t xml:space="preserve">It </w:t>
      </w:r>
      <w:r w:rsidR="002815D0">
        <w:t>uses</w:t>
      </w:r>
      <w:r>
        <w:t xml:space="preserve"> a PWD file </w:t>
      </w:r>
      <w:r w:rsidR="009C51BD">
        <w:t xml:space="preserve">with different number of modules. </w:t>
      </w:r>
    </w:p>
    <w:p w14:paraId="14124C9B" w14:textId="77777777" w:rsidR="009C51BD" w:rsidRDefault="009C51BD" w:rsidP="009C51BD">
      <w:r>
        <w:t>For example:</w:t>
      </w:r>
    </w:p>
    <w:p w14:paraId="1D118A50" w14:textId="77777777" w:rsidR="009C51BD" w:rsidRDefault="009C51BD" w:rsidP="009C51BD">
      <w:r>
        <w:t>5*CAD</w:t>
      </w:r>
    </w:p>
    <w:p w14:paraId="44F3D4C9" w14:textId="77777777" w:rsidR="009C51BD" w:rsidRDefault="009C51BD" w:rsidP="009C51BD">
      <w:r>
        <w:t>1*CAM Tools</w:t>
      </w:r>
    </w:p>
    <w:p w14:paraId="593705EC" w14:textId="77777777" w:rsidR="009C51BD" w:rsidRDefault="009C51BD" w:rsidP="009C51BD">
      <w:r>
        <w:t>3*CAM-3X</w:t>
      </w:r>
    </w:p>
    <w:p w14:paraId="2EEB25F2" w14:textId="77777777" w:rsidR="009C51BD" w:rsidRDefault="009C51BD" w:rsidP="009C51BD">
      <w:r>
        <w:t>3*CAM-5X</w:t>
      </w:r>
    </w:p>
    <w:p w14:paraId="0E1B8E62" w14:textId="77777777" w:rsidR="009C51BD" w:rsidRDefault="009C51BD" w:rsidP="009C51BD">
      <w:r>
        <w:t>2*NEST LEVEL 1</w:t>
      </w:r>
    </w:p>
    <w:p w14:paraId="34346B89" w14:textId="2E4259F7" w:rsidR="0094256E" w:rsidRDefault="009C51BD" w:rsidP="0025477D">
      <w:r>
        <w:t xml:space="preserve">The Floating License Manager counts </w:t>
      </w:r>
      <w:r w:rsidR="0094256E">
        <w:t xml:space="preserve">number of </w:t>
      </w:r>
      <w:r w:rsidR="0094256E" w:rsidRPr="0094256E">
        <w:t>simultaneous</w:t>
      </w:r>
      <w:r w:rsidR="0094256E">
        <w:t xml:space="preserve"> users. In the example above it only accept 5 CAD users</w:t>
      </w:r>
      <w:r w:rsidR="002815D0">
        <w:t xml:space="preserve"> and 3 CAM-3X users</w:t>
      </w:r>
      <w:r w:rsidR="0094256E">
        <w:t xml:space="preserve">. If a user close IGEMS on his local computer </w:t>
      </w:r>
      <w:r w:rsidR="002815D0">
        <w:t xml:space="preserve">then the module </w:t>
      </w:r>
      <w:r w:rsidR="0094256E">
        <w:t>will be free for someone else to use.</w:t>
      </w:r>
    </w:p>
    <w:p w14:paraId="0626C182" w14:textId="77777777" w:rsidR="005B23E6" w:rsidRDefault="005B23E6" w:rsidP="005B23E6">
      <w:pPr>
        <w:pStyle w:val="Rubrik4"/>
        <w:rPr>
          <w:rFonts w:ascii="Helvetica Neue" w:eastAsia="Helvetica Neue" w:hAnsi="Helvetica Neue" w:cs="Helvetica Neue"/>
        </w:rPr>
      </w:pPr>
      <w:r>
        <w:rPr>
          <w:rFonts w:ascii="Helvetica Neue" w:eastAsia="Arial Unicode MS"/>
        </w:rPr>
        <w:t>Install Floating License</w:t>
      </w:r>
    </w:p>
    <w:p w14:paraId="17DA4DF4" w14:textId="5CE81079" w:rsidR="005B23E6" w:rsidRDefault="002815D0" w:rsidP="005B23E6">
      <w:pPr>
        <w:pStyle w:val="Brdtext"/>
        <w:rPr>
          <w:rFonts w:ascii="Helvetica Neue" w:eastAsia="Helvetica Neue" w:hAnsi="Helvetica Neue" w:cs="Helvetica Neue"/>
        </w:rPr>
      </w:pPr>
      <w:r>
        <w:rPr>
          <w:rFonts w:ascii="Helvetica Neue"/>
        </w:rPr>
        <w:t xml:space="preserve">When using </w:t>
      </w:r>
      <w:r w:rsidR="005B23E6">
        <w:rPr>
          <w:rFonts w:ascii="Helvetica Neue"/>
        </w:rPr>
        <w:t xml:space="preserve">Floating License </w:t>
      </w:r>
      <w:r>
        <w:rPr>
          <w:rFonts w:ascii="Helvetica Neue"/>
        </w:rPr>
        <w:t xml:space="preserve">Manager then </w:t>
      </w:r>
      <w:r w:rsidR="005B23E6">
        <w:rPr>
          <w:rFonts w:ascii="Helvetica Neue"/>
        </w:rPr>
        <w:t xml:space="preserve">IGEMS </w:t>
      </w:r>
      <w:r>
        <w:rPr>
          <w:rFonts w:ascii="Helvetica Neue"/>
        </w:rPr>
        <w:t xml:space="preserve">are managing the </w:t>
      </w:r>
      <w:r w:rsidR="005B23E6">
        <w:rPr>
          <w:rFonts w:ascii="Helvetica Neue"/>
        </w:rPr>
        <w:t xml:space="preserve">licenses from </w:t>
      </w:r>
      <w:r>
        <w:rPr>
          <w:rFonts w:ascii="Helvetica Neue"/>
        </w:rPr>
        <w:t xml:space="preserve">a </w:t>
      </w:r>
      <w:r w:rsidR="005B23E6">
        <w:rPr>
          <w:rFonts w:ascii="Helvetica Neue"/>
        </w:rPr>
        <w:t>program installed in the network.</w:t>
      </w:r>
      <w:r>
        <w:rPr>
          <w:rFonts w:ascii="Helvetica Neue"/>
        </w:rPr>
        <w:t xml:space="preserve"> This is how to install</w:t>
      </w:r>
    </w:p>
    <w:p w14:paraId="2CED462F" w14:textId="77777777" w:rsidR="005B23E6" w:rsidRDefault="005B23E6" w:rsidP="00EA11A3">
      <w:pPr>
        <w:pStyle w:val="Liststycke"/>
        <w:numPr>
          <w:ilvl w:val="0"/>
          <w:numId w:val="28"/>
        </w:numPr>
        <w:spacing w:line="276" w:lineRule="auto"/>
        <w:rPr>
          <w:rFonts w:ascii="Helvetica Neue" w:eastAsia="Helvetica Neue" w:hAnsi="Helvetica Neue" w:cs="Helvetica Neue"/>
        </w:rPr>
      </w:pPr>
      <w:r>
        <w:rPr>
          <w:rFonts w:ascii="Helvetica Neue"/>
        </w:rPr>
        <w:t>Be sure to be an administrator</w:t>
      </w:r>
    </w:p>
    <w:p w14:paraId="25AA49EC" w14:textId="66A3E32B" w:rsidR="005B23E6" w:rsidRDefault="002815D0" w:rsidP="00EA11A3">
      <w:pPr>
        <w:pStyle w:val="Liststycke"/>
        <w:numPr>
          <w:ilvl w:val="0"/>
          <w:numId w:val="29"/>
        </w:numPr>
        <w:spacing w:line="276" w:lineRule="auto"/>
        <w:rPr>
          <w:rFonts w:ascii="Helvetica Neue" w:eastAsia="Helvetica Neue" w:hAnsi="Helvetica Neue" w:cs="Helvetica Neue"/>
        </w:rPr>
      </w:pPr>
      <w:r>
        <w:rPr>
          <w:rFonts w:ascii="Helvetica Neue"/>
        </w:rPr>
        <w:t xml:space="preserve">Run </w:t>
      </w:r>
      <w:r w:rsidR="005B23E6">
        <w:rPr>
          <w:rFonts w:ascii="Helvetica Neue"/>
        </w:rPr>
        <w:t>the installation</w:t>
      </w:r>
      <w:r>
        <w:rPr>
          <w:rFonts w:ascii="Helvetica Neue"/>
        </w:rPr>
        <w:t xml:space="preserve"> "</w:t>
      </w:r>
      <w:r w:rsidRPr="002815D0">
        <w:rPr>
          <w:rFonts w:ascii="Helvetica Neue"/>
        </w:rPr>
        <w:t>FloatingLicenceSetupR2.exe</w:t>
      </w:r>
      <w:r>
        <w:rPr>
          <w:rFonts w:ascii="Helvetica Neue"/>
        </w:rPr>
        <w:t>"</w:t>
      </w:r>
    </w:p>
    <w:p w14:paraId="655AC5B8" w14:textId="77777777" w:rsidR="005B23E6" w:rsidRDefault="005B23E6" w:rsidP="00EA11A3">
      <w:pPr>
        <w:pStyle w:val="Liststycke"/>
        <w:numPr>
          <w:ilvl w:val="0"/>
          <w:numId w:val="30"/>
        </w:numPr>
        <w:spacing w:line="276" w:lineRule="auto"/>
        <w:rPr>
          <w:rFonts w:ascii="Helvetica Neue" w:eastAsia="Helvetica Neue" w:hAnsi="Helvetica Neue" w:cs="Helvetica Neue"/>
        </w:rPr>
      </w:pPr>
      <w:r>
        <w:rPr>
          <w:rFonts w:ascii="Helvetica Neue"/>
        </w:rPr>
        <w:t>Plug the Hardware lock into an USB port.</w:t>
      </w:r>
    </w:p>
    <w:p w14:paraId="666011D6" w14:textId="2F2178ED" w:rsidR="005B23E6" w:rsidRDefault="005B23E6" w:rsidP="00EA11A3">
      <w:pPr>
        <w:pStyle w:val="Liststycke"/>
        <w:numPr>
          <w:ilvl w:val="0"/>
          <w:numId w:val="31"/>
        </w:numPr>
        <w:spacing w:line="276" w:lineRule="auto"/>
        <w:rPr>
          <w:rFonts w:ascii="Helvetica Neue" w:eastAsia="Helvetica Neue" w:hAnsi="Helvetica Neue" w:cs="Helvetica Neue"/>
        </w:rPr>
      </w:pPr>
      <w:r>
        <w:rPr>
          <w:rFonts w:ascii="Helvetica Neue"/>
        </w:rPr>
        <w:t>Start the Floating License Manager</w:t>
      </w:r>
      <w:r w:rsidR="00C524D6">
        <w:rPr>
          <w:rFonts w:ascii="Helvetica Neue"/>
        </w:rPr>
        <w:t>.</w:t>
      </w:r>
    </w:p>
    <w:p w14:paraId="0E993176" w14:textId="77777777" w:rsidR="005B23E6" w:rsidRDefault="005B23E6" w:rsidP="00EA11A3">
      <w:pPr>
        <w:pStyle w:val="Liststycke"/>
        <w:numPr>
          <w:ilvl w:val="0"/>
          <w:numId w:val="32"/>
        </w:numPr>
        <w:spacing w:line="276" w:lineRule="auto"/>
        <w:rPr>
          <w:rFonts w:ascii="Helvetica Neue" w:eastAsia="Helvetica Neue" w:hAnsi="Helvetica Neue" w:cs="Helvetica Neue"/>
        </w:rPr>
      </w:pPr>
      <w:r>
        <w:rPr>
          <w:rFonts w:ascii="Helvetica Neue"/>
        </w:rPr>
        <w:t>Press the Load password button on the file menu.</w:t>
      </w:r>
    </w:p>
    <w:p w14:paraId="260B32DE" w14:textId="1CD2299F" w:rsidR="005B23E6" w:rsidRDefault="005B23E6" w:rsidP="00EA11A3">
      <w:pPr>
        <w:pStyle w:val="Liststycke"/>
        <w:numPr>
          <w:ilvl w:val="0"/>
          <w:numId w:val="33"/>
        </w:numPr>
        <w:spacing w:line="276" w:lineRule="auto"/>
        <w:rPr>
          <w:rFonts w:ascii="Helvetica Neue" w:eastAsia="Helvetica Neue" w:hAnsi="Helvetica Neue" w:cs="Helvetica Neue"/>
        </w:rPr>
      </w:pPr>
      <w:r>
        <w:rPr>
          <w:rFonts w:ascii="Helvetica Neue"/>
        </w:rPr>
        <w:t xml:space="preserve">Select the </w:t>
      </w:r>
      <w:r w:rsidR="0094256E">
        <w:rPr>
          <w:rFonts w:ascii="Helvetica Neue"/>
        </w:rPr>
        <w:t>PWD</w:t>
      </w:r>
      <w:r>
        <w:rPr>
          <w:rFonts w:ascii="Helvetica Neue"/>
        </w:rPr>
        <w:t xml:space="preserve"> file that you may have received from your reseller.</w:t>
      </w:r>
    </w:p>
    <w:p w14:paraId="16AB2E91" w14:textId="77777777" w:rsidR="005B23E6" w:rsidRDefault="005B23E6" w:rsidP="00EA11A3">
      <w:pPr>
        <w:pStyle w:val="Liststycke"/>
        <w:numPr>
          <w:ilvl w:val="0"/>
          <w:numId w:val="35"/>
        </w:numPr>
        <w:spacing w:line="276" w:lineRule="auto"/>
        <w:rPr>
          <w:rFonts w:ascii="Helvetica Neue" w:eastAsia="Helvetica Neue" w:hAnsi="Helvetica Neue" w:cs="Helvetica Neue"/>
        </w:rPr>
      </w:pPr>
      <w:r>
        <w:rPr>
          <w:rFonts w:ascii="Helvetica Neue"/>
        </w:rPr>
        <w:t>Remember the address of the LIC file that is written at the very bottom of the dialog.</w:t>
      </w:r>
    </w:p>
    <w:p w14:paraId="4F5CA427" w14:textId="77777777" w:rsidR="00D97463" w:rsidRDefault="005B23E6" w:rsidP="00D97463">
      <w:pPr>
        <w:keepNext/>
      </w:pPr>
      <w:r>
        <w:rPr>
          <w:noProof/>
        </w:rPr>
        <w:drawing>
          <wp:inline distT="0" distB="0" distL="0" distR="0" wp14:anchorId="3FB77114" wp14:editId="7B79D684">
            <wp:extent cx="2696845" cy="2665095"/>
            <wp:effectExtent l="0" t="0" r="8255" b="1905"/>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officeArt object"/>
                    <pic:cNvPicPr/>
                  </pic:nvPicPr>
                  <pic:blipFill>
                    <a:blip r:embed="rId1479"/>
                    <a:stretch>
                      <a:fillRect/>
                    </a:stretch>
                  </pic:blipFill>
                  <pic:spPr>
                    <a:xfrm>
                      <a:off x="0" y="0"/>
                      <a:ext cx="2696845" cy="2665095"/>
                    </a:xfrm>
                    <a:prstGeom prst="rect">
                      <a:avLst/>
                    </a:prstGeom>
                    <a:ln w="12700" cap="flat">
                      <a:noFill/>
                      <a:miter lim="400000"/>
                    </a:ln>
                    <a:effectLst/>
                  </pic:spPr>
                </pic:pic>
              </a:graphicData>
            </a:graphic>
          </wp:inline>
        </w:drawing>
      </w:r>
    </w:p>
    <w:p w14:paraId="6AEFC95B" w14:textId="2319302F" w:rsidR="005B23E6" w:rsidRDefault="00D97463" w:rsidP="00D97463">
      <w:pPr>
        <w:pStyle w:val="Beskrivning"/>
      </w:pPr>
      <w:r>
        <w:t xml:space="preserve">Picture </w:t>
      </w:r>
      <w:r>
        <w:fldChar w:fldCharType="begin"/>
      </w:r>
      <w:r>
        <w:instrText xml:space="preserve"> SEQ Picture \* ARABIC </w:instrText>
      </w:r>
      <w:r>
        <w:fldChar w:fldCharType="separate"/>
      </w:r>
      <w:r w:rsidR="00EB6DA4">
        <w:rPr>
          <w:noProof/>
        </w:rPr>
        <w:t>527</w:t>
      </w:r>
      <w:r>
        <w:fldChar w:fldCharType="end"/>
      </w:r>
    </w:p>
    <w:p w14:paraId="09101280" w14:textId="77777777" w:rsidR="005B23E6" w:rsidRDefault="005B23E6" w:rsidP="0025477D"/>
    <w:p w14:paraId="262F63F6" w14:textId="4F7C88D2" w:rsidR="005B23E6" w:rsidRDefault="0094256E" w:rsidP="0025477D">
      <w:r>
        <w:t>In IGEMS</w:t>
      </w:r>
    </w:p>
    <w:p w14:paraId="2F05A2CF" w14:textId="77777777" w:rsidR="00D97463" w:rsidRDefault="00D97463" w:rsidP="00D97463">
      <w:pPr>
        <w:keepNext/>
      </w:pPr>
      <w:r>
        <w:rPr>
          <w:noProof/>
        </w:rPr>
        <w:lastRenderedPageBreak/>
        <w:drawing>
          <wp:inline distT="0" distB="0" distL="0" distR="0" wp14:anchorId="2872EF89" wp14:editId="7EBC5607">
            <wp:extent cx="4219200" cy="2998800"/>
            <wp:effectExtent l="0" t="0" r="0" b="0"/>
            <wp:docPr id="48353" name="Bildobjekt 4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0"/>
                    <a:stretch>
                      <a:fillRect/>
                    </a:stretch>
                  </pic:blipFill>
                  <pic:spPr>
                    <a:xfrm>
                      <a:off x="0" y="0"/>
                      <a:ext cx="4219200" cy="2998800"/>
                    </a:xfrm>
                    <a:prstGeom prst="rect">
                      <a:avLst/>
                    </a:prstGeom>
                  </pic:spPr>
                </pic:pic>
              </a:graphicData>
            </a:graphic>
          </wp:inline>
        </w:drawing>
      </w:r>
    </w:p>
    <w:p w14:paraId="7799D121" w14:textId="232C2180" w:rsidR="0094256E" w:rsidRDefault="00D97463" w:rsidP="00D97463">
      <w:pPr>
        <w:pStyle w:val="Beskrivning"/>
      </w:pPr>
      <w:r>
        <w:t xml:space="preserve">Picture </w:t>
      </w:r>
      <w:r>
        <w:fldChar w:fldCharType="begin"/>
      </w:r>
      <w:r>
        <w:instrText xml:space="preserve"> SEQ Picture \* ARABIC </w:instrText>
      </w:r>
      <w:r>
        <w:fldChar w:fldCharType="separate"/>
      </w:r>
      <w:r w:rsidR="00EB6DA4">
        <w:rPr>
          <w:noProof/>
        </w:rPr>
        <w:t>528</w:t>
      </w:r>
      <w:r>
        <w:fldChar w:fldCharType="end"/>
      </w:r>
    </w:p>
    <w:p w14:paraId="00D55016" w14:textId="347A73D2" w:rsidR="00D97463" w:rsidRDefault="00D97463" w:rsidP="00D97463">
      <w:r>
        <w:t>In the Password command, fill in the full network address to the LIC file.</w:t>
      </w:r>
      <w:r w:rsidR="002815D0">
        <w:t xml:space="preserve"> Do this in all local computers.</w:t>
      </w:r>
    </w:p>
    <w:p w14:paraId="32F8BAD7" w14:textId="3281EFDD" w:rsidR="002815D0" w:rsidRPr="00D97463" w:rsidRDefault="002815D0" w:rsidP="00D97463">
      <w:r>
        <w:t xml:space="preserve">The system </w:t>
      </w:r>
      <w:r w:rsidR="00C524D6">
        <w:t>is</w:t>
      </w:r>
      <w:r>
        <w:t xml:space="preserve"> now ready to be used.</w:t>
      </w:r>
    </w:p>
    <w:p w14:paraId="7AAF0EB1" w14:textId="4AC00AA0" w:rsidR="00074C8B" w:rsidRDefault="00074C8B" w:rsidP="00074C8B">
      <w:pPr>
        <w:pStyle w:val="Rubrik2"/>
      </w:pPr>
      <w:bookmarkStart w:id="1430" w:name="_Toc129003077"/>
      <w:bookmarkStart w:id="1431" w:name="_Toc229474980"/>
      <w:r>
        <w:t>Error codes</w:t>
      </w:r>
      <w:bookmarkEnd w:id="1430"/>
      <w:bookmarkEnd w:id="1431"/>
    </w:p>
    <w:p w14:paraId="28D3874D" w14:textId="77777777" w:rsidR="00074C8B" w:rsidRPr="00D26AFE" w:rsidRDefault="00074C8B" w:rsidP="00074C8B">
      <w:pPr>
        <w:rPr>
          <w:rFonts w:ascii="Calibri" w:hAnsi="Calibri"/>
          <w:b/>
        </w:rPr>
      </w:pPr>
      <w:r w:rsidRPr="00074C8B">
        <w:rPr>
          <w:b/>
        </w:rPr>
        <w:t>Floating license: Path does not exist FILENAME</w:t>
      </w:r>
    </w:p>
    <w:p w14:paraId="55FA5722" w14:textId="77777777" w:rsidR="00074C8B" w:rsidRDefault="00074C8B" w:rsidP="00074C8B">
      <w:r>
        <w:t>The client cannot find the path to the .LIC file</w:t>
      </w:r>
    </w:p>
    <w:p w14:paraId="7FED9C19" w14:textId="77777777" w:rsidR="00074C8B" w:rsidRDefault="00074C8B" w:rsidP="00074C8B"/>
    <w:p w14:paraId="598A68BC" w14:textId="77777777" w:rsidR="00074C8B" w:rsidRPr="00074C8B" w:rsidRDefault="00074C8B" w:rsidP="00074C8B">
      <w:pPr>
        <w:rPr>
          <w:b/>
        </w:rPr>
      </w:pPr>
      <w:r w:rsidRPr="00074C8B">
        <w:rPr>
          <w:b/>
        </w:rPr>
        <w:t>Floating license: .LIC file empty</w:t>
      </w:r>
    </w:p>
    <w:p w14:paraId="2DE0E5AA" w14:textId="143012D7" w:rsidR="00074C8B" w:rsidRDefault="00074C8B" w:rsidP="00074C8B">
      <w:r>
        <w:t xml:space="preserve">This means that the .LIC file exists but it is empty. No passwords </w:t>
      </w:r>
      <w:r w:rsidR="00C32DA1">
        <w:t>have</w:t>
      </w:r>
      <w:r>
        <w:t xml:space="preserve"> been loaded on the server.</w:t>
      </w:r>
    </w:p>
    <w:p w14:paraId="27D77DC8" w14:textId="77777777" w:rsidR="00074C8B" w:rsidRDefault="00074C8B" w:rsidP="00074C8B"/>
    <w:p w14:paraId="11011F07" w14:textId="77777777" w:rsidR="00074C8B" w:rsidRPr="00074C8B" w:rsidRDefault="00074C8B" w:rsidP="00074C8B">
      <w:pPr>
        <w:rPr>
          <w:b/>
        </w:rPr>
      </w:pPr>
      <w:r w:rsidRPr="00074C8B">
        <w:rPr>
          <w:b/>
        </w:rPr>
        <w:t>Floating license: Version error: PWD:18.1 IGEMS:19.2</w:t>
      </w:r>
    </w:p>
    <w:p w14:paraId="730FF9F3" w14:textId="77777777" w:rsidR="00074C8B" w:rsidRDefault="00074C8B" w:rsidP="00074C8B">
      <w:r>
        <w:t>This means the passwords loaded on the server are for an older version of IGEMS.</w:t>
      </w:r>
    </w:p>
    <w:p w14:paraId="46F4D823" w14:textId="77777777" w:rsidR="00074C8B" w:rsidRDefault="00074C8B" w:rsidP="00074C8B"/>
    <w:p w14:paraId="3A14901B" w14:textId="77777777" w:rsidR="00074C8B" w:rsidRPr="00074C8B" w:rsidRDefault="00074C8B" w:rsidP="00074C8B">
      <w:pPr>
        <w:rPr>
          <w:b/>
        </w:rPr>
      </w:pPr>
      <w:r w:rsidRPr="00074C8B">
        <w:rPr>
          <w:b/>
        </w:rPr>
        <w:t>Floating license: Password corrupt</w:t>
      </w:r>
    </w:p>
    <w:p w14:paraId="41E92A09" w14:textId="77777777" w:rsidR="00074C8B" w:rsidRDefault="00074C8B" w:rsidP="00074C8B">
      <w:r>
        <w:t>This means that the .LIC file is not formatted correctly. The reason might be that the file is corrupt or from the wrong Floating License version.</w:t>
      </w:r>
    </w:p>
    <w:p w14:paraId="28FE6706" w14:textId="77777777" w:rsidR="00074C8B" w:rsidRDefault="00074C8B" w:rsidP="00074C8B"/>
    <w:p w14:paraId="42C31D28" w14:textId="77777777" w:rsidR="00074C8B" w:rsidRPr="00074C8B" w:rsidRDefault="00074C8B" w:rsidP="00074C8B">
      <w:pPr>
        <w:rPr>
          <w:b/>
        </w:rPr>
      </w:pPr>
      <w:r w:rsidRPr="00074C8B">
        <w:rPr>
          <w:b/>
        </w:rPr>
        <w:t>Floating license: Unknown error Locks #X .lock files found #Y</w:t>
      </w:r>
    </w:p>
    <w:p w14:paraId="5242686A" w14:textId="77777777" w:rsidR="00074C8B" w:rsidRDefault="00074C8B" w:rsidP="00074C8B">
      <w:r>
        <w:t>If X=0 or X=1 this means that the FloatingLicense cannot find any dongles on the server.</w:t>
      </w:r>
    </w:p>
    <w:p w14:paraId="58AC7F07" w14:textId="77777777" w:rsidR="00074C8B" w:rsidRDefault="00074C8B" w:rsidP="00074C8B">
      <w:r>
        <w:t>If X&gt;1 this means that dongles are found and the reason might be that the dongle is date locked. Please check the passwords and the dates on the server and client.</w:t>
      </w:r>
    </w:p>
    <w:p w14:paraId="6C92052F" w14:textId="77777777" w:rsidR="00074C8B" w:rsidRDefault="00074C8B" w:rsidP="00074C8B"/>
    <w:p w14:paraId="38DDCD84" w14:textId="77777777" w:rsidR="00074C8B" w:rsidRPr="00074C8B" w:rsidRDefault="00074C8B" w:rsidP="00074C8B">
      <w:pPr>
        <w:rPr>
          <w:b/>
        </w:rPr>
      </w:pPr>
      <w:r w:rsidRPr="00074C8B">
        <w:rPr>
          <w:b/>
        </w:rPr>
        <w:t>Rental Floating license: Make sure floating license is running on server</w:t>
      </w:r>
    </w:p>
    <w:p w14:paraId="30221B18" w14:textId="77777777" w:rsidR="00074C8B" w:rsidRDefault="00074C8B" w:rsidP="00074C8B">
      <w:r>
        <w:t>When using floating license on a rental system the SERVER and CLIENT need to have the same DATES. Please check the server and client computer dates and make sure they match and that the FloatingLicenseRental is running on the server.</w:t>
      </w:r>
    </w:p>
    <w:p w14:paraId="27762EE7" w14:textId="77777777" w:rsidR="00074C8B" w:rsidRDefault="00074C8B" w:rsidP="00074C8B"/>
    <w:p w14:paraId="7BF21CD2" w14:textId="77777777" w:rsidR="00074C8B" w:rsidRPr="00074C8B" w:rsidRDefault="00074C8B" w:rsidP="00074C8B">
      <w:pPr>
        <w:rPr>
          <w:b/>
        </w:rPr>
      </w:pPr>
      <w:r w:rsidRPr="00074C8B">
        <w:rPr>
          <w:b/>
        </w:rPr>
        <w:t>Rental Floating license: Expired</w:t>
      </w:r>
    </w:p>
    <w:p w14:paraId="12489A61" w14:textId="77777777" w:rsidR="00074C8B" w:rsidRDefault="00074C8B" w:rsidP="00074C8B">
      <w:r>
        <w:t>The rental has expired and need to be renewed.</w:t>
      </w:r>
    </w:p>
    <w:p w14:paraId="065738E8" w14:textId="77777777" w:rsidR="00074C8B" w:rsidRDefault="00074C8B" w:rsidP="00074C8B"/>
    <w:p w14:paraId="5B2EE290" w14:textId="77777777" w:rsidR="00074C8B" w:rsidRPr="00074C8B" w:rsidRDefault="00074C8B" w:rsidP="00074C8B">
      <w:pPr>
        <w:rPr>
          <w:b/>
        </w:rPr>
      </w:pPr>
      <w:r w:rsidRPr="00074C8B">
        <w:rPr>
          <w:b/>
        </w:rPr>
        <w:t>Rental Floating license: lock last used date &gt; computer date. Check server time!</w:t>
      </w:r>
    </w:p>
    <w:p w14:paraId="30B696B0" w14:textId="77777777" w:rsidR="00074C8B" w:rsidRDefault="00074C8B" w:rsidP="00074C8B">
      <w:r>
        <w:t>The date on the client computer has been tampered with. Please go to the floating license program and reload the passwords. And make sure the client computer date is correct and that it matches the server computer date.</w:t>
      </w:r>
    </w:p>
    <w:p w14:paraId="67BFB8C0" w14:textId="77777777" w:rsidR="00074C8B" w:rsidRDefault="00074C8B" w:rsidP="00074C8B"/>
    <w:p w14:paraId="411F7D49" w14:textId="77777777" w:rsidR="00074C8B" w:rsidRPr="00074C8B" w:rsidRDefault="00074C8B" w:rsidP="00074C8B">
      <w:pPr>
        <w:rPr>
          <w:b/>
        </w:rPr>
      </w:pPr>
      <w:r w:rsidRPr="00074C8B">
        <w:rPr>
          <w:b/>
        </w:rPr>
        <w:t>Maximum number of licenses reached</w:t>
      </w:r>
    </w:p>
    <w:p w14:paraId="701623B2" w14:textId="49CB1BED" w:rsidR="00074C8B" w:rsidRDefault="00074C8B" w:rsidP="00074C8B">
      <w:r>
        <w:t>No more licenses available. Check if other clients are running IGEMS and close them to free up a license.</w:t>
      </w:r>
    </w:p>
    <w:p w14:paraId="0FFB2586" w14:textId="0B02F37D" w:rsidR="00C524D6" w:rsidRDefault="00C524D6" w:rsidP="00074C8B"/>
    <w:p w14:paraId="7F1B1A24" w14:textId="77777777" w:rsidR="00DE6B58" w:rsidRPr="00D90E4F" w:rsidRDefault="00DE6B58" w:rsidP="00DE6B58">
      <w:pPr>
        <w:pStyle w:val="Rubrik1"/>
      </w:pPr>
      <w:bookmarkStart w:id="1432" w:name="_Toc115697746"/>
      <w:bookmarkStart w:id="1433" w:name="_Toc129002758"/>
      <w:bookmarkStart w:id="1434" w:name="_Toc229474981"/>
      <w:r w:rsidRPr="00D90E4F">
        <w:lastRenderedPageBreak/>
        <w:t>The CNC-controller</w:t>
      </w:r>
      <w:bookmarkEnd w:id="1432"/>
      <w:bookmarkEnd w:id="1433"/>
      <w:bookmarkEnd w:id="1434"/>
    </w:p>
    <w:p w14:paraId="4DC6C599" w14:textId="77777777" w:rsidR="00DE6B58" w:rsidRPr="00D90E4F" w:rsidRDefault="00DE6B58" w:rsidP="00DE6B58">
      <w:r w:rsidRPr="00D90E4F">
        <w:t xml:space="preserve">In the past our team was developing CAM software for many </w:t>
      </w:r>
      <w:bookmarkStart w:id="1435" w:name="_Hlk4150093"/>
      <w:r w:rsidRPr="00D90E4F">
        <w:t>types' machines. Waterjet, Milling, Lathe and EDM-wire machines</w:t>
      </w:r>
      <w:bookmarkEnd w:id="1435"/>
      <w:r w:rsidRPr="00D90E4F">
        <w:t xml:space="preserve">. </w:t>
      </w:r>
      <w:bookmarkStart w:id="1436" w:name="_Hlk4150073"/>
      <w:r w:rsidRPr="00D90E4F">
        <w:t>In 2000 we change strategy and make the decision to focus on the waterjet cutting technology only. Since that we have supported all waterjet machines on the market</w:t>
      </w:r>
      <w:bookmarkEnd w:id="1436"/>
      <w:r w:rsidRPr="00D90E4F">
        <w:t>. In 2011 we open our waterjet lab there we have 2 5-axis waterjet machines, we use them only for test cutting. One machine has two different 5-axis cutting head powered by a Fanuc 31i. The other machine is equipped with IGEMS CNC that are based on a motion controller from Galil.</w:t>
      </w:r>
    </w:p>
    <w:p w14:paraId="5D97556C" w14:textId="77777777" w:rsidR="00DE6B58" w:rsidRPr="00D90E4F" w:rsidRDefault="00DE6B58" w:rsidP="00DE6B58">
      <w:r w:rsidRPr="00D90E4F">
        <w:t>This is our recommendation for the functionality in a CNC-controller adapted for waterjet cutting.</w:t>
      </w:r>
    </w:p>
    <w:p w14:paraId="11B4FE15" w14:textId="77777777" w:rsidR="00DE6B58" w:rsidRPr="00D90E4F" w:rsidRDefault="00DE6B58" w:rsidP="00DE6B58"/>
    <w:p w14:paraId="67842A0B" w14:textId="77777777" w:rsidR="00DE6B58" w:rsidRPr="00D90E4F" w:rsidRDefault="00DE6B58" w:rsidP="00DE6B58">
      <w:pPr>
        <w:pStyle w:val="Rubrik3"/>
      </w:pPr>
      <w:bookmarkStart w:id="1437" w:name="_Toc129002759"/>
      <w:r w:rsidRPr="00D90E4F">
        <w:t>Cutting speed</w:t>
      </w:r>
      <w:bookmarkEnd w:id="1437"/>
    </w:p>
    <w:p w14:paraId="544DCD99" w14:textId="77777777" w:rsidR="00DE6B58" w:rsidRPr="00D90E4F" w:rsidRDefault="00DE6B58" w:rsidP="00DE6B58">
      <w:r w:rsidRPr="00D90E4F">
        <w:t>A normal CNC file does not contain all necessary information to calculate the speed. Off this reason the speed must be calculated completely in the CAD/CAM system. It can not be done in the CNC-controller.</w:t>
      </w:r>
    </w:p>
    <w:p w14:paraId="47D54C1C" w14:textId="77777777" w:rsidR="00DE6B58" w:rsidRPr="00D90E4F" w:rsidRDefault="00DE6B58" w:rsidP="00DE6B58">
      <w:pPr>
        <w:keepNext/>
      </w:pPr>
      <w:r w:rsidRPr="00D90E4F">
        <w:rPr>
          <w:noProof/>
        </w:rPr>
        <w:drawing>
          <wp:inline distT="0" distB="0" distL="0" distR="0" wp14:anchorId="4817BBE2" wp14:editId="518FA85D">
            <wp:extent cx="3099600" cy="1540800"/>
            <wp:effectExtent l="0" t="0" r="5715" b="2540"/>
            <wp:docPr id="48330" name="Bildobjekt 48330" descr="En bild som visar diagram,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0" name="Bildobjekt 48330" descr="En bild som visar diagram, design&#10;&#10;Automatiskt genererad beskrivning"/>
                    <pic:cNvPicPr/>
                  </pic:nvPicPr>
                  <pic:blipFill>
                    <a:blip r:embed="rId1481" cstate="print">
                      <a:extLst>
                        <a:ext uri="{28A0092B-C50C-407E-A947-70E740481C1C}">
                          <a14:useLocalDpi xmlns:a14="http://schemas.microsoft.com/office/drawing/2010/main" val="0"/>
                        </a:ext>
                      </a:extLst>
                    </a:blip>
                    <a:stretch>
                      <a:fillRect/>
                    </a:stretch>
                  </pic:blipFill>
                  <pic:spPr>
                    <a:xfrm>
                      <a:off x="0" y="0"/>
                      <a:ext cx="3099600" cy="1540800"/>
                    </a:xfrm>
                    <a:prstGeom prst="rect">
                      <a:avLst/>
                    </a:prstGeom>
                  </pic:spPr>
                </pic:pic>
              </a:graphicData>
            </a:graphic>
          </wp:inline>
        </w:drawing>
      </w:r>
    </w:p>
    <w:p w14:paraId="5CD5ACBB" w14:textId="0517B8A0" w:rsidR="00DE6B58" w:rsidRPr="00D90E4F" w:rsidRDefault="00DE6B58" w:rsidP="00DE6B58">
      <w:pPr>
        <w:pStyle w:val="Beskrivning"/>
      </w:pPr>
      <w:r w:rsidRPr="00D90E4F">
        <w:t xml:space="preserve">Picture </w:t>
      </w:r>
      <w:r w:rsidRPr="00D90E4F">
        <w:fldChar w:fldCharType="begin"/>
      </w:r>
      <w:r w:rsidRPr="00D90E4F">
        <w:instrText xml:space="preserve"> SEQ Picture \* ARABIC </w:instrText>
      </w:r>
      <w:r w:rsidRPr="00D90E4F">
        <w:fldChar w:fldCharType="separate"/>
      </w:r>
      <w:r w:rsidR="00EB6DA4">
        <w:rPr>
          <w:noProof/>
        </w:rPr>
        <w:t>529</w:t>
      </w:r>
      <w:r w:rsidRPr="00D90E4F">
        <w:fldChar w:fldCharType="end"/>
      </w:r>
    </w:p>
    <w:p w14:paraId="0C50649E" w14:textId="77777777" w:rsidR="00DE6B58" w:rsidRPr="00D90E4F" w:rsidRDefault="00DE6B58" w:rsidP="00DE6B58">
      <w:r w:rsidRPr="00D90E4F">
        <w:t>In the example above the speed must be adapted for the cutting thickness at all positions of the cutting path.</w:t>
      </w:r>
    </w:p>
    <w:p w14:paraId="0330BD58" w14:textId="77777777" w:rsidR="00DE6B58" w:rsidRPr="00D90E4F" w:rsidRDefault="00DE6B58" w:rsidP="00DE6B58"/>
    <w:p w14:paraId="7FDC986E" w14:textId="77777777" w:rsidR="00DE6B58" w:rsidRPr="00D90E4F" w:rsidRDefault="00DE6B58" w:rsidP="00DE6B58"/>
    <w:p w14:paraId="4CD0AE65" w14:textId="77777777" w:rsidR="00DE6B58" w:rsidRPr="00D90E4F" w:rsidRDefault="00DE6B58" w:rsidP="00DE6B58">
      <w:r w:rsidRPr="00D90E4F">
        <w:t xml:space="preserve"> </w:t>
      </w:r>
    </w:p>
    <w:p w14:paraId="7CBF41F6" w14:textId="77777777" w:rsidR="00DE6B58" w:rsidRPr="00D90E4F" w:rsidRDefault="00DE6B58" w:rsidP="00DE6B58"/>
    <w:p w14:paraId="50528270" w14:textId="77777777" w:rsidR="00DE6B58" w:rsidRPr="00D90E4F" w:rsidRDefault="00DE6B58" w:rsidP="00DE6B58">
      <w:r w:rsidRPr="00D90E4F">
        <w:t xml:space="preserve">In general we can say that the more special functionality </w:t>
      </w:r>
    </w:p>
    <w:p w14:paraId="0862D723" w14:textId="77777777" w:rsidR="00DE6B58" w:rsidRPr="00D90E4F" w:rsidRDefault="00DE6B58" w:rsidP="00DE6B58">
      <w:r w:rsidRPr="00D90E4F">
        <w:t>On this chapter we have summarized our recommendations for how a good</w:t>
      </w:r>
    </w:p>
    <w:p w14:paraId="52E40207" w14:textId="77777777" w:rsidR="00DE6B58" w:rsidRPr="00D90E4F" w:rsidRDefault="00DE6B58" w:rsidP="00DE6B58"/>
    <w:p w14:paraId="102E95BF" w14:textId="77777777" w:rsidR="00DE6B58" w:rsidRPr="00D90E4F" w:rsidRDefault="00DE6B58" w:rsidP="00DE6B58"/>
    <w:p w14:paraId="663373A3" w14:textId="77777777" w:rsidR="00DE6B58" w:rsidRPr="00D26AFE" w:rsidRDefault="00DE6B58" w:rsidP="00DE6B58">
      <w:pPr>
        <w:rPr>
          <w:lang w:val="sv-SE"/>
        </w:rPr>
      </w:pPr>
      <w:r w:rsidRPr="00D26AFE">
        <w:rPr>
          <w:lang w:val="sv-SE"/>
        </w:rPr>
        <w:t>Aotomatic standoff beroende på för stor lutning av stråle är inte bra.</w:t>
      </w:r>
    </w:p>
    <w:p w14:paraId="5EE81758" w14:textId="77777777" w:rsidR="00DE6B58" w:rsidRPr="00D26AFE" w:rsidRDefault="00DE6B58" w:rsidP="00DE6B58">
      <w:pPr>
        <w:rPr>
          <w:lang w:val="sv-SE"/>
        </w:rPr>
      </w:pPr>
      <w:r w:rsidRPr="00D26AFE">
        <w:rPr>
          <w:lang w:val="sv-SE"/>
        </w:rPr>
        <w:tab/>
        <w:t xml:space="preserve"> </w:t>
      </w:r>
    </w:p>
    <w:p w14:paraId="08D470BA" w14:textId="77777777" w:rsidR="00DE6B58" w:rsidRPr="00D26AFE" w:rsidRDefault="00DE6B58" w:rsidP="00DE6B58">
      <w:pPr>
        <w:rPr>
          <w:lang w:val="sv-SE"/>
        </w:rPr>
      </w:pPr>
    </w:p>
    <w:p w14:paraId="58F5364F" w14:textId="77777777" w:rsidR="00DE6B58" w:rsidRPr="00D26AFE" w:rsidRDefault="00DE6B58" w:rsidP="00DE6B58">
      <w:pPr>
        <w:rPr>
          <w:lang w:val="sv-SE"/>
        </w:rPr>
      </w:pPr>
    </w:p>
    <w:p w14:paraId="52314B04" w14:textId="77777777" w:rsidR="00DE6B58" w:rsidRPr="00D26AFE" w:rsidRDefault="00DE6B58" w:rsidP="00DE6B58">
      <w:pPr>
        <w:rPr>
          <w:lang w:val="sv-SE"/>
        </w:rPr>
      </w:pPr>
    </w:p>
    <w:p w14:paraId="0B43B690" w14:textId="77777777" w:rsidR="00C524D6" w:rsidRPr="00DE6B58" w:rsidRDefault="00C524D6" w:rsidP="00074C8B">
      <w:pPr>
        <w:rPr>
          <w:lang w:val="sv-SE"/>
        </w:rPr>
      </w:pPr>
    </w:p>
    <w:p w14:paraId="1C645D20" w14:textId="77777777" w:rsidR="00177B4C" w:rsidRPr="00D90E4F" w:rsidRDefault="00F9150E" w:rsidP="00F9150E">
      <w:pPr>
        <w:pStyle w:val="Rubrik1"/>
      </w:pPr>
      <w:bookmarkStart w:id="1438" w:name="_Toc115697763"/>
      <w:bookmarkStart w:id="1439" w:name="_Toc129003078"/>
      <w:bookmarkStart w:id="1440" w:name="_Toc229474982"/>
      <w:bookmarkEnd w:id="1426"/>
      <w:r w:rsidRPr="00D90E4F">
        <w:lastRenderedPageBreak/>
        <w:t>Final words</w:t>
      </w:r>
      <w:bookmarkEnd w:id="1423"/>
      <w:bookmarkEnd w:id="1438"/>
      <w:bookmarkEnd w:id="1439"/>
      <w:bookmarkEnd w:id="1440"/>
    </w:p>
    <w:p w14:paraId="51555909" w14:textId="77777777" w:rsidR="00F9150E" w:rsidRPr="00D90E4F" w:rsidRDefault="00F9150E" w:rsidP="00F9150E">
      <w:r w:rsidRPr="00D90E4F">
        <w:t>This manual describes the soft</w:t>
      </w:r>
      <w:r w:rsidR="00B67BD6" w:rsidRPr="00D90E4F">
        <w:t xml:space="preserve">ware at the time </w:t>
      </w:r>
      <w:r w:rsidR="00C12792" w:rsidRPr="00D90E4F">
        <w:t>of</w:t>
      </w:r>
      <w:r w:rsidR="00B67BD6" w:rsidRPr="00D90E4F">
        <w:t xml:space="preserve"> publishing</w:t>
      </w:r>
      <w:r w:rsidRPr="00D90E4F">
        <w:t xml:space="preserve">. </w:t>
      </w:r>
      <w:r w:rsidR="00FE7493" w:rsidRPr="00D90E4F">
        <w:t xml:space="preserve">Our goal with the </w:t>
      </w:r>
      <w:r w:rsidR="00C12792" w:rsidRPr="00D90E4F">
        <w:t>software is</w:t>
      </w:r>
      <w:r w:rsidRPr="00D90E4F">
        <w:t xml:space="preserve"> to have a high develop</w:t>
      </w:r>
      <w:r w:rsidR="00FE7493" w:rsidRPr="00D90E4F">
        <w:t>ment</w:t>
      </w:r>
      <w:r w:rsidRPr="00D90E4F">
        <w:t xml:space="preserve"> pace</w:t>
      </w:r>
      <w:r w:rsidR="00C12792" w:rsidRPr="00D90E4F">
        <w:t>. I</w:t>
      </w:r>
      <w:r w:rsidRPr="00D90E4F">
        <w:t>f you have a</w:t>
      </w:r>
      <w:r w:rsidR="00C12792" w:rsidRPr="00D90E4F">
        <w:t>n older</w:t>
      </w:r>
      <w:r w:rsidRPr="00D90E4F">
        <w:t xml:space="preserve"> version of the software there may be parts</w:t>
      </w:r>
      <w:r w:rsidR="00F22D2E" w:rsidRPr="00D90E4F">
        <w:t xml:space="preserve"> that do not coincide with this manual.</w:t>
      </w:r>
    </w:p>
    <w:p w14:paraId="524581E4" w14:textId="77777777" w:rsidR="009E0CC2" w:rsidRPr="00D90E4F" w:rsidRDefault="009E0CC2" w:rsidP="003048E7">
      <w:pPr>
        <w:jc w:val="center"/>
      </w:pPr>
    </w:p>
    <w:p w14:paraId="4F94D694" w14:textId="77777777" w:rsidR="009E0CC2" w:rsidRPr="00D90E4F" w:rsidRDefault="009E0CC2" w:rsidP="003048E7">
      <w:pPr>
        <w:jc w:val="center"/>
      </w:pPr>
    </w:p>
    <w:p w14:paraId="1BF8C1F0" w14:textId="77777777" w:rsidR="009E0CC2" w:rsidRPr="00D90E4F" w:rsidRDefault="009E0CC2" w:rsidP="003048E7">
      <w:pPr>
        <w:jc w:val="center"/>
      </w:pPr>
    </w:p>
    <w:p w14:paraId="3134C352" w14:textId="77777777" w:rsidR="009E0CC2" w:rsidRPr="00D90E4F" w:rsidRDefault="009E0CC2" w:rsidP="003048E7">
      <w:pPr>
        <w:jc w:val="center"/>
      </w:pPr>
    </w:p>
    <w:p w14:paraId="5035DDEE" w14:textId="77777777" w:rsidR="009E0CC2" w:rsidRPr="00D90E4F" w:rsidRDefault="009E0CC2" w:rsidP="003048E7">
      <w:pPr>
        <w:jc w:val="center"/>
      </w:pPr>
    </w:p>
    <w:p w14:paraId="3D8FD5B1" w14:textId="77777777" w:rsidR="009E0CC2" w:rsidRPr="00D90E4F" w:rsidRDefault="009E0CC2" w:rsidP="003048E7">
      <w:pPr>
        <w:jc w:val="center"/>
      </w:pPr>
    </w:p>
    <w:p w14:paraId="5205C629" w14:textId="77777777" w:rsidR="009E0CC2" w:rsidRPr="00D90E4F" w:rsidRDefault="009E0CC2" w:rsidP="003048E7">
      <w:pPr>
        <w:jc w:val="center"/>
      </w:pPr>
    </w:p>
    <w:p w14:paraId="428FEB16" w14:textId="77777777" w:rsidR="009E0CC2" w:rsidRPr="00D90E4F" w:rsidRDefault="009E0CC2" w:rsidP="003048E7">
      <w:pPr>
        <w:jc w:val="center"/>
      </w:pPr>
    </w:p>
    <w:p w14:paraId="263A7CD1" w14:textId="77777777" w:rsidR="00B67BD6" w:rsidRPr="00D90E4F" w:rsidRDefault="00B67BD6" w:rsidP="003048E7">
      <w:pPr>
        <w:jc w:val="center"/>
      </w:pPr>
    </w:p>
    <w:p w14:paraId="2CD31EE4" w14:textId="77777777" w:rsidR="00B67BD6" w:rsidRPr="00D90E4F" w:rsidRDefault="00B67BD6" w:rsidP="003048E7">
      <w:pPr>
        <w:jc w:val="center"/>
      </w:pPr>
    </w:p>
    <w:p w14:paraId="3A54D6D0" w14:textId="77777777" w:rsidR="00B67BD6" w:rsidRPr="00D90E4F" w:rsidRDefault="00B67BD6" w:rsidP="003048E7">
      <w:pPr>
        <w:jc w:val="center"/>
      </w:pPr>
    </w:p>
    <w:p w14:paraId="63C1B610" w14:textId="77777777" w:rsidR="00B67BD6" w:rsidRPr="00D90E4F" w:rsidRDefault="00B67BD6" w:rsidP="003048E7">
      <w:pPr>
        <w:jc w:val="center"/>
      </w:pPr>
    </w:p>
    <w:p w14:paraId="19726F1D" w14:textId="77777777" w:rsidR="00B67BD6" w:rsidRPr="00D90E4F" w:rsidRDefault="00B67BD6" w:rsidP="003048E7">
      <w:pPr>
        <w:jc w:val="center"/>
      </w:pPr>
    </w:p>
    <w:p w14:paraId="561D6335" w14:textId="77777777" w:rsidR="009E0CC2" w:rsidRPr="00D90E4F" w:rsidRDefault="009E0CC2" w:rsidP="003048E7">
      <w:pPr>
        <w:jc w:val="center"/>
      </w:pPr>
    </w:p>
    <w:p w14:paraId="4073C085" w14:textId="77777777" w:rsidR="00F22D2E" w:rsidRPr="00D90E4F" w:rsidRDefault="00F22D2E" w:rsidP="003048E7">
      <w:pPr>
        <w:jc w:val="center"/>
      </w:pPr>
    </w:p>
    <w:p w14:paraId="33AD871C" w14:textId="77777777" w:rsidR="00045FFA" w:rsidRPr="00D90E4F" w:rsidRDefault="00045FFA" w:rsidP="003048E7">
      <w:pPr>
        <w:jc w:val="center"/>
      </w:pPr>
    </w:p>
    <w:p w14:paraId="2324FA04" w14:textId="77777777" w:rsidR="00045FFA" w:rsidRPr="00D90E4F" w:rsidRDefault="00045FFA" w:rsidP="003048E7">
      <w:pPr>
        <w:jc w:val="center"/>
      </w:pPr>
    </w:p>
    <w:p w14:paraId="5C9831CF" w14:textId="77777777" w:rsidR="00045FFA" w:rsidRPr="00D90E4F" w:rsidRDefault="00045FFA" w:rsidP="003048E7">
      <w:pPr>
        <w:jc w:val="center"/>
      </w:pPr>
    </w:p>
    <w:p w14:paraId="55BBC18B" w14:textId="77777777" w:rsidR="00045FFA" w:rsidRPr="00D90E4F" w:rsidRDefault="00045FFA" w:rsidP="003048E7">
      <w:pPr>
        <w:jc w:val="center"/>
      </w:pPr>
    </w:p>
    <w:p w14:paraId="1EFCC831" w14:textId="77777777" w:rsidR="00045FFA" w:rsidRPr="00D90E4F" w:rsidRDefault="00045FFA" w:rsidP="003048E7">
      <w:pPr>
        <w:jc w:val="center"/>
      </w:pPr>
    </w:p>
    <w:p w14:paraId="6298B958" w14:textId="77777777" w:rsidR="00045FFA" w:rsidRPr="00D90E4F" w:rsidRDefault="00045FFA" w:rsidP="003048E7">
      <w:pPr>
        <w:jc w:val="center"/>
      </w:pPr>
    </w:p>
    <w:p w14:paraId="180B51FE" w14:textId="77777777" w:rsidR="00F22D2E" w:rsidRPr="00D90E4F" w:rsidRDefault="00F22D2E" w:rsidP="003048E7">
      <w:pPr>
        <w:jc w:val="center"/>
      </w:pPr>
    </w:p>
    <w:p w14:paraId="05553BC4" w14:textId="77777777" w:rsidR="00F22D2E" w:rsidRPr="00D90E4F" w:rsidRDefault="00F22D2E" w:rsidP="003048E7">
      <w:pPr>
        <w:jc w:val="center"/>
      </w:pPr>
    </w:p>
    <w:p w14:paraId="31E2946A" w14:textId="77777777" w:rsidR="003B2EE6" w:rsidRPr="00D90E4F" w:rsidRDefault="003B2EE6" w:rsidP="003048E7">
      <w:pPr>
        <w:jc w:val="center"/>
      </w:pPr>
    </w:p>
    <w:p w14:paraId="5C64618D" w14:textId="77777777" w:rsidR="00A731B0" w:rsidRPr="00D90E4F" w:rsidRDefault="007D4E42" w:rsidP="003048E7">
      <w:pPr>
        <w:jc w:val="center"/>
      </w:pPr>
      <w:r w:rsidRPr="00D90E4F">
        <w:t>April 12</w:t>
      </w:r>
      <w:r w:rsidR="00FA3324" w:rsidRPr="00D90E4F">
        <w:t>, 201</w:t>
      </w:r>
      <w:r w:rsidRPr="00D90E4F">
        <w:t>9</w:t>
      </w:r>
    </w:p>
    <w:p w14:paraId="11FF3D29" w14:textId="77777777" w:rsidR="00A731B0" w:rsidRPr="00D90E4F" w:rsidRDefault="00A731B0" w:rsidP="003048E7">
      <w:pPr>
        <w:jc w:val="center"/>
      </w:pPr>
    </w:p>
    <w:p w14:paraId="07DA06B2" w14:textId="77777777" w:rsidR="00A731B0" w:rsidRPr="00D90E4F" w:rsidRDefault="003048E7" w:rsidP="003048E7">
      <w:pPr>
        <w:jc w:val="center"/>
      </w:pPr>
      <w:r w:rsidRPr="00D90E4F">
        <w:t xml:space="preserve">Copyright </w:t>
      </w:r>
      <w:r w:rsidR="00A731B0" w:rsidRPr="00D90E4F">
        <w:t>IGEMS AB</w:t>
      </w:r>
    </w:p>
    <w:p w14:paraId="523F8200" w14:textId="77777777" w:rsidR="00A731B0" w:rsidRPr="00D90E4F" w:rsidRDefault="00A731B0" w:rsidP="003048E7">
      <w:pPr>
        <w:jc w:val="center"/>
      </w:pPr>
      <w:r w:rsidRPr="00D90E4F">
        <w:t>Sweden</w:t>
      </w:r>
    </w:p>
    <w:p w14:paraId="696B21B3" w14:textId="77777777" w:rsidR="00EC6DEB" w:rsidRPr="00D90E4F" w:rsidRDefault="00EC6DEB" w:rsidP="003048E7">
      <w:pPr>
        <w:jc w:val="center"/>
      </w:pPr>
    </w:p>
    <w:p w14:paraId="4DF8B8DA" w14:textId="77777777" w:rsidR="005D4460" w:rsidRPr="00D90E4F" w:rsidRDefault="005D4460">
      <w:pPr>
        <w:jc w:val="center"/>
      </w:pPr>
    </w:p>
    <w:p w14:paraId="0A811728" w14:textId="7F221D0F" w:rsidR="00E95D74" w:rsidRDefault="00E95D74" w:rsidP="00E95D74">
      <w:r>
        <w:t>You can read more about the different piercing types and leads on "</w:t>
      </w:r>
      <w:hyperlink w:anchor="_Lead_definitions" w:history="1">
        <w:r w:rsidRPr="0073255B">
          <w:rPr>
            <w:rStyle w:val="Hyperlnk"/>
          </w:rPr>
          <w:t>Lead definitions</w:t>
        </w:r>
      </w:hyperlink>
      <w:r>
        <w:t>"</w:t>
      </w:r>
    </w:p>
    <w:p w14:paraId="1B3000F6" w14:textId="77777777" w:rsidR="002A630C" w:rsidRPr="0073255B" w:rsidRDefault="002A630C" w:rsidP="00E95D74"/>
    <w:p w14:paraId="6894FE5C" w14:textId="57B15B09" w:rsidR="00023CC2" w:rsidRDefault="00023CC2" w:rsidP="00023CC2">
      <w:r>
        <w:t xml:space="preserve">There is more information about connect to part in the </w:t>
      </w:r>
      <w:r w:rsidRPr="00D90E4F">
        <w:t>"</w:t>
      </w:r>
      <w:hyperlink w:anchor="_Connect_to_part" w:history="1">
        <w:r w:rsidRPr="005C2E1E">
          <w:rPr>
            <w:rStyle w:val="Hyperlnk"/>
          </w:rPr>
          <w:t>Contour</w:t>
        </w:r>
      </w:hyperlink>
      <w:r w:rsidRPr="00D90E4F">
        <w:t>" command.</w:t>
      </w:r>
    </w:p>
    <w:p w14:paraId="62F08505" w14:textId="77777777" w:rsidR="00D93C22" w:rsidRDefault="00D93C22" w:rsidP="00023CC2"/>
    <w:p w14:paraId="5CE3CF5B" w14:textId="3D96772D" w:rsidR="00023CC2" w:rsidRDefault="00023CC2" w:rsidP="00023CC2">
      <w:pPr>
        <w:pStyle w:val="DoNow"/>
      </w:pPr>
      <w:bookmarkStart w:id="1441" w:name="_Hlk157085348"/>
      <w:r>
        <w:t xml:space="preserve">Open the file "Curvefit.dig" in the </w:t>
      </w:r>
      <w:hyperlink w:anchor="_Samples" w:history="1">
        <w:r w:rsidRPr="007817C6">
          <w:rPr>
            <w:rStyle w:val="Hyperlnk"/>
          </w:rPr>
          <w:t>Samples directory.</w:t>
        </w:r>
      </w:hyperlink>
    </w:p>
    <w:bookmarkEnd w:id="1441"/>
    <w:p w14:paraId="5EBEAF26" w14:textId="77777777" w:rsidR="00023CC2" w:rsidRPr="00D90E4F" w:rsidRDefault="00023CC2" w:rsidP="00023CC2"/>
    <w:p w14:paraId="4681EE12" w14:textId="50710E7F" w:rsidR="00023CC2" w:rsidRDefault="00023CC2" w:rsidP="00023CC2">
      <w:r>
        <w:t xml:space="preserve">The attribute functionality is the same as for many commands like Quick, Marking, Holes, Toolpath in 3D-5X. You can read more about this </w:t>
      </w:r>
      <w:hyperlink w:anchor="_Attribute" w:history="1">
        <w:r w:rsidRPr="004E153F">
          <w:rPr>
            <w:rStyle w:val="Hyperlnk"/>
          </w:rPr>
          <w:t>here</w:t>
        </w:r>
      </w:hyperlink>
      <w:r>
        <w:t>.</w:t>
      </w:r>
    </w:p>
    <w:p w14:paraId="59D86174" w14:textId="77777777" w:rsidR="00EF528B" w:rsidRDefault="00EF528B" w:rsidP="00E95D74"/>
    <w:p w14:paraId="4B7C9980" w14:textId="42416F43" w:rsidR="004E15A3" w:rsidRDefault="004E15A3" w:rsidP="00E95D74">
      <w:r>
        <w:t xml:space="preserve">You can read more about tool radius compensation (kerf) </w:t>
      </w:r>
      <w:hyperlink w:anchor="_Tool_radius_compensation" w:history="1">
        <w:r w:rsidRPr="004E15A3">
          <w:rPr>
            <w:rStyle w:val="Hyperlnk"/>
          </w:rPr>
          <w:t>here.</w:t>
        </w:r>
      </w:hyperlink>
    </w:p>
    <w:p w14:paraId="6B3B4329" w14:textId="77777777" w:rsidR="002F38C2" w:rsidRDefault="002F38C2" w:rsidP="00E95D74"/>
    <w:p w14:paraId="0DBD1026" w14:textId="7C33E107" w:rsidR="002F38C2" w:rsidRDefault="002F38C2" w:rsidP="002F38C2">
      <w:r>
        <w:t xml:space="preserve">You can read more about piercing </w:t>
      </w:r>
      <w:hyperlink w:anchor="_Piercing" w:history="1">
        <w:r w:rsidRPr="002F38C2">
          <w:rPr>
            <w:rStyle w:val="Hyperlnk"/>
          </w:rPr>
          <w:t>here</w:t>
        </w:r>
      </w:hyperlink>
    </w:p>
    <w:p w14:paraId="7967D777" w14:textId="77777777" w:rsidR="002F38C2" w:rsidRDefault="002F38C2" w:rsidP="00E95D74"/>
    <w:p w14:paraId="5D3600E6" w14:textId="35D056F7" w:rsidR="00EF03E9" w:rsidRPr="00D90E4F" w:rsidRDefault="00EF03E9" w:rsidP="00EF03E9">
      <w:r>
        <w:t xml:space="preserve">You can read more about geometry optimization </w:t>
      </w:r>
      <w:hyperlink w:anchor="_Geometry_optimization_&lt;value&gt;" w:history="1">
        <w:r w:rsidRPr="00EF03E9">
          <w:rPr>
            <w:rStyle w:val="Hyperlnk"/>
          </w:rPr>
          <w:t>here</w:t>
        </w:r>
      </w:hyperlink>
      <w:r>
        <w:t>.</w:t>
      </w:r>
    </w:p>
    <w:p w14:paraId="3D1E6A81" w14:textId="77777777" w:rsidR="00EF03E9" w:rsidRDefault="00EF03E9" w:rsidP="00E95D74"/>
    <w:p w14:paraId="3B928FF4" w14:textId="1BA412C9" w:rsidR="00D93C22" w:rsidRPr="00D90E4F" w:rsidRDefault="00D93C22" w:rsidP="00E95D74">
      <w:r>
        <w:t xml:space="preserve">You can read more about cutting quality </w:t>
      </w:r>
      <w:hyperlink w:anchor="_Quality_1" w:history="1">
        <w:r w:rsidRPr="00F66186">
          <w:rPr>
            <w:rStyle w:val="Hyperlnk"/>
          </w:rPr>
          <w:t>here.</w:t>
        </w:r>
      </w:hyperlink>
    </w:p>
    <w:sectPr w:rsidR="00D93C22" w:rsidRPr="00D90E4F" w:rsidSect="00EF007C">
      <w:headerReference w:type="even" r:id="rId1482"/>
      <w:headerReference w:type="default" r:id="rId1483"/>
      <w:footerReference w:type="even" r:id="rId1484"/>
      <w:footerReference w:type="default" r:id="rId1485"/>
      <w:pgSz w:w="11907" w:h="16839" w:code="9"/>
      <w:pgMar w:top="851" w:right="1134" w:bottom="851" w:left="1134"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9752B" w14:textId="77777777" w:rsidR="00A833E0" w:rsidRDefault="00A833E0">
      <w:r>
        <w:separator/>
      </w:r>
    </w:p>
  </w:endnote>
  <w:endnote w:type="continuationSeparator" w:id="0">
    <w:p w14:paraId="62CFD571" w14:textId="77777777" w:rsidR="00A833E0" w:rsidRDefault="00A83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ebdings">
    <w:panose1 w:val="05030102010509060703"/>
    <w:charset w:val="02"/>
    <w:family w:val="roman"/>
    <w:pitch w:val="variable"/>
    <w:sig w:usb0="00000000" w:usb1="10000000" w:usb2="00000000" w:usb3="00000000" w:csb0="80000000" w:csb1="00000000"/>
  </w:font>
  <w:font w:name="Cascadia Mono Light">
    <w:panose1 w:val="020B0609020000020004"/>
    <w:charset w:val="00"/>
    <w:family w:val="modern"/>
    <w:pitch w:val="fixed"/>
    <w:sig w:usb0="A1002AFF" w:usb1="C200F9FB" w:usb2="00040020" w:usb3="00000000" w:csb0="000001FF" w:csb1="00000000"/>
  </w:font>
  <w:font w:name="Cascadia Code Light">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9C36C" w14:textId="77777777" w:rsidR="00315BDE" w:rsidRDefault="00315BDE" w:rsidP="005B6195">
    <w:pPr>
      <w:pStyle w:val="Sidfot"/>
      <w:pBdr>
        <w:bottom w:val="single" w:sz="4" w:space="1" w:color="auto"/>
      </w:pBdr>
      <w:ind w:right="360"/>
      <w:jc w:val="center"/>
    </w:pPr>
    <w:r>
      <w:rPr>
        <w:rStyle w:val="Sidnummer"/>
      </w:rPr>
      <w:t xml:space="preserve">Page </w:t>
    </w:r>
    <w:r>
      <w:rPr>
        <w:rStyle w:val="Sidnummer"/>
      </w:rPr>
      <w:fldChar w:fldCharType="begin"/>
    </w:r>
    <w:r>
      <w:rPr>
        <w:rStyle w:val="Sidnummer"/>
      </w:rPr>
      <w:instrText xml:space="preserve"> PAGE </w:instrText>
    </w:r>
    <w:r>
      <w:rPr>
        <w:rStyle w:val="Sidnummer"/>
      </w:rPr>
      <w:fldChar w:fldCharType="separate"/>
    </w:r>
    <w:r>
      <w:rPr>
        <w:rStyle w:val="Sidnummer"/>
        <w:noProof/>
      </w:rPr>
      <w:t>20</w:t>
    </w:r>
    <w:r>
      <w:rPr>
        <w:rStyle w:val="Sidnummer"/>
      </w:rPr>
      <w:fldChar w:fldCharType="end"/>
    </w:r>
    <w:r>
      <w:rPr>
        <w:rStyle w:val="Sidnummer"/>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1AA51" w14:textId="77777777" w:rsidR="00315BDE" w:rsidRDefault="00315BDE" w:rsidP="005B6195">
    <w:pPr>
      <w:pStyle w:val="Sidfot"/>
      <w:pBdr>
        <w:bottom w:val="single" w:sz="4" w:space="1" w:color="auto"/>
      </w:pBdr>
      <w:ind w:right="360"/>
      <w:jc w:val="center"/>
    </w:pPr>
    <w:r>
      <w:rPr>
        <w:rStyle w:val="Sidnummer"/>
      </w:rPr>
      <w:t xml:space="preserve">Page </w:t>
    </w:r>
    <w:r>
      <w:rPr>
        <w:rStyle w:val="Sidnummer"/>
      </w:rPr>
      <w:fldChar w:fldCharType="begin"/>
    </w:r>
    <w:r>
      <w:rPr>
        <w:rStyle w:val="Sidnummer"/>
      </w:rPr>
      <w:instrText xml:space="preserve"> PAGE </w:instrText>
    </w:r>
    <w:r>
      <w:rPr>
        <w:rStyle w:val="Sidnummer"/>
      </w:rPr>
      <w:fldChar w:fldCharType="separate"/>
    </w:r>
    <w:r>
      <w:rPr>
        <w:rStyle w:val="Sidnummer"/>
        <w:noProof/>
      </w:rPr>
      <w:t>19</w:t>
    </w:r>
    <w:r>
      <w:rPr>
        <w:rStyle w:val="Sidnummer"/>
      </w:rPr>
      <w:fldChar w:fldCharType="end"/>
    </w:r>
    <w:r>
      <w:rPr>
        <w:rStyle w:val="Sidnumme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F2E08" w14:textId="77777777" w:rsidR="00A833E0" w:rsidRDefault="00A833E0">
      <w:r>
        <w:separator/>
      </w:r>
    </w:p>
  </w:footnote>
  <w:footnote w:type="continuationSeparator" w:id="0">
    <w:p w14:paraId="23A072D2" w14:textId="77777777" w:rsidR="00A833E0" w:rsidRDefault="00A833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131E5" w14:textId="24A2D1DC" w:rsidR="00315BDE" w:rsidRPr="009B5A1D" w:rsidRDefault="00315BDE" w:rsidP="00D62FA0">
    <w:pPr>
      <w:pStyle w:val="Sidhuvud"/>
      <w:pBdr>
        <w:bottom w:val="single" w:sz="4" w:space="1" w:color="auto"/>
      </w:pBdr>
      <w:rPr>
        <w:b/>
      </w:rPr>
    </w:pPr>
    <w:r w:rsidRPr="009B5A1D">
      <w:rPr>
        <w:b/>
      </w:rPr>
      <w:fldChar w:fldCharType="begin"/>
    </w:r>
    <w:r w:rsidRPr="009B5A1D">
      <w:rPr>
        <w:b/>
      </w:rPr>
      <w:instrText xml:space="preserve"> STYLEREF  "Rubrik 1"  \* MERGEFORMAT </w:instrText>
    </w:r>
    <w:r w:rsidRPr="009B5A1D">
      <w:rPr>
        <w:b/>
      </w:rPr>
      <w:fldChar w:fldCharType="separate"/>
    </w:r>
    <w:r w:rsidR="00EB6DA4">
      <w:rPr>
        <w:b/>
        <w:noProof/>
      </w:rPr>
      <w:t>Final words</w:t>
    </w:r>
    <w:r w:rsidRPr="009B5A1D">
      <w:rPr>
        <w:b/>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6A43A" w14:textId="135C1775" w:rsidR="00315BDE" w:rsidRPr="009B5A1D" w:rsidRDefault="00315BDE" w:rsidP="00D62FA0">
    <w:pPr>
      <w:pStyle w:val="Sidhuvud"/>
      <w:pBdr>
        <w:bottom w:val="single" w:sz="4" w:space="1" w:color="auto"/>
      </w:pBdr>
      <w:jc w:val="right"/>
      <w:rPr>
        <w:b/>
      </w:rPr>
    </w:pPr>
    <w:r w:rsidRPr="009B5A1D">
      <w:rPr>
        <w:b/>
      </w:rPr>
      <w:fldChar w:fldCharType="begin"/>
    </w:r>
    <w:r w:rsidRPr="009B5A1D">
      <w:rPr>
        <w:b/>
      </w:rPr>
      <w:instrText xml:space="preserve"> STYLEREF  "Rubrik 1"  \* MERGEFORMAT </w:instrText>
    </w:r>
    <w:r w:rsidRPr="009B5A1D">
      <w:rPr>
        <w:b/>
      </w:rPr>
      <w:fldChar w:fldCharType="separate"/>
    </w:r>
    <w:r w:rsidR="00EB6DA4">
      <w:rPr>
        <w:b/>
        <w:noProof/>
      </w:rPr>
      <w:t>The CNC-controller</w:t>
    </w:r>
    <w:r w:rsidRPr="009B5A1D">
      <w:rPr>
        <w:b/>
        <w:noProof/>
      </w:rPr>
      <w:fldChar w:fldCharType="end"/>
    </w:r>
    <w:bookmarkStart w:id="1442" w:name="_Toc72048872"/>
    <w:bookmarkStart w:id="1443" w:name="_Toc72049377"/>
    <w:bookmarkEnd w:id="1442"/>
    <w:bookmarkEnd w:id="144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2B6E"/>
    <w:multiLevelType w:val="singleLevel"/>
    <w:tmpl w:val="F6E09860"/>
    <w:lvl w:ilvl="0">
      <w:start w:val="1"/>
      <w:numFmt w:val="none"/>
      <w:pStyle w:val="Frga"/>
      <w:lvlText w:val="?"/>
      <w:lvlJc w:val="left"/>
      <w:pPr>
        <w:tabs>
          <w:tab w:val="num" w:pos="-283"/>
        </w:tabs>
        <w:ind w:left="-283" w:hanging="284"/>
      </w:pPr>
      <w:rPr>
        <w:rFonts w:hint="default"/>
        <w:b/>
        <w:i w:val="0"/>
        <w:sz w:val="24"/>
        <w:szCs w:val="24"/>
      </w:rPr>
    </w:lvl>
  </w:abstractNum>
  <w:abstractNum w:abstractNumId="1" w15:restartNumberingAfterBreak="0">
    <w:nsid w:val="02DF4875"/>
    <w:multiLevelType w:val="multilevel"/>
    <w:tmpl w:val="012A28A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A26286"/>
    <w:multiLevelType w:val="hybridMultilevel"/>
    <w:tmpl w:val="10562B8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 w15:restartNumberingAfterBreak="0">
    <w:nsid w:val="04FE2858"/>
    <w:multiLevelType w:val="hybridMultilevel"/>
    <w:tmpl w:val="C06EB1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651B71"/>
    <w:multiLevelType w:val="hybridMultilevel"/>
    <w:tmpl w:val="CF00B58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A772616"/>
    <w:multiLevelType w:val="multilevel"/>
    <w:tmpl w:val="B34E5A54"/>
    <w:lvl w:ilvl="0">
      <w:numFmt w:val="bullet"/>
      <w:lvlText w:val="•"/>
      <w:lvlJc w:val="left"/>
      <w:pPr>
        <w:tabs>
          <w:tab w:val="num" w:pos="360"/>
        </w:tabs>
        <w:ind w:left="360" w:hanging="360"/>
      </w:pPr>
      <w:rPr>
        <w:rFonts w:ascii="Helvetica Neue" w:eastAsia="Helvetica Neue" w:hAnsi="Helvetica Neue" w:cs="Helvetica Neue"/>
        <w:position w:val="0"/>
      </w:rPr>
    </w:lvl>
    <w:lvl w:ilvl="1">
      <w:start w:val="1"/>
      <w:numFmt w:val="lowerLetter"/>
      <w:lvlText w:val="%2."/>
      <w:lvlJc w:val="left"/>
      <w:pPr>
        <w:tabs>
          <w:tab w:val="num" w:pos="1020"/>
        </w:tabs>
        <w:ind w:left="1020" w:hanging="300"/>
      </w:pPr>
      <w:rPr>
        <w:rFonts w:ascii="Helvetica Neue" w:eastAsia="Helvetica Neue" w:hAnsi="Helvetica Neue" w:cs="Helvetica Neue"/>
        <w:position w:val="0"/>
      </w:rPr>
    </w:lvl>
    <w:lvl w:ilvl="2">
      <w:start w:val="1"/>
      <w:numFmt w:val="lowerRoman"/>
      <w:lvlText w:val="%3."/>
      <w:lvlJc w:val="left"/>
      <w:pPr>
        <w:tabs>
          <w:tab w:val="num" w:pos="1751"/>
        </w:tabs>
        <w:ind w:left="1751" w:hanging="247"/>
      </w:pPr>
      <w:rPr>
        <w:rFonts w:ascii="Helvetica Neue" w:eastAsia="Helvetica Neue" w:hAnsi="Helvetica Neue" w:cs="Helvetica Neue"/>
        <w:position w:val="0"/>
      </w:rPr>
    </w:lvl>
    <w:lvl w:ilvl="3">
      <w:start w:val="1"/>
      <w:numFmt w:val="decimal"/>
      <w:lvlText w:val="%4."/>
      <w:lvlJc w:val="left"/>
      <w:pPr>
        <w:tabs>
          <w:tab w:val="num" w:pos="2460"/>
        </w:tabs>
        <w:ind w:left="2460" w:hanging="300"/>
      </w:pPr>
      <w:rPr>
        <w:rFonts w:ascii="Helvetica Neue" w:eastAsia="Helvetica Neue" w:hAnsi="Helvetica Neue" w:cs="Helvetica Neue"/>
        <w:position w:val="0"/>
      </w:rPr>
    </w:lvl>
    <w:lvl w:ilvl="4">
      <w:start w:val="1"/>
      <w:numFmt w:val="lowerLetter"/>
      <w:lvlText w:val="%5."/>
      <w:lvlJc w:val="left"/>
      <w:pPr>
        <w:tabs>
          <w:tab w:val="num" w:pos="3180"/>
        </w:tabs>
        <w:ind w:left="3180" w:hanging="300"/>
      </w:pPr>
      <w:rPr>
        <w:rFonts w:ascii="Helvetica Neue" w:eastAsia="Helvetica Neue" w:hAnsi="Helvetica Neue" w:cs="Helvetica Neue"/>
        <w:position w:val="0"/>
      </w:rPr>
    </w:lvl>
    <w:lvl w:ilvl="5">
      <w:start w:val="1"/>
      <w:numFmt w:val="lowerRoman"/>
      <w:lvlText w:val="%6."/>
      <w:lvlJc w:val="left"/>
      <w:pPr>
        <w:tabs>
          <w:tab w:val="num" w:pos="3911"/>
        </w:tabs>
        <w:ind w:left="3911" w:hanging="247"/>
      </w:pPr>
      <w:rPr>
        <w:rFonts w:ascii="Helvetica Neue" w:eastAsia="Helvetica Neue" w:hAnsi="Helvetica Neue" w:cs="Helvetica Neue"/>
        <w:position w:val="0"/>
      </w:rPr>
    </w:lvl>
    <w:lvl w:ilvl="6">
      <w:start w:val="1"/>
      <w:numFmt w:val="decimal"/>
      <w:lvlText w:val="%7."/>
      <w:lvlJc w:val="left"/>
      <w:pPr>
        <w:tabs>
          <w:tab w:val="num" w:pos="4620"/>
        </w:tabs>
        <w:ind w:left="4620" w:hanging="300"/>
      </w:pPr>
      <w:rPr>
        <w:rFonts w:ascii="Helvetica Neue" w:eastAsia="Helvetica Neue" w:hAnsi="Helvetica Neue" w:cs="Helvetica Neue"/>
        <w:position w:val="0"/>
      </w:rPr>
    </w:lvl>
    <w:lvl w:ilvl="7">
      <w:start w:val="1"/>
      <w:numFmt w:val="lowerLetter"/>
      <w:lvlText w:val="%8."/>
      <w:lvlJc w:val="left"/>
      <w:pPr>
        <w:tabs>
          <w:tab w:val="num" w:pos="5340"/>
        </w:tabs>
        <w:ind w:left="5340" w:hanging="300"/>
      </w:pPr>
      <w:rPr>
        <w:rFonts w:ascii="Helvetica Neue" w:eastAsia="Helvetica Neue" w:hAnsi="Helvetica Neue" w:cs="Helvetica Neue"/>
        <w:position w:val="0"/>
      </w:rPr>
    </w:lvl>
    <w:lvl w:ilvl="8">
      <w:start w:val="1"/>
      <w:numFmt w:val="lowerRoman"/>
      <w:lvlText w:val="%9."/>
      <w:lvlJc w:val="left"/>
      <w:pPr>
        <w:tabs>
          <w:tab w:val="num" w:pos="6071"/>
        </w:tabs>
        <w:ind w:left="6071" w:hanging="247"/>
      </w:pPr>
      <w:rPr>
        <w:rFonts w:ascii="Helvetica Neue" w:eastAsia="Helvetica Neue" w:hAnsi="Helvetica Neue" w:cs="Helvetica Neue"/>
        <w:position w:val="0"/>
      </w:rPr>
    </w:lvl>
  </w:abstractNum>
  <w:abstractNum w:abstractNumId="6" w15:restartNumberingAfterBreak="0">
    <w:nsid w:val="0B420A84"/>
    <w:multiLevelType w:val="hybridMultilevel"/>
    <w:tmpl w:val="90E66960"/>
    <w:lvl w:ilvl="0" w:tplc="041D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0D1047B1"/>
    <w:multiLevelType w:val="hybridMultilevel"/>
    <w:tmpl w:val="33468B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DC43DEB"/>
    <w:multiLevelType w:val="hybridMultilevel"/>
    <w:tmpl w:val="5C6C39B6"/>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9" w15:restartNumberingAfterBreak="0">
    <w:nsid w:val="178A423D"/>
    <w:multiLevelType w:val="hybridMultilevel"/>
    <w:tmpl w:val="BD1204C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190F1D19"/>
    <w:multiLevelType w:val="hybridMultilevel"/>
    <w:tmpl w:val="EDBA95C4"/>
    <w:lvl w:ilvl="0" w:tplc="FC866A6C">
      <w:start w:val="1"/>
      <w:numFmt w:val="bullet"/>
      <w:lvlText w:val="?"/>
      <w:lvlJc w:val="left"/>
      <w:pPr>
        <w:ind w:left="720" w:hanging="360"/>
      </w:pPr>
      <w:rPr>
        <w:rFonts w:ascii="Tahoma" w:hAnsi="Tahoma" w:hint="default"/>
        <w:b/>
        <w:i w:val="0"/>
        <w:sz w:val="28"/>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198C4A9D"/>
    <w:multiLevelType w:val="hybridMultilevel"/>
    <w:tmpl w:val="4BB284CA"/>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2" w15:restartNumberingAfterBreak="0">
    <w:nsid w:val="1E677E9E"/>
    <w:multiLevelType w:val="hybridMultilevel"/>
    <w:tmpl w:val="8BA80D92"/>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3" w15:restartNumberingAfterBreak="0">
    <w:nsid w:val="216D7C52"/>
    <w:multiLevelType w:val="hybridMultilevel"/>
    <w:tmpl w:val="77965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C35B3D"/>
    <w:multiLevelType w:val="multilevel"/>
    <w:tmpl w:val="DED2CA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3E25773"/>
    <w:multiLevelType w:val="hybridMultilevel"/>
    <w:tmpl w:val="38F8EC6A"/>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2291306"/>
    <w:multiLevelType w:val="hybridMultilevel"/>
    <w:tmpl w:val="DFE4ACB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7" w15:restartNumberingAfterBreak="0">
    <w:nsid w:val="359E34EA"/>
    <w:multiLevelType w:val="hybridMultilevel"/>
    <w:tmpl w:val="5BE838CA"/>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8" w15:restartNumberingAfterBreak="0">
    <w:nsid w:val="38141ACA"/>
    <w:multiLevelType w:val="multilevel"/>
    <w:tmpl w:val="C0BC9B1A"/>
    <w:lvl w:ilvl="0">
      <w:numFmt w:val="bullet"/>
      <w:lvlText w:val="•"/>
      <w:lvlJc w:val="left"/>
      <w:pPr>
        <w:tabs>
          <w:tab w:val="num" w:pos="360"/>
        </w:tabs>
        <w:ind w:left="360" w:hanging="360"/>
      </w:pPr>
      <w:rPr>
        <w:rFonts w:ascii="Helvetica Neue" w:eastAsia="Helvetica Neue" w:hAnsi="Helvetica Neue" w:cs="Helvetica Neue"/>
        <w:position w:val="0"/>
      </w:rPr>
    </w:lvl>
    <w:lvl w:ilvl="1">
      <w:start w:val="1"/>
      <w:numFmt w:val="lowerLetter"/>
      <w:lvlText w:val="%2."/>
      <w:lvlJc w:val="left"/>
      <w:pPr>
        <w:tabs>
          <w:tab w:val="num" w:pos="1020"/>
        </w:tabs>
        <w:ind w:left="1020" w:hanging="300"/>
      </w:pPr>
      <w:rPr>
        <w:rFonts w:ascii="Helvetica Neue" w:eastAsia="Helvetica Neue" w:hAnsi="Helvetica Neue" w:cs="Helvetica Neue"/>
        <w:position w:val="0"/>
      </w:rPr>
    </w:lvl>
    <w:lvl w:ilvl="2">
      <w:start w:val="1"/>
      <w:numFmt w:val="lowerRoman"/>
      <w:lvlText w:val="%3."/>
      <w:lvlJc w:val="left"/>
      <w:pPr>
        <w:tabs>
          <w:tab w:val="num" w:pos="1751"/>
        </w:tabs>
        <w:ind w:left="1751" w:hanging="247"/>
      </w:pPr>
      <w:rPr>
        <w:rFonts w:ascii="Helvetica Neue" w:eastAsia="Helvetica Neue" w:hAnsi="Helvetica Neue" w:cs="Helvetica Neue"/>
        <w:position w:val="0"/>
      </w:rPr>
    </w:lvl>
    <w:lvl w:ilvl="3">
      <w:start w:val="1"/>
      <w:numFmt w:val="decimal"/>
      <w:lvlText w:val="%4."/>
      <w:lvlJc w:val="left"/>
      <w:pPr>
        <w:tabs>
          <w:tab w:val="num" w:pos="2460"/>
        </w:tabs>
        <w:ind w:left="2460" w:hanging="300"/>
      </w:pPr>
      <w:rPr>
        <w:rFonts w:ascii="Helvetica Neue" w:eastAsia="Helvetica Neue" w:hAnsi="Helvetica Neue" w:cs="Helvetica Neue"/>
        <w:position w:val="0"/>
      </w:rPr>
    </w:lvl>
    <w:lvl w:ilvl="4">
      <w:start w:val="1"/>
      <w:numFmt w:val="lowerLetter"/>
      <w:lvlText w:val="%5."/>
      <w:lvlJc w:val="left"/>
      <w:pPr>
        <w:tabs>
          <w:tab w:val="num" w:pos="3180"/>
        </w:tabs>
        <w:ind w:left="3180" w:hanging="300"/>
      </w:pPr>
      <w:rPr>
        <w:rFonts w:ascii="Helvetica Neue" w:eastAsia="Helvetica Neue" w:hAnsi="Helvetica Neue" w:cs="Helvetica Neue"/>
        <w:position w:val="0"/>
      </w:rPr>
    </w:lvl>
    <w:lvl w:ilvl="5">
      <w:start w:val="1"/>
      <w:numFmt w:val="lowerRoman"/>
      <w:lvlText w:val="%6."/>
      <w:lvlJc w:val="left"/>
      <w:pPr>
        <w:tabs>
          <w:tab w:val="num" w:pos="3911"/>
        </w:tabs>
        <w:ind w:left="3911" w:hanging="247"/>
      </w:pPr>
      <w:rPr>
        <w:rFonts w:ascii="Helvetica Neue" w:eastAsia="Helvetica Neue" w:hAnsi="Helvetica Neue" w:cs="Helvetica Neue"/>
        <w:position w:val="0"/>
      </w:rPr>
    </w:lvl>
    <w:lvl w:ilvl="6">
      <w:start w:val="1"/>
      <w:numFmt w:val="decimal"/>
      <w:lvlText w:val="%7."/>
      <w:lvlJc w:val="left"/>
      <w:pPr>
        <w:tabs>
          <w:tab w:val="num" w:pos="4620"/>
        </w:tabs>
        <w:ind w:left="4620" w:hanging="300"/>
      </w:pPr>
      <w:rPr>
        <w:rFonts w:ascii="Helvetica Neue" w:eastAsia="Helvetica Neue" w:hAnsi="Helvetica Neue" w:cs="Helvetica Neue"/>
        <w:position w:val="0"/>
      </w:rPr>
    </w:lvl>
    <w:lvl w:ilvl="7">
      <w:start w:val="1"/>
      <w:numFmt w:val="lowerLetter"/>
      <w:lvlText w:val="%8."/>
      <w:lvlJc w:val="left"/>
      <w:pPr>
        <w:tabs>
          <w:tab w:val="num" w:pos="5340"/>
        </w:tabs>
        <w:ind w:left="5340" w:hanging="300"/>
      </w:pPr>
      <w:rPr>
        <w:rFonts w:ascii="Helvetica Neue" w:eastAsia="Helvetica Neue" w:hAnsi="Helvetica Neue" w:cs="Helvetica Neue"/>
        <w:position w:val="0"/>
      </w:rPr>
    </w:lvl>
    <w:lvl w:ilvl="8">
      <w:start w:val="1"/>
      <w:numFmt w:val="lowerRoman"/>
      <w:lvlText w:val="%9."/>
      <w:lvlJc w:val="left"/>
      <w:pPr>
        <w:tabs>
          <w:tab w:val="num" w:pos="6071"/>
        </w:tabs>
        <w:ind w:left="6071" w:hanging="247"/>
      </w:pPr>
      <w:rPr>
        <w:rFonts w:ascii="Helvetica Neue" w:eastAsia="Helvetica Neue" w:hAnsi="Helvetica Neue" w:cs="Helvetica Neue"/>
        <w:position w:val="0"/>
      </w:rPr>
    </w:lvl>
  </w:abstractNum>
  <w:abstractNum w:abstractNumId="19" w15:restartNumberingAfterBreak="0">
    <w:nsid w:val="422F411F"/>
    <w:multiLevelType w:val="hybridMultilevel"/>
    <w:tmpl w:val="89CCDA44"/>
    <w:lvl w:ilvl="0" w:tplc="B3508E8E">
      <w:start w:val="1"/>
      <w:numFmt w:val="none"/>
      <w:pStyle w:val="OPEN"/>
      <w:lvlText w:val=""/>
      <w:lvlJc w:val="left"/>
      <w:pPr>
        <w:tabs>
          <w:tab w:val="num" w:pos="0"/>
        </w:tabs>
        <w:ind w:left="-340" w:hanging="794"/>
      </w:pPr>
      <w:rPr>
        <w:rFonts w:ascii="Wingdings" w:hAnsi="Wingdings" w:hint="default"/>
        <w:b/>
        <w:i w:val="0"/>
        <w:sz w:val="52"/>
        <w:szCs w:val="52"/>
      </w:rPr>
    </w:lvl>
    <w:lvl w:ilvl="1" w:tplc="041D0019">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0" w15:restartNumberingAfterBreak="0">
    <w:nsid w:val="427B303A"/>
    <w:multiLevelType w:val="hybridMultilevel"/>
    <w:tmpl w:val="C466217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536701F"/>
    <w:multiLevelType w:val="hybridMultilevel"/>
    <w:tmpl w:val="CF42B9DE"/>
    <w:lvl w:ilvl="0" w:tplc="041D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45F93544"/>
    <w:multiLevelType w:val="hybridMultilevel"/>
    <w:tmpl w:val="767627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143B5A"/>
    <w:multiLevelType w:val="hybridMultilevel"/>
    <w:tmpl w:val="5F02414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4" w15:restartNumberingAfterBreak="0">
    <w:nsid w:val="46283D98"/>
    <w:multiLevelType w:val="multilevel"/>
    <w:tmpl w:val="6FBA9082"/>
    <w:styleLink w:val="List1"/>
    <w:lvl w:ilvl="0">
      <w:numFmt w:val="bullet"/>
      <w:lvlText w:val="•"/>
      <w:lvlJc w:val="left"/>
      <w:pPr>
        <w:tabs>
          <w:tab w:val="num" w:pos="360"/>
        </w:tabs>
        <w:ind w:left="360" w:hanging="360"/>
      </w:pPr>
      <w:rPr>
        <w:rFonts w:ascii="Helvetica Neue" w:eastAsia="Helvetica Neue" w:hAnsi="Helvetica Neue" w:cs="Helvetica Neue"/>
        <w:position w:val="0"/>
      </w:rPr>
    </w:lvl>
    <w:lvl w:ilvl="1">
      <w:start w:val="1"/>
      <w:numFmt w:val="lowerLetter"/>
      <w:lvlText w:val="%2."/>
      <w:lvlJc w:val="left"/>
      <w:pPr>
        <w:tabs>
          <w:tab w:val="num" w:pos="1020"/>
        </w:tabs>
        <w:ind w:left="1020" w:hanging="300"/>
      </w:pPr>
      <w:rPr>
        <w:rFonts w:ascii="Helvetica Neue" w:eastAsia="Helvetica Neue" w:hAnsi="Helvetica Neue" w:cs="Helvetica Neue"/>
        <w:position w:val="0"/>
      </w:rPr>
    </w:lvl>
    <w:lvl w:ilvl="2">
      <w:start w:val="1"/>
      <w:numFmt w:val="lowerRoman"/>
      <w:lvlText w:val="%3."/>
      <w:lvlJc w:val="left"/>
      <w:pPr>
        <w:tabs>
          <w:tab w:val="num" w:pos="1751"/>
        </w:tabs>
        <w:ind w:left="1751" w:hanging="247"/>
      </w:pPr>
      <w:rPr>
        <w:rFonts w:ascii="Helvetica Neue" w:eastAsia="Helvetica Neue" w:hAnsi="Helvetica Neue" w:cs="Helvetica Neue"/>
        <w:position w:val="0"/>
      </w:rPr>
    </w:lvl>
    <w:lvl w:ilvl="3">
      <w:start w:val="1"/>
      <w:numFmt w:val="decimal"/>
      <w:lvlText w:val="%4."/>
      <w:lvlJc w:val="left"/>
      <w:pPr>
        <w:tabs>
          <w:tab w:val="num" w:pos="2460"/>
        </w:tabs>
        <w:ind w:left="2460" w:hanging="300"/>
      </w:pPr>
      <w:rPr>
        <w:rFonts w:ascii="Helvetica Neue" w:eastAsia="Helvetica Neue" w:hAnsi="Helvetica Neue" w:cs="Helvetica Neue"/>
        <w:position w:val="0"/>
      </w:rPr>
    </w:lvl>
    <w:lvl w:ilvl="4">
      <w:start w:val="1"/>
      <w:numFmt w:val="lowerLetter"/>
      <w:lvlText w:val="%5."/>
      <w:lvlJc w:val="left"/>
      <w:pPr>
        <w:tabs>
          <w:tab w:val="num" w:pos="3180"/>
        </w:tabs>
        <w:ind w:left="3180" w:hanging="300"/>
      </w:pPr>
      <w:rPr>
        <w:rFonts w:ascii="Helvetica Neue" w:eastAsia="Helvetica Neue" w:hAnsi="Helvetica Neue" w:cs="Helvetica Neue"/>
        <w:position w:val="0"/>
      </w:rPr>
    </w:lvl>
    <w:lvl w:ilvl="5">
      <w:start w:val="1"/>
      <w:numFmt w:val="lowerRoman"/>
      <w:lvlText w:val="%6."/>
      <w:lvlJc w:val="left"/>
      <w:pPr>
        <w:tabs>
          <w:tab w:val="num" w:pos="3911"/>
        </w:tabs>
        <w:ind w:left="3911" w:hanging="247"/>
      </w:pPr>
      <w:rPr>
        <w:rFonts w:ascii="Helvetica Neue" w:eastAsia="Helvetica Neue" w:hAnsi="Helvetica Neue" w:cs="Helvetica Neue"/>
        <w:position w:val="0"/>
      </w:rPr>
    </w:lvl>
    <w:lvl w:ilvl="6">
      <w:start w:val="1"/>
      <w:numFmt w:val="decimal"/>
      <w:lvlText w:val="%7."/>
      <w:lvlJc w:val="left"/>
      <w:pPr>
        <w:tabs>
          <w:tab w:val="num" w:pos="4620"/>
        </w:tabs>
        <w:ind w:left="4620" w:hanging="300"/>
      </w:pPr>
      <w:rPr>
        <w:rFonts w:ascii="Helvetica Neue" w:eastAsia="Helvetica Neue" w:hAnsi="Helvetica Neue" w:cs="Helvetica Neue"/>
        <w:position w:val="0"/>
      </w:rPr>
    </w:lvl>
    <w:lvl w:ilvl="7">
      <w:start w:val="1"/>
      <w:numFmt w:val="lowerLetter"/>
      <w:lvlText w:val="%8."/>
      <w:lvlJc w:val="left"/>
      <w:pPr>
        <w:tabs>
          <w:tab w:val="num" w:pos="5340"/>
        </w:tabs>
        <w:ind w:left="5340" w:hanging="300"/>
      </w:pPr>
      <w:rPr>
        <w:rFonts w:ascii="Helvetica Neue" w:eastAsia="Helvetica Neue" w:hAnsi="Helvetica Neue" w:cs="Helvetica Neue"/>
        <w:position w:val="0"/>
      </w:rPr>
    </w:lvl>
    <w:lvl w:ilvl="8">
      <w:start w:val="1"/>
      <w:numFmt w:val="lowerRoman"/>
      <w:lvlText w:val="%9."/>
      <w:lvlJc w:val="left"/>
      <w:pPr>
        <w:tabs>
          <w:tab w:val="num" w:pos="6071"/>
        </w:tabs>
        <w:ind w:left="6071" w:hanging="247"/>
      </w:pPr>
      <w:rPr>
        <w:rFonts w:ascii="Helvetica Neue" w:eastAsia="Helvetica Neue" w:hAnsi="Helvetica Neue" w:cs="Helvetica Neue"/>
        <w:position w:val="0"/>
      </w:rPr>
    </w:lvl>
  </w:abstractNum>
  <w:abstractNum w:abstractNumId="25" w15:restartNumberingAfterBreak="0">
    <w:nsid w:val="4D243171"/>
    <w:multiLevelType w:val="hybridMultilevel"/>
    <w:tmpl w:val="EFA67930"/>
    <w:lvl w:ilvl="0" w:tplc="87321A3A">
      <w:start w:val="1"/>
      <w:numFmt w:val="bullet"/>
      <w:pStyle w:val="DoNow"/>
      <w:lvlText w:val=""/>
      <w:lvlJc w:val="left"/>
      <w:pPr>
        <w:ind w:left="360" w:hanging="360"/>
      </w:pPr>
      <w:rPr>
        <w:rFonts w:ascii="Wingdings" w:hAnsi="Wingdings" w:hint="default"/>
        <w:b/>
        <w:sz w:val="32"/>
        <w:szCs w:val="32"/>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5097006C"/>
    <w:multiLevelType w:val="hybridMultilevel"/>
    <w:tmpl w:val="A3CC7B0C"/>
    <w:lvl w:ilvl="0" w:tplc="70EC6F98">
      <w:start w:val="1"/>
      <w:numFmt w:val="decimal"/>
      <w:pStyle w:val="Formatmall1"/>
      <w:lvlText w:val="Lesson %1."/>
      <w:lvlJc w:val="left"/>
      <w:pPr>
        <w:tabs>
          <w:tab w:val="num" w:pos="1080"/>
        </w:tabs>
        <w:ind w:left="0" w:firstLine="0"/>
      </w:pPr>
      <w:rPr>
        <w:rFonts w:ascii="Tahoma" w:hAnsi="Tahoma" w:hint="default"/>
        <w:b/>
        <w:i w:val="0"/>
        <w:sz w:val="22"/>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7" w15:restartNumberingAfterBreak="0">
    <w:nsid w:val="50A21852"/>
    <w:multiLevelType w:val="hybridMultilevel"/>
    <w:tmpl w:val="60C61DA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8" w15:restartNumberingAfterBreak="0">
    <w:nsid w:val="517C4CD3"/>
    <w:multiLevelType w:val="hybridMultilevel"/>
    <w:tmpl w:val="075A8756"/>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9" w15:restartNumberingAfterBreak="0">
    <w:nsid w:val="531D386E"/>
    <w:multiLevelType w:val="multilevel"/>
    <w:tmpl w:val="144634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33F6CF3"/>
    <w:multiLevelType w:val="hybridMultilevel"/>
    <w:tmpl w:val="D3EA635C"/>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1" w15:restartNumberingAfterBreak="0">
    <w:nsid w:val="549D497C"/>
    <w:multiLevelType w:val="hybridMultilevel"/>
    <w:tmpl w:val="9CE2F0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4D94B38"/>
    <w:multiLevelType w:val="multilevel"/>
    <w:tmpl w:val="F3441184"/>
    <w:lvl w:ilvl="0">
      <w:numFmt w:val="bullet"/>
      <w:lvlText w:val="•"/>
      <w:lvlJc w:val="left"/>
      <w:pPr>
        <w:tabs>
          <w:tab w:val="num" w:pos="360"/>
        </w:tabs>
        <w:ind w:left="360" w:hanging="360"/>
      </w:pPr>
      <w:rPr>
        <w:rFonts w:ascii="Helvetica Neue" w:eastAsia="Helvetica Neue" w:hAnsi="Helvetica Neue" w:cs="Helvetica Neue"/>
        <w:position w:val="0"/>
      </w:rPr>
    </w:lvl>
    <w:lvl w:ilvl="1">
      <w:start w:val="1"/>
      <w:numFmt w:val="lowerLetter"/>
      <w:lvlText w:val="%2."/>
      <w:lvlJc w:val="left"/>
      <w:pPr>
        <w:tabs>
          <w:tab w:val="num" w:pos="1020"/>
        </w:tabs>
        <w:ind w:left="1020" w:hanging="300"/>
      </w:pPr>
      <w:rPr>
        <w:rFonts w:ascii="Helvetica Neue" w:eastAsia="Helvetica Neue" w:hAnsi="Helvetica Neue" w:cs="Helvetica Neue"/>
        <w:position w:val="0"/>
      </w:rPr>
    </w:lvl>
    <w:lvl w:ilvl="2">
      <w:start w:val="1"/>
      <w:numFmt w:val="lowerRoman"/>
      <w:lvlText w:val="%3."/>
      <w:lvlJc w:val="left"/>
      <w:pPr>
        <w:tabs>
          <w:tab w:val="num" w:pos="1751"/>
        </w:tabs>
        <w:ind w:left="1751" w:hanging="247"/>
      </w:pPr>
      <w:rPr>
        <w:rFonts w:ascii="Helvetica Neue" w:eastAsia="Helvetica Neue" w:hAnsi="Helvetica Neue" w:cs="Helvetica Neue"/>
        <w:position w:val="0"/>
      </w:rPr>
    </w:lvl>
    <w:lvl w:ilvl="3">
      <w:start w:val="1"/>
      <w:numFmt w:val="decimal"/>
      <w:lvlText w:val="%4."/>
      <w:lvlJc w:val="left"/>
      <w:pPr>
        <w:tabs>
          <w:tab w:val="num" w:pos="2460"/>
        </w:tabs>
        <w:ind w:left="2460" w:hanging="300"/>
      </w:pPr>
      <w:rPr>
        <w:rFonts w:ascii="Helvetica Neue" w:eastAsia="Helvetica Neue" w:hAnsi="Helvetica Neue" w:cs="Helvetica Neue"/>
        <w:position w:val="0"/>
      </w:rPr>
    </w:lvl>
    <w:lvl w:ilvl="4">
      <w:start w:val="1"/>
      <w:numFmt w:val="lowerLetter"/>
      <w:lvlText w:val="%5."/>
      <w:lvlJc w:val="left"/>
      <w:pPr>
        <w:tabs>
          <w:tab w:val="num" w:pos="3180"/>
        </w:tabs>
        <w:ind w:left="3180" w:hanging="300"/>
      </w:pPr>
      <w:rPr>
        <w:rFonts w:ascii="Helvetica Neue" w:eastAsia="Helvetica Neue" w:hAnsi="Helvetica Neue" w:cs="Helvetica Neue"/>
        <w:position w:val="0"/>
      </w:rPr>
    </w:lvl>
    <w:lvl w:ilvl="5">
      <w:start w:val="1"/>
      <w:numFmt w:val="lowerRoman"/>
      <w:lvlText w:val="%6."/>
      <w:lvlJc w:val="left"/>
      <w:pPr>
        <w:tabs>
          <w:tab w:val="num" w:pos="3911"/>
        </w:tabs>
        <w:ind w:left="3911" w:hanging="247"/>
      </w:pPr>
      <w:rPr>
        <w:rFonts w:ascii="Helvetica Neue" w:eastAsia="Helvetica Neue" w:hAnsi="Helvetica Neue" w:cs="Helvetica Neue"/>
        <w:position w:val="0"/>
      </w:rPr>
    </w:lvl>
    <w:lvl w:ilvl="6">
      <w:start w:val="1"/>
      <w:numFmt w:val="decimal"/>
      <w:lvlText w:val="%7."/>
      <w:lvlJc w:val="left"/>
      <w:pPr>
        <w:tabs>
          <w:tab w:val="num" w:pos="4620"/>
        </w:tabs>
        <w:ind w:left="4620" w:hanging="300"/>
      </w:pPr>
      <w:rPr>
        <w:rFonts w:ascii="Helvetica Neue" w:eastAsia="Helvetica Neue" w:hAnsi="Helvetica Neue" w:cs="Helvetica Neue"/>
        <w:position w:val="0"/>
      </w:rPr>
    </w:lvl>
    <w:lvl w:ilvl="7">
      <w:start w:val="1"/>
      <w:numFmt w:val="lowerLetter"/>
      <w:lvlText w:val="%8."/>
      <w:lvlJc w:val="left"/>
      <w:pPr>
        <w:tabs>
          <w:tab w:val="num" w:pos="5340"/>
        </w:tabs>
        <w:ind w:left="5340" w:hanging="300"/>
      </w:pPr>
      <w:rPr>
        <w:rFonts w:ascii="Helvetica Neue" w:eastAsia="Helvetica Neue" w:hAnsi="Helvetica Neue" w:cs="Helvetica Neue"/>
        <w:position w:val="0"/>
      </w:rPr>
    </w:lvl>
    <w:lvl w:ilvl="8">
      <w:start w:val="1"/>
      <w:numFmt w:val="lowerRoman"/>
      <w:lvlText w:val="%9."/>
      <w:lvlJc w:val="left"/>
      <w:pPr>
        <w:tabs>
          <w:tab w:val="num" w:pos="6071"/>
        </w:tabs>
        <w:ind w:left="6071" w:hanging="247"/>
      </w:pPr>
      <w:rPr>
        <w:rFonts w:ascii="Helvetica Neue" w:eastAsia="Helvetica Neue" w:hAnsi="Helvetica Neue" w:cs="Helvetica Neue"/>
        <w:position w:val="0"/>
      </w:rPr>
    </w:lvl>
  </w:abstractNum>
  <w:abstractNum w:abstractNumId="33" w15:restartNumberingAfterBreak="0">
    <w:nsid w:val="590D069C"/>
    <w:multiLevelType w:val="hybridMultilevel"/>
    <w:tmpl w:val="69C8B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8B645C"/>
    <w:multiLevelType w:val="hybridMultilevel"/>
    <w:tmpl w:val="F030ED6C"/>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35" w15:restartNumberingAfterBreak="0">
    <w:nsid w:val="59F25C03"/>
    <w:multiLevelType w:val="multilevel"/>
    <w:tmpl w:val="8106453A"/>
    <w:lvl w:ilvl="0">
      <w:start w:val="1"/>
      <w:numFmt w:val="decimal"/>
      <w:pStyle w:val="Rubrik1"/>
      <w:lvlText w:val="%1"/>
      <w:lvlJc w:val="left"/>
      <w:pPr>
        <w:ind w:left="432" w:hanging="432"/>
      </w:pPr>
    </w:lvl>
    <w:lvl w:ilvl="1">
      <w:start w:val="1"/>
      <w:numFmt w:val="decimal"/>
      <w:pStyle w:val="Rubrik2"/>
      <w:lvlText w:val="%1.%2"/>
      <w:lvlJc w:val="left"/>
      <w:pPr>
        <w:ind w:left="576" w:hanging="576"/>
      </w:pPr>
    </w:lvl>
    <w:lvl w:ilvl="2">
      <w:start w:val="1"/>
      <w:numFmt w:val="decimal"/>
      <w:pStyle w:val="Rubrik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36" w15:restartNumberingAfterBreak="0">
    <w:nsid w:val="5BAC2ED6"/>
    <w:multiLevelType w:val="hybridMultilevel"/>
    <w:tmpl w:val="E1EE200C"/>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7" w15:restartNumberingAfterBreak="0">
    <w:nsid w:val="5E3C004F"/>
    <w:multiLevelType w:val="hybridMultilevel"/>
    <w:tmpl w:val="1116CA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F883EA9"/>
    <w:multiLevelType w:val="hybridMultilevel"/>
    <w:tmpl w:val="51605ED2"/>
    <w:lvl w:ilvl="0" w:tplc="041D000F">
      <w:start w:val="1"/>
      <w:numFmt w:val="decimal"/>
      <w:lvlText w:val="%1."/>
      <w:lvlJc w:val="left"/>
      <w:pPr>
        <w:ind w:left="36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9" w15:restartNumberingAfterBreak="0">
    <w:nsid w:val="609D2A84"/>
    <w:multiLevelType w:val="multilevel"/>
    <w:tmpl w:val="854ADF66"/>
    <w:lvl w:ilvl="0">
      <w:numFmt w:val="bullet"/>
      <w:lvlText w:val="•"/>
      <w:lvlJc w:val="left"/>
      <w:pPr>
        <w:tabs>
          <w:tab w:val="num" w:pos="360"/>
        </w:tabs>
        <w:ind w:left="360" w:hanging="360"/>
      </w:pPr>
      <w:rPr>
        <w:rFonts w:ascii="Helvetica Neue" w:eastAsia="Helvetica Neue" w:hAnsi="Helvetica Neue" w:cs="Helvetica Neue"/>
        <w:position w:val="0"/>
      </w:rPr>
    </w:lvl>
    <w:lvl w:ilvl="1">
      <w:start w:val="1"/>
      <w:numFmt w:val="lowerLetter"/>
      <w:lvlText w:val="%2."/>
      <w:lvlJc w:val="left"/>
      <w:pPr>
        <w:tabs>
          <w:tab w:val="num" w:pos="1020"/>
        </w:tabs>
        <w:ind w:left="1020" w:hanging="300"/>
      </w:pPr>
      <w:rPr>
        <w:rFonts w:ascii="Helvetica Neue" w:eastAsia="Helvetica Neue" w:hAnsi="Helvetica Neue" w:cs="Helvetica Neue"/>
        <w:position w:val="0"/>
      </w:rPr>
    </w:lvl>
    <w:lvl w:ilvl="2">
      <w:start w:val="1"/>
      <w:numFmt w:val="lowerRoman"/>
      <w:lvlText w:val="%3."/>
      <w:lvlJc w:val="left"/>
      <w:pPr>
        <w:tabs>
          <w:tab w:val="num" w:pos="1751"/>
        </w:tabs>
        <w:ind w:left="1751" w:hanging="247"/>
      </w:pPr>
      <w:rPr>
        <w:rFonts w:ascii="Helvetica Neue" w:eastAsia="Helvetica Neue" w:hAnsi="Helvetica Neue" w:cs="Helvetica Neue"/>
        <w:position w:val="0"/>
      </w:rPr>
    </w:lvl>
    <w:lvl w:ilvl="3">
      <w:start w:val="1"/>
      <w:numFmt w:val="decimal"/>
      <w:lvlText w:val="%4."/>
      <w:lvlJc w:val="left"/>
      <w:pPr>
        <w:tabs>
          <w:tab w:val="num" w:pos="2460"/>
        </w:tabs>
        <w:ind w:left="2460" w:hanging="300"/>
      </w:pPr>
      <w:rPr>
        <w:rFonts w:ascii="Helvetica Neue" w:eastAsia="Helvetica Neue" w:hAnsi="Helvetica Neue" w:cs="Helvetica Neue"/>
        <w:position w:val="0"/>
      </w:rPr>
    </w:lvl>
    <w:lvl w:ilvl="4">
      <w:start w:val="1"/>
      <w:numFmt w:val="lowerLetter"/>
      <w:lvlText w:val="%5."/>
      <w:lvlJc w:val="left"/>
      <w:pPr>
        <w:tabs>
          <w:tab w:val="num" w:pos="3180"/>
        </w:tabs>
        <w:ind w:left="3180" w:hanging="300"/>
      </w:pPr>
      <w:rPr>
        <w:rFonts w:ascii="Helvetica Neue" w:eastAsia="Helvetica Neue" w:hAnsi="Helvetica Neue" w:cs="Helvetica Neue"/>
        <w:position w:val="0"/>
      </w:rPr>
    </w:lvl>
    <w:lvl w:ilvl="5">
      <w:start w:val="1"/>
      <w:numFmt w:val="lowerRoman"/>
      <w:lvlText w:val="%6."/>
      <w:lvlJc w:val="left"/>
      <w:pPr>
        <w:tabs>
          <w:tab w:val="num" w:pos="3911"/>
        </w:tabs>
        <w:ind w:left="3911" w:hanging="247"/>
      </w:pPr>
      <w:rPr>
        <w:rFonts w:ascii="Helvetica Neue" w:eastAsia="Helvetica Neue" w:hAnsi="Helvetica Neue" w:cs="Helvetica Neue"/>
        <w:position w:val="0"/>
      </w:rPr>
    </w:lvl>
    <w:lvl w:ilvl="6">
      <w:start w:val="1"/>
      <w:numFmt w:val="decimal"/>
      <w:lvlText w:val="%7."/>
      <w:lvlJc w:val="left"/>
      <w:pPr>
        <w:tabs>
          <w:tab w:val="num" w:pos="4620"/>
        </w:tabs>
        <w:ind w:left="4620" w:hanging="300"/>
      </w:pPr>
      <w:rPr>
        <w:rFonts w:ascii="Helvetica Neue" w:eastAsia="Helvetica Neue" w:hAnsi="Helvetica Neue" w:cs="Helvetica Neue"/>
        <w:position w:val="0"/>
      </w:rPr>
    </w:lvl>
    <w:lvl w:ilvl="7">
      <w:start w:val="1"/>
      <w:numFmt w:val="lowerLetter"/>
      <w:lvlText w:val="%8."/>
      <w:lvlJc w:val="left"/>
      <w:pPr>
        <w:tabs>
          <w:tab w:val="num" w:pos="5340"/>
        </w:tabs>
        <w:ind w:left="5340" w:hanging="300"/>
      </w:pPr>
      <w:rPr>
        <w:rFonts w:ascii="Helvetica Neue" w:eastAsia="Helvetica Neue" w:hAnsi="Helvetica Neue" w:cs="Helvetica Neue"/>
        <w:position w:val="0"/>
      </w:rPr>
    </w:lvl>
    <w:lvl w:ilvl="8">
      <w:start w:val="1"/>
      <w:numFmt w:val="lowerRoman"/>
      <w:lvlText w:val="%9."/>
      <w:lvlJc w:val="left"/>
      <w:pPr>
        <w:tabs>
          <w:tab w:val="num" w:pos="6071"/>
        </w:tabs>
        <w:ind w:left="6071" w:hanging="247"/>
      </w:pPr>
      <w:rPr>
        <w:rFonts w:ascii="Helvetica Neue" w:eastAsia="Helvetica Neue" w:hAnsi="Helvetica Neue" w:cs="Helvetica Neue"/>
        <w:position w:val="0"/>
      </w:rPr>
    </w:lvl>
  </w:abstractNum>
  <w:abstractNum w:abstractNumId="40" w15:restartNumberingAfterBreak="0">
    <w:nsid w:val="645550AE"/>
    <w:multiLevelType w:val="hybridMultilevel"/>
    <w:tmpl w:val="CF42B9D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660E6674"/>
    <w:multiLevelType w:val="multilevel"/>
    <w:tmpl w:val="861A2B10"/>
    <w:lvl w:ilvl="0">
      <w:numFmt w:val="bullet"/>
      <w:lvlText w:val="•"/>
      <w:lvlJc w:val="left"/>
      <w:pPr>
        <w:tabs>
          <w:tab w:val="num" w:pos="360"/>
        </w:tabs>
        <w:ind w:left="360" w:hanging="360"/>
      </w:pPr>
      <w:rPr>
        <w:rFonts w:ascii="Helvetica Neue" w:eastAsia="Helvetica Neue" w:hAnsi="Helvetica Neue" w:cs="Helvetica Neue"/>
        <w:position w:val="0"/>
      </w:rPr>
    </w:lvl>
    <w:lvl w:ilvl="1">
      <w:start w:val="1"/>
      <w:numFmt w:val="lowerLetter"/>
      <w:lvlText w:val="%2."/>
      <w:lvlJc w:val="left"/>
      <w:pPr>
        <w:tabs>
          <w:tab w:val="num" w:pos="1020"/>
        </w:tabs>
        <w:ind w:left="1020" w:hanging="300"/>
      </w:pPr>
      <w:rPr>
        <w:rFonts w:ascii="Helvetica Neue" w:eastAsia="Helvetica Neue" w:hAnsi="Helvetica Neue" w:cs="Helvetica Neue"/>
        <w:position w:val="0"/>
      </w:rPr>
    </w:lvl>
    <w:lvl w:ilvl="2">
      <w:start w:val="1"/>
      <w:numFmt w:val="lowerRoman"/>
      <w:lvlText w:val="%3."/>
      <w:lvlJc w:val="left"/>
      <w:pPr>
        <w:tabs>
          <w:tab w:val="num" w:pos="1751"/>
        </w:tabs>
        <w:ind w:left="1751" w:hanging="247"/>
      </w:pPr>
      <w:rPr>
        <w:rFonts w:ascii="Helvetica Neue" w:eastAsia="Helvetica Neue" w:hAnsi="Helvetica Neue" w:cs="Helvetica Neue"/>
        <w:position w:val="0"/>
      </w:rPr>
    </w:lvl>
    <w:lvl w:ilvl="3">
      <w:start w:val="1"/>
      <w:numFmt w:val="decimal"/>
      <w:lvlText w:val="%4."/>
      <w:lvlJc w:val="left"/>
      <w:pPr>
        <w:tabs>
          <w:tab w:val="num" w:pos="2460"/>
        </w:tabs>
        <w:ind w:left="2460" w:hanging="300"/>
      </w:pPr>
      <w:rPr>
        <w:rFonts w:ascii="Helvetica Neue" w:eastAsia="Helvetica Neue" w:hAnsi="Helvetica Neue" w:cs="Helvetica Neue"/>
        <w:position w:val="0"/>
      </w:rPr>
    </w:lvl>
    <w:lvl w:ilvl="4">
      <w:start w:val="1"/>
      <w:numFmt w:val="lowerLetter"/>
      <w:lvlText w:val="%5."/>
      <w:lvlJc w:val="left"/>
      <w:pPr>
        <w:tabs>
          <w:tab w:val="num" w:pos="3180"/>
        </w:tabs>
        <w:ind w:left="3180" w:hanging="300"/>
      </w:pPr>
      <w:rPr>
        <w:rFonts w:ascii="Helvetica Neue" w:eastAsia="Helvetica Neue" w:hAnsi="Helvetica Neue" w:cs="Helvetica Neue"/>
        <w:position w:val="0"/>
      </w:rPr>
    </w:lvl>
    <w:lvl w:ilvl="5">
      <w:start w:val="1"/>
      <w:numFmt w:val="lowerRoman"/>
      <w:lvlText w:val="%6."/>
      <w:lvlJc w:val="left"/>
      <w:pPr>
        <w:tabs>
          <w:tab w:val="num" w:pos="3911"/>
        </w:tabs>
        <w:ind w:left="3911" w:hanging="247"/>
      </w:pPr>
      <w:rPr>
        <w:rFonts w:ascii="Helvetica Neue" w:eastAsia="Helvetica Neue" w:hAnsi="Helvetica Neue" w:cs="Helvetica Neue"/>
        <w:position w:val="0"/>
      </w:rPr>
    </w:lvl>
    <w:lvl w:ilvl="6">
      <w:start w:val="1"/>
      <w:numFmt w:val="decimal"/>
      <w:lvlText w:val="%7."/>
      <w:lvlJc w:val="left"/>
      <w:pPr>
        <w:tabs>
          <w:tab w:val="num" w:pos="4620"/>
        </w:tabs>
        <w:ind w:left="4620" w:hanging="300"/>
      </w:pPr>
      <w:rPr>
        <w:rFonts w:ascii="Helvetica Neue" w:eastAsia="Helvetica Neue" w:hAnsi="Helvetica Neue" w:cs="Helvetica Neue"/>
        <w:position w:val="0"/>
      </w:rPr>
    </w:lvl>
    <w:lvl w:ilvl="7">
      <w:start w:val="1"/>
      <w:numFmt w:val="lowerLetter"/>
      <w:lvlText w:val="%8."/>
      <w:lvlJc w:val="left"/>
      <w:pPr>
        <w:tabs>
          <w:tab w:val="num" w:pos="5340"/>
        </w:tabs>
        <w:ind w:left="5340" w:hanging="300"/>
      </w:pPr>
      <w:rPr>
        <w:rFonts w:ascii="Helvetica Neue" w:eastAsia="Helvetica Neue" w:hAnsi="Helvetica Neue" w:cs="Helvetica Neue"/>
        <w:position w:val="0"/>
      </w:rPr>
    </w:lvl>
    <w:lvl w:ilvl="8">
      <w:start w:val="1"/>
      <w:numFmt w:val="lowerRoman"/>
      <w:lvlText w:val="%9."/>
      <w:lvlJc w:val="left"/>
      <w:pPr>
        <w:tabs>
          <w:tab w:val="num" w:pos="6071"/>
        </w:tabs>
        <w:ind w:left="6071" w:hanging="247"/>
      </w:pPr>
      <w:rPr>
        <w:rFonts w:ascii="Helvetica Neue" w:eastAsia="Helvetica Neue" w:hAnsi="Helvetica Neue" w:cs="Helvetica Neue"/>
        <w:position w:val="0"/>
      </w:rPr>
    </w:lvl>
  </w:abstractNum>
  <w:abstractNum w:abstractNumId="42" w15:restartNumberingAfterBreak="0">
    <w:nsid w:val="68EC77E1"/>
    <w:multiLevelType w:val="multilevel"/>
    <w:tmpl w:val="8D486898"/>
    <w:lvl w:ilvl="0">
      <w:numFmt w:val="bullet"/>
      <w:lvlText w:val="•"/>
      <w:lvlJc w:val="left"/>
      <w:pPr>
        <w:tabs>
          <w:tab w:val="num" w:pos="360"/>
        </w:tabs>
        <w:ind w:left="360" w:hanging="360"/>
      </w:pPr>
      <w:rPr>
        <w:rFonts w:ascii="Helvetica Neue" w:eastAsia="Helvetica Neue" w:hAnsi="Helvetica Neue" w:cs="Helvetica Neue"/>
        <w:position w:val="0"/>
      </w:rPr>
    </w:lvl>
    <w:lvl w:ilvl="1">
      <w:start w:val="1"/>
      <w:numFmt w:val="lowerLetter"/>
      <w:lvlText w:val="%2."/>
      <w:lvlJc w:val="left"/>
      <w:pPr>
        <w:tabs>
          <w:tab w:val="num" w:pos="1020"/>
        </w:tabs>
        <w:ind w:left="1020" w:hanging="300"/>
      </w:pPr>
      <w:rPr>
        <w:rFonts w:ascii="Helvetica Neue" w:eastAsia="Helvetica Neue" w:hAnsi="Helvetica Neue" w:cs="Helvetica Neue"/>
        <w:position w:val="0"/>
      </w:rPr>
    </w:lvl>
    <w:lvl w:ilvl="2">
      <w:start w:val="1"/>
      <w:numFmt w:val="lowerRoman"/>
      <w:lvlText w:val="%3."/>
      <w:lvlJc w:val="left"/>
      <w:pPr>
        <w:tabs>
          <w:tab w:val="num" w:pos="1751"/>
        </w:tabs>
        <w:ind w:left="1751" w:hanging="247"/>
      </w:pPr>
      <w:rPr>
        <w:rFonts w:ascii="Helvetica Neue" w:eastAsia="Helvetica Neue" w:hAnsi="Helvetica Neue" w:cs="Helvetica Neue"/>
        <w:position w:val="0"/>
      </w:rPr>
    </w:lvl>
    <w:lvl w:ilvl="3">
      <w:start w:val="1"/>
      <w:numFmt w:val="decimal"/>
      <w:lvlText w:val="%4."/>
      <w:lvlJc w:val="left"/>
      <w:pPr>
        <w:tabs>
          <w:tab w:val="num" w:pos="2460"/>
        </w:tabs>
        <w:ind w:left="2460" w:hanging="300"/>
      </w:pPr>
      <w:rPr>
        <w:rFonts w:ascii="Helvetica Neue" w:eastAsia="Helvetica Neue" w:hAnsi="Helvetica Neue" w:cs="Helvetica Neue"/>
        <w:position w:val="0"/>
      </w:rPr>
    </w:lvl>
    <w:lvl w:ilvl="4">
      <w:start w:val="1"/>
      <w:numFmt w:val="lowerLetter"/>
      <w:lvlText w:val="%5."/>
      <w:lvlJc w:val="left"/>
      <w:pPr>
        <w:tabs>
          <w:tab w:val="num" w:pos="3180"/>
        </w:tabs>
        <w:ind w:left="3180" w:hanging="300"/>
      </w:pPr>
      <w:rPr>
        <w:rFonts w:ascii="Helvetica Neue" w:eastAsia="Helvetica Neue" w:hAnsi="Helvetica Neue" w:cs="Helvetica Neue"/>
        <w:position w:val="0"/>
      </w:rPr>
    </w:lvl>
    <w:lvl w:ilvl="5">
      <w:start w:val="1"/>
      <w:numFmt w:val="lowerRoman"/>
      <w:lvlText w:val="%6."/>
      <w:lvlJc w:val="left"/>
      <w:pPr>
        <w:tabs>
          <w:tab w:val="num" w:pos="3911"/>
        </w:tabs>
        <w:ind w:left="3911" w:hanging="247"/>
      </w:pPr>
      <w:rPr>
        <w:rFonts w:ascii="Helvetica Neue" w:eastAsia="Helvetica Neue" w:hAnsi="Helvetica Neue" w:cs="Helvetica Neue"/>
        <w:position w:val="0"/>
      </w:rPr>
    </w:lvl>
    <w:lvl w:ilvl="6">
      <w:start w:val="1"/>
      <w:numFmt w:val="decimal"/>
      <w:lvlText w:val="%7."/>
      <w:lvlJc w:val="left"/>
      <w:pPr>
        <w:tabs>
          <w:tab w:val="num" w:pos="4620"/>
        </w:tabs>
        <w:ind w:left="4620" w:hanging="300"/>
      </w:pPr>
      <w:rPr>
        <w:rFonts w:ascii="Helvetica Neue" w:eastAsia="Helvetica Neue" w:hAnsi="Helvetica Neue" w:cs="Helvetica Neue"/>
        <w:position w:val="0"/>
      </w:rPr>
    </w:lvl>
    <w:lvl w:ilvl="7">
      <w:start w:val="1"/>
      <w:numFmt w:val="lowerLetter"/>
      <w:lvlText w:val="%8."/>
      <w:lvlJc w:val="left"/>
      <w:pPr>
        <w:tabs>
          <w:tab w:val="num" w:pos="5340"/>
        </w:tabs>
        <w:ind w:left="5340" w:hanging="300"/>
      </w:pPr>
      <w:rPr>
        <w:rFonts w:ascii="Helvetica Neue" w:eastAsia="Helvetica Neue" w:hAnsi="Helvetica Neue" w:cs="Helvetica Neue"/>
        <w:position w:val="0"/>
      </w:rPr>
    </w:lvl>
    <w:lvl w:ilvl="8">
      <w:start w:val="1"/>
      <w:numFmt w:val="lowerRoman"/>
      <w:lvlText w:val="%9."/>
      <w:lvlJc w:val="left"/>
      <w:pPr>
        <w:tabs>
          <w:tab w:val="num" w:pos="6071"/>
        </w:tabs>
        <w:ind w:left="6071" w:hanging="247"/>
      </w:pPr>
      <w:rPr>
        <w:rFonts w:ascii="Helvetica Neue" w:eastAsia="Helvetica Neue" w:hAnsi="Helvetica Neue" w:cs="Helvetica Neue"/>
        <w:position w:val="0"/>
      </w:rPr>
    </w:lvl>
  </w:abstractNum>
  <w:abstractNum w:abstractNumId="43" w15:restartNumberingAfterBreak="0">
    <w:nsid w:val="6FC35860"/>
    <w:multiLevelType w:val="hybridMultilevel"/>
    <w:tmpl w:val="507646C8"/>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44" w15:restartNumberingAfterBreak="0">
    <w:nsid w:val="6FD76720"/>
    <w:multiLevelType w:val="hybridMultilevel"/>
    <w:tmpl w:val="2BDAD98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45" w15:restartNumberingAfterBreak="0">
    <w:nsid w:val="70497BD4"/>
    <w:multiLevelType w:val="hybridMultilevel"/>
    <w:tmpl w:val="7AAC8118"/>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46" w15:restartNumberingAfterBreak="0">
    <w:nsid w:val="777F092F"/>
    <w:multiLevelType w:val="hybridMultilevel"/>
    <w:tmpl w:val="E22E9006"/>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47" w15:restartNumberingAfterBreak="0">
    <w:nsid w:val="7B5A08D0"/>
    <w:multiLevelType w:val="hybridMultilevel"/>
    <w:tmpl w:val="8C504F9E"/>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48" w15:restartNumberingAfterBreak="0">
    <w:nsid w:val="7F595C16"/>
    <w:multiLevelType w:val="hybridMultilevel"/>
    <w:tmpl w:val="6EE26A78"/>
    <w:lvl w:ilvl="0" w:tplc="B55AD0CE">
      <w:start w:val="1"/>
      <w:numFmt w:val="none"/>
      <w:pStyle w:val="Utfr"/>
      <w:lvlText w:val=""/>
      <w:lvlJc w:val="left"/>
      <w:pPr>
        <w:tabs>
          <w:tab w:val="num" w:pos="0"/>
        </w:tabs>
        <w:ind w:left="0" w:firstLine="0"/>
      </w:pPr>
      <w:rPr>
        <w:rFonts w:ascii="Wingdings" w:hAnsi="Wingdings" w:hint="default"/>
        <w:b/>
        <w:i w:val="0"/>
        <w:sz w:val="36"/>
      </w:rPr>
    </w:lvl>
    <w:lvl w:ilvl="1" w:tplc="71681FF0">
      <w:start w:val="1"/>
      <w:numFmt w:val="upperLetter"/>
      <w:lvlText w:val="%2."/>
      <w:lvlJc w:val="left"/>
      <w:pPr>
        <w:tabs>
          <w:tab w:val="num" w:pos="1420"/>
        </w:tabs>
        <w:ind w:left="1420" w:hanging="340"/>
      </w:pPr>
      <w:rPr>
        <w:rFonts w:hint="default"/>
        <w:b/>
        <w:i w:val="0"/>
        <w:sz w:val="36"/>
      </w:r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num w:numId="1" w16cid:durableId="1587303145">
    <w:abstractNumId w:val="0"/>
  </w:num>
  <w:num w:numId="2" w16cid:durableId="1413770739">
    <w:abstractNumId w:val="19"/>
  </w:num>
  <w:num w:numId="3" w16cid:durableId="1429037825">
    <w:abstractNumId w:val="26"/>
  </w:num>
  <w:num w:numId="4" w16cid:durableId="1614365729">
    <w:abstractNumId w:val="48"/>
  </w:num>
  <w:num w:numId="5" w16cid:durableId="455678435">
    <w:abstractNumId w:val="15"/>
  </w:num>
  <w:num w:numId="6" w16cid:durableId="1366442053">
    <w:abstractNumId w:val="4"/>
  </w:num>
  <w:num w:numId="7" w16cid:durableId="1327977533">
    <w:abstractNumId w:val="25"/>
  </w:num>
  <w:num w:numId="8" w16cid:durableId="1444110416">
    <w:abstractNumId w:val="10"/>
  </w:num>
  <w:num w:numId="9" w16cid:durableId="1643922658">
    <w:abstractNumId w:val="8"/>
  </w:num>
  <w:num w:numId="10" w16cid:durableId="797987491">
    <w:abstractNumId w:val="35"/>
  </w:num>
  <w:num w:numId="11" w16cid:durableId="1053583198">
    <w:abstractNumId w:val="34"/>
  </w:num>
  <w:num w:numId="12" w16cid:durableId="956180466">
    <w:abstractNumId w:val="47"/>
  </w:num>
  <w:num w:numId="13" w16cid:durableId="1321231291">
    <w:abstractNumId w:val="38"/>
  </w:num>
  <w:num w:numId="14" w16cid:durableId="1816407888">
    <w:abstractNumId w:val="33"/>
  </w:num>
  <w:num w:numId="15" w16cid:durableId="1881744441">
    <w:abstractNumId w:val="37"/>
  </w:num>
  <w:num w:numId="16" w16cid:durableId="1118529305">
    <w:abstractNumId w:val="3"/>
  </w:num>
  <w:num w:numId="17" w16cid:durableId="1444033859">
    <w:abstractNumId w:val="22"/>
  </w:num>
  <w:num w:numId="18" w16cid:durableId="3830284">
    <w:abstractNumId w:val="13"/>
  </w:num>
  <w:num w:numId="19" w16cid:durableId="1020932067">
    <w:abstractNumId w:val="45"/>
  </w:num>
  <w:num w:numId="20" w16cid:durableId="453644743">
    <w:abstractNumId w:val="17"/>
  </w:num>
  <w:num w:numId="21" w16cid:durableId="1858155281">
    <w:abstractNumId w:val="44"/>
  </w:num>
  <w:num w:numId="22" w16cid:durableId="119109752">
    <w:abstractNumId w:val="2"/>
  </w:num>
  <w:num w:numId="23" w16cid:durableId="928464122">
    <w:abstractNumId w:val="14"/>
  </w:num>
  <w:num w:numId="24" w16cid:durableId="1285506349">
    <w:abstractNumId w:val="29"/>
  </w:num>
  <w:num w:numId="25" w16cid:durableId="1497309632">
    <w:abstractNumId w:val="1"/>
  </w:num>
  <w:num w:numId="26" w16cid:durableId="1547185006">
    <w:abstractNumId w:val="20"/>
  </w:num>
  <w:num w:numId="27" w16cid:durableId="552545863">
    <w:abstractNumId w:val="12"/>
  </w:num>
  <w:num w:numId="28" w16cid:durableId="1830749327">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52104697">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38812085">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18980736">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25808040">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52951555">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62589304">
    <w:abstractNumId w:val="24"/>
  </w:num>
  <w:num w:numId="35" w16cid:durableId="1365591523">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55015934">
    <w:abstractNumId w:val="31"/>
  </w:num>
  <w:num w:numId="37" w16cid:durableId="1490099194">
    <w:abstractNumId w:val="7"/>
  </w:num>
  <w:num w:numId="38" w16cid:durableId="1817529782">
    <w:abstractNumId w:val="46"/>
  </w:num>
  <w:num w:numId="39" w16cid:durableId="447699452">
    <w:abstractNumId w:val="21"/>
  </w:num>
  <w:num w:numId="40" w16cid:durableId="2007979821">
    <w:abstractNumId w:val="40"/>
  </w:num>
  <w:num w:numId="41" w16cid:durableId="376199048">
    <w:abstractNumId w:val="23"/>
  </w:num>
  <w:num w:numId="42" w16cid:durableId="755588970">
    <w:abstractNumId w:val="16"/>
  </w:num>
  <w:num w:numId="43" w16cid:durableId="53817899">
    <w:abstractNumId w:val="28"/>
  </w:num>
  <w:num w:numId="44" w16cid:durableId="1815415746">
    <w:abstractNumId w:val="27"/>
  </w:num>
  <w:num w:numId="45" w16cid:durableId="594170540">
    <w:abstractNumId w:val="36"/>
  </w:num>
  <w:num w:numId="46" w16cid:durableId="2017464670">
    <w:abstractNumId w:val="43"/>
  </w:num>
  <w:num w:numId="47" w16cid:durableId="1144467279">
    <w:abstractNumId w:val="9"/>
  </w:num>
  <w:num w:numId="48" w16cid:durableId="995496011">
    <w:abstractNumId w:val="30"/>
  </w:num>
  <w:num w:numId="49" w16cid:durableId="697002766">
    <w:abstractNumId w:val="6"/>
  </w:num>
  <w:num w:numId="50" w16cid:durableId="28843176">
    <w:abstractNumId w:val="1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0" w:nlCheck="1" w:checkStyle="1"/>
  <w:activeWritingStyle w:appName="MSWord" w:lang="en-GB" w:vendorID="64" w:dllVersion="0" w:nlCheck="1" w:checkStyle="1"/>
  <w:activeWritingStyle w:appName="MSWord" w:lang="sv-SE" w:vendorID="64" w:dllVersion="0" w:nlCheck="1" w:checkStyle="0"/>
  <w:activeWritingStyle w:appName="MSWord" w:lang="en-US" w:vendorID="64" w:dllVersion="6" w:nlCheck="1" w:checkStyle="1"/>
  <w:activeWritingStyle w:appName="MSWord" w:lang="en-US" w:vendorID="64" w:dllVersion="4096" w:nlCheck="1" w:checkStyle="0"/>
  <w:activeWritingStyle w:appName="MSWord" w:lang="sv-SE" w:vendorID="64" w:dllVersion="4096" w:nlCheck="1" w:checkStyle="0"/>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1304"/>
  <w:hyphenationZone w:val="425"/>
  <w:evenAndOddHeaders/>
  <w:drawingGridHorizontalSpacing w:val="10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892"/>
    <w:rsid w:val="00000029"/>
    <w:rsid w:val="0000174E"/>
    <w:rsid w:val="00001955"/>
    <w:rsid w:val="00001B4E"/>
    <w:rsid w:val="00001DA8"/>
    <w:rsid w:val="00001E00"/>
    <w:rsid w:val="00001EAC"/>
    <w:rsid w:val="00002D16"/>
    <w:rsid w:val="00002D56"/>
    <w:rsid w:val="00002F89"/>
    <w:rsid w:val="00003023"/>
    <w:rsid w:val="000031D5"/>
    <w:rsid w:val="00003343"/>
    <w:rsid w:val="0000335C"/>
    <w:rsid w:val="00003593"/>
    <w:rsid w:val="00003738"/>
    <w:rsid w:val="0000381D"/>
    <w:rsid w:val="00003ACD"/>
    <w:rsid w:val="00003BB5"/>
    <w:rsid w:val="00003C01"/>
    <w:rsid w:val="00003C55"/>
    <w:rsid w:val="0000419E"/>
    <w:rsid w:val="0000421D"/>
    <w:rsid w:val="000042C8"/>
    <w:rsid w:val="00004305"/>
    <w:rsid w:val="0000433C"/>
    <w:rsid w:val="0000454A"/>
    <w:rsid w:val="0000467E"/>
    <w:rsid w:val="00004684"/>
    <w:rsid w:val="00004D43"/>
    <w:rsid w:val="00005043"/>
    <w:rsid w:val="00005326"/>
    <w:rsid w:val="0000538A"/>
    <w:rsid w:val="0000538C"/>
    <w:rsid w:val="000054F5"/>
    <w:rsid w:val="0000591D"/>
    <w:rsid w:val="000059EA"/>
    <w:rsid w:val="0000606B"/>
    <w:rsid w:val="000063E9"/>
    <w:rsid w:val="0000690A"/>
    <w:rsid w:val="00006C55"/>
    <w:rsid w:val="000073F6"/>
    <w:rsid w:val="000074A3"/>
    <w:rsid w:val="000077A4"/>
    <w:rsid w:val="000079E6"/>
    <w:rsid w:val="00010251"/>
    <w:rsid w:val="000105EC"/>
    <w:rsid w:val="000105FC"/>
    <w:rsid w:val="00010A7E"/>
    <w:rsid w:val="00010C4B"/>
    <w:rsid w:val="00010D08"/>
    <w:rsid w:val="00011055"/>
    <w:rsid w:val="00011908"/>
    <w:rsid w:val="00011BB6"/>
    <w:rsid w:val="00011CE4"/>
    <w:rsid w:val="000121FC"/>
    <w:rsid w:val="0001240B"/>
    <w:rsid w:val="00012B80"/>
    <w:rsid w:val="00012D07"/>
    <w:rsid w:val="00012D24"/>
    <w:rsid w:val="00012E97"/>
    <w:rsid w:val="000131E8"/>
    <w:rsid w:val="000133E1"/>
    <w:rsid w:val="0001349F"/>
    <w:rsid w:val="00013808"/>
    <w:rsid w:val="000138F6"/>
    <w:rsid w:val="00013A12"/>
    <w:rsid w:val="00013AF1"/>
    <w:rsid w:val="00013E68"/>
    <w:rsid w:val="00014788"/>
    <w:rsid w:val="0001485C"/>
    <w:rsid w:val="00014A3D"/>
    <w:rsid w:val="0001531C"/>
    <w:rsid w:val="0001580C"/>
    <w:rsid w:val="0001583D"/>
    <w:rsid w:val="00015A6E"/>
    <w:rsid w:val="00015DFE"/>
    <w:rsid w:val="00016303"/>
    <w:rsid w:val="000163BC"/>
    <w:rsid w:val="00016484"/>
    <w:rsid w:val="000164E8"/>
    <w:rsid w:val="00016887"/>
    <w:rsid w:val="00016B91"/>
    <w:rsid w:val="00016C0E"/>
    <w:rsid w:val="00017010"/>
    <w:rsid w:val="00017015"/>
    <w:rsid w:val="000170CA"/>
    <w:rsid w:val="0001716F"/>
    <w:rsid w:val="0001747C"/>
    <w:rsid w:val="00017AC2"/>
    <w:rsid w:val="00017AF1"/>
    <w:rsid w:val="00017D37"/>
    <w:rsid w:val="000200A6"/>
    <w:rsid w:val="000202B7"/>
    <w:rsid w:val="00020382"/>
    <w:rsid w:val="00020563"/>
    <w:rsid w:val="00020640"/>
    <w:rsid w:val="000207F8"/>
    <w:rsid w:val="00020F0B"/>
    <w:rsid w:val="0002123A"/>
    <w:rsid w:val="000214D6"/>
    <w:rsid w:val="00021581"/>
    <w:rsid w:val="00021A89"/>
    <w:rsid w:val="00021B66"/>
    <w:rsid w:val="00021BA4"/>
    <w:rsid w:val="00021C96"/>
    <w:rsid w:val="00021D02"/>
    <w:rsid w:val="00021F3C"/>
    <w:rsid w:val="000222A6"/>
    <w:rsid w:val="00022546"/>
    <w:rsid w:val="000227AB"/>
    <w:rsid w:val="00022C1C"/>
    <w:rsid w:val="00022EFF"/>
    <w:rsid w:val="0002306D"/>
    <w:rsid w:val="0002318F"/>
    <w:rsid w:val="000238E2"/>
    <w:rsid w:val="00023CAF"/>
    <w:rsid w:val="00023CC2"/>
    <w:rsid w:val="00024134"/>
    <w:rsid w:val="000242B4"/>
    <w:rsid w:val="00024A44"/>
    <w:rsid w:val="00024A90"/>
    <w:rsid w:val="00024BDE"/>
    <w:rsid w:val="00024EF9"/>
    <w:rsid w:val="00025046"/>
    <w:rsid w:val="0002553A"/>
    <w:rsid w:val="00025808"/>
    <w:rsid w:val="000258E9"/>
    <w:rsid w:val="000259AB"/>
    <w:rsid w:val="00025F60"/>
    <w:rsid w:val="00026A22"/>
    <w:rsid w:val="00026C91"/>
    <w:rsid w:val="00026F46"/>
    <w:rsid w:val="00026F5F"/>
    <w:rsid w:val="0002774F"/>
    <w:rsid w:val="00027A30"/>
    <w:rsid w:val="00027CA1"/>
    <w:rsid w:val="00030193"/>
    <w:rsid w:val="00030271"/>
    <w:rsid w:val="000302A2"/>
    <w:rsid w:val="00030421"/>
    <w:rsid w:val="00030447"/>
    <w:rsid w:val="000306C6"/>
    <w:rsid w:val="00030A6D"/>
    <w:rsid w:val="00030CAE"/>
    <w:rsid w:val="00030F26"/>
    <w:rsid w:val="000310D0"/>
    <w:rsid w:val="000311CE"/>
    <w:rsid w:val="00031324"/>
    <w:rsid w:val="00031B6D"/>
    <w:rsid w:val="00031F0F"/>
    <w:rsid w:val="00032262"/>
    <w:rsid w:val="0003228E"/>
    <w:rsid w:val="00032298"/>
    <w:rsid w:val="000326F6"/>
    <w:rsid w:val="00032B30"/>
    <w:rsid w:val="00032D36"/>
    <w:rsid w:val="00032D80"/>
    <w:rsid w:val="00032E5D"/>
    <w:rsid w:val="00032E7F"/>
    <w:rsid w:val="000332F3"/>
    <w:rsid w:val="00033884"/>
    <w:rsid w:val="000338A3"/>
    <w:rsid w:val="00033DCB"/>
    <w:rsid w:val="00033F09"/>
    <w:rsid w:val="0003425A"/>
    <w:rsid w:val="000343FA"/>
    <w:rsid w:val="000344CC"/>
    <w:rsid w:val="00034671"/>
    <w:rsid w:val="000349E4"/>
    <w:rsid w:val="00034DDB"/>
    <w:rsid w:val="00035015"/>
    <w:rsid w:val="0003537E"/>
    <w:rsid w:val="000353CA"/>
    <w:rsid w:val="00035480"/>
    <w:rsid w:val="00035ABA"/>
    <w:rsid w:val="00035C6E"/>
    <w:rsid w:val="000360A2"/>
    <w:rsid w:val="0003617F"/>
    <w:rsid w:val="00036634"/>
    <w:rsid w:val="0003687A"/>
    <w:rsid w:val="000371E8"/>
    <w:rsid w:val="00037451"/>
    <w:rsid w:val="0003793D"/>
    <w:rsid w:val="000379E4"/>
    <w:rsid w:val="00037B85"/>
    <w:rsid w:val="00037E19"/>
    <w:rsid w:val="00037FFE"/>
    <w:rsid w:val="00040409"/>
    <w:rsid w:val="00040431"/>
    <w:rsid w:val="00040695"/>
    <w:rsid w:val="000407BA"/>
    <w:rsid w:val="000407C6"/>
    <w:rsid w:val="00040942"/>
    <w:rsid w:val="0004094F"/>
    <w:rsid w:val="00040D76"/>
    <w:rsid w:val="00040DBA"/>
    <w:rsid w:val="00040E2C"/>
    <w:rsid w:val="0004121B"/>
    <w:rsid w:val="000416B5"/>
    <w:rsid w:val="000416BA"/>
    <w:rsid w:val="00041796"/>
    <w:rsid w:val="00041872"/>
    <w:rsid w:val="00041B04"/>
    <w:rsid w:val="00041C31"/>
    <w:rsid w:val="00041D6B"/>
    <w:rsid w:val="00041E60"/>
    <w:rsid w:val="000424D1"/>
    <w:rsid w:val="0004260A"/>
    <w:rsid w:val="000429E6"/>
    <w:rsid w:val="00042AAE"/>
    <w:rsid w:val="00042D57"/>
    <w:rsid w:val="00042EC1"/>
    <w:rsid w:val="0004305F"/>
    <w:rsid w:val="00043077"/>
    <w:rsid w:val="000430CA"/>
    <w:rsid w:val="000434AE"/>
    <w:rsid w:val="000438C6"/>
    <w:rsid w:val="00043E1A"/>
    <w:rsid w:val="000443D6"/>
    <w:rsid w:val="00044412"/>
    <w:rsid w:val="00044604"/>
    <w:rsid w:val="00044795"/>
    <w:rsid w:val="0004488F"/>
    <w:rsid w:val="00044D33"/>
    <w:rsid w:val="0004522F"/>
    <w:rsid w:val="0004542B"/>
    <w:rsid w:val="0004550F"/>
    <w:rsid w:val="00045613"/>
    <w:rsid w:val="00045BE4"/>
    <w:rsid w:val="00045CA7"/>
    <w:rsid w:val="00045FB4"/>
    <w:rsid w:val="00045FFA"/>
    <w:rsid w:val="000460C3"/>
    <w:rsid w:val="00046263"/>
    <w:rsid w:val="0004633C"/>
    <w:rsid w:val="00046402"/>
    <w:rsid w:val="000468E3"/>
    <w:rsid w:val="00046B0A"/>
    <w:rsid w:val="00046CFB"/>
    <w:rsid w:val="00046FFB"/>
    <w:rsid w:val="000475E2"/>
    <w:rsid w:val="0004787B"/>
    <w:rsid w:val="000478CC"/>
    <w:rsid w:val="000479F5"/>
    <w:rsid w:val="00047C9C"/>
    <w:rsid w:val="0005057B"/>
    <w:rsid w:val="000507A8"/>
    <w:rsid w:val="00050BD2"/>
    <w:rsid w:val="00050C63"/>
    <w:rsid w:val="00050CEC"/>
    <w:rsid w:val="000511BE"/>
    <w:rsid w:val="000511DC"/>
    <w:rsid w:val="000515AD"/>
    <w:rsid w:val="00051607"/>
    <w:rsid w:val="000517C8"/>
    <w:rsid w:val="00051930"/>
    <w:rsid w:val="00051996"/>
    <w:rsid w:val="00051A45"/>
    <w:rsid w:val="00051AB7"/>
    <w:rsid w:val="00051B8E"/>
    <w:rsid w:val="00051CD4"/>
    <w:rsid w:val="00052188"/>
    <w:rsid w:val="000525CB"/>
    <w:rsid w:val="000526EA"/>
    <w:rsid w:val="00052705"/>
    <w:rsid w:val="000527AA"/>
    <w:rsid w:val="00052FD3"/>
    <w:rsid w:val="00053020"/>
    <w:rsid w:val="00053507"/>
    <w:rsid w:val="0005353D"/>
    <w:rsid w:val="000537DF"/>
    <w:rsid w:val="000539A1"/>
    <w:rsid w:val="00053B4B"/>
    <w:rsid w:val="00053E45"/>
    <w:rsid w:val="00053E6B"/>
    <w:rsid w:val="0005426B"/>
    <w:rsid w:val="00054444"/>
    <w:rsid w:val="0005452B"/>
    <w:rsid w:val="000549D3"/>
    <w:rsid w:val="00054F3E"/>
    <w:rsid w:val="000551FE"/>
    <w:rsid w:val="0005574C"/>
    <w:rsid w:val="00055807"/>
    <w:rsid w:val="0005586A"/>
    <w:rsid w:val="00055993"/>
    <w:rsid w:val="00055AE5"/>
    <w:rsid w:val="00055E70"/>
    <w:rsid w:val="000568F9"/>
    <w:rsid w:val="00056946"/>
    <w:rsid w:val="000569FF"/>
    <w:rsid w:val="00056B08"/>
    <w:rsid w:val="00056D43"/>
    <w:rsid w:val="00056E4F"/>
    <w:rsid w:val="00056EAF"/>
    <w:rsid w:val="00056F01"/>
    <w:rsid w:val="00056F7B"/>
    <w:rsid w:val="00057076"/>
    <w:rsid w:val="000572B6"/>
    <w:rsid w:val="00057535"/>
    <w:rsid w:val="00057762"/>
    <w:rsid w:val="00057847"/>
    <w:rsid w:val="00057A4A"/>
    <w:rsid w:val="00057BCD"/>
    <w:rsid w:val="00057DF1"/>
    <w:rsid w:val="00060829"/>
    <w:rsid w:val="00060F44"/>
    <w:rsid w:val="00061249"/>
    <w:rsid w:val="00061656"/>
    <w:rsid w:val="000618CC"/>
    <w:rsid w:val="00061FD3"/>
    <w:rsid w:val="000622EB"/>
    <w:rsid w:val="00062618"/>
    <w:rsid w:val="00062A7E"/>
    <w:rsid w:val="00062D77"/>
    <w:rsid w:val="00062E85"/>
    <w:rsid w:val="00062F4B"/>
    <w:rsid w:val="000635CC"/>
    <w:rsid w:val="00063630"/>
    <w:rsid w:val="00063CAF"/>
    <w:rsid w:val="000641DA"/>
    <w:rsid w:val="00064280"/>
    <w:rsid w:val="000646DC"/>
    <w:rsid w:val="00064CDF"/>
    <w:rsid w:val="00064D84"/>
    <w:rsid w:val="00064E85"/>
    <w:rsid w:val="0006539E"/>
    <w:rsid w:val="00065616"/>
    <w:rsid w:val="00065697"/>
    <w:rsid w:val="000657DD"/>
    <w:rsid w:val="00065B02"/>
    <w:rsid w:val="00065FB1"/>
    <w:rsid w:val="0006617A"/>
    <w:rsid w:val="0006647B"/>
    <w:rsid w:val="00066917"/>
    <w:rsid w:val="00066A5D"/>
    <w:rsid w:val="00066DC7"/>
    <w:rsid w:val="000672D5"/>
    <w:rsid w:val="000675B2"/>
    <w:rsid w:val="0006765D"/>
    <w:rsid w:val="00067665"/>
    <w:rsid w:val="000676FB"/>
    <w:rsid w:val="0006789E"/>
    <w:rsid w:val="000678AB"/>
    <w:rsid w:val="000679AA"/>
    <w:rsid w:val="00070217"/>
    <w:rsid w:val="00070222"/>
    <w:rsid w:val="0007131F"/>
    <w:rsid w:val="0007180E"/>
    <w:rsid w:val="000718D4"/>
    <w:rsid w:val="000718D6"/>
    <w:rsid w:val="00071A85"/>
    <w:rsid w:val="00071BF5"/>
    <w:rsid w:val="00071EEB"/>
    <w:rsid w:val="0007247E"/>
    <w:rsid w:val="0007250B"/>
    <w:rsid w:val="0007262C"/>
    <w:rsid w:val="00072B91"/>
    <w:rsid w:val="00072CFA"/>
    <w:rsid w:val="00072DC6"/>
    <w:rsid w:val="00072F34"/>
    <w:rsid w:val="00072F49"/>
    <w:rsid w:val="000732D6"/>
    <w:rsid w:val="00073342"/>
    <w:rsid w:val="0007362F"/>
    <w:rsid w:val="0007397F"/>
    <w:rsid w:val="000739E4"/>
    <w:rsid w:val="00073A13"/>
    <w:rsid w:val="000746FB"/>
    <w:rsid w:val="00074C8B"/>
    <w:rsid w:val="00074EC4"/>
    <w:rsid w:val="00075084"/>
    <w:rsid w:val="00075BC5"/>
    <w:rsid w:val="00075DBD"/>
    <w:rsid w:val="00075DF2"/>
    <w:rsid w:val="00075FD2"/>
    <w:rsid w:val="00076693"/>
    <w:rsid w:val="00076D88"/>
    <w:rsid w:val="00076FA8"/>
    <w:rsid w:val="00077140"/>
    <w:rsid w:val="000773D1"/>
    <w:rsid w:val="000773DA"/>
    <w:rsid w:val="00077494"/>
    <w:rsid w:val="000776E9"/>
    <w:rsid w:val="0007799E"/>
    <w:rsid w:val="00077D14"/>
    <w:rsid w:val="00077F08"/>
    <w:rsid w:val="0008025C"/>
    <w:rsid w:val="000802ED"/>
    <w:rsid w:val="000803E6"/>
    <w:rsid w:val="00080597"/>
    <w:rsid w:val="000806D5"/>
    <w:rsid w:val="00080742"/>
    <w:rsid w:val="00080941"/>
    <w:rsid w:val="000809F9"/>
    <w:rsid w:val="00080AD1"/>
    <w:rsid w:val="00080FAC"/>
    <w:rsid w:val="0008167D"/>
    <w:rsid w:val="00081706"/>
    <w:rsid w:val="00082485"/>
    <w:rsid w:val="00082723"/>
    <w:rsid w:val="00082951"/>
    <w:rsid w:val="00082A73"/>
    <w:rsid w:val="00082AB3"/>
    <w:rsid w:val="00082AF9"/>
    <w:rsid w:val="00082BC6"/>
    <w:rsid w:val="00082C97"/>
    <w:rsid w:val="00082CED"/>
    <w:rsid w:val="00082D41"/>
    <w:rsid w:val="000831C1"/>
    <w:rsid w:val="00083226"/>
    <w:rsid w:val="0008333C"/>
    <w:rsid w:val="000835E4"/>
    <w:rsid w:val="000837BE"/>
    <w:rsid w:val="00083860"/>
    <w:rsid w:val="000839C9"/>
    <w:rsid w:val="00083AD0"/>
    <w:rsid w:val="00083B0F"/>
    <w:rsid w:val="000841BE"/>
    <w:rsid w:val="0008420D"/>
    <w:rsid w:val="000843CB"/>
    <w:rsid w:val="000844DF"/>
    <w:rsid w:val="00084805"/>
    <w:rsid w:val="000848B3"/>
    <w:rsid w:val="00084CCD"/>
    <w:rsid w:val="00084E7F"/>
    <w:rsid w:val="00084FE8"/>
    <w:rsid w:val="00085249"/>
    <w:rsid w:val="0008562E"/>
    <w:rsid w:val="00085B61"/>
    <w:rsid w:val="00085CB1"/>
    <w:rsid w:val="00085E28"/>
    <w:rsid w:val="00086636"/>
    <w:rsid w:val="000868A9"/>
    <w:rsid w:val="00086ACB"/>
    <w:rsid w:val="0008704E"/>
    <w:rsid w:val="0008709F"/>
    <w:rsid w:val="0008740B"/>
    <w:rsid w:val="000879C7"/>
    <w:rsid w:val="000879C8"/>
    <w:rsid w:val="00087CD4"/>
    <w:rsid w:val="00087E3D"/>
    <w:rsid w:val="00087EC9"/>
    <w:rsid w:val="0009013A"/>
    <w:rsid w:val="0009056B"/>
    <w:rsid w:val="000905AD"/>
    <w:rsid w:val="00090605"/>
    <w:rsid w:val="00090A6B"/>
    <w:rsid w:val="00090C3D"/>
    <w:rsid w:val="00090F18"/>
    <w:rsid w:val="00090FB5"/>
    <w:rsid w:val="000912C5"/>
    <w:rsid w:val="00091400"/>
    <w:rsid w:val="000918C3"/>
    <w:rsid w:val="00091A3D"/>
    <w:rsid w:val="00091D3C"/>
    <w:rsid w:val="00091E47"/>
    <w:rsid w:val="000923A1"/>
    <w:rsid w:val="0009265F"/>
    <w:rsid w:val="00092B5E"/>
    <w:rsid w:val="00092D04"/>
    <w:rsid w:val="00092FEC"/>
    <w:rsid w:val="000930CF"/>
    <w:rsid w:val="00093441"/>
    <w:rsid w:val="0009399C"/>
    <w:rsid w:val="00093A39"/>
    <w:rsid w:val="00093B98"/>
    <w:rsid w:val="00093D47"/>
    <w:rsid w:val="00093FC4"/>
    <w:rsid w:val="0009460B"/>
    <w:rsid w:val="00094970"/>
    <w:rsid w:val="00094BA0"/>
    <w:rsid w:val="00094EB7"/>
    <w:rsid w:val="00094ECF"/>
    <w:rsid w:val="00095123"/>
    <w:rsid w:val="00095534"/>
    <w:rsid w:val="00095542"/>
    <w:rsid w:val="0009565B"/>
    <w:rsid w:val="00095FAA"/>
    <w:rsid w:val="000963F4"/>
    <w:rsid w:val="00096408"/>
    <w:rsid w:val="00096628"/>
    <w:rsid w:val="000967D1"/>
    <w:rsid w:val="000969B7"/>
    <w:rsid w:val="00096C12"/>
    <w:rsid w:val="00097581"/>
    <w:rsid w:val="00097759"/>
    <w:rsid w:val="00097BE2"/>
    <w:rsid w:val="00097C13"/>
    <w:rsid w:val="00097C32"/>
    <w:rsid w:val="00097E44"/>
    <w:rsid w:val="00097F64"/>
    <w:rsid w:val="00097F75"/>
    <w:rsid w:val="00097FFB"/>
    <w:rsid w:val="000A0066"/>
    <w:rsid w:val="000A00CA"/>
    <w:rsid w:val="000A0580"/>
    <w:rsid w:val="000A06E5"/>
    <w:rsid w:val="000A07B2"/>
    <w:rsid w:val="000A0BEA"/>
    <w:rsid w:val="000A0DD0"/>
    <w:rsid w:val="000A1295"/>
    <w:rsid w:val="000A1A17"/>
    <w:rsid w:val="000A1EB0"/>
    <w:rsid w:val="000A20E2"/>
    <w:rsid w:val="000A219B"/>
    <w:rsid w:val="000A24F2"/>
    <w:rsid w:val="000A2552"/>
    <w:rsid w:val="000A261D"/>
    <w:rsid w:val="000A290D"/>
    <w:rsid w:val="000A2ED8"/>
    <w:rsid w:val="000A3458"/>
    <w:rsid w:val="000A34F2"/>
    <w:rsid w:val="000A3644"/>
    <w:rsid w:val="000A3A5C"/>
    <w:rsid w:val="000A4125"/>
    <w:rsid w:val="000A445D"/>
    <w:rsid w:val="000A45A8"/>
    <w:rsid w:val="000A493F"/>
    <w:rsid w:val="000A4BAF"/>
    <w:rsid w:val="000A4D6E"/>
    <w:rsid w:val="000A4D91"/>
    <w:rsid w:val="000A5067"/>
    <w:rsid w:val="000A5A04"/>
    <w:rsid w:val="000A5C55"/>
    <w:rsid w:val="000A5F68"/>
    <w:rsid w:val="000A5FA4"/>
    <w:rsid w:val="000A60E1"/>
    <w:rsid w:val="000A6346"/>
    <w:rsid w:val="000A64EA"/>
    <w:rsid w:val="000A6588"/>
    <w:rsid w:val="000A65CB"/>
    <w:rsid w:val="000A66D6"/>
    <w:rsid w:val="000A6948"/>
    <w:rsid w:val="000A6BAF"/>
    <w:rsid w:val="000A6E3C"/>
    <w:rsid w:val="000A713A"/>
    <w:rsid w:val="000A76D7"/>
    <w:rsid w:val="000A7A24"/>
    <w:rsid w:val="000A7ADB"/>
    <w:rsid w:val="000A7B46"/>
    <w:rsid w:val="000A7BBD"/>
    <w:rsid w:val="000A7F90"/>
    <w:rsid w:val="000B007D"/>
    <w:rsid w:val="000B03A8"/>
    <w:rsid w:val="000B044B"/>
    <w:rsid w:val="000B0804"/>
    <w:rsid w:val="000B08BA"/>
    <w:rsid w:val="000B0B81"/>
    <w:rsid w:val="000B0C8D"/>
    <w:rsid w:val="000B0D78"/>
    <w:rsid w:val="000B0EF4"/>
    <w:rsid w:val="000B0F89"/>
    <w:rsid w:val="000B12DE"/>
    <w:rsid w:val="000B13EC"/>
    <w:rsid w:val="000B144D"/>
    <w:rsid w:val="000B1459"/>
    <w:rsid w:val="000B1841"/>
    <w:rsid w:val="000B1ED0"/>
    <w:rsid w:val="000B2033"/>
    <w:rsid w:val="000B23B8"/>
    <w:rsid w:val="000B23CC"/>
    <w:rsid w:val="000B27F0"/>
    <w:rsid w:val="000B298E"/>
    <w:rsid w:val="000B2BEC"/>
    <w:rsid w:val="000B2C29"/>
    <w:rsid w:val="000B2C67"/>
    <w:rsid w:val="000B2D48"/>
    <w:rsid w:val="000B38BA"/>
    <w:rsid w:val="000B398E"/>
    <w:rsid w:val="000B3AAF"/>
    <w:rsid w:val="000B3D16"/>
    <w:rsid w:val="000B4355"/>
    <w:rsid w:val="000B438A"/>
    <w:rsid w:val="000B44F1"/>
    <w:rsid w:val="000B451E"/>
    <w:rsid w:val="000B4864"/>
    <w:rsid w:val="000B4B1E"/>
    <w:rsid w:val="000B50BF"/>
    <w:rsid w:val="000B5794"/>
    <w:rsid w:val="000B5C78"/>
    <w:rsid w:val="000B5E0D"/>
    <w:rsid w:val="000B5F0D"/>
    <w:rsid w:val="000B6127"/>
    <w:rsid w:val="000B6711"/>
    <w:rsid w:val="000B6AEB"/>
    <w:rsid w:val="000B6FE6"/>
    <w:rsid w:val="000B7378"/>
    <w:rsid w:val="000B74AD"/>
    <w:rsid w:val="000B7594"/>
    <w:rsid w:val="000B7793"/>
    <w:rsid w:val="000C0253"/>
    <w:rsid w:val="000C02DF"/>
    <w:rsid w:val="000C0431"/>
    <w:rsid w:val="000C055B"/>
    <w:rsid w:val="000C12D3"/>
    <w:rsid w:val="000C1355"/>
    <w:rsid w:val="000C1493"/>
    <w:rsid w:val="000C1887"/>
    <w:rsid w:val="000C1A94"/>
    <w:rsid w:val="000C1B28"/>
    <w:rsid w:val="000C1B8A"/>
    <w:rsid w:val="000C1C66"/>
    <w:rsid w:val="000C1F64"/>
    <w:rsid w:val="000C260D"/>
    <w:rsid w:val="000C2B04"/>
    <w:rsid w:val="000C2B9F"/>
    <w:rsid w:val="000C2BF2"/>
    <w:rsid w:val="000C2CAD"/>
    <w:rsid w:val="000C2F2D"/>
    <w:rsid w:val="000C3254"/>
    <w:rsid w:val="000C32CB"/>
    <w:rsid w:val="000C3573"/>
    <w:rsid w:val="000C3762"/>
    <w:rsid w:val="000C3C44"/>
    <w:rsid w:val="000C3CEC"/>
    <w:rsid w:val="000C3D15"/>
    <w:rsid w:val="000C47AD"/>
    <w:rsid w:val="000C4B38"/>
    <w:rsid w:val="000C4E55"/>
    <w:rsid w:val="000C4FEA"/>
    <w:rsid w:val="000C5047"/>
    <w:rsid w:val="000C50D8"/>
    <w:rsid w:val="000C5257"/>
    <w:rsid w:val="000C55C8"/>
    <w:rsid w:val="000C573C"/>
    <w:rsid w:val="000C5A4E"/>
    <w:rsid w:val="000C5B5F"/>
    <w:rsid w:val="000C613F"/>
    <w:rsid w:val="000C667D"/>
    <w:rsid w:val="000C6807"/>
    <w:rsid w:val="000C699E"/>
    <w:rsid w:val="000C6ECA"/>
    <w:rsid w:val="000C7050"/>
    <w:rsid w:val="000C7175"/>
    <w:rsid w:val="000C71A9"/>
    <w:rsid w:val="000C71B7"/>
    <w:rsid w:val="000C7880"/>
    <w:rsid w:val="000C7B4D"/>
    <w:rsid w:val="000C7B84"/>
    <w:rsid w:val="000C7BFC"/>
    <w:rsid w:val="000D03C0"/>
    <w:rsid w:val="000D0418"/>
    <w:rsid w:val="000D0535"/>
    <w:rsid w:val="000D0775"/>
    <w:rsid w:val="000D0780"/>
    <w:rsid w:val="000D098C"/>
    <w:rsid w:val="000D10C7"/>
    <w:rsid w:val="000D138D"/>
    <w:rsid w:val="000D1584"/>
    <w:rsid w:val="000D15AD"/>
    <w:rsid w:val="000D162B"/>
    <w:rsid w:val="000D1A15"/>
    <w:rsid w:val="000D1ADD"/>
    <w:rsid w:val="000D1CAE"/>
    <w:rsid w:val="000D2478"/>
    <w:rsid w:val="000D26E0"/>
    <w:rsid w:val="000D277F"/>
    <w:rsid w:val="000D285B"/>
    <w:rsid w:val="000D2A03"/>
    <w:rsid w:val="000D327C"/>
    <w:rsid w:val="000D33CC"/>
    <w:rsid w:val="000D34A5"/>
    <w:rsid w:val="000D360B"/>
    <w:rsid w:val="000D3856"/>
    <w:rsid w:val="000D3A6D"/>
    <w:rsid w:val="000D3EB8"/>
    <w:rsid w:val="000D3F44"/>
    <w:rsid w:val="000D469B"/>
    <w:rsid w:val="000D4D78"/>
    <w:rsid w:val="000D4DE0"/>
    <w:rsid w:val="000D4E15"/>
    <w:rsid w:val="000D5012"/>
    <w:rsid w:val="000D553D"/>
    <w:rsid w:val="000D5668"/>
    <w:rsid w:val="000D5750"/>
    <w:rsid w:val="000D59B7"/>
    <w:rsid w:val="000D5AD0"/>
    <w:rsid w:val="000D5C77"/>
    <w:rsid w:val="000D61FE"/>
    <w:rsid w:val="000D63A2"/>
    <w:rsid w:val="000D650F"/>
    <w:rsid w:val="000D7383"/>
    <w:rsid w:val="000D7645"/>
    <w:rsid w:val="000D791C"/>
    <w:rsid w:val="000D7BFB"/>
    <w:rsid w:val="000D7D60"/>
    <w:rsid w:val="000E02B1"/>
    <w:rsid w:val="000E036F"/>
    <w:rsid w:val="000E0393"/>
    <w:rsid w:val="000E053C"/>
    <w:rsid w:val="000E0660"/>
    <w:rsid w:val="000E08B6"/>
    <w:rsid w:val="000E08B8"/>
    <w:rsid w:val="000E0C54"/>
    <w:rsid w:val="000E0D2D"/>
    <w:rsid w:val="000E1333"/>
    <w:rsid w:val="000E190F"/>
    <w:rsid w:val="000E1A72"/>
    <w:rsid w:val="000E1E8B"/>
    <w:rsid w:val="000E22B5"/>
    <w:rsid w:val="000E28D4"/>
    <w:rsid w:val="000E2A0B"/>
    <w:rsid w:val="000E2C1F"/>
    <w:rsid w:val="000E2C81"/>
    <w:rsid w:val="000E312E"/>
    <w:rsid w:val="000E3372"/>
    <w:rsid w:val="000E35F1"/>
    <w:rsid w:val="000E3647"/>
    <w:rsid w:val="000E3A03"/>
    <w:rsid w:val="000E3B78"/>
    <w:rsid w:val="000E3F4C"/>
    <w:rsid w:val="000E4782"/>
    <w:rsid w:val="000E48C9"/>
    <w:rsid w:val="000E49A4"/>
    <w:rsid w:val="000E4BA7"/>
    <w:rsid w:val="000E4DCF"/>
    <w:rsid w:val="000E50F8"/>
    <w:rsid w:val="000E53D3"/>
    <w:rsid w:val="000E5DD6"/>
    <w:rsid w:val="000E657A"/>
    <w:rsid w:val="000E65EE"/>
    <w:rsid w:val="000E660A"/>
    <w:rsid w:val="000E6A5C"/>
    <w:rsid w:val="000E6AD1"/>
    <w:rsid w:val="000E6D6B"/>
    <w:rsid w:val="000E746F"/>
    <w:rsid w:val="000E790E"/>
    <w:rsid w:val="000E7914"/>
    <w:rsid w:val="000E7BD1"/>
    <w:rsid w:val="000E7C95"/>
    <w:rsid w:val="000E7F0B"/>
    <w:rsid w:val="000F01C5"/>
    <w:rsid w:val="000F028A"/>
    <w:rsid w:val="000F02E9"/>
    <w:rsid w:val="000F05A7"/>
    <w:rsid w:val="000F0632"/>
    <w:rsid w:val="000F0745"/>
    <w:rsid w:val="000F0BBA"/>
    <w:rsid w:val="000F0F14"/>
    <w:rsid w:val="000F1143"/>
    <w:rsid w:val="000F1498"/>
    <w:rsid w:val="000F1615"/>
    <w:rsid w:val="000F1917"/>
    <w:rsid w:val="000F1AB1"/>
    <w:rsid w:val="000F24C4"/>
    <w:rsid w:val="000F25FC"/>
    <w:rsid w:val="000F277F"/>
    <w:rsid w:val="000F298E"/>
    <w:rsid w:val="000F2AEC"/>
    <w:rsid w:val="000F2BEA"/>
    <w:rsid w:val="000F3312"/>
    <w:rsid w:val="000F33E2"/>
    <w:rsid w:val="000F38B7"/>
    <w:rsid w:val="000F3ACF"/>
    <w:rsid w:val="000F3ECF"/>
    <w:rsid w:val="000F3F9D"/>
    <w:rsid w:val="000F3FD2"/>
    <w:rsid w:val="000F4268"/>
    <w:rsid w:val="000F4338"/>
    <w:rsid w:val="000F439C"/>
    <w:rsid w:val="000F45E7"/>
    <w:rsid w:val="000F46ED"/>
    <w:rsid w:val="000F4C32"/>
    <w:rsid w:val="000F508D"/>
    <w:rsid w:val="000F50E3"/>
    <w:rsid w:val="000F543A"/>
    <w:rsid w:val="000F54A6"/>
    <w:rsid w:val="000F5C68"/>
    <w:rsid w:val="000F5DFC"/>
    <w:rsid w:val="000F6C35"/>
    <w:rsid w:val="000F6D8E"/>
    <w:rsid w:val="000F6FBF"/>
    <w:rsid w:val="000F7288"/>
    <w:rsid w:val="000F74CD"/>
    <w:rsid w:val="000F79AE"/>
    <w:rsid w:val="000F7ABC"/>
    <w:rsid w:val="000F7ED5"/>
    <w:rsid w:val="000F7F76"/>
    <w:rsid w:val="00100270"/>
    <w:rsid w:val="001004B3"/>
    <w:rsid w:val="001007D6"/>
    <w:rsid w:val="0010097B"/>
    <w:rsid w:val="00100E9E"/>
    <w:rsid w:val="00101566"/>
    <w:rsid w:val="001015A7"/>
    <w:rsid w:val="001015AB"/>
    <w:rsid w:val="00101799"/>
    <w:rsid w:val="00101BF3"/>
    <w:rsid w:val="00101E1B"/>
    <w:rsid w:val="001022BF"/>
    <w:rsid w:val="00102366"/>
    <w:rsid w:val="001025A2"/>
    <w:rsid w:val="001027F8"/>
    <w:rsid w:val="001029A4"/>
    <w:rsid w:val="001029E6"/>
    <w:rsid w:val="00102A1D"/>
    <w:rsid w:val="00102BE4"/>
    <w:rsid w:val="00102D98"/>
    <w:rsid w:val="00102EA4"/>
    <w:rsid w:val="00102F3B"/>
    <w:rsid w:val="00103D2D"/>
    <w:rsid w:val="00103FBB"/>
    <w:rsid w:val="0010426E"/>
    <w:rsid w:val="001042B8"/>
    <w:rsid w:val="0010487B"/>
    <w:rsid w:val="001049AB"/>
    <w:rsid w:val="001049BB"/>
    <w:rsid w:val="00104D01"/>
    <w:rsid w:val="00104E58"/>
    <w:rsid w:val="00104ED3"/>
    <w:rsid w:val="00105373"/>
    <w:rsid w:val="001054B6"/>
    <w:rsid w:val="00105517"/>
    <w:rsid w:val="0010590B"/>
    <w:rsid w:val="00106009"/>
    <w:rsid w:val="001060D3"/>
    <w:rsid w:val="001064E9"/>
    <w:rsid w:val="00106574"/>
    <w:rsid w:val="001065D9"/>
    <w:rsid w:val="001066D1"/>
    <w:rsid w:val="001069CA"/>
    <w:rsid w:val="00106B08"/>
    <w:rsid w:val="00106CCE"/>
    <w:rsid w:val="00106D0D"/>
    <w:rsid w:val="00106E6A"/>
    <w:rsid w:val="00106ECC"/>
    <w:rsid w:val="00107026"/>
    <w:rsid w:val="001076C4"/>
    <w:rsid w:val="00107B66"/>
    <w:rsid w:val="00107CFC"/>
    <w:rsid w:val="00107F5E"/>
    <w:rsid w:val="00110056"/>
    <w:rsid w:val="00110221"/>
    <w:rsid w:val="00110226"/>
    <w:rsid w:val="00110339"/>
    <w:rsid w:val="00110408"/>
    <w:rsid w:val="00110552"/>
    <w:rsid w:val="001108DE"/>
    <w:rsid w:val="00110A4A"/>
    <w:rsid w:val="00110D6A"/>
    <w:rsid w:val="00110F55"/>
    <w:rsid w:val="00111012"/>
    <w:rsid w:val="0011110B"/>
    <w:rsid w:val="00111142"/>
    <w:rsid w:val="00111C6F"/>
    <w:rsid w:val="00111FE7"/>
    <w:rsid w:val="001120AA"/>
    <w:rsid w:val="001120C6"/>
    <w:rsid w:val="001125F9"/>
    <w:rsid w:val="001126D1"/>
    <w:rsid w:val="0011276A"/>
    <w:rsid w:val="00112802"/>
    <w:rsid w:val="001128A6"/>
    <w:rsid w:val="00112945"/>
    <w:rsid w:val="00112CC4"/>
    <w:rsid w:val="001134D2"/>
    <w:rsid w:val="00113AF6"/>
    <w:rsid w:val="00114479"/>
    <w:rsid w:val="001144E4"/>
    <w:rsid w:val="00114A2F"/>
    <w:rsid w:val="00114ABB"/>
    <w:rsid w:val="00115010"/>
    <w:rsid w:val="0011522D"/>
    <w:rsid w:val="00115395"/>
    <w:rsid w:val="001153AB"/>
    <w:rsid w:val="00115454"/>
    <w:rsid w:val="0011579C"/>
    <w:rsid w:val="00115CBF"/>
    <w:rsid w:val="00115E15"/>
    <w:rsid w:val="00115EEE"/>
    <w:rsid w:val="00116153"/>
    <w:rsid w:val="00116783"/>
    <w:rsid w:val="0011688D"/>
    <w:rsid w:val="001169D9"/>
    <w:rsid w:val="001172D3"/>
    <w:rsid w:val="001172F4"/>
    <w:rsid w:val="00117906"/>
    <w:rsid w:val="00117B59"/>
    <w:rsid w:val="00117F0B"/>
    <w:rsid w:val="0012007B"/>
    <w:rsid w:val="0012020D"/>
    <w:rsid w:val="001204D9"/>
    <w:rsid w:val="001204EB"/>
    <w:rsid w:val="0012081D"/>
    <w:rsid w:val="00120D7C"/>
    <w:rsid w:val="00121486"/>
    <w:rsid w:val="0012177E"/>
    <w:rsid w:val="00121982"/>
    <w:rsid w:val="00121D9D"/>
    <w:rsid w:val="0012216C"/>
    <w:rsid w:val="00122324"/>
    <w:rsid w:val="0012232B"/>
    <w:rsid w:val="0012253A"/>
    <w:rsid w:val="00122986"/>
    <w:rsid w:val="00122FEC"/>
    <w:rsid w:val="001232A8"/>
    <w:rsid w:val="00123574"/>
    <w:rsid w:val="00123814"/>
    <w:rsid w:val="00123B4F"/>
    <w:rsid w:val="00123C9B"/>
    <w:rsid w:val="00124000"/>
    <w:rsid w:val="001241CB"/>
    <w:rsid w:val="001241E0"/>
    <w:rsid w:val="00124216"/>
    <w:rsid w:val="00124728"/>
    <w:rsid w:val="0012483A"/>
    <w:rsid w:val="00124C09"/>
    <w:rsid w:val="00124F07"/>
    <w:rsid w:val="0012561E"/>
    <w:rsid w:val="00125B73"/>
    <w:rsid w:val="00125E5D"/>
    <w:rsid w:val="00125EDE"/>
    <w:rsid w:val="001260F6"/>
    <w:rsid w:val="00126344"/>
    <w:rsid w:val="0012668C"/>
    <w:rsid w:val="00126771"/>
    <w:rsid w:val="00126FC9"/>
    <w:rsid w:val="001271A8"/>
    <w:rsid w:val="0012721B"/>
    <w:rsid w:val="001276A5"/>
    <w:rsid w:val="001276E3"/>
    <w:rsid w:val="00127812"/>
    <w:rsid w:val="00127AE2"/>
    <w:rsid w:val="00127B01"/>
    <w:rsid w:val="001304D2"/>
    <w:rsid w:val="00130604"/>
    <w:rsid w:val="0013080E"/>
    <w:rsid w:val="00130AB2"/>
    <w:rsid w:val="00130AC0"/>
    <w:rsid w:val="00130C5F"/>
    <w:rsid w:val="00130CCB"/>
    <w:rsid w:val="00130D1C"/>
    <w:rsid w:val="00130D29"/>
    <w:rsid w:val="0013152D"/>
    <w:rsid w:val="00131665"/>
    <w:rsid w:val="00131961"/>
    <w:rsid w:val="00131BAE"/>
    <w:rsid w:val="001320E9"/>
    <w:rsid w:val="0013224C"/>
    <w:rsid w:val="001323CD"/>
    <w:rsid w:val="0013247F"/>
    <w:rsid w:val="00132B11"/>
    <w:rsid w:val="00132BA4"/>
    <w:rsid w:val="001330BD"/>
    <w:rsid w:val="00133298"/>
    <w:rsid w:val="0013339E"/>
    <w:rsid w:val="00133443"/>
    <w:rsid w:val="0013397C"/>
    <w:rsid w:val="00133C62"/>
    <w:rsid w:val="001343B6"/>
    <w:rsid w:val="001343D9"/>
    <w:rsid w:val="00134605"/>
    <w:rsid w:val="001346DD"/>
    <w:rsid w:val="001347CC"/>
    <w:rsid w:val="001349FE"/>
    <w:rsid w:val="00134DE6"/>
    <w:rsid w:val="00134E59"/>
    <w:rsid w:val="001351EF"/>
    <w:rsid w:val="001353F3"/>
    <w:rsid w:val="0013544D"/>
    <w:rsid w:val="00135605"/>
    <w:rsid w:val="0013563A"/>
    <w:rsid w:val="001357AE"/>
    <w:rsid w:val="001357C9"/>
    <w:rsid w:val="00135865"/>
    <w:rsid w:val="00135C7F"/>
    <w:rsid w:val="00135CA9"/>
    <w:rsid w:val="00135E49"/>
    <w:rsid w:val="00136394"/>
    <w:rsid w:val="00136479"/>
    <w:rsid w:val="00136641"/>
    <w:rsid w:val="00136ABD"/>
    <w:rsid w:val="00136B15"/>
    <w:rsid w:val="00136BAB"/>
    <w:rsid w:val="00136DDA"/>
    <w:rsid w:val="00136E76"/>
    <w:rsid w:val="0013716E"/>
    <w:rsid w:val="001374AA"/>
    <w:rsid w:val="00137576"/>
    <w:rsid w:val="0013759E"/>
    <w:rsid w:val="00137CC3"/>
    <w:rsid w:val="00137E48"/>
    <w:rsid w:val="00137F61"/>
    <w:rsid w:val="001401DE"/>
    <w:rsid w:val="00140720"/>
    <w:rsid w:val="00140787"/>
    <w:rsid w:val="001407C0"/>
    <w:rsid w:val="00140A9B"/>
    <w:rsid w:val="00140BEC"/>
    <w:rsid w:val="00140C96"/>
    <w:rsid w:val="0014108B"/>
    <w:rsid w:val="0014170D"/>
    <w:rsid w:val="001417D9"/>
    <w:rsid w:val="0014192F"/>
    <w:rsid w:val="00141BBD"/>
    <w:rsid w:val="00141C6C"/>
    <w:rsid w:val="00141CFB"/>
    <w:rsid w:val="001423DF"/>
    <w:rsid w:val="00142511"/>
    <w:rsid w:val="00142528"/>
    <w:rsid w:val="00142DF8"/>
    <w:rsid w:val="00142E67"/>
    <w:rsid w:val="001430E0"/>
    <w:rsid w:val="001431FF"/>
    <w:rsid w:val="00143BC8"/>
    <w:rsid w:val="00144079"/>
    <w:rsid w:val="0014478C"/>
    <w:rsid w:val="00144818"/>
    <w:rsid w:val="00144A4F"/>
    <w:rsid w:val="00144DED"/>
    <w:rsid w:val="00145A2D"/>
    <w:rsid w:val="00145B2A"/>
    <w:rsid w:val="00145C0C"/>
    <w:rsid w:val="00145DF4"/>
    <w:rsid w:val="001466D4"/>
    <w:rsid w:val="0014679B"/>
    <w:rsid w:val="00146856"/>
    <w:rsid w:val="00146955"/>
    <w:rsid w:val="00146A57"/>
    <w:rsid w:val="00146B17"/>
    <w:rsid w:val="00146DDA"/>
    <w:rsid w:val="001472AE"/>
    <w:rsid w:val="00147436"/>
    <w:rsid w:val="001476C5"/>
    <w:rsid w:val="00147728"/>
    <w:rsid w:val="00147906"/>
    <w:rsid w:val="00147B4F"/>
    <w:rsid w:val="00147C79"/>
    <w:rsid w:val="00147CA9"/>
    <w:rsid w:val="00147DB7"/>
    <w:rsid w:val="00147F30"/>
    <w:rsid w:val="00147FDE"/>
    <w:rsid w:val="00150036"/>
    <w:rsid w:val="00150302"/>
    <w:rsid w:val="001507A5"/>
    <w:rsid w:val="0015099D"/>
    <w:rsid w:val="00151086"/>
    <w:rsid w:val="00151468"/>
    <w:rsid w:val="001516F9"/>
    <w:rsid w:val="00151A55"/>
    <w:rsid w:val="00151B23"/>
    <w:rsid w:val="001523AA"/>
    <w:rsid w:val="00152BB8"/>
    <w:rsid w:val="00153599"/>
    <w:rsid w:val="001538A6"/>
    <w:rsid w:val="00153DBE"/>
    <w:rsid w:val="00153FBA"/>
    <w:rsid w:val="001542D5"/>
    <w:rsid w:val="00154539"/>
    <w:rsid w:val="00154811"/>
    <w:rsid w:val="00154ABD"/>
    <w:rsid w:val="00154AF8"/>
    <w:rsid w:val="00154C41"/>
    <w:rsid w:val="001550B0"/>
    <w:rsid w:val="0015582C"/>
    <w:rsid w:val="00155A59"/>
    <w:rsid w:val="00155CC4"/>
    <w:rsid w:val="00155F20"/>
    <w:rsid w:val="001561D5"/>
    <w:rsid w:val="00156275"/>
    <w:rsid w:val="001566A2"/>
    <w:rsid w:val="00156CB0"/>
    <w:rsid w:val="00156CF3"/>
    <w:rsid w:val="00157147"/>
    <w:rsid w:val="001574F2"/>
    <w:rsid w:val="00157CFA"/>
    <w:rsid w:val="00157E72"/>
    <w:rsid w:val="00157F88"/>
    <w:rsid w:val="00160420"/>
    <w:rsid w:val="00160918"/>
    <w:rsid w:val="001609E5"/>
    <w:rsid w:val="00160ACE"/>
    <w:rsid w:val="00160B70"/>
    <w:rsid w:val="00160D97"/>
    <w:rsid w:val="00160ED3"/>
    <w:rsid w:val="0016110C"/>
    <w:rsid w:val="0016122C"/>
    <w:rsid w:val="00161840"/>
    <w:rsid w:val="001618B1"/>
    <w:rsid w:val="0016192D"/>
    <w:rsid w:val="00161AFE"/>
    <w:rsid w:val="00161B4E"/>
    <w:rsid w:val="00161C6C"/>
    <w:rsid w:val="00161CC0"/>
    <w:rsid w:val="00161F75"/>
    <w:rsid w:val="00162316"/>
    <w:rsid w:val="001624A9"/>
    <w:rsid w:val="00162637"/>
    <w:rsid w:val="001626FE"/>
    <w:rsid w:val="001627CE"/>
    <w:rsid w:val="00162C69"/>
    <w:rsid w:val="00162F02"/>
    <w:rsid w:val="001634FD"/>
    <w:rsid w:val="001636C3"/>
    <w:rsid w:val="001637E4"/>
    <w:rsid w:val="00163854"/>
    <w:rsid w:val="00163EC9"/>
    <w:rsid w:val="001641D4"/>
    <w:rsid w:val="001643A4"/>
    <w:rsid w:val="00164573"/>
    <w:rsid w:val="001645A9"/>
    <w:rsid w:val="001646B1"/>
    <w:rsid w:val="001648FF"/>
    <w:rsid w:val="0016498F"/>
    <w:rsid w:val="00164D57"/>
    <w:rsid w:val="00164FE3"/>
    <w:rsid w:val="00165153"/>
    <w:rsid w:val="0016576D"/>
    <w:rsid w:val="0016580A"/>
    <w:rsid w:val="00165E9C"/>
    <w:rsid w:val="00166210"/>
    <w:rsid w:val="001665EE"/>
    <w:rsid w:val="001665FB"/>
    <w:rsid w:val="00166972"/>
    <w:rsid w:val="00166AAF"/>
    <w:rsid w:val="00166BDA"/>
    <w:rsid w:val="00166E4F"/>
    <w:rsid w:val="00166F99"/>
    <w:rsid w:val="001678FB"/>
    <w:rsid w:val="00170025"/>
    <w:rsid w:val="0017025C"/>
    <w:rsid w:val="0017030B"/>
    <w:rsid w:val="00170790"/>
    <w:rsid w:val="001709CC"/>
    <w:rsid w:val="00170C3C"/>
    <w:rsid w:val="00170DBA"/>
    <w:rsid w:val="00170E37"/>
    <w:rsid w:val="00171032"/>
    <w:rsid w:val="00171238"/>
    <w:rsid w:val="00171675"/>
    <w:rsid w:val="00171687"/>
    <w:rsid w:val="001718B3"/>
    <w:rsid w:val="00171C9D"/>
    <w:rsid w:val="00171E97"/>
    <w:rsid w:val="00172078"/>
    <w:rsid w:val="00172234"/>
    <w:rsid w:val="001722A2"/>
    <w:rsid w:val="001724A2"/>
    <w:rsid w:val="00172513"/>
    <w:rsid w:val="0017260A"/>
    <w:rsid w:val="001727FA"/>
    <w:rsid w:val="001728C3"/>
    <w:rsid w:val="00172DDD"/>
    <w:rsid w:val="00172F56"/>
    <w:rsid w:val="001730C9"/>
    <w:rsid w:val="00173138"/>
    <w:rsid w:val="00173143"/>
    <w:rsid w:val="00173198"/>
    <w:rsid w:val="00173643"/>
    <w:rsid w:val="00173C54"/>
    <w:rsid w:val="00173C81"/>
    <w:rsid w:val="0017402F"/>
    <w:rsid w:val="001745E4"/>
    <w:rsid w:val="0017461F"/>
    <w:rsid w:val="00174737"/>
    <w:rsid w:val="00174934"/>
    <w:rsid w:val="00174A6A"/>
    <w:rsid w:val="00174C49"/>
    <w:rsid w:val="001750F9"/>
    <w:rsid w:val="00175348"/>
    <w:rsid w:val="00175959"/>
    <w:rsid w:val="00175991"/>
    <w:rsid w:val="00175C21"/>
    <w:rsid w:val="001761E3"/>
    <w:rsid w:val="00176312"/>
    <w:rsid w:val="00176343"/>
    <w:rsid w:val="00176472"/>
    <w:rsid w:val="001768A8"/>
    <w:rsid w:val="00176AD3"/>
    <w:rsid w:val="0017717B"/>
    <w:rsid w:val="0017722A"/>
    <w:rsid w:val="001772AE"/>
    <w:rsid w:val="001774C7"/>
    <w:rsid w:val="0017757E"/>
    <w:rsid w:val="001775DE"/>
    <w:rsid w:val="001779B9"/>
    <w:rsid w:val="00177B07"/>
    <w:rsid w:val="00177B4C"/>
    <w:rsid w:val="00177C74"/>
    <w:rsid w:val="00177CBB"/>
    <w:rsid w:val="00177D2E"/>
    <w:rsid w:val="00180306"/>
    <w:rsid w:val="00180470"/>
    <w:rsid w:val="00180748"/>
    <w:rsid w:val="001807F3"/>
    <w:rsid w:val="0018085D"/>
    <w:rsid w:val="001809D6"/>
    <w:rsid w:val="00180A82"/>
    <w:rsid w:val="00180A8D"/>
    <w:rsid w:val="00180AE8"/>
    <w:rsid w:val="00180C66"/>
    <w:rsid w:val="00180E29"/>
    <w:rsid w:val="00180F54"/>
    <w:rsid w:val="001815E6"/>
    <w:rsid w:val="0018178F"/>
    <w:rsid w:val="00181800"/>
    <w:rsid w:val="001818B9"/>
    <w:rsid w:val="00181917"/>
    <w:rsid w:val="00181A3D"/>
    <w:rsid w:val="00181C8B"/>
    <w:rsid w:val="00181D9F"/>
    <w:rsid w:val="00181E93"/>
    <w:rsid w:val="00181FCC"/>
    <w:rsid w:val="00181FF6"/>
    <w:rsid w:val="00182049"/>
    <w:rsid w:val="00182158"/>
    <w:rsid w:val="001828BF"/>
    <w:rsid w:val="00182E99"/>
    <w:rsid w:val="00183D9A"/>
    <w:rsid w:val="00183F9C"/>
    <w:rsid w:val="0018413E"/>
    <w:rsid w:val="00184522"/>
    <w:rsid w:val="001847BB"/>
    <w:rsid w:val="0018496A"/>
    <w:rsid w:val="00184AF6"/>
    <w:rsid w:val="00184D63"/>
    <w:rsid w:val="00184DB3"/>
    <w:rsid w:val="00184E00"/>
    <w:rsid w:val="00184EDC"/>
    <w:rsid w:val="001856D7"/>
    <w:rsid w:val="001857DB"/>
    <w:rsid w:val="00185AB3"/>
    <w:rsid w:val="00185C51"/>
    <w:rsid w:val="00185F0D"/>
    <w:rsid w:val="00186013"/>
    <w:rsid w:val="00186019"/>
    <w:rsid w:val="00186478"/>
    <w:rsid w:val="00186569"/>
    <w:rsid w:val="001865E6"/>
    <w:rsid w:val="00186656"/>
    <w:rsid w:val="0018666A"/>
    <w:rsid w:val="0018696C"/>
    <w:rsid w:val="00186A44"/>
    <w:rsid w:val="00186AEF"/>
    <w:rsid w:val="00186BD6"/>
    <w:rsid w:val="0018700A"/>
    <w:rsid w:val="00187063"/>
    <w:rsid w:val="001871C6"/>
    <w:rsid w:val="001876AF"/>
    <w:rsid w:val="0018771F"/>
    <w:rsid w:val="00187A21"/>
    <w:rsid w:val="00187CBC"/>
    <w:rsid w:val="0019002D"/>
    <w:rsid w:val="0019025A"/>
    <w:rsid w:val="001906D9"/>
    <w:rsid w:val="0019077E"/>
    <w:rsid w:val="001908B4"/>
    <w:rsid w:val="00190D46"/>
    <w:rsid w:val="00190DED"/>
    <w:rsid w:val="00191278"/>
    <w:rsid w:val="001913B6"/>
    <w:rsid w:val="00191B36"/>
    <w:rsid w:val="00191B8D"/>
    <w:rsid w:val="00191DC2"/>
    <w:rsid w:val="00191DFD"/>
    <w:rsid w:val="001922A4"/>
    <w:rsid w:val="00192318"/>
    <w:rsid w:val="00192B6E"/>
    <w:rsid w:val="00192B8F"/>
    <w:rsid w:val="00192DA5"/>
    <w:rsid w:val="00192E7C"/>
    <w:rsid w:val="001931A9"/>
    <w:rsid w:val="0019398A"/>
    <w:rsid w:val="00193B2F"/>
    <w:rsid w:val="00193B85"/>
    <w:rsid w:val="00193FE2"/>
    <w:rsid w:val="001948F0"/>
    <w:rsid w:val="00194929"/>
    <w:rsid w:val="00194BD1"/>
    <w:rsid w:val="00194EBF"/>
    <w:rsid w:val="00195239"/>
    <w:rsid w:val="001952D0"/>
    <w:rsid w:val="0019570E"/>
    <w:rsid w:val="001957AF"/>
    <w:rsid w:val="00195913"/>
    <w:rsid w:val="00196223"/>
    <w:rsid w:val="00196C5B"/>
    <w:rsid w:val="00196EE0"/>
    <w:rsid w:val="00196F92"/>
    <w:rsid w:val="0019700C"/>
    <w:rsid w:val="001970D2"/>
    <w:rsid w:val="0019734B"/>
    <w:rsid w:val="0019751B"/>
    <w:rsid w:val="00197BA0"/>
    <w:rsid w:val="001A00CD"/>
    <w:rsid w:val="001A03AA"/>
    <w:rsid w:val="001A09ED"/>
    <w:rsid w:val="001A0B2E"/>
    <w:rsid w:val="001A0BC3"/>
    <w:rsid w:val="001A0D2F"/>
    <w:rsid w:val="001A120C"/>
    <w:rsid w:val="001A130B"/>
    <w:rsid w:val="001A179C"/>
    <w:rsid w:val="001A1CA9"/>
    <w:rsid w:val="001A2181"/>
    <w:rsid w:val="001A24F8"/>
    <w:rsid w:val="001A2D0F"/>
    <w:rsid w:val="001A3293"/>
    <w:rsid w:val="001A33B6"/>
    <w:rsid w:val="001A33DC"/>
    <w:rsid w:val="001A3568"/>
    <w:rsid w:val="001A3B6E"/>
    <w:rsid w:val="001A3C69"/>
    <w:rsid w:val="001A3E28"/>
    <w:rsid w:val="001A3E7A"/>
    <w:rsid w:val="001A5667"/>
    <w:rsid w:val="001A5975"/>
    <w:rsid w:val="001A5A28"/>
    <w:rsid w:val="001A5CF9"/>
    <w:rsid w:val="001A5E8C"/>
    <w:rsid w:val="001A5FFB"/>
    <w:rsid w:val="001A62E6"/>
    <w:rsid w:val="001A6401"/>
    <w:rsid w:val="001A642E"/>
    <w:rsid w:val="001A6AA8"/>
    <w:rsid w:val="001A6E3A"/>
    <w:rsid w:val="001A6E3E"/>
    <w:rsid w:val="001A6E5F"/>
    <w:rsid w:val="001A6EAC"/>
    <w:rsid w:val="001A72FA"/>
    <w:rsid w:val="001A7315"/>
    <w:rsid w:val="001A752E"/>
    <w:rsid w:val="001A7796"/>
    <w:rsid w:val="001A7C38"/>
    <w:rsid w:val="001A7D50"/>
    <w:rsid w:val="001A7D80"/>
    <w:rsid w:val="001A7D9B"/>
    <w:rsid w:val="001A7DAB"/>
    <w:rsid w:val="001A7FC7"/>
    <w:rsid w:val="001B02AC"/>
    <w:rsid w:val="001B02CC"/>
    <w:rsid w:val="001B0527"/>
    <w:rsid w:val="001B05E5"/>
    <w:rsid w:val="001B068C"/>
    <w:rsid w:val="001B07CB"/>
    <w:rsid w:val="001B07FA"/>
    <w:rsid w:val="001B0A78"/>
    <w:rsid w:val="001B0AAB"/>
    <w:rsid w:val="001B0BEF"/>
    <w:rsid w:val="001B0EE1"/>
    <w:rsid w:val="001B10AB"/>
    <w:rsid w:val="001B14C7"/>
    <w:rsid w:val="001B15A9"/>
    <w:rsid w:val="001B18EF"/>
    <w:rsid w:val="001B1C32"/>
    <w:rsid w:val="001B1D73"/>
    <w:rsid w:val="001B20DE"/>
    <w:rsid w:val="001B2323"/>
    <w:rsid w:val="001B232A"/>
    <w:rsid w:val="001B26AC"/>
    <w:rsid w:val="001B2D58"/>
    <w:rsid w:val="001B32CE"/>
    <w:rsid w:val="001B36DD"/>
    <w:rsid w:val="001B36E9"/>
    <w:rsid w:val="001B3840"/>
    <w:rsid w:val="001B3AD0"/>
    <w:rsid w:val="001B3CCC"/>
    <w:rsid w:val="001B3E20"/>
    <w:rsid w:val="001B3F53"/>
    <w:rsid w:val="001B3FC6"/>
    <w:rsid w:val="001B40D5"/>
    <w:rsid w:val="001B44C2"/>
    <w:rsid w:val="001B4C21"/>
    <w:rsid w:val="001B4D64"/>
    <w:rsid w:val="001B4D76"/>
    <w:rsid w:val="001B4E78"/>
    <w:rsid w:val="001B5375"/>
    <w:rsid w:val="001B61B1"/>
    <w:rsid w:val="001B6737"/>
    <w:rsid w:val="001B68AA"/>
    <w:rsid w:val="001B6A4C"/>
    <w:rsid w:val="001B700E"/>
    <w:rsid w:val="001B7045"/>
    <w:rsid w:val="001B71A3"/>
    <w:rsid w:val="001B74A6"/>
    <w:rsid w:val="001B755E"/>
    <w:rsid w:val="001B7BA2"/>
    <w:rsid w:val="001B7C31"/>
    <w:rsid w:val="001B7E79"/>
    <w:rsid w:val="001C09A7"/>
    <w:rsid w:val="001C11FA"/>
    <w:rsid w:val="001C1228"/>
    <w:rsid w:val="001C1698"/>
    <w:rsid w:val="001C1738"/>
    <w:rsid w:val="001C1A06"/>
    <w:rsid w:val="001C1A9A"/>
    <w:rsid w:val="001C1B23"/>
    <w:rsid w:val="001C21BA"/>
    <w:rsid w:val="001C220E"/>
    <w:rsid w:val="001C2520"/>
    <w:rsid w:val="001C2563"/>
    <w:rsid w:val="001C299D"/>
    <w:rsid w:val="001C2AC8"/>
    <w:rsid w:val="001C2B9C"/>
    <w:rsid w:val="001C2DF6"/>
    <w:rsid w:val="001C2E7D"/>
    <w:rsid w:val="001C3027"/>
    <w:rsid w:val="001C3049"/>
    <w:rsid w:val="001C3419"/>
    <w:rsid w:val="001C3573"/>
    <w:rsid w:val="001C3638"/>
    <w:rsid w:val="001C3ED6"/>
    <w:rsid w:val="001C3F19"/>
    <w:rsid w:val="001C450D"/>
    <w:rsid w:val="001C45C3"/>
    <w:rsid w:val="001C4C47"/>
    <w:rsid w:val="001C4DFF"/>
    <w:rsid w:val="001C5124"/>
    <w:rsid w:val="001C52CA"/>
    <w:rsid w:val="001C54D2"/>
    <w:rsid w:val="001C5560"/>
    <w:rsid w:val="001C5809"/>
    <w:rsid w:val="001C586F"/>
    <w:rsid w:val="001C5920"/>
    <w:rsid w:val="001C5967"/>
    <w:rsid w:val="001C5A98"/>
    <w:rsid w:val="001C5CA2"/>
    <w:rsid w:val="001C5CEF"/>
    <w:rsid w:val="001C5E73"/>
    <w:rsid w:val="001C6098"/>
    <w:rsid w:val="001C643F"/>
    <w:rsid w:val="001C65AD"/>
    <w:rsid w:val="001C67A2"/>
    <w:rsid w:val="001C69D5"/>
    <w:rsid w:val="001C6DAB"/>
    <w:rsid w:val="001C6E64"/>
    <w:rsid w:val="001C701B"/>
    <w:rsid w:val="001C7084"/>
    <w:rsid w:val="001C77F8"/>
    <w:rsid w:val="001D02F4"/>
    <w:rsid w:val="001D045C"/>
    <w:rsid w:val="001D091B"/>
    <w:rsid w:val="001D0944"/>
    <w:rsid w:val="001D0E60"/>
    <w:rsid w:val="001D0E8C"/>
    <w:rsid w:val="001D1230"/>
    <w:rsid w:val="001D1388"/>
    <w:rsid w:val="001D172C"/>
    <w:rsid w:val="001D19E4"/>
    <w:rsid w:val="001D19FD"/>
    <w:rsid w:val="001D1D58"/>
    <w:rsid w:val="001D1F68"/>
    <w:rsid w:val="001D21D2"/>
    <w:rsid w:val="001D2366"/>
    <w:rsid w:val="001D24C2"/>
    <w:rsid w:val="001D2C96"/>
    <w:rsid w:val="001D2E0E"/>
    <w:rsid w:val="001D30BF"/>
    <w:rsid w:val="001D35B4"/>
    <w:rsid w:val="001D3652"/>
    <w:rsid w:val="001D3C0F"/>
    <w:rsid w:val="001D4326"/>
    <w:rsid w:val="001D4331"/>
    <w:rsid w:val="001D437D"/>
    <w:rsid w:val="001D43EE"/>
    <w:rsid w:val="001D4428"/>
    <w:rsid w:val="001D4A91"/>
    <w:rsid w:val="001D522A"/>
    <w:rsid w:val="001D5605"/>
    <w:rsid w:val="001D574B"/>
    <w:rsid w:val="001D577F"/>
    <w:rsid w:val="001D5C94"/>
    <w:rsid w:val="001D6066"/>
    <w:rsid w:val="001D6103"/>
    <w:rsid w:val="001D62B2"/>
    <w:rsid w:val="001D631D"/>
    <w:rsid w:val="001D63E6"/>
    <w:rsid w:val="001D653B"/>
    <w:rsid w:val="001D669E"/>
    <w:rsid w:val="001D6763"/>
    <w:rsid w:val="001D6904"/>
    <w:rsid w:val="001D6929"/>
    <w:rsid w:val="001D6A8A"/>
    <w:rsid w:val="001D6ABF"/>
    <w:rsid w:val="001D6AEC"/>
    <w:rsid w:val="001D6D8A"/>
    <w:rsid w:val="001D6E10"/>
    <w:rsid w:val="001D6FAA"/>
    <w:rsid w:val="001D764F"/>
    <w:rsid w:val="001D777F"/>
    <w:rsid w:val="001D787B"/>
    <w:rsid w:val="001D7AA9"/>
    <w:rsid w:val="001D7C86"/>
    <w:rsid w:val="001D7EC3"/>
    <w:rsid w:val="001E0121"/>
    <w:rsid w:val="001E01A3"/>
    <w:rsid w:val="001E04A2"/>
    <w:rsid w:val="001E06AB"/>
    <w:rsid w:val="001E08F9"/>
    <w:rsid w:val="001E0933"/>
    <w:rsid w:val="001E1541"/>
    <w:rsid w:val="001E168D"/>
    <w:rsid w:val="001E1714"/>
    <w:rsid w:val="001E1F91"/>
    <w:rsid w:val="001E23E9"/>
    <w:rsid w:val="001E2930"/>
    <w:rsid w:val="001E2AFF"/>
    <w:rsid w:val="001E2B7F"/>
    <w:rsid w:val="001E3016"/>
    <w:rsid w:val="001E3592"/>
    <w:rsid w:val="001E3716"/>
    <w:rsid w:val="001E3F36"/>
    <w:rsid w:val="001E43F5"/>
    <w:rsid w:val="001E4677"/>
    <w:rsid w:val="001E4947"/>
    <w:rsid w:val="001E4AB3"/>
    <w:rsid w:val="001E4B5F"/>
    <w:rsid w:val="001E4B76"/>
    <w:rsid w:val="001E4BF9"/>
    <w:rsid w:val="001E4C0C"/>
    <w:rsid w:val="001E4CE2"/>
    <w:rsid w:val="001E4D90"/>
    <w:rsid w:val="001E4E21"/>
    <w:rsid w:val="001E5384"/>
    <w:rsid w:val="001E5399"/>
    <w:rsid w:val="001E55DC"/>
    <w:rsid w:val="001E57DC"/>
    <w:rsid w:val="001E5D2A"/>
    <w:rsid w:val="001E5E59"/>
    <w:rsid w:val="001E6058"/>
    <w:rsid w:val="001E65E5"/>
    <w:rsid w:val="001E6845"/>
    <w:rsid w:val="001E6DB2"/>
    <w:rsid w:val="001E759D"/>
    <w:rsid w:val="001E7713"/>
    <w:rsid w:val="001E79C7"/>
    <w:rsid w:val="001E7CF1"/>
    <w:rsid w:val="001E7D9B"/>
    <w:rsid w:val="001F0329"/>
    <w:rsid w:val="001F0A0C"/>
    <w:rsid w:val="001F0A23"/>
    <w:rsid w:val="001F0D82"/>
    <w:rsid w:val="001F0E9D"/>
    <w:rsid w:val="001F0F46"/>
    <w:rsid w:val="001F11EB"/>
    <w:rsid w:val="001F1207"/>
    <w:rsid w:val="001F14C4"/>
    <w:rsid w:val="001F208D"/>
    <w:rsid w:val="001F237A"/>
    <w:rsid w:val="001F252F"/>
    <w:rsid w:val="001F278F"/>
    <w:rsid w:val="001F2B29"/>
    <w:rsid w:val="001F2FAF"/>
    <w:rsid w:val="001F32AD"/>
    <w:rsid w:val="001F3736"/>
    <w:rsid w:val="001F3777"/>
    <w:rsid w:val="001F38EB"/>
    <w:rsid w:val="001F3AE6"/>
    <w:rsid w:val="001F3EBB"/>
    <w:rsid w:val="001F42F2"/>
    <w:rsid w:val="001F43DB"/>
    <w:rsid w:val="001F470B"/>
    <w:rsid w:val="001F4930"/>
    <w:rsid w:val="001F4A87"/>
    <w:rsid w:val="001F4DC3"/>
    <w:rsid w:val="001F4F3B"/>
    <w:rsid w:val="001F506B"/>
    <w:rsid w:val="001F5758"/>
    <w:rsid w:val="001F5A7D"/>
    <w:rsid w:val="001F5D1A"/>
    <w:rsid w:val="001F5F12"/>
    <w:rsid w:val="001F6202"/>
    <w:rsid w:val="001F677F"/>
    <w:rsid w:val="001F68A8"/>
    <w:rsid w:val="001F6D7A"/>
    <w:rsid w:val="001F6F25"/>
    <w:rsid w:val="001F71E0"/>
    <w:rsid w:val="001F727C"/>
    <w:rsid w:val="001F75B8"/>
    <w:rsid w:val="001F7721"/>
    <w:rsid w:val="001F7CEC"/>
    <w:rsid w:val="001F7D5D"/>
    <w:rsid w:val="00200511"/>
    <w:rsid w:val="00200656"/>
    <w:rsid w:val="00200889"/>
    <w:rsid w:val="00200BF1"/>
    <w:rsid w:val="002010BC"/>
    <w:rsid w:val="00201185"/>
    <w:rsid w:val="00201196"/>
    <w:rsid w:val="00201591"/>
    <w:rsid w:val="002017C9"/>
    <w:rsid w:val="00201899"/>
    <w:rsid w:val="002019F6"/>
    <w:rsid w:val="00201D50"/>
    <w:rsid w:val="00202234"/>
    <w:rsid w:val="00202318"/>
    <w:rsid w:val="0020291A"/>
    <w:rsid w:val="00202BC9"/>
    <w:rsid w:val="002030C6"/>
    <w:rsid w:val="00203172"/>
    <w:rsid w:val="00203839"/>
    <w:rsid w:val="00203E8A"/>
    <w:rsid w:val="00203E98"/>
    <w:rsid w:val="002044D0"/>
    <w:rsid w:val="00204543"/>
    <w:rsid w:val="0020472E"/>
    <w:rsid w:val="00204A2E"/>
    <w:rsid w:val="00204B21"/>
    <w:rsid w:val="00204DB1"/>
    <w:rsid w:val="00204EBC"/>
    <w:rsid w:val="0020524D"/>
    <w:rsid w:val="00205620"/>
    <w:rsid w:val="0020598E"/>
    <w:rsid w:val="002059F2"/>
    <w:rsid w:val="00205B4D"/>
    <w:rsid w:val="00205D8D"/>
    <w:rsid w:val="00206355"/>
    <w:rsid w:val="0020636B"/>
    <w:rsid w:val="00206541"/>
    <w:rsid w:val="002065D1"/>
    <w:rsid w:val="00206A7F"/>
    <w:rsid w:val="00206B39"/>
    <w:rsid w:val="00206EF1"/>
    <w:rsid w:val="0020703C"/>
    <w:rsid w:val="00207360"/>
    <w:rsid w:val="00207481"/>
    <w:rsid w:val="002074D9"/>
    <w:rsid w:val="00207524"/>
    <w:rsid w:val="00207672"/>
    <w:rsid w:val="002079BB"/>
    <w:rsid w:val="00207C12"/>
    <w:rsid w:val="00207C72"/>
    <w:rsid w:val="00207DFB"/>
    <w:rsid w:val="002100A5"/>
    <w:rsid w:val="002105BE"/>
    <w:rsid w:val="00210675"/>
    <w:rsid w:val="002108EF"/>
    <w:rsid w:val="00210D2C"/>
    <w:rsid w:val="0021122F"/>
    <w:rsid w:val="0021146E"/>
    <w:rsid w:val="002115C0"/>
    <w:rsid w:val="002118F6"/>
    <w:rsid w:val="00211E21"/>
    <w:rsid w:val="00211F19"/>
    <w:rsid w:val="002125C8"/>
    <w:rsid w:val="00212DF4"/>
    <w:rsid w:val="0021304D"/>
    <w:rsid w:val="00213209"/>
    <w:rsid w:val="00213458"/>
    <w:rsid w:val="0021392E"/>
    <w:rsid w:val="00213B6D"/>
    <w:rsid w:val="00213BE5"/>
    <w:rsid w:val="00213F6D"/>
    <w:rsid w:val="00213FAA"/>
    <w:rsid w:val="00214167"/>
    <w:rsid w:val="002142D0"/>
    <w:rsid w:val="00214380"/>
    <w:rsid w:val="002143F8"/>
    <w:rsid w:val="00214801"/>
    <w:rsid w:val="00214EA1"/>
    <w:rsid w:val="00214EA5"/>
    <w:rsid w:val="00215040"/>
    <w:rsid w:val="00215539"/>
    <w:rsid w:val="002158CD"/>
    <w:rsid w:val="00215AE7"/>
    <w:rsid w:val="00215B1C"/>
    <w:rsid w:val="00215D80"/>
    <w:rsid w:val="00215DAA"/>
    <w:rsid w:val="00215F84"/>
    <w:rsid w:val="00216032"/>
    <w:rsid w:val="002161B4"/>
    <w:rsid w:val="002161EA"/>
    <w:rsid w:val="0021629F"/>
    <w:rsid w:val="00216339"/>
    <w:rsid w:val="00216735"/>
    <w:rsid w:val="0021673B"/>
    <w:rsid w:val="00217690"/>
    <w:rsid w:val="002177F8"/>
    <w:rsid w:val="00217A33"/>
    <w:rsid w:val="00217D22"/>
    <w:rsid w:val="00217EB7"/>
    <w:rsid w:val="00217EF7"/>
    <w:rsid w:val="00220061"/>
    <w:rsid w:val="0022026C"/>
    <w:rsid w:val="0022035B"/>
    <w:rsid w:val="002208BF"/>
    <w:rsid w:val="00220DA4"/>
    <w:rsid w:val="00220E70"/>
    <w:rsid w:val="002210A7"/>
    <w:rsid w:val="0022156B"/>
    <w:rsid w:val="00221653"/>
    <w:rsid w:val="0022186C"/>
    <w:rsid w:val="00221969"/>
    <w:rsid w:val="00221BA9"/>
    <w:rsid w:val="00221EED"/>
    <w:rsid w:val="00221EF0"/>
    <w:rsid w:val="00222106"/>
    <w:rsid w:val="0022211D"/>
    <w:rsid w:val="002221BA"/>
    <w:rsid w:val="0022274D"/>
    <w:rsid w:val="00222A19"/>
    <w:rsid w:val="00222F57"/>
    <w:rsid w:val="00223008"/>
    <w:rsid w:val="0022316E"/>
    <w:rsid w:val="00223555"/>
    <w:rsid w:val="00223DFD"/>
    <w:rsid w:val="00223F32"/>
    <w:rsid w:val="00224170"/>
    <w:rsid w:val="002242CD"/>
    <w:rsid w:val="002243EC"/>
    <w:rsid w:val="0022457A"/>
    <w:rsid w:val="002249CB"/>
    <w:rsid w:val="00224A06"/>
    <w:rsid w:val="00224A66"/>
    <w:rsid w:val="00224BCE"/>
    <w:rsid w:val="00224C0E"/>
    <w:rsid w:val="00224DAF"/>
    <w:rsid w:val="002250ED"/>
    <w:rsid w:val="00225192"/>
    <w:rsid w:val="00225A6F"/>
    <w:rsid w:val="0022612D"/>
    <w:rsid w:val="00226C2C"/>
    <w:rsid w:val="00226EC8"/>
    <w:rsid w:val="00227224"/>
    <w:rsid w:val="002276E1"/>
    <w:rsid w:val="00227824"/>
    <w:rsid w:val="00227B81"/>
    <w:rsid w:val="00227BB6"/>
    <w:rsid w:val="00230074"/>
    <w:rsid w:val="002300F4"/>
    <w:rsid w:val="002305B3"/>
    <w:rsid w:val="002306D3"/>
    <w:rsid w:val="0023087F"/>
    <w:rsid w:val="0023107C"/>
    <w:rsid w:val="002310D4"/>
    <w:rsid w:val="002313F3"/>
    <w:rsid w:val="00231B44"/>
    <w:rsid w:val="00231DF2"/>
    <w:rsid w:val="002320E8"/>
    <w:rsid w:val="0023246F"/>
    <w:rsid w:val="00232925"/>
    <w:rsid w:val="002333D7"/>
    <w:rsid w:val="00233789"/>
    <w:rsid w:val="002339DB"/>
    <w:rsid w:val="00233CBA"/>
    <w:rsid w:val="00233D68"/>
    <w:rsid w:val="0023437E"/>
    <w:rsid w:val="0023481F"/>
    <w:rsid w:val="002349F9"/>
    <w:rsid w:val="00234F1B"/>
    <w:rsid w:val="00235189"/>
    <w:rsid w:val="00235207"/>
    <w:rsid w:val="00235398"/>
    <w:rsid w:val="00235500"/>
    <w:rsid w:val="00235598"/>
    <w:rsid w:val="00235A48"/>
    <w:rsid w:val="00235ABE"/>
    <w:rsid w:val="00235EF9"/>
    <w:rsid w:val="00236025"/>
    <w:rsid w:val="00236250"/>
    <w:rsid w:val="00236775"/>
    <w:rsid w:val="00236E86"/>
    <w:rsid w:val="002371CC"/>
    <w:rsid w:val="002377F3"/>
    <w:rsid w:val="002400F1"/>
    <w:rsid w:val="0024026A"/>
    <w:rsid w:val="00240790"/>
    <w:rsid w:val="00240855"/>
    <w:rsid w:val="002408AD"/>
    <w:rsid w:val="0024099A"/>
    <w:rsid w:val="00240AF6"/>
    <w:rsid w:val="00240D5B"/>
    <w:rsid w:val="00240EA8"/>
    <w:rsid w:val="00240EC1"/>
    <w:rsid w:val="00241196"/>
    <w:rsid w:val="002413E6"/>
    <w:rsid w:val="00241A42"/>
    <w:rsid w:val="00241ECB"/>
    <w:rsid w:val="00241FC2"/>
    <w:rsid w:val="0024219C"/>
    <w:rsid w:val="00242224"/>
    <w:rsid w:val="00242468"/>
    <w:rsid w:val="00242C05"/>
    <w:rsid w:val="00242F18"/>
    <w:rsid w:val="002430A9"/>
    <w:rsid w:val="002431A8"/>
    <w:rsid w:val="00243545"/>
    <w:rsid w:val="002438AC"/>
    <w:rsid w:val="00243904"/>
    <w:rsid w:val="00243966"/>
    <w:rsid w:val="00243AB4"/>
    <w:rsid w:val="00244026"/>
    <w:rsid w:val="00244424"/>
    <w:rsid w:val="0024444E"/>
    <w:rsid w:val="0024459F"/>
    <w:rsid w:val="002445E8"/>
    <w:rsid w:val="0024478C"/>
    <w:rsid w:val="00244817"/>
    <w:rsid w:val="002448CD"/>
    <w:rsid w:val="00244979"/>
    <w:rsid w:val="002449F8"/>
    <w:rsid w:val="00244C50"/>
    <w:rsid w:val="00244CEE"/>
    <w:rsid w:val="002451A8"/>
    <w:rsid w:val="002451C6"/>
    <w:rsid w:val="002452B4"/>
    <w:rsid w:val="00245490"/>
    <w:rsid w:val="0024558B"/>
    <w:rsid w:val="00245590"/>
    <w:rsid w:val="0024560F"/>
    <w:rsid w:val="00245627"/>
    <w:rsid w:val="002458CE"/>
    <w:rsid w:val="00245F1D"/>
    <w:rsid w:val="0024614F"/>
    <w:rsid w:val="002463D8"/>
    <w:rsid w:val="00246565"/>
    <w:rsid w:val="0024672C"/>
    <w:rsid w:val="00246857"/>
    <w:rsid w:val="00246B63"/>
    <w:rsid w:val="00246D0E"/>
    <w:rsid w:val="00247342"/>
    <w:rsid w:val="0024740A"/>
    <w:rsid w:val="0024742E"/>
    <w:rsid w:val="0024744D"/>
    <w:rsid w:val="002474D8"/>
    <w:rsid w:val="0024775F"/>
    <w:rsid w:val="00247780"/>
    <w:rsid w:val="00247939"/>
    <w:rsid w:val="00250132"/>
    <w:rsid w:val="00250A21"/>
    <w:rsid w:val="00250B46"/>
    <w:rsid w:val="00251073"/>
    <w:rsid w:val="002512FA"/>
    <w:rsid w:val="00251386"/>
    <w:rsid w:val="00251FBB"/>
    <w:rsid w:val="00252329"/>
    <w:rsid w:val="002523A4"/>
    <w:rsid w:val="00252926"/>
    <w:rsid w:val="00252BEC"/>
    <w:rsid w:val="00252E6C"/>
    <w:rsid w:val="002531AA"/>
    <w:rsid w:val="002535E6"/>
    <w:rsid w:val="002535FE"/>
    <w:rsid w:val="00253691"/>
    <w:rsid w:val="00253724"/>
    <w:rsid w:val="00253EDA"/>
    <w:rsid w:val="00253F53"/>
    <w:rsid w:val="00254280"/>
    <w:rsid w:val="0025454E"/>
    <w:rsid w:val="0025477D"/>
    <w:rsid w:val="00254A65"/>
    <w:rsid w:val="00254B9D"/>
    <w:rsid w:val="00254D90"/>
    <w:rsid w:val="00255428"/>
    <w:rsid w:val="00255727"/>
    <w:rsid w:val="00255937"/>
    <w:rsid w:val="00255A3C"/>
    <w:rsid w:val="00255CF9"/>
    <w:rsid w:val="00255D64"/>
    <w:rsid w:val="00255FF9"/>
    <w:rsid w:val="00256470"/>
    <w:rsid w:val="00256A44"/>
    <w:rsid w:val="00256B36"/>
    <w:rsid w:val="00256C26"/>
    <w:rsid w:val="002579C4"/>
    <w:rsid w:val="00257ACF"/>
    <w:rsid w:val="00257BA7"/>
    <w:rsid w:val="00257E53"/>
    <w:rsid w:val="00257E79"/>
    <w:rsid w:val="00260295"/>
    <w:rsid w:val="00260315"/>
    <w:rsid w:val="00260439"/>
    <w:rsid w:val="0026056A"/>
    <w:rsid w:val="002612A3"/>
    <w:rsid w:val="002615EB"/>
    <w:rsid w:val="00261A33"/>
    <w:rsid w:val="00261E1F"/>
    <w:rsid w:val="00261E86"/>
    <w:rsid w:val="00262058"/>
    <w:rsid w:val="0026206B"/>
    <w:rsid w:val="002620F2"/>
    <w:rsid w:val="00262748"/>
    <w:rsid w:val="002628AF"/>
    <w:rsid w:val="00262BC9"/>
    <w:rsid w:val="00262CE3"/>
    <w:rsid w:val="00262D4F"/>
    <w:rsid w:val="00263150"/>
    <w:rsid w:val="002634CD"/>
    <w:rsid w:val="00263589"/>
    <w:rsid w:val="00263629"/>
    <w:rsid w:val="0026372E"/>
    <w:rsid w:val="0026415B"/>
    <w:rsid w:val="0026466D"/>
    <w:rsid w:val="00264AC1"/>
    <w:rsid w:val="00264CB2"/>
    <w:rsid w:val="002650F8"/>
    <w:rsid w:val="002657F5"/>
    <w:rsid w:val="00265ABC"/>
    <w:rsid w:val="00265C45"/>
    <w:rsid w:val="002661FC"/>
    <w:rsid w:val="002664EE"/>
    <w:rsid w:val="0026657D"/>
    <w:rsid w:val="002666D2"/>
    <w:rsid w:val="002668E3"/>
    <w:rsid w:val="00266935"/>
    <w:rsid w:val="00266F4A"/>
    <w:rsid w:val="002673D9"/>
    <w:rsid w:val="002673E0"/>
    <w:rsid w:val="00267452"/>
    <w:rsid w:val="0026757B"/>
    <w:rsid w:val="00267BE4"/>
    <w:rsid w:val="00267EBD"/>
    <w:rsid w:val="00267EF6"/>
    <w:rsid w:val="00271367"/>
    <w:rsid w:val="002715E4"/>
    <w:rsid w:val="00272233"/>
    <w:rsid w:val="002723AD"/>
    <w:rsid w:val="0027248B"/>
    <w:rsid w:val="002725C1"/>
    <w:rsid w:val="002725F0"/>
    <w:rsid w:val="00272A69"/>
    <w:rsid w:val="0027319F"/>
    <w:rsid w:val="0027355D"/>
    <w:rsid w:val="00273A5D"/>
    <w:rsid w:val="00273ACB"/>
    <w:rsid w:val="002742F3"/>
    <w:rsid w:val="0027473D"/>
    <w:rsid w:val="00274877"/>
    <w:rsid w:val="00274C14"/>
    <w:rsid w:val="002754DD"/>
    <w:rsid w:val="00275C42"/>
    <w:rsid w:val="00275EA5"/>
    <w:rsid w:val="00276039"/>
    <w:rsid w:val="0027618C"/>
    <w:rsid w:val="002761BE"/>
    <w:rsid w:val="002762E8"/>
    <w:rsid w:val="00276651"/>
    <w:rsid w:val="002766B6"/>
    <w:rsid w:val="002766E5"/>
    <w:rsid w:val="00276A55"/>
    <w:rsid w:val="00276BF9"/>
    <w:rsid w:val="00276D7B"/>
    <w:rsid w:val="00276F0C"/>
    <w:rsid w:val="00276F61"/>
    <w:rsid w:val="00277305"/>
    <w:rsid w:val="002776FC"/>
    <w:rsid w:val="00277D4B"/>
    <w:rsid w:val="002806FF"/>
    <w:rsid w:val="00280913"/>
    <w:rsid w:val="00280CFA"/>
    <w:rsid w:val="00280D04"/>
    <w:rsid w:val="00280D31"/>
    <w:rsid w:val="00280F28"/>
    <w:rsid w:val="0028138B"/>
    <w:rsid w:val="0028148E"/>
    <w:rsid w:val="0028153E"/>
    <w:rsid w:val="002815D0"/>
    <w:rsid w:val="002817EC"/>
    <w:rsid w:val="00281D59"/>
    <w:rsid w:val="00281EBD"/>
    <w:rsid w:val="002820E7"/>
    <w:rsid w:val="002824EB"/>
    <w:rsid w:val="00282DFE"/>
    <w:rsid w:val="00282F46"/>
    <w:rsid w:val="00282FE7"/>
    <w:rsid w:val="00283337"/>
    <w:rsid w:val="002833DC"/>
    <w:rsid w:val="00283658"/>
    <w:rsid w:val="002837BA"/>
    <w:rsid w:val="00283813"/>
    <w:rsid w:val="00283C03"/>
    <w:rsid w:val="00283CAC"/>
    <w:rsid w:val="002840A5"/>
    <w:rsid w:val="0028411C"/>
    <w:rsid w:val="002841E6"/>
    <w:rsid w:val="002845BB"/>
    <w:rsid w:val="00284A75"/>
    <w:rsid w:val="00284D09"/>
    <w:rsid w:val="00284D16"/>
    <w:rsid w:val="002850AA"/>
    <w:rsid w:val="002851C1"/>
    <w:rsid w:val="00285386"/>
    <w:rsid w:val="0028556B"/>
    <w:rsid w:val="0028573D"/>
    <w:rsid w:val="00285A0B"/>
    <w:rsid w:val="00285CF6"/>
    <w:rsid w:val="00285DE5"/>
    <w:rsid w:val="00286128"/>
    <w:rsid w:val="002869AA"/>
    <w:rsid w:val="00286C2E"/>
    <w:rsid w:val="00286C9A"/>
    <w:rsid w:val="00286DF2"/>
    <w:rsid w:val="00286E36"/>
    <w:rsid w:val="0028713F"/>
    <w:rsid w:val="00287184"/>
    <w:rsid w:val="00287522"/>
    <w:rsid w:val="00287555"/>
    <w:rsid w:val="002909C0"/>
    <w:rsid w:val="00290DF5"/>
    <w:rsid w:val="002910A7"/>
    <w:rsid w:val="00291171"/>
    <w:rsid w:val="00291C0D"/>
    <w:rsid w:val="002921F5"/>
    <w:rsid w:val="0029240B"/>
    <w:rsid w:val="00292767"/>
    <w:rsid w:val="00292DAF"/>
    <w:rsid w:val="00292E36"/>
    <w:rsid w:val="00293014"/>
    <w:rsid w:val="00293364"/>
    <w:rsid w:val="00293693"/>
    <w:rsid w:val="00293757"/>
    <w:rsid w:val="0029458A"/>
    <w:rsid w:val="00294995"/>
    <w:rsid w:val="00294D84"/>
    <w:rsid w:val="00294E81"/>
    <w:rsid w:val="002950FD"/>
    <w:rsid w:val="00295439"/>
    <w:rsid w:val="002955F9"/>
    <w:rsid w:val="00295694"/>
    <w:rsid w:val="00295E93"/>
    <w:rsid w:val="00295FE5"/>
    <w:rsid w:val="002960B1"/>
    <w:rsid w:val="002961BD"/>
    <w:rsid w:val="00296449"/>
    <w:rsid w:val="0029652D"/>
    <w:rsid w:val="00296C8B"/>
    <w:rsid w:val="00296EE5"/>
    <w:rsid w:val="0029724D"/>
    <w:rsid w:val="00297C37"/>
    <w:rsid w:val="00297D0D"/>
    <w:rsid w:val="00297D87"/>
    <w:rsid w:val="00297FAC"/>
    <w:rsid w:val="002A03C2"/>
    <w:rsid w:val="002A043D"/>
    <w:rsid w:val="002A0745"/>
    <w:rsid w:val="002A074C"/>
    <w:rsid w:val="002A0784"/>
    <w:rsid w:val="002A093C"/>
    <w:rsid w:val="002A0A74"/>
    <w:rsid w:val="002A0D71"/>
    <w:rsid w:val="002A0ED5"/>
    <w:rsid w:val="002A10B4"/>
    <w:rsid w:val="002A126B"/>
    <w:rsid w:val="002A13D9"/>
    <w:rsid w:val="002A143A"/>
    <w:rsid w:val="002A147A"/>
    <w:rsid w:val="002A15C0"/>
    <w:rsid w:val="002A195F"/>
    <w:rsid w:val="002A1B77"/>
    <w:rsid w:val="002A1CF1"/>
    <w:rsid w:val="002A2038"/>
    <w:rsid w:val="002A2260"/>
    <w:rsid w:val="002A243B"/>
    <w:rsid w:val="002A274B"/>
    <w:rsid w:val="002A2F8D"/>
    <w:rsid w:val="002A3648"/>
    <w:rsid w:val="002A389D"/>
    <w:rsid w:val="002A38E5"/>
    <w:rsid w:val="002A3C39"/>
    <w:rsid w:val="002A3CC2"/>
    <w:rsid w:val="002A3D7E"/>
    <w:rsid w:val="002A422B"/>
    <w:rsid w:val="002A4631"/>
    <w:rsid w:val="002A4710"/>
    <w:rsid w:val="002A48DB"/>
    <w:rsid w:val="002A54D2"/>
    <w:rsid w:val="002A5754"/>
    <w:rsid w:val="002A593B"/>
    <w:rsid w:val="002A5FB4"/>
    <w:rsid w:val="002A6006"/>
    <w:rsid w:val="002A630C"/>
    <w:rsid w:val="002A665E"/>
    <w:rsid w:val="002A6718"/>
    <w:rsid w:val="002A67EE"/>
    <w:rsid w:val="002A6896"/>
    <w:rsid w:val="002A69A5"/>
    <w:rsid w:val="002A6A1A"/>
    <w:rsid w:val="002A70BA"/>
    <w:rsid w:val="002A73B1"/>
    <w:rsid w:val="002A760E"/>
    <w:rsid w:val="002A7B62"/>
    <w:rsid w:val="002A7CF0"/>
    <w:rsid w:val="002B08B4"/>
    <w:rsid w:val="002B0936"/>
    <w:rsid w:val="002B0ACE"/>
    <w:rsid w:val="002B0AD4"/>
    <w:rsid w:val="002B0B3C"/>
    <w:rsid w:val="002B0F5A"/>
    <w:rsid w:val="002B12B1"/>
    <w:rsid w:val="002B1A7D"/>
    <w:rsid w:val="002B1AE1"/>
    <w:rsid w:val="002B1C12"/>
    <w:rsid w:val="002B21BD"/>
    <w:rsid w:val="002B263E"/>
    <w:rsid w:val="002B26BC"/>
    <w:rsid w:val="002B26D8"/>
    <w:rsid w:val="002B27FA"/>
    <w:rsid w:val="002B285F"/>
    <w:rsid w:val="002B28A4"/>
    <w:rsid w:val="002B28C1"/>
    <w:rsid w:val="002B28EA"/>
    <w:rsid w:val="002B2911"/>
    <w:rsid w:val="002B2AB8"/>
    <w:rsid w:val="002B2AF1"/>
    <w:rsid w:val="002B2B5F"/>
    <w:rsid w:val="002B2BBD"/>
    <w:rsid w:val="002B2E62"/>
    <w:rsid w:val="002B3017"/>
    <w:rsid w:val="002B3201"/>
    <w:rsid w:val="002B334A"/>
    <w:rsid w:val="002B33B1"/>
    <w:rsid w:val="002B3579"/>
    <w:rsid w:val="002B3AB4"/>
    <w:rsid w:val="002B4383"/>
    <w:rsid w:val="002B4465"/>
    <w:rsid w:val="002B4647"/>
    <w:rsid w:val="002B4686"/>
    <w:rsid w:val="002B4D3C"/>
    <w:rsid w:val="002B51C8"/>
    <w:rsid w:val="002B5A08"/>
    <w:rsid w:val="002B5EBA"/>
    <w:rsid w:val="002B61A9"/>
    <w:rsid w:val="002B61D6"/>
    <w:rsid w:val="002B6D3E"/>
    <w:rsid w:val="002B6E19"/>
    <w:rsid w:val="002B6F89"/>
    <w:rsid w:val="002B72DC"/>
    <w:rsid w:val="002B7461"/>
    <w:rsid w:val="002B7C46"/>
    <w:rsid w:val="002B7DF7"/>
    <w:rsid w:val="002B7F61"/>
    <w:rsid w:val="002C0138"/>
    <w:rsid w:val="002C036D"/>
    <w:rsid w:val="002C04AB"/>
    <w:rsid w:val="002C05B4"/>
    <w:rsid w:val="002C0C81"/>
    <w:rsid w:val="002C111F"/>
    <w:rsid w:val="002C12CB"/>
    <w:rsid w:val="002C1551"/>
    <w:rsid w:val="002C1969"/>
    <w:rsid w:val="002C1A5E"/>
    <w:rsid w:val="002C1E2C"/>
    <w:rsid w:val="002C21CB"/>
    <w:rsid w:val="002C2287"/>
    <w:rsid w:val="002C28F8"/>
    <w:rsid w:val="002C2E58"/>
    <w:rsid w:val="002C3097"/>
    <w:rsid w:val="002C368B"/>
    <w:rsid w:val="002C3D28"/>
    <w:rsid w:val="002C41AA"/>
    <w:rsid w:val="002C44EE"/>
    <w:rsid w:val="002C4700"/>
    <w:rsid w:val="002C4C98"/>
    <w:rsid w:val="002C4D01"/>
    <w:rsid w:val="002C4EB8"/>
    <w:rsid w:val="002C5046"/>
    <w:rsid w:val="002C50F1"/>
    <w:rsid w:val="002C53C3"/>
    <w:rsid w:val="002C557E"/>
    <w:rsid w:val="002C55EE"/>
    <w:rsid w:val="002C6AA8"/>
    <w:rsid w:val="002C6CB3"/>
    <w:rsid w:val="002C6E19"/>
    <w:rsid w:val="002C6EA3"/>
    <w:rsid w:val="002C6F16"/>
    <w:rsid w:val="002C70FB"/>
    <w:rsid w:val="002C775D"/>
    <w:rsid w:val="002C7A1E"/>
    <w:rsid w:val="002D041E"/>
    <w:rsid w:val="002D0AB0"/>
    <w:rsid w:val="002D0CA9"/>
    <w:rsid w:val="002D0CF5"/>
    <w:rsid w:val="002D0D2B"/>
    <w:rsid w:val="002D12B5"/>
    <w:rsid w:val="002D142A"/>
    <w:rsid w:val="002D15C0"/>
    <w:rsid w:val="002D160C"/>
    <w:rsid w:val="002D18F4"/>
    <w:rsid w:val="002D1C73"/>
    <w:rsid w:val="002D1E3C"/>
    <w:rsid w:val="002D2082"/>
    <w:rsid w:val="002D240D"/>
    <w:rsid w:val="002D2E0C"/>
    <w:rsid w:val="002D2FBB"/>
    <w:rsid w:val="002D326F"/>
    <w:rsid w:val="002D3E07"/>
    <w:rsid w:val="002D3E34"/>
    <w:rsid w:val="002D40B7"/>
    <w:rsid w:val="002D41EF"/>
    <w:rsid w:val="002D420F"/>
    <w:rsid w:val="002D4406"/>
    <w:rsid w:val="002D461C"/>
    <w:rsid w:val="002D4850"/>
    <w:rsid w:val="002D4914"/>
    <w:rsid w:val="002D498D"/>
    <w:rsid w:val="002D4D7D"/>
    <w:rsid w:val="002D4EED"/>
    <w:rsid w:val="002D5309"/>
    <w:rsid w:val="002D5AEF"/>
    <w:rsid w:val="002D5B1C"/>
    <w:rsid w:val="002D6494"/>
    <w:rsid w:val="002D6583"/>
    <w:rsid w:val="002D65B3"/>
    <w:rsid w:val="002D65CA"/>
    <w:rsid w:val="002D6BB3"/>
    <w:rsid w:val="002D6CA1"/>
    <w:rsid w:val="002D6E23"/>
    <w:rsid w:val="002D6E38"/>
    <w:rsid w:val="002D6F23"/>
    <w:rsid w:val="002D704A"/>
    <w:rsid w:val="002D726E"/>
    <w:rsid w:val="002D741A"/>
    <w:rsid w:val="002D7A22"/>
    <w:rsid w:val="002D7B49"/>
    <w:rsid w:val="002E0004"/>
    <w:rsid w:val="002E05BB"/>
    <w:rsid w:val="002E065F"/>
    <w:rsid w:val="002E09A3"/>
    <w:rsid w:val="002E0B64"/>
    <w:rsid w:val="002E0C8A"/>
    <w:rsid w:val="002E156B"/>
    <w:rsid w:val="002E15CF"/>
    <w:rsid w:val="002E1681"/>
    <w:rsid w:val="002E1993"/>
    <w:rsid w:val="002E1AA1"/>
    <w:rsid w:val="002E1BD4"/>
    <w:rsid w:val="002E1D62"/>
    <w:rsid w:val="002E221B"/>
    <w:rsid w:val="002E2517"/>
    <w:rsid w:val="002E2643"/>
    <w:rsid w:val="002E281F"/>
    <w:rsid w:val="002E2B59"/>
    <w:rsid w:val="002E2F5E"/>
    <w:rsid w:val="002E2FBD"/>
    <w:rsid w:val="002E33D1"/>
    <w:rsid w:val="002E379F"/>
    <w:rsid w:val="002E382C"/>
    <w:rsid w:val="002E3D78"/>
    <w:rsid w:val="002E47F1"/>
    <w:rsid w:val="002E485D"/>
    <w:rsid w:val="002E48E9"/>
    <w:rsid w:val="002E4952"/>
    <w:rsid w:val="002E4A44"/>
    <w:rsid w:val="002E4E13"/>
    <w:rsid w:val="002E5022"/>
    <w:rsid w:val="002E520D"/>
    <w:rsid w:val="002E5703"/>
    <w:rsid w:val="002E5897"/>
    <w:rsid w:val="002E5BE7"/>
    <w:rsid w:val="002E5C25"/>
    <w:rsid w:val="002E5D1F"/>
    <w:rsid w:val="002E5DC6"/>
    <w:rsid w:val="002E5E65"/>
    <w:rsid w:val="002E5FB3"/>
    <w:rsid w:val="002E61B0"/>
    <w:rsid w:val="002E6692"/>
    <w:rsid w:val="002E69CC"/>
    <w:rsid w:val="002E7219"/>
    <w:rsid w:val="002E7413"/>
    <w:rsid w:val="002E752A"/>
    <w:rsid w:val="002E7578"/>
    <w:rsid w:val="002E7686"/>
    <w:rsid w:val="002E7C94"/>
    <w:rsid w:val="002E7F02"/>
    <w:rsid w:val="002F0087"/>
    <w:rsid w:val="002F06BD"/>
    <w:rsid w:val="002F0855"/>
    <w:rsid w:val="002F09DD"/>
    <w:rsid w:val="002F0B01"/>
    <w:rsid w:val="002F0E52"/>
    <w:rsid w:val="002F113B"/>
    <w:rsid w:val="002F1840"/>
    <w:rsid w:val="002F1F79"/>
    <w:rsid w:val="002F210E"/>
    <w:rsid w:val="002F2306"/>
    <w:rsid w:val="002F2333"/>
    <w:rsid w:val="002F306B"/>
    <w:rsid w:val="002F30A5"/>
    <w:rsid w:val="002F3805"/>
    <w:rsid w:val="002F38C2"/>
    <w:rsid w:val="002F3B1F"/>
    <w:rsid w:val="002F3F0F"/>
    <w:rsid w:val="002F4AB5"/>
    <w:rsid w:val="002F4E44"/>
    <w:rsid w:val="002F56A1"/>
    <w:rsid w:val="002F57BC"/>
    <w:rsid w:val="002F59F3"/>
    <w:rsid w:val="002F5ADE"/>
    <w:rsid w:val="002F613F"/>
    <w:rsid w:val="002F618F"/>
    <w:rsid w:val="002F6C26"/>
    <w:rsid w:val="002F6E5C"/>
    <w:rsid w:val="002F7412"/>
    <w:rsid w:val="002F74ED"/>
    <w:rsid w:val="002F75EC"/>
    <w:rsid w:val="002F789F"/>
    <w:rsid w:val="002F7C70"/>
    <w:rsid w:val="002F7CD5"/>
    <w:rsid w:val="002F7D4A"/>
    <w:rsid w:val="003004CA"/>
    <w:rsid w:val="00300AE7"/>
    <w:rsid w:val="00300C37"/>
    <w:rsid w:val="00300F60"/>
    <w:rsid w:val="00301C21"/>
    <w:rsid w:val="00301C76"/>
    <w:rsid w:val="0030202A"/>
    <w:rsid w:val="0030202C"/>
    <w:rsid w:val="0030227B"/>
    <w:rsid w:val="00302AEE"/>
    <w:rsid w:val="00302B42"/>
    <w:rsid w:val="00302D21"/>
    <w:rsid w:val="00303034"/>
    <w:rsid w:val="00303381"/>
    <w:rsid w:val="00303384"/>
    <w:rsid w:val="00303453"/>
    <w:rsid w:val="003036E0"/>
    <w:rsid w:val="0030385F"/>
    <w:rsid w:val="0030398C"/>
    <w:rsid w:val="00303A70"/>
    <w:rsid w:val="00303B8A"/>
    <w:rsid w:val="00304089"/>
    <w:rsid w:val="003040F7"/>
    <w:rsid w:val="0030413E"/>
    <w:rsid w:val="003048E7"/>
    <w:rsid w:val="00304B63"/>
    <w:rsid w:val="0030500B"/>
    <w:rsid w:val="0030511A"/>
    <w:rsid w:val="003051E1"/>
    <w:rsid w:val="00305294"/>
    <w:rsid w:val="00305506"/>
    <w:rsid w:val="00305537"/>
    <w:rsid w:val="00305A1B"/>
    <w:rsid w:val="00305A2B"/>
    <w:rsid w:val="00305DD3"/>
    <w:rsid w:val="00305FAE"/>
    <w:rsid w:val="00306034"/>
    <w:rsid w:val="00306042"/>
    <w:rsid w:val="00306719"/>
    <w:rsid w:val="0030691C"/>
    <w:rsid w:val="00306D10"/>
    <w:rsid w:val="00306EC7"/>
    <w:rsid w:val="00307158"/>
    <w:rsid w:val="003072B8"/>
    <w:rsid w:val="003074C5"/>
    <w:rsid w:val="00307A63"/>
    <w:rsid w:val="00307ED0"/>
    <w:rsid w:val="00307FED"/>
    <w:rsid w:val="0031003C"/>
    <w:rsid w:val="00310135"/>
    <w:rsid w:val="00310A0A"/>
    <w:rsid w:val="00310B61"/>
    <w:rsid w:val="00310CB4"/>
    <w:rsid w:val="003113A1"/>
    <w:rsid w:val="0031183F"/>
    <w:rsid w:val="00311880"/>
    <w:rsid w:val="003118AA"/>
    <w:rsid w:val="00311B62"/>
    <w:rsid w:val="00311BAE"/>
    <w:rsid w:val="00312135"/>
    <w:rsid w:val="0031264E"/>
    <w:rsid w:val="003129E6"/>
    <w:rsid w:val="00312CAD"/>
    <w:rsid w:val="00312DBC"/>
    <w:rsid w:val="00313112"/>
    <w:rsid w:val="00313315"/>
    <w:rsid w:val="003134F3"/>
    <w:rsid w:val="00313785"/>
    <w:rsid w:val="0031381B"/>
    <w:rsid w:val="00313CC3"/>
    <w:rsid w:val="00313E9C"/>
    <w:rsid w:val="003140DE"/>
    <w:rsid w:val="00314219"/>
    <w:rsid w:val="00314252"/>
    <w:rsid w:val="003142F2"/>
    <w:rsid w:val="00314577"/>
    <w:rsid w:val="003148BD"/>
    <w:rsid w:val="00314C5E"/>
    <w:rsid w:val="00314CF2"/>
    <w:rsid w:val="00314E6C"/>
    <w:rsid w:val="00314EB9"/>
    <w:rsid w:val="00314F21"/>
    <w:rsid w:val="00315803"/>
    <w:rsid w:val="00315A22"/>
    <w:rsid w:val="00315BBF"/>
    <w:rsid w:val="00315BDE"/>
    <w:rsid w:val="00315F85"/>
    <w:rsid w:val="00316280"/>
    <w:rsid w:val="003162B3"/>
    <w:rsid w:val="00316828"/>
    <w:rsid w:val="00316ACB"/>
    <w:rsid w:val="00316BEE"/>
    <w:rsid w:val="00316FFE"/>
    <w:rsid w:val="00317029"/>
    <w:rsid w:val="00317D2C"/>
    <w:rsid w:val="00317E74"/>
    <w:rsid w:val="0032025E"/>
    <w:rsid w:val="0032072D"/>
    <w:rsid w:val="003208F9"/>
    <w:rsid w:val="00320C6F"/>
    <w:rsid w:val="00320FA0"/>
    <w:rsid w:val="00321040"/>
    <w:rsid w:val="00321072"/>
    <w:rsid w:val="0032111F"/>
    <w:rsid w:val="003218A1"/>
    <w:rsid w:val="00321AA5"/>
    <w:rsid w:val="00321BA2"/>
    <w:rsid w:val="00321C71"/>
    <w:rsid w:val="0032209A"/>
    <w:rsid w:val="00322273"/>
    <w:rsid w:val="00322314"/>
    <w:rsid w:val="003223E4"/>
    <w:rsid w:val="003226A1"/>
    <w:rsid w:val="003229FC"/>
    <w:rsid w:val="00322DC9"/>
    <w:rsid w:val="00323362"/>
    <w:rsid w:val="00323380"/>
    <w:rsid w:val="0032349E"/>
    <w:rsid w:val="00323712"/>
    <w:rsid w:val="00323C44"/>
    <w:rsid w:val="00323C65"/>
    <w:rsid w:val="00324297"/>
    <w:rsid w:val="0032439E"/>
    <w:rsid w:val="00324412"/>
    <w:rsid w:val="003244F6"/>
    <w:rsid w:val="00324875"/>
    <w:rsid w:val="0032493F"/>
    <w:rsid w:val="00324AB8"/>
    <w:rsid w:val="00324FDB"/>
    <w:rsid w:val="0032564D"/>
    <w:rsid w:val="0032574A"/>
    <w:rsid w:val="00325B0A"/>
    <w:rsid w:val="00325C17"/>
    <w:rsid w:val="00325C21"/>
    <w:rsid w:val="00325D34"/>
    <w:rsid w:val="00325F65"/>
    <w:rsid w:val="003260FA"/>
    <w:rsid w:val="003262DC"/>
    <w:rsid w:val="0032642D"/>
    <w:rsid w:val="00326D3D"/>
    <w:rsid w:val="00326F33"/>
    <w:rsid w:val="0032725C"/>
    <w:rsid w:val="00327281"/>
    <w:rsid w:val="00327A99"/>
    <w:rsid w:val="00327CC1"/>
    <w:rsid w:val="0033006C"/>
    <w:rsid w:val="00330683"/>
    <w:rsid w:val="0033068C"/>
    <w:rsid w:val="003306D9"/>
    <w:rsid w:val="00330999"/>
    <w:rsid w:val="00330B55"/>
    <w:rsid w:val="00330DFF"/>
    <w:rsid w:val="00331182"/>
    <w:rsid w:val="003311B9"/>
    <w:rsid w:val="003311C5"/>
    <w:rsid w:val="003311DC"/>
    <w:rsid w:val="00331555"/>
    <w:rsid w:val="00331643"/>
    <w:rsid w:val="00332225"/>
    <w:rsid w:val="00332B9E"/>
    <w:rsid w:val="00332DBB"/>
    <w:rsid w:val="00332FE3"/>
    <w:rsid w:val="00333008"/>
    <w:rsid w:val="003330F5"/>
    <w:rsid w:val="00333754"/>
    <w:rsid w:val="00333ACF"/>
    <w:rsid w:val="00333DD5"/>
    <w:rsid w:val="00334255"/>
    <w:rsid w:val="003342B4"/>
    <w:rsid w:val="0033439D"/>
    <w:rsid w:val="003343DC"/>
    <w:rsid w:val="00334528"/>
    <w:rsid w:val="00334965"/>
    <w:rsid w:val="00334DBF"/>
    <w:rsid w:val="00335082"/>
    <w:rsid w:val="003350AB"/>
    <w:rsid w:val="0033512B"/>
    <w:rsid w:val="0033517C"/>
    <w:rsid w:val="00335282"/>
    <w:rsid w:val="0033536A"/>
    <w:rsid w:val="003354A0"/>
    <w:rsid w:val="0033553A"/>
    <w:rsid w:val="0033586E"/>
    <w:rsid w:val="00335A50"/>
    <w:rsid w:val="00335D5C"/>
    <w:rsid w:val="00335DAD"/>
    <w:rsid w:val="0033631D"/>
    <w:rsid w:val="00336411"/>
    <w:rsid w:val="0033666E"/>
    <w:rsid w:val="003367CA"/>
    <w:rsid w:val="0033686F"/>
    <w:rsid w:val="00336AA1"/>
    <w:rsid w:val="00336B68"/>
    <w:rsid w:val="00336D1A"/>
    <w:rsid w:val="00336FB6"/>
    <w:rsid w:val="0033799B"/>
    <w:rsid w:val="003402C8"/>
    <w:rsid w:val="003402F6"/>
    <w:rsid w:val="0034058C"/>
    <w:rsid w:val="00340618"/>
    <w:rsid w:val="003407A8"/>
    <w:rsid w:val="0034082E"/>
    <w:rsid w:val="00340B84"/>
    <w:rsid w:val="00340E31"/>
    <w:rsid w:val="003410C3"/>
    <w:rsid w:val="0034117F"/>
    <w:rsid w:val="003411CE"/>
    <w:rsid w:val="00341565"/>
    <w:rsid w:val="003415DF"/>
    <w:rsid w:val="003417F3"/>
    <w:rsid w:val="00341B8F"/>
    <w:rsid w:val="00341CB9"/>
    <w:rsid w:val="0034200A"/>
    <w:rsid w:val="00342190"/>
    <w:rsid w:val="003421DE"/>
    <w:rsid w:val="003424BF"/>
    <w:rsid w:val="00342970"/>
    <w:rsid w:val="00342D72"/>
    <w:rsid w:val="00342FD2"/>
    <w:rsid w:val="003434C3"/>
    <w:rsid w:val="003435C3"/>
    <w:rsid w:val="00343AB9"/>
    <w:rsid w:val="00343AC3"/>
    <w:rsid w:val="00343D5A"/>
    <w:rsid w:val="0034451D"/>
    <w:rsid w:val="00344598"/>
    <w:rsid w:val="003446F0"/>
    <w:rsid w:val="00344814"/>
    <w:rsid w:val="0034492F"/>
    <w:rsid w:val="00344D0B"/>
    <w:rsid w:val="00344FA3"/>
    <w:rsid w:val="0034556A"/>
    <w:rsid w:val="00345676"/>
    <w:rsid w:val="0034569E"/>
    <w:rsid w:val="00345F2F"/>
    <w:rsid w:val="003460E6"/>
    <w:rsid w:val="003461A2"/>
    <w:rsid w:val="003463A7"/>
    <w:rsid w:val="003463B9"/>
    <w:rsid w:val="003468AC"/>
    <w:rsid w:val="00346D7D"/>
    <w:rsid w:val="0034712B"/>
    <w:rsid w:val="0034718E"/>
    <w:rsid w:val="003474E5"/>
    <w:rsid w:val="00347749"/>
    <w:rsid w:val="00347A75"/>
    <w:rsid w:val="0035002E"/>
    <w:rsid w:val="003502F5"/>
    <w:rsid w:val="0035053D"/>
    <w:rsid w:val="00350876"/>
    <w:rsid w:val="00350973"/>
    <w:rsid w:val="00350DCE"/>
    <w:rsid w:val="003511DC"/>
    <w:rsid w:val="00351403"/>
    <w:rsid w:val="003515C5"/>
    <w:rsid w:val="003517C0"/>
    <w:rsid w:val="00351A49"/>
    <w:rsid w:val="00351B0C"/>
    <w:rsid w:val="00351BE5"/>
    <w:rsid w:val="00351C0B"/>
    <w:rsid w:val="00351C30"/>
    <w:rsid w:val="00351C3D"/>
    <w:rsid w:val="00351DA1"/>
    <w:rsid w:val="0035211F"/>
    <w:rsid w:val="00352713"/>
    <w:rsid w:val="0035273D"/>
    <w:rsid w:val="00352903"/>
    <w:rsid w:val="003529CF"/>
    <w:rsid w:val="003529F2"/>
    <w:rsid w:val="00352A87"/>
    <w:rsid w:val="00352DA0"/>
    <w:rsid w:val="00353071"/>
    <w:rsid w:val="003534EB"/>
    <w:rsid w:val="00353505"/>
    <w:rsid w:val="00353684"/>
    <w:rsid w:val="003537E8"/>
    <w:rsid w:val="00353814"/>
    <w:rsid w:val="00353830"/>
    <w:rsid w:val="0035399A"/>
    <w:rsid w:val="00353D0E"/>
    <w:rsid w:val="00353E03"/>
    <w:rsid w:val="003540F3"/>
    <w:rsid w:val="003543E4"/>
    <w:rsid w:val="003544A6"/>
    <w:rsid w:val="00354983"/>
    <w:rsid w:val="00354ABF"/>
    <w:rsid w:val="00354C62"/>
    <w:rsid w:val="00354F07"/>
    <w:rsid w:val="00355395"/>
    <w:rsid w:val="0035591F"/>
    <w:rsid w:val="0035593F"/>
    <w:rsid w:val="00355B41"/>
    <w:rsid w:val="00355BC2"/>
    <w:rsid w:val="003560D9"/>
    <w:rsid w:val="0035657F"/>
    <w:rsid w:val="003567E7"/>
    <w:rsid w:val="003569C8"/>
    <w:rsid w:val="00356A4A"/>
    <w:rsid w:val="00356BD6"/>
    <w:rsid w:val="00356D7A"/>
    <w:rsid w:val="00356F7C"/>
    <w:rsid w:val="00357B65"/>
    <w:rsid w:val="003600CF"/>
    <w:rsid w:val="00360505"/>
    <w:rsid w:val="00360C5E"/>
    <w:rsid w:val="00360E10"/>
    <w:rsid w:val="00360E52"/>
    <w:rsid w:val="0036113F"/>
    <w:rsid w:val="0036124F"/>
    <w:rsid w:val="003612E0"/>
    <w:rsid w:val="00361800"/>
    <w:rsid w:val="00361B3C"/>
    <w:rsid w:val="00361D68"/>
    <w:rsid w:val="00361EFA"/>
    <w:rsid w:val="00361F5F"/>
    <w:rsid w:val="0036247C"/>
    <w:rsid w:val="003624CF"/>
    <w:rsid w:val="003629BF"/>
    <w:rsid w:val="00362CEB"/>
    <w:rsid w:val="00362F48"/>
    <w:rsid w:val="00362FA9"/>
    <w:rsid w:val="00362FC1"/>
    <w:rsid w:val="00363058"/>
    <w:rsid w:val="003631C2"/>
    <w:rsid w:val="00363501"/>
    <w:rsid w:val="003637B7"/>
    <w:rsid w:val="00363F05"/>
    <w:rsid w:val="00364346"/>
    <w:rsid w:val="00364480"/>
    <w:rsid w:val="00364482"/>
    <w:rsid w:val="00364D07"/>
    <w:rsid w:val="00365089"/>
    <w:rsid w:val="00365127"/>
    <w:rsid w:val="00365938"/>
    <w:rsid w:val="00365A57"/>
    <w:rsid w:val="00365FB8"/>
    <w:rsid w:val="00366627"/>
    <w:rsid w:val="003669BD"/>
    <w:rsid w:val="003672E0"/>
    <w:rsid w:val="00367522"/>
    <w:rsid w:val="00367734"/>
    <w:rsid w:val="0036774E"/>
    <w:rsid w:val="003678FC"/>
    <w:rsid w:val="00367B5B"/>
    <w:rsid w:val="00367E41"/>
    <w:rsid w:val="00370254"/>
    <w:rsid w:val="00370AD8"/>
    <w:rsid w:val="00370E06"/>
    <w:rsid w:val="00370E7A"/>
    <w:rsid w:val="00371528"/>
    <w:rsid w:val="00371534"/>
    <w:rsid w:val="00371548"/>
    <w:rsid w:val="0037159D"/>
    <w:rsid w:val="003715A7"/>
    <w:rsid w:val="003717A2"/>
    <w:rsid w:val="00371879"/>
    <w:rsid w:val="00371D29"/>
    <w:rsid w:val="00371E1C"/>
    <w:rsid w:val="00372279"/>
    <w:rsid w:val="00372504"/>
    <w:rsid w:val="00372921"/>
    <w:rsid w:val="00372A3D"/>
    <w:rsid w:val="00372B8D"/>
    <w:rsid w:val="00372FC2"/>
    <w:rsid w:val="0037330F"/>
    <w:rsid w:val="003733EE"/>
    <w:rsid w:val="003735C0"/>
    <w:rsid w:val="00373605"/>
    <w:rsid w:val="0037360D"/>
    <w:rsid w:val="00373632"/>
    <w:rsid w:val="00373D30"/>
    <w:rsid w:val="00373DBC"/>
    <w:rsid w:val="00373EF6"/>
    <w:rsid w:val="003743A9"/>
    <w:rsid w:val="003745C8"/>
    <w:rsid w:val="00374643"/>
    <w:rsid w:val="003748EA"/>
    <w:rsid w:val="00374CDE"/>
    <w:rsid w:val="00374D7A"/>
    <w:rsid w:val="00374F35"/>
    <w:rsid w:val="00375014"/>
    <w:rsid w:val="00375116"/>
    <w:rsid w:val="0037521D"/>
    <w:rsid w:val="00375377"/>
    <w:rsid w:val="003753D1"/>
    <w:rsid w:val="003757AA"/>
    <w:rsid w:val="003758D4"/>
    <w:rsid w:val="003759D3"/>
    <w:rsid w:val="00375BE3"/>
    <w:rsid w:val="00375C29"/>
    <w:rsid w:val="00375E9B"/>
    <w:rsid w:val="00376A7E"/>
    <w:rsid w:val="00377004"/>
    <w:rsid w:val="0037750C"/>
    <w:rsid w:val="00377852"/>
    <w:rsid w:val="003779AC"/>
    <w:rsid w:val="003779CB"/>
    <w:rsid w:val="00377B44"/>
    <w:rsid w:val="00377BA0"/>
    <w:rsid w:val="00377C10"/>
    <w:rsid w:val="00380161"/>
    <w:rsid w:val="0038019B"/>
    <w:rsid w:val="00380264"/>
    <w:rsid w:val="00380677"/>
    <w:rsid w:val="003806AE"/>
    <w:rsid w:val="003807A9"/>
    <w:rsid w:val="00380F66"/>
    <w:rsid w:val="003812E0"/>
    <w:rsid w:val="003813BA"/>
    <w:rsid w:val="00381453"/>
    <w:rsid w:val="003815BD"/>
    <w:rsid w:val="00381BC6"/>
    <w:rsid w:val="00381DE3"/>
    <w:rsid w:val="00381FD4"/>
    <w:rsid w:val="003822CC"/>
    <w:rsid w:val="00382389"/>
    <w:rsid w:val="003824AD"/>
    <w:rsid w:val="003824B5"/>
    <w:rsid w:val="00382A73"/>
    <w:rsid w:val="00382AC0"/>
    <w:rsid w:val="0038335B"/>
    <w:rsid w:val="003834EE"/>
    <w:rsid w:val="0038370C"/>
    <w:rsid w:val="00383A03"/>
    <w:rsid w:val="00383E1F"/>
    <w:rsid w:val="00384050"/>
    <w:rsid w:val="0038440E"/>
    <w:rsid w:val="00384656"/>
    <w:rsid w:val="003846DC"/>
    <w:rsid w:val="003847C0"/>
    <w:rsid w:val="0038494F"/>
    <w:rsid w:val="00384A21"/>
    <w:rsid w:val="00385364"/>
    <w:rsid w:val="003855FB"/>
    <w:rsid w:val="003856AF"/>
    <w:rsid w:val="0038572D"/>
    <w:rsid w:val="00385BBF"/>
    <w:rsid w:val="00385BEA"/>
    <w:rsid w:val="00385CA2"/>
    <w:rsid w:val="00385FC1"/>
    <w:rsid w:val="00386076"/>
    <w:rsid w:val="00386198"/>
    <w:rsid w:val="0038625D"/>
    <w:rsid w:val="00386605"/>
    <w:rsid w:val="0038692C"/>
    <w:rsid w:val="00386E28"/>
    <w:rsid w:val="00386FAE"/>
    <w:rsid w:val="0038728E"/>
    <w:rsid w:val="00387431"/>
    <w:rsid w:val="00387B1F"/>
    <w:rsid w:val="00387CFE"/>
    <w:rsid w:val="00387E03"/>
    <w:rsid w:val="0039009A"/>
    <w:rsid w:val="00390489"/>
    <w:rsid w:val="003904F4"/>
    <w:rsid w:val="00390C1E"/>
    <w:rsid w:val="00390CF0"/>
    <w:rsid w:val="00390F47"/>
    <w:rsid w:val="00390F53"/>
    <w:rsid w:val="003910FA"/>
    <w:rsid w:val="0039112E"/>
    <w:rsid w:val="003911EB"/>
    <w:rsid w:val="00391310"/>
    <w:rsid w:val="003914B2"/>
    <w:rsid w:val="0039159A"/>
    <w:rsid w:val="00391803"/>
    <w:rsid w:val="00391992"/>
    <w:rsid w:val="00391CC9"/>
    <w:rsid w:val="0039203A"/>
    <w:rsid w:val="00392222"/>
    <w:rsid w:val="0039223C"/>
    <w:rsid w:val="00392A44"/>
    <w:rsid w:val="00392AD0"/>
    <w:rsid w:val="00392BD8"/>
    <w:rsid w:val="00392CA9"/>
    <w:rsid w:val="00392CBF"/>
    <w:rsid w:val="00392D97"/>
    <w:rsid w:val="003933FC"/>
    <w:rsid w:val="0039450B"/>
    <w:rsid w:val="003946A2"/>
    <w:rsid w:val="003946CF"/>
    <w:rsid w:val="00394709"/>
    <w:rsid w:val="00394891"/>
    <w:rsid w:val="003949C3"/>
    <w:rsid w:val="00394A5D"/>
    <w:rsid w:val="00394A63"/>
    <w:rsid w:val="00394D1B"/>
    <w:rsid w:val="003950DF"/>
    <w:rsid w:val="00395D68"/>
    <w:rsid w:val="00395E97"/>
    <w:rsid w:val="00395FCE"/>
    <w:rsid w:val="0039610C"/>
    <w:rsid w:val="003961C3"/>
    <w:rsid w:val="003962B7"/>
    <w:rsid w:val="0039632D"/>
    <w:rsid w:val="00396631"/>
    <w:rsid w:val="0039677E"/>
    <w:rsid w:val="003967D6"/>
    <w:rsid w:val="0039721A"/>
    <w:rsid w:val="003973A0"/>
    <w:rsid w:val="003973E1"/>
    <w:rsid w:val="00397DDA"/>
    <w:rsid w:val="00397E7A"/>
    <w:rsid w:val="00397EFE"/>
    <w:rsid w:val="00397F91"/>
    <w:rsid w:val="003A0178"/>
    <w:rsid w:val="003A0720"/>
    <w:rsid w:val="003A0841"/>
    <w:rsid w:val="003A084B"/>
    <w:rsid w:val="003A0F62"/>
    <w:rsid w:val="003A0FD7"/>
    <w:rsid w:val="003A128F"/>
    <w:rsid w:val="003A1543"/>
    <w:rsid w:val="003A1A62"/>
    <w:rsid w:val="003A1B18"/>
    <w:rsid w:val="003A1FC7"/>
    <w:rsid w:val="003A28A5"/>
    <w:rsid w:val="003A2B14"/>
    <w:rsid w:val="003A2BB5"/>
    <w:rsid w:val="003A2D6A"/>
    <w:rsid w:val="003A2E2B"/>
    <w:rsid w:val="003A2F55"/>
    <w:rsid w:val="003A33C0"/>
    <w:rsid w:val="003A3992"/>
    <w:rsid w:val="003A3A15"/>
    <w:rsid w:val="003A3A22"/>
    <w:rsid w:val="003A3CEC"/>
    <w:rsid w:val="003A3F73"/>
    <w:rsid w:val="003A46E5"/>
    <w:rsid w:val="003A499D"/>
    <w:rsid w:val="003A4A12"/>
    <w:rsid w:val="003A4B20"/>
    <w:rsid w:val="003A4D17"/>
    <w:rsid w:val="003A4F02"/>
    <w:rsid w:val="003A4F75"/>
    <w:rsid w:val="003A5023"/>
    <w:rsid w:val="003A5029"/>
    <w:rsid w:val="003A50E1"/>
    <w:rsid w:val="003A5AB0"/>
    <w:rsid w:val="003A5F20"/>
    <w:rsid w:val="003A61F6"/>
    <w:rsid w:val="003A6378"/>
    <w:rsid w:val="003A661E"/>
    <w:rsid w:val="003A67D5"/>
    <w:rsid w:val="003A6958"/>
    <w:rsid w:val="003A6DC6"/>
    <w:rsid w:val="003A73FC"/>
    <w:rsid w:val="003A7740"/>
    <w:rsid w:val="003A7752"/>
    <w:rsid w:val="003A796E"/>
    <w:rsid w:val="003A7ACE"/>
    <w:rsid w:val="003A7D31"/>
    <w:rsid w:val="003B014F"/>
    <w:rsid w:val="003B0293"/>
    <w:rsid w:val="003B05AB"/>
    <w:rsid w:val="003B088D"/>
    <w:rsid w:val="003B098F"/>
    <w:rsid w:val="003B0BA7"/>
    <w:rsid w:val="003B13EE"/>
    <w:rsid w:val="003B149C"/>
    <w:rsid w:val="003B19AC"/>
    <w:rsid w:val="003B19ED"/>
    <w:rsid w:val="003B1AD9"/>
    <w:rsid w:val="003B1C10"/>
    <w:rsid w:val="003B1C9F"/>
    <w:rsid w:val="003B1F9B"/>
    <w:rsid w:val="003B20C9"/>
    <w:rsid w:val="003B2382"/>
    <w:rsid w:val="003B2459"/>
    <w:rsid w:val="003B2702"/>
    <w:rsid w:val="003B27AE"/>
    <w:rsid w:val="003B2930"/>
    <w:rsid w:val="003B2EE6"/>
    <w:rsid w:val="003B2F2B"/>
    <w:rsid w:val="003B315D"/>
    <w:rsid w:val="003B3290"/>
    <w:rsid w:val="003B337E"/>
    <w:rsid w:val="003B3579"/>
    <w:rsid w:val="003B35BC"/>
    <w:rsid w:val="003B3B16"/>
    <w:rsid w:val="003B3BE6"/>
    <w:rsid w:val="003B3FE5"/>
    <w:rsid w:val="003B40B6"/>
    <w:rsid w:val="003B43A7"/>
    <w:rsid w:val="003B4A5A"/>
    <w:rsid w:val="003B4C2B"/>
    <w:rsid w:val="003B4D64"/>
    <w:rsid w:val="003B4DA8"/>
    <w:rsid w:val="003B52EA"/>
    <w:rsid w:val="003B54C3"/>
    <w:rsid w:val="003B54EF"/>
    <w:rsid w:val="003B56A2"/>
    <w:rsid w:val="003B588A"/>
    <w:rsid w:val="003B5B5C"/>
    <w:rsid w:val="003B5BA4"/>
    <w:rsid w:val="003B60DC"/>
    <w:rsid w:val="003B60F4"/>
    <w:rsid w:val="003B6462"/>
    <w:rsid w:val="003B64FD"/>
    <w:rsid w:val="003B695A"/>
    <w:rsid w:val="003B69B1"/>
    <w:rsid w:val="003B6A66"/>
    <w:rsid w:val="003B6B84"/>
    <w:rsid w:val="003B6CF0"/>
    <w:rsid w:val="003B6D10"/>
    <w:rsid w:val="003B6D16"/>
    <w:rsid w:val="003B6DAA"/>
    <w:rsid w:val="003B6E37"/>
    <w:rsid w:val="003B71FE"/>
    <w:rsid w:val="003B7406"/>
    <w:rsid w:val="003B791F"/>
    <w:rsid w:val="003B7AD4"/>
    <w:rsid w:val="003B7B3E"/>
    <w:rsid w:val="003B7E45"/>
    <w:rsid w:val="003B7E78"/>
    <w:rsid w:val="003C01D1"/>
    <w:rsid w:val="003C0222"/>
    <w:rsid w:val="003C0848"/>
    <w:rsid w:val="003C0945"/>
    <w:rsid w:val="003C0BDA"/>
    <w:rsid w:val="003C0C0E"/>
    <w:rsid w:val="003C0CAE"/>
    <w:rsid w:val="003C0D1C"/>
    <w:rsid w:val="003C0E3A"/>
    <w:rsid w:val="003C156A"/>
    <w:rsid w:val="003C19FB"/>
    <w:rsid w:val="003C1CAD"/>
    <w:rsid w:val="003C2096"/>
    <w:rsid w:val="003C2180"/>
    <w:rsid w:val="003C222A"/>
    <w:rsid w:val="003C2249"/>
    <w:rsid w:val="003C2269"/>
    <w:rsid w:val="003C2827"/>
    <w:rsid w:val="003C2AE3"/>
    <w:rsid w:val="003C2AE7"/>
    <w:rsid w:val="003C2E5F"/>
    <w:rsid w:val="003C30AC"/>
    <w:rsid w:val="003C30C0"/>
    <w:rsid w:val="003C316A"/>
    <w:rsid w:val="003C31EC"/>
    <w:rsid w:val="003C36EA"/>
    <w:rsid w:val="003C378D"/>
    <w:rsid w:val="003C39A3"/>
    <w:rsid w:val="003C3CBF"/>
    <w:rsid w:val="003C3F20"/>
    <w:rsid w:val="003C4257"/>
    <w:rsid w:val="003C43DA"/>
    <w:rsid w:val="003C4836"/>
    <w:rsid w:val="003C4AC9"/>
    <w:rsid w:val="003C50A1"/>
    <w:rsid w:val="003C524E"/>
    <w:rsid w:val="003C5827"/>
    <w:rsid w:val="003C5B44"/>
    <w:rsid w:val="003C5CFE"/>
    <w:rsid w:val="003C60A9"/>
    <w:rsid w:val="003C61AC"/>
    <w:rsid w:val="003C648B"/>
    <w:rsid w:val="003C6593"/>
    <w:rsid w:val="003C6F41"/>
    <w:rsid w:val="003C7258"/>
    <w:rsid w:val="003C72D7"/>
    <w:rsid w:val="003C7373"/>
    <w:rsid w:val="003C7519"/>
    <w:rsid w:val="003C7645"/>
    <w:rsid w:val="003C7B38"/>
    <w:rsid w:val="003C7EA7"/>
    <w:rsid w:val="003C7ED7"/>
    <w:rsid w:val="003D020A"/>
    <w:rsid w:val="003D02D7"/>
    <w:rsid w:val="003D0538"/>
    <w:rsid w:val="003D0ADC"/>
    <w:rsid w:val="003D0C26"/>
    <w:rsid w:val="003D0CD8"/>
    <w:rsid w:val="003D0DA1"/>
    <w:rsid w:val="003D101F"/>
    <w:rsid w:val="003D1025"/>
    <w:rsid w:val="003D1242"/>
    <w:rsid w:val="003D1404"/>
    <w:rsid w:val="003D1644"/>
    <w:rsid w:val="003D17B9"/>
    <w:rsid w:val="003D188D"/>
    <w:rsid w:val="003D2030"/>
    <w:rsid w:val="003D2206"/>
    <w:rsid w:val="003D2280"/>
    <w:rsid w:val="003D2482"/>
    <w:rsid w:val="003D3003"/>
    <w:rsid w:val="003D34D2"/>
    <w:rsid w:val="003D37E5"/>
    <w:rsid w:val="003D3CA2"/>
    <w:rsid w:val="003D3FCE"/>
    <w:rsid w:val="003D404A"/>
    <w:rsid w:val="003D40A5"/>
    <w:rsid w:val="003D40A9"/>
    <w:rsid w:val="003D414C"/>
    <w:rsid w:val="003D4335"/>
    <w:rsid w:val="003D452D"/>
    <w:rsid w:val="003D4554"/>
    <w:rsid w:val="003D470A"/>
    <w:rsid w:val="003D480D"/>
    <w:rsid w:val="003D4AD7"/>
    <w:rsid w:val="003D4E0B"/>
    <w:rsid w:val="003D5862"/>
    <w:rsid w:val="003D59DF"/>
    <w:rsid w:val="003D5C27"/>
    <w:rsid w:val="003D6349"/>
    <w:rsid w:val="003D63FA"/>
    <w:rsid w:val="003D64E4"/>
    <w:rsid w:val="003D64E6"/>
    <w:rsid w:val="003D6601"/>
    <w:rsid w:val="003D6713"/>
    <w:rsid w:val="003D67BF"/>
    <w:rsid w:val="003D6A15"/>
    <w:rsid w:val="003D71AF"/>
    <w:rsid w:val="003D7411"/>
    <w:rsid w:val="003D7468"/>
    <w:rsid w:val="003D7582"/>
    <w:rsid w:val="003D7ADC"/>
    <w:rsid w:val="003E0121"/>
    <w:rsid w:val="003E0177"/>
    <w:rsid w:val="003E02A4"/>
    <w:rsid w:val="003E03E1"/>
    <w:rsid w:val="003E0411"/>
    <w:rsid w:val="003E044A"/>
    <w:rsid w:val="003E0773"/>
    <w:rsid w:val="003E0A24"/>
    <w:rsid w:val="003E0D35"/>
    <w:rsid w:val="003E0E97"/>
    <w:rsid w:val="003E0EF2"/>
    <w:rsid w:val="003E0FCE"/>
    <w:rsid w:val="003E106D"/>
    <w:rsid w:val="003E1115"/>
    <w:rsid w:val="003E168B"/>
    <w:rsid w:val="003E190A"/>
    <w:rsid w:val="003E1977"/>
    <w:rsid w:val="003E19A4"/>
    <w:rsid w:val="003E1F75"/>
    <w:rsid w:val="003E2139"/>
    <w:rsid w:val="003E2372"/>
    <w:rsid w:val="003E31E3"/>
    <w:rsid w:val="003E355A"/>
    <w:rsid w:val="003E392F"/>
    <w:rsid w:val="003E3E6F"/>
    <w:rsid w:val="003E3F48"/>
    <w:rsid w:val="003E412D"/>
    <w:rsid w:val="003E4C30"/>
    <w:rsid w:val="003E4D56"/>
    <w:rsid w:val="003E583C"/>
    <w:rsid w:val="003E5892"/>
    <w:rsid w:val="003E61F2"/>
    <w:rsid w:val="003E6329"/>
    <w:rsid w:val="003E633D"/>
    <w:rsid w:val="003E64ED"/>
    <w:rsid w:val="003E65A9"/>
    <w:rsid w:val="003E6A23"/>
    <w:rsid w:val="003E73B0"/>
    <w:rsid w:val="003E73EB"/>
    <w:rsid w:val="003E74FC"/>
    <w:rsid w:val="003E7525"/>
    <w:rsid w:val="003E762E"/>
    <w:rsid w:val="003E7639"/>
    <w:rsid w:val="003E79AE"/>
    <w:rsid w:val="003E7DF8"/>
    <w:rsid w:val="003E7E53"/>
    <w:rsid w:val="003F008C"/>
    <w:rsid w:val="003F042E"/>
    <w:rsid w:val="003F04EB"/>
    <w:rsid w:val="003F089D"/>
    <w:rsid w:val="003F08E7"/>
    <w:rsid w:val="003F0937"/>
    <w:rsid w:val="003F095F"/>
    <w:rsid w:val="003F0C17"/>
    <w:rsid w:val="003F0F5C"/>
    <w:rsid w:val="003F16E8"/>
    <w:rsid w:val="003F1939"/>
    <w:rsid w:val="003F22FC"/>
    <w:rsid w:val="003F24A9"/>
    <w:rsid w:val="003F2865"/>
    <w:rsid w:val="003F2C8B"/>
    <w:rsid w:val="003F2D35"/>
    <w:rsid w:val="003F3196"/>
    <w:rsid w:val="003F3296"/>
    <w:rsid w:val="003F32A4"/>
    <w:rsid w:val="003F3945"/>
    <w:rsid w:val="003F3A45"/>
    <w:rsid w:val="003F3B6D"/>
    <w:rsid w:val="003F4394"/>
    <w:rsid w:val="003F44EF"/>
    <w:rsid w:val="003F4864"/>
    <w:rsid w:val="003F4DFE"/>
    <w:rsid w:val="003F51C6"/>
    <w:rsid w:val="003F5201"/>
    <w:rsid w:val="003F5329"/>
    <w:rsid w:val="003F54D5"/>
    <w:rsid w:val="003F5586"/>
    <w:rsid w:val="003F59A0"/>
    <w:rsid w:val="003F59B6"/>
    <w:rsid w:val="003F59D2"/>
    <w:rsid w:val="003F5E1F"/>
    <w:rsid w:val="003F6400"/>
    <w:rsid w:val="003F67C9"/>
    <w:rsid w:val="003F6D28"/>
    <w:rsid w:val="003F6F61"/>
    <w:rsid w:val="003F708E"/>
    <w:rsid w:val="003F7217"/>
    <w:rsid w:val="003F72EC"/>
    <w:rsid w:val="003F7619"/>
    <w:rsid w:val="003F77CC"/>
    <w:rsid w:val="003F785A"/>
    <w:rsid w:val="003F7975"/>
    <w:rsid w:val="003F7A25"/>
    <w:rsid w:val="003F7AC5"/>
    <w:rsid w:val="00400055"/>
    <w:rsid w:val="0040007E"/>
    <w:rsid w:val="0040049A"/>
    <w:rsid w:val="00400637"/>
    <w:rsid w:val="0040085B"/>
    <w:rsid w:val="00400A99"/>
    <w:rsid w:val="00400E01"/>
    <w:rsid w:val="00401586"/>
    <w:rsid w:val="004016D5"/>
    <w:rsid w:val="004017F2"/>
    <w:rsid w:val="00401B5F"/>
    <w:rsid w:val="00401EE2"/>
    <w:rsid w:val="004020AE"/>
    <w:rsid w:val="00402320"/>
    <w:rsid w:val="004024E9"/>
    <w:rsid w:val="004028A5"/>
    <w:rsid w:val="00402FFD"/>
    <w:rsid w:val="00403669"/>
    <w:rsid w:val="0040371F"/>
    <w:rsid w:val="004038DA"/>
    <w:rsid w:val="00403A58"/>
    <w:rsid w:val="00403C69"/>
    <w:rsid w:val="00404093"/>
    <w:rsid w:val="004040E9"/>
    <w:rsid w:val="004043BE"/>
    <w:rsid w:val="004044AD"/>
    <w:rsid w:val="004046CD"/>
    <w:rsid w:val="00404B22"/>
    <w:rsid w:val="00404C12"/>
    <w:rsid w:val="004052E1"/>
    <w:rsid w:val="004053AF"/>
    <w:rsid w:val="0040550D"/>
    <w:rsid w:val="0040591C"/>
    <w:rsid w:val="0040595D"/>
    <w:rsid w:val="00405BD7"/>
    <w:rsid w:val="00406346"/>
    <w:rsid w:val="0040663A"/>
    <w:rsid w:val="00406F72"/>
    <w:rsid w:val="004075DC"/>
    <w:rsid w:val="004079CC"/>
    <w:rsid w:val="00407D90"/>
    <w:rsid w:val="00407F30"/>
    <w:rsid w:val="00407F8F"/>
    <w:rsid w:val="00410557"/>
    <w:rsid w:val="0041079B"/>
    <w:rsid w:val="004107FD"/>
    <w:rsid w:val="00410975"/>
    <w:rsid w:val="00410BA1"/>
    <w:rsid w:val="00410BAC"/>
    <w:rsid w:val="00410D3D"/>
    <w:rsid w:val="00410E44"/>
    <w:rsid w:val="00410F5F"/>
    <w:rsid w:val="004110B8"/>
    <w:rsid w:val="004118FA"/>
    <w:rsid w:val="00411FEC"/>
    <w:rsid w:val="0041204B"/>
    <w:rsid w:val="0041275E"/>
    <w:rsid w:val="0041283B"/>
    <w:rsid w:val="00412A4C"/>
    <w:rsid w:val="00412A5F"/>
    <w:rsid w:val="004135AD"/>
    <w:rsid w:val="00413730"/>
    <w:rsid w:val="00413823"/>
    <w:rsid w:val="00413975"/>
    <w:rsid w:val="00413C09"/>
    <w:rsid w:val="00413C44"/>
    <w:rsid w:val="00413D35"/>
    <w:rsid w:val="00413E91"/>
    <w:rsid w:val="00414128"/>
    <w:rsid w:val="00414A11"/>
    <w:rsid w:val="00414C04"/>
    <w:rsid w:val="00414CD7"/>
    <w:rsid w:val="00414D1E"/>
    <w:rsid w:val="00414E93"/>
    <w:rsid w:val="00414F16"/>
    <w:rsid w:val="00415192"/>
    <w:rsid w:val="00415359"/>
    <w:rsid w:val="00415588"/>
    <w:rsid w:val="00415B4A"/>
    <w:rsid w:val="00415ECB"/>
    <w:rsid w:val="0041627C"/>
    <w:rsid w:val="0041628B"/>
    <w:rsid w:val="004162CE"/>
    <w:rsid w:val="00416378"/>
    <w:rsid w:val="004165EA"/>
    <w:rsid w:val="0041666A"/>
    <w:rsid w:val="004167F5"/>
    <w:rsid w:val="00416E50"/>
    <w:rsid w:val="0041767F"/>
    <w:rsid w:val="00417B4C"/>
    <w:rsid w:val="00417E50"/>
    <w:rsid w:val="004201C5"/>
    <w:rsid w:val="004206B8"/>
    <w:rsid w:val="004206FF"/>
    <w:rsid w:val="00420A46"/>
    <w:rsid w:val="004211BE"/>
    <w:rsid w:val="004216B1"/>
    <w:rsid w:val="0042173D"/>
    <w:rsid w:val="00421976"/>
    <w:rsid w:val="00421A0B"/>
    <w:rsid w:val="00421A77"/>
    <w:rsid w:val="00421B29"/>
    <w:rsid w:val="00421B9E"/>
    <w:rsid w:val="004220A4"/>
    <w:rsid w:val="004227BD"/>
    <w:rsid w:val="0042313F"/>
    <w:rsid w:val="004235F8"/>
    <w:rsid w:val="00423863"/>
    <w:rsid w:val="00423888"/>
    <w:rsid w:val="00423916"/>
    <w:rsid w:val="0042397C"/>
    <w:rsid w:val="004239C3"/>
    <w:rsid w:val="00423A7A"/>
    <w:rsid w:val="00423C58"/>
    <w:rsid w:val="00423D2B"/>
    <w:rsid w:val="00423DCD"/>
    <w:rsid w:val="00423E04"/>
    <w:rsid w:val="0042406C"/>
    <w:rsid w:val="00424770"/>
    <w:rsid w:val="00424AFE"/>
    <w:rsid w:val="00424CAC"/>
    <w:rsid w:val="004253F4"/>
    <w:rsid w:val="0042549B"/>
    <w:rsid w:val="004254D8"/>
    <w:rsid w:val="00425612"/>
    <w:rsid w:val="00425BE4"/>
    <w:rsid w:val="00425E47"/>
    <w:rsid w:val="00425EEC"/>
    <w:rsid w:val="0042610B"/>
    <w:rsid w:val="00426727"/>
    <w:rsid w:val="00426DA3"/>
    <w:rsid w:val="00426E50"/>
    <w:rsid w:val="004275B9"/>
    <w:rsid w:val="004276A0"/>
    <w:rsid w:val="00427715"/>
    <w:rsid w:val="004277B1"/>
    <w:rsid w:val="004278D2"/>
    <w:rsid w:val="00427A1A"/>
    <w:rsid w:val="00427BB3"/>
    <w:rsid w:val="00427E19"/>
    <w:rsid w:val="00427F38"/>
    <w:rsid w:val="00430206"/>
    <w:rsid w:val="004304B4"/>
    <w:rsid w:val="004305C9"/>
    <w:rsid w:val="0043085C"/>
    <w:rsid w:val="00430BE5"/>
    <w:rsid w:val="00430C3E"/>
    <w:rsid w:val="00430E6F"/>
    <w:rsid w:val="0043121F"/>
    <w:rsid w:val="004313C1"/>
    <w:rsid w:val="004317F2"/>
    <w:rsid w:val="00431976"/>
    <w:rsid w:val="00431CBA"/>
    <w:rsid w:val="00431D97"/>
    <w:rsid w:val="00432FA5"/>
    <w:rsid w:val="0043324E"/>
    <w:rsid w:val="004332AF"/>
    <w:rsid w:val="004334F6"/>
    <w:rsid w:val="00433887"/>
    <w:rsid w:val="0043388D"/>
    <w:rsid w:val="00433B57"/>
    <w:rsid w:val="00433C53"/>
    <w:rsid w:val="00433D87"/>
    <w:rsid w:val="00433EF9"/>
    <w:rsid w:val="00434234"/>
    <w:rsid w:val="0043439C"/>
    <w:rsid w:val="0043488D"/>
    <w:rsid w:val="00434A7E"/>
    <w:rsid w:val="00434BBF"/>
    <w:rsid w:val="00435478"/>
    <w:rsid w:val="004354DF"/>
    <w:rsid w:val="0043550A"/>
    <w:rsid w:val="004358F6"/>
    <w:rsid w:val="0043594C"/>
    <w:rsid w:val="004359AA"/>
    <w:rsid w:val="00435FD1"/>
    <w:rsid w:val="0043601B"/>
    <w:rsid w:val="0043656D"/>
    <w:rsid w:val="00436980"/>
    <w:rsid w:val="00436E9E"/>
    <w:rsid w:val="004370BC"/>
    <w:rsid w:val="004375A3"/>
    <w:rsid w:val="004378C3"/>
    <w:rsid w:val="004378E0"/>
    <w:rsid w:val="004379CD"/>
    <w:rsid w:val="00437B90"/>
    <w:rsid w:val="00437BD5"/>
    <w:rsid w:val="00437DD9"/>
    <w:rsid w:val="00440248"/>
    <w:rsid w:val="004402E9"/>
    <w:rsid w:val="00440559"/>
    <w:rsid w:val="004405E5"/>
    <w:rsid w:val="00440C4B"/>
    <w:rsid w:val="00440F0F"/>
    <w:rsid w:val="004411AF"/>
    <w:rsid w:val="00441755"/>
    <w:rsid w:val="00441A47"/>
    <w:rsid w:val="00441B1B"/>
    <w:rsid w:val="00441BE0"/>
    <w:rsid w:val="00441E99"/>
    <w:rsid w:val="00441F81"/>
    <w:rsid w:val="00442061"/>
    <w:rsid w:val="004423FE"/>
    <w:rsid w:val="0044252A"/>
    <w:rsid w:val="00442C3F"/>
    <w:rsid w:val="00442CDF"/>
    <w:rsid w:val="0044329E"/>
    <w:rsid w:val="0044340F"/>
    <w:rsid w:val="004434C7"/>
    <w:rsid w:val="00443524"/>
    <w:rsid w:val="004437A5"/>
    <w:rsid w:val="004437E2"/>
    <w:rsid w:val="00443BDB"/>
    <w:rsid w:val="0044403D"/>
    <w:rsid w:val="0044436E"/>
    <w:rsid w:val="00444512"/>
    <w:rsid w:val="0044477D"/>
    <w:rsid w:val="0044482C"/>
    <w:rsid w:val="0044503F"/>
    <w:rsid w:val="00445376"/>
    <w:rsid w:val="0044575B"/>
    <w:rsid w:val="004457D2"/>
    <w:rsid w:val="0044584C"/>
    <w:rsid w:val="00445C01"/>
    <w:rsid w:val="00445C5B"/>
    <w:rsid w:val="0044600B"/>
    <w:rsid w:val="004460FA"/>
    <w:rsid w:val="00446258"/>
    <w:rsid w:val="00446477"/>
    <w:rsid w:val="00446786"/>
    <w:rsid w:val="00446A13"/>
    <w:rsid w:val="00446C60"/>
    <w:rsid w:val="00446F4D"/>
    <w:rsid w:val="00447107"/>
    <w:rsid w:val="00447455"/>
    <w:rsid w:val="004476B1"/>
    <w:rsid w:val="004477E3"/>
    <w:rsid w:val="004479ED"/>
    <w:rsid w:val="00447E30"/>
    <w:rsid w:val="0045047E"/>
    <w:rsid w:val="00450526"/>
    <w:rsid w:val="00450640"/>
    <w:rsid w:val="00450773"/>
    <w:rsid w:val="00450965"/>
    <w:rsid w:val="00450BE8"/>
    <w:rsid w:val="00450D71"/>
    <w:rsid w:val="00450E69"/>
    <w:rsid w:val="0045161F"/>
    <w:rsid w:val="004517E6"/>
    <w:rsid w:val="004517F8"/>
    <w:rsid w:val="004518E9"/>
    <w:rsid w:val="00451D5B"/>
    <w:rsid w:val="00451E1F"/>
    <w:rsid w:val="004522B9"/>
    <w:rsid w:val="0045240D"/>
    <w:rsid w:val="00452B9E"/>
    <w:rsid w:val="00452D8C"/>
    <w:rsid w:val="00452DA0"/>
    <w:rsid w:val="00452DBF"/>
    <w:rsid w:val="00452EBB"/>
    <w:rsid w:val="00453154"/>
    <w:rsid w:val="004531C2"/>
    <w:rsid w:val="004534BE"/>
    <w:rsid w:val="004536CC"/>
    <w:rsid w:val="00453B70"/>
    <w:rsid w:val="00453BD2"/>
    <w:rsid w:val="00453CC8"/>
    <w:rsid w:val="00454A87"/>
    <w:rsid w:val="00455055"/>
    <w:rsid w:val="0045508C"/>
    <w:rsid w:val="004551D1"/>
    <w:rsid w:val="0045525F"/>
    <w:rsid w:val="00455555"/>
    <w:rsid w:val="00455561"/>
    <w:rsid w:val="00455807"/>
    <w:rsid w:val="00455896"/>
    <w:rsid w:val="00455CA4"/>
    <w:rsid w:val="00455E57"/>
    <w:rsid w:val="00455EDB"/>
    <w:rsid w:val="004564F0"/>
    <w:rsid w:val="00456C3E"/>
    <w:rsid w:val="00456C42"/>
    <w:rsid w:val="00456CBA"/>
    <w:rsid w:val="00456E32"/>
    <w:rsid w:val="00456EC3"/>
    <w:rsid w:val="00457276"/>
    <w:rsid w:val="00457293"/>
    <w:rsid w:val="00457389"/>
    <w:rsid w:val="00457497"/>
    <w:rsid w:val="0045761B"/>
    <w:rsid w:val="0045767C"/>
    <w:rsid w:val="00457845"/>
    <w:rsid w:val="00457ADF"/>
    <w:rsid w:val="00457BC1"/>
    <w:rsid w:val="00457D49"/>
    <w:rsid w:val="0046018A"/>
    <w:rsid w:val="00460963"/>
    <w:rsid w:val="004609A9"/>
    <w:rsid w:val="004612DF"/>
    <w:rsid w:val="00461683"/>
    <w:rsid w:val="004616F5"/>
    <w:rsid w:val="00461724"/>
    <w:rsid w:val="00461803"/>
    <w:rsid w:val="00461843"/>
    <w:rsid w:val="00461938"/>
    <w:rsid w:val="00461A62"/>
    <w:rsid w:val="00461B1A"/>
    <w:rsid w:val="00461EC3"/>
    <w:rsid w:val="00461F31"/>
    <w:rsid w:val="00462437"/>
    <w:rsid w:val="00462C2E"/>
    <w:rsid w:val="004630C0"/>
    <w:rsid w:val="004632DD"/>
    <w:rsid w:val="0046350F"/>
    <w:rsid w:val="0046378B"/>
    <w:rsid w:val="00463D80"/>
    <w:rsid w:val="00463E96"/>
    <w:rsid w:val="0046422B"/>
    <w:rsid w:val="00464317"/>
    <w:rsid w:val="00464592"/>
    <w:rsid w:val="00464987"/>
    <w:rsid w:val="00464B6B"/>
    <w:rsid w:val="00464FC4"/>
    <w:rsid w:val="004653A8"/>
    <w:rsid w:val="00465457"/>
    <w:rsid w:val="00465458"/>
    <w:rsid w:val="004656E2"/>
    <w:rsid w:val="00465B4F"/>
    <w:rsid w:val="00465BDF"/>
    <w:rsid w:val="0046623B"/>
    <w:rsid w:val="0046626D"/>
    <w:rsid w:val="00466779"/>
    <w:rsid w:val="00466B95"/>
    <w:rsid w:val="00467AD8"/>
    <w:rsid w:val="00467DCD"/>
    <w:rsid w:val="00467DE7"/>
    <w:rsid w:val="00467F85"/>
    <w:rsid w:val="00470044"/>
    <w:rsid w:val="0047034B"/>
    <w:rsid w:val="00470478"/>
    <w:rsid w:val="00470A0F"/>
    <w:rsid w:val="00470C34"/>
    <w:rsid w:val="004713C3"/>
    <w:rsid w:val="00471721"/>
    <w:rsid w:val="00471726"/>
    <w:rsid w:val="00471D89"/>
    <w:rsid w:val="0047236F"/>
    <w:rsid w:val="00472E08"/>
    <w:rsid w:val="00472E72"/>
    <w:rsid w:val="00473049"/>
    <w:rsid w:val="0047322A"/>
    <w:rsid w:val="00473352"/>
    <w:rsid w:val="00473C44"/>
    <w:rsid w:val="00473F9F"/>
    <w:rsid w:val="00474012"/>
    <w:rsid w:val="004745BE"/>
    <w:rsid w:val="00474E0A"/>
    <w:rsid w:val="00474FA8"/>
    <w:rsid w:val="00475303"/>
    <w:rsid w:val="0047531E"/>
    <w:rsid w:val="00475404"/>
    <w:rsid w:val="00475498"/>
    <w:rsid w:val="0047579E"/>
    <w:rsid w:val="00475E00"/>
    <w:rsid w:val="00475FA1"/>
    <w:rsid w:val="00476052"/>
    <w:rsid w:val="00476373"/>
    <w:rsid w:val="004763B9"/>
    <w:rsid w:val="00476729"/>
    <w:rsid w:val="0047685A"/>
    <w:rsid w:val="0047698F"/>
    <w:rsid w:val="00476CC4"/>
    <w:rsid w:val="00476F62"/>
    <w:rsid w:val="00477011"/>
    <w:rsid w:val="0047706F"/>
    <w:rsid w:val="00477279"/>
    <w:rsid w:val="0047741E"/>
    <w:rsid w:val="004776DC"/>
    <w:rsid w:val="0047773B"/>
    <w:rsid w:val="00477B09"/>
    <w:rsid w:val="00477E1E"/>
    <w:rsid w:val="004800F0"/>
    <w:rsid w:val="00480205"/>
    <w:rsid w:val="00480285"/>
    <w:rsid w:val="004805ED"/>
    <w:rsid w:val="004807D3"/>
    <w:rsid w:val="00480C16"/>
    <w:rsid w:val="00480C45"/>
    <w:rsid w:val="0048147F"/>
    <w:rsid w:val="004817B1"/>
    <w:rsid w:val="00481839"/>
    <w:rsid w:val="00481896"/>
    <w:rsid w:val="00481AFC"/>
    <w:rsid w:val="00481BA3"/>
    <w:rsid w:val="00481CEC"/>
    <w:rsid w:val="00482266"/>
    <w:rsid w:val="00482568"/>
    <w:rsid w:val="004826DC"/>
    <w:rsid w:val="00482978"/>
    <w:rsid w:val="00482BA2"/>
    <w:rsid w:val="00482C3F"/>
    <w:rsid w:val="004831B3"/>
    <w:rsid w:val="004833DE"/>
    <w:rsid w:val="004834BD"/>
    <w:rsid w:val="004836CF"/>
    <w:rsid w:val="004838AA"/>
    <w:rsid w:val="00483A45"/>
    <w:rsid w:val="00483ACF"/>
    <w:rsid w:val="00483AD8"/>
    <w:rsid w:val="00483DB7"/>
    <w:rsid w:val="00484074"/>
    <w:rsid w:val="004841C1"/>
    <w:rsid w:val="004841EA"/>
    <w:rsid w:val="00484591"/>
    <w:rsid w:val="004845AF"/>
    <w:rsid w:val="00484A03"/>
    <w:rsid w:val="00484CFF"/>
    <w:rsid w:val="00484D27"/>
    <w:rsid w:val="00484FE8"/>
    <w:rsid w:val="0048507E"/>
    <w:rsid w:val="0048517E"/>
    <w:rsid w:val="0048522D"/>
    <w:rsid w:val="00485906"/>
    <w:rsid w:val="004859CB"/>
    <w:rsid w:val="00485ABE"/>
    <w:rsid w:val="00485E67"/>
    <w:rsid w:val="0048619C"/>
    <w:rsid w:val="004862CE"/>
    <w:rsid w:val="0048632D"/>
    <w:rsid w:val="004865A5"/>
    <w:rsid w:val="00486764"/>
    <w:rsid w:val="00486849"/>
    <w:rsid w:val="00486AA9"/>
    <w:rsid w:val="00486C2F"/>
    <w:rsid w:val="00486FDC"/>
    <w:rsid w:val="004871CE"/>
    <w:rsid w:val="00487593"/>
    <w:rsid w:val="00487763"/>
    <w:rsid w:val="004877C0"/>
    <w:rsid w:val="004878ED"/>
    <w:rsid w:val="004879F5"/>
    <w:rsid w:val="00487A87"/>
    <w:rsid w:val="00487C67"/>
    <w:rsid w:val="00487F66"/>
    <w:rsid w:val="004902A3"/>
    <w:rsid w:val="004902B6"/>
    <w:rsid w:val="0049045F"/>
    <w:rsid w:val="0049081F"/>
    <w:rsid w:val="00490A86"/>
    <w:rsid w:val="00490B56"/>
    <w:rsid w:val="00490C14"/>
    <w:rsid w:val="00490D33"/>
    <w:rsid w:val="00490F74"/>
    <w:rsid w:val="00491007"/>
    <w:rsid w:val="004910E6"/>
    <w:rsid w:val="004911D1"/>
    <w:rsid w:val="0049162B"/>
    <w:rsid w:val="00491869"/>
    <w:rsid w:val="00491920"/>
    <w:rsid w:val="00491B67"/>
    <w:rsid w:val="00491D37"/>
    <w:rsid w:val="00491EB0"/>
    <w:rsid w:val="00491F39"/>
    <w:rsid w:val="004920B3"/>
    <w:rsid w:val="00492A01"/>
    <w:rsid w:val="0049352B"/>
    <w:rsid w:val="00493554"/>
    <w:rsid w:val="004936C9"/>
    <w:rsid w:val="00493733"/>
    <w:rsid w:val="00493746"/>
    <w:rsid w:val="00493767"/>
    <w:rsid w:val="004937ED"/>
    <w:rsid w:val="00493945"/>
    <w:rsid w:val="00493A01"/>
    <w:rsid w:val="00493A09"/>
    <w:rsid w:val="00493BA9"/>
    <w:rsid w:val="00493D2A"/>
    <w:rsid w:val="00493DAC"/>
    <w:rsid w:val="00493F20"/>
    <w:rsid w:val="00493F58"/>
    <w:rsid w:val="0049431B"/>
    <w:rsid w:val="00494873"/>
    <w:rsid w:val="00494906"/>
    <w:rsid w:val="004949F7"/>
    <w:rsid w:val="00494A3A"/>
    <w:rsid w:val="00494A81"/>
    <w:rsid w:val="00494E4D"/>
    <w:rsid w:val="00494F71"/>
    <w:rsid w:val="004951F0"/>
    <w:rsid w:val="004954D2"/>
    <w:rsid w:val="0049558F"/>
    <w:rsid w:val="00495650"/>
    <w:rsid w:val="004956E5"/>
    <w:rsid w:val="00495850"/>
    <w:rsid w:val="00495A13"/>
    <w:rsid w:val="00495B45"/>
    <w:rsid w:val="004962E6"/>
    <w:rsid w:val="004965BD"/>
    <w:rsid w:val="00496673"/>
    <w:rsid w:val="00496A11"/>
    <w:rsid w:val="00496AF4"/>
    <w:rsid w:val="00496D86"/>
    <w:rsid w:val="0049747E"/>
    <w:rsid w:val="004977D3"/>
    <w:rsid w:val="00497868"/>
    <w:rsid w:val="004978E3"/>
    <w:rsid w:val="00497E0D"/>
    <w:rsid w:val="004A0206"/>
    <w:rsid w:val="004A05F5"/>
    <w:rsid w:val="004A06A9"/>
    <w:rsid w:val="004A082C"/>
    <w:rsid w:val="004A0E06"/>
    <w:rsid w:val="004A0F3D"/>
    <w:rsid w:val="004A100B"/>
    <w:rsid w:val="004A1196"/>
    <w:rsid w:val="004A11A0"/>
    <w:rsid w:val="004A11D6"/>
    <w:rsid w:val="004A175C"/>
    <w:rsid w:val="004A1B57"/>
    <w:rsid w:val="004A2741"/>
    <w:rsid w:val="004A286F"/>
    <w:rsid w:val="004A29A6"/>
    <w:rsid w:val="004A2C1F"/>
    <w:rsid w:val="004A2DA2"/>
    <w:rsid w:val="004A31F5"/>
    <w:rsid w:val="004A32CE"/>
    <w:rsid w:val="004A336C"/>
    <w:rsid w:val="004A338C"/>
    <w:rsid w:val="004A352B"/>
    <w:rsid w:val="004A38BD"/>
    <w:rsid w:val="004A39AD"/>
    <w:rsid w:val="004A3B20"/>
    <w:rsid w:val="004A3FAA"/>
    <w:rsid w:val="004A42BE"/>
    <w:rsid w:val="004A4439"/>
    <w:rsid w:val="004A47E5"/>
    <w:rsid w:val="004A48AA"/>
    <w:rsid w:val="004A4FB8"/>
    <w:rsid w:val="004A5116"/>
    <w:rsid w:val="004A52D6"/>
    <w:rsid w:val="004A5A5D"/>
    <w:rsid w:val="004A5C4A"/>
    <w:rsid w:val="004A6148"/>
    <w:rsid w:val="004A6AF5"/>
    <w:rsid w:val="004A6D45"/>
    <w:rsid w:val="004A710A"/>
    <w:rsid w:val="004A71F5"/>
    <w:rsid w:val="004A7259"/>
    <w:rsid w:val="004A737C"/>
    <w:rsid w:val="004A7559"/>
    <w:rsid w:val="004A75E2"/>
    <w:rsid w:val="004A7963"/>
    <w:rsid w:val="004A7CA8"/>
    <w:rsid w:val="004A7CDE"/>
    <w:rsid w:val="004A7CFE"/>
    <w:rsid w:val="004A7E74"/>
    <w:rsid w:val="004B0128"/>
    <w:rsid w:val="004B12FA"/>
    <w:rsid w:val="004B14E8"/>
    <w:rsid w:val="004B1A7E"/>
    <w:rsid w:val="004B1AF8"/>
    <w:rsid w:val="004B1E71"/>
    <w:rsid w:val="004B21B3"/>
    <w:rsid w:val="004B249E"/>
    <w:rsid w:val="004B2604"/>
    <w:rsid w:val="004B279B"/>
    <w:rsid w:val="004B283C"/>
    <w:rsid w:val="004B2EF8"/>
    <w:rsid w:val="004B2F8A"/>
    <w:rsid w:val="004B3083"/>
    <w:rsid w:val="004B344F"/>
    <w:rsid w:val="004B36D7"/>
    <w:rsid w:val="004B3940"/>
    <w:rsid w:val="004B3A1C"/>
    <w:rsid w:val="004B3B28"/>
    <w:rsid w:val="004B3C8A"/>
    <w:rsid w:val="004B3D2E"/>
    <w:rsid w:val="004B419F"/>
    <w:rsid w:val="004B41EF"/>
    <w:rsid w:val="004B443E"/>
    <w:rsid w:val="004B451A"/>
    <w:rsid w:val="004B4E1B"/>
    <w:rsid w:val="004B514F"/>
    <w:rsid w:val="004B5199"/>
    <w:rsid w:val="004B51C3"/>
    <w:rsid w:val="004B52A1"/>
    <w:rsid w:val="004B5632"/>
    <w:rsid w:val="004B5A52"/>
    <w:rsid w:val="004B5C96"/>
    <w:rsid w:val="004B603F"/>
    <w:rsid w:val="004B61FB"/>
    <w:rsid w:val="004B6218"/>
    <w:rsid w:val="004B62ED"/>
    <w:rsid w:val="004B639E"/>
    <w:rsid w:val="004B66F4"/>
    <w:rsid w:val="004B697E"/>
    <w:rsid w:val="004B6BAC"/>
    <w:rsid w:val="004B6CD0"/>
    <w:rsid w:val="004B6E57"/>
    <w:rsid w:val="004B70FB"/>
    <w:rsid w:val="004B724F"/>
    <w:rsid w:val="004B7710"/>
    <w:rsid w:val="004B7CDF"/>
    <w:rsid w:val="004C0B25"/>
    <w:rsid w:val="004C0C01"/>
    <w:rsid w:val="004C0F9A"/>
    <w:rsid w:val="004C113A"/>
    <w:rsid w:val="004C124B"/>
    <w:rsid w:val="004C1345"/>
    <w:rsid w:val="004C172B"/>
    <w:rsid w:val="004C174D"/>
    <w:rsid w:val="004C18D9"/>
    <w:rsid w:val="004C1BAB"/>
    <w:rsid w:val="004C22C7"/>
    <w:rsid w:val="004C2391"/>
    <w:rsid w:val="004C2D43"/>
    <w:rsid w:val="004C3385"/>
    <w:rsid w:val="004C3940"/>
    <w:rsid w:val="004C3D38"/>
    <w:rsid w:val="004C3DA5"/>
    <w:rsid w:val="004C3EF5"/>
    <w:rsid w:val="004C4662"/>
    <w:rsid w:val="004C49AB"/>
    <w:rsid w:val="004C49AF"/>
    <w:rsid w:val="004C4AAC"/>
    <w:rsid w:val="004C4BAB"/>
    <w:rsid w:val="004C4C1A"/>
    <w:rsid w:val="004C4CE8"/>
    <w:rsid w:val="004C4E78"/>
    <w:rsid w:val="004C4F27"/>
    <w:rsid w:val="004C5149"/>
    <w:rsid w:val="004C5199"/>
    <w:rsid w:val="004C5864"/>
    <w:rsid w:val="004C6FD0"/>
    <w:rsid w:val="004C7098"/>
    <w:rsid w:val="004C737E"/>
    <w:rsid w:val="004C7AA0"/>
    <w:rsid w:val="004C7ADC"/>
    <w:rsid w:val="004C7BCB"/>
    <w:rsid w:val="004C7CA1"/>
    <w:rsid w:val="004C7CC4"/>
    <w:rsid w:val="004C7E39"/>
    <w:rsid w:val="004C7ED9"/>
    <w:rsid w:val="004D0529"/>
    <w:rsid w:val="004D0770"/>
    <w:rsid w:val="004D0860"/>
    <w:rsid w:val="004D09D3"/>
    <w:rsid w:val="004D0C6C"/>
    <w:rsid w:val="004D0DCE"/>
    <w:rsid w:val="004D1349"/>
    <w:rsid w:val="004D1506"/>
    <w:rsid w:val="004D1819"/>
    <w:rsid w:val="004D1AB3"/>
    <w:rsid w:val="004D1B94"/>
    <w:rsid w:val="004D2BA0"/>
    <w:rsid w:val="004D2BB2"/>
    <w:rsid w:val="004D2C41"/>
    <w:rsid w:val="004D2C6F"/>
    <w:rsid w:val="004D2F01"/>
    <w:rsid w:val="004D343F"/>
    <w:rsid w:val="004D3493"/>
    <w:rsid w:val="004D37C9"/>
    <w:rsid w:val="004D3812"/>
    <w:rsid w:val="004D3E58"/>
    <w:rsid w:val="004D4691"/>
    <w:rsid w:val="004D498E"/>
    <w:rsid w:val="004D4D23"/>
    <w:rsid w:val="004D5140"/>
    <w:rsid w:val="004D5368"/>
    <w:rsid w:val="004D5873"/>
    <w:rsid w:val="004D64FA"/>
    <w:rsid w:val="004D6E6A"/>
    <w:rsid w:val="004D73A1"/>
    <w:rsid w:val="004D76F8"/>
    <w:rsid w:val="004D7818"/>
    <w:rsid w:val="004D7949"/>
    <w:rsid w:val="004D79BD"/>
    <w:rsid w:val="004D79D8"/>
    <w:rsid w:val="004D7A9C"/>
    <w:rsid w:val="004D7BA9"/>
    <w:rsid w:val="004E045D"/>
    <w:rsid w:val="004E0602"/>
    <w:rsid w:val="004E0BBC"/>
    <w:rsid w:val="004E0D3E"/>
    <w:rsid w:val="004E1489"/>
    <w:rsid w:val="004E153F"/>
    <w:rsid w:val="004E15A3"/>
    <w:rsid w:val="004E15D2"/>
    <w:rsid w:val="004E1628"/>
    <w:rsid w:val="004E1645"/>
    <w:rsid w:val="004E1B5A"/>
    <w:rsid w:val="004E1C87"/>
    <w:rsid w:val="004E278F"/>
    <w:rsid w:val="004E297A"/>
    <w:rsid w:val="004E2AB4"/>
    <w:rsid w:val="004E2D5E"/>
    <w:rsid w:val="004E34BA"/>
    <w:rsid w:val="004E34C5"/>
    <w:rsid w:val="004E37A3"/>
    <w:rsid w:val="004E3846"/>
    <w:rsid w:val="004E3E8D"/>
    <w:rsid w:val="004E4591"/>
    <w:rsid w:val="004E4D1A"/>
    <w:rsid w:val="004E4F70"/>
    <w:rsid w:val="004E5511"/>
    <w:rsid w:val="004E579E"/>
    <w:rsid w:val="004E57E1"/>
    <w:rsid w:val="004E5AD9"/>
    <w:rsid w:val="004E5D27"/>
    <w:rsid w:val="004E5E72"/>
    <w:rsid w:val="004E5F43"/>
    <w:rsid w:val="004E604B"/>
    <w:rsid w:val="004E60E1"/>
    <w:rsid w:val="004E60E9"/>
    <w:rsid w:val="004E6265"/>
    <w:rsid w:val="004E62D1"/>
    <w:rsid w:val="004E63B7"/>
    <w:rsid w:val="004E6831"/>
    <w:rsid w:val="004E6A39"/>
    <w:rsid w:val="004E6D2E"/>
    <w:rsid w:val="004E701A"/>
    <w:rsid w:val="004E702C"/>
    <w:rsid w:val="004E784E"/>
    <w:rsid w:val="004E7C51"/>
    <w:rsid w:val="004E7D82"/>
    <w:rsid w:val="004E7F8A"/>
    <w:rsid w:val="004F0515"/>
    <w:rsid w:val="004F057B"/>
    <w:rsid w:val="004F0C80"/>
    <w:rsid w:val="004F0CC3"/>
    <w:rsid w:val="004F0EE8"/>
    <w:rsid w:val="004F1334"/>
    <w:rsid w:val="004F13A9"/>
    <w:rsid w:val="004F1519"/>
    <w:rsid w:val="004F1672"/>
    <w:rsid w:val="004F16C5"/>
    <w:rsid w:val="004F1A14"/>
    <w:rsid w:val="004F1AEF"/>
    <w:rsid w:val="004F1C1F"/>
    <w:rsid w:val="004F1F01"/>
    <w:rsid w:val="004F203A"/>
    <w:rsid w:val="004F22D0"/>
    <w:rsid w:val="004F2426"/>
    <w:rsid w:val="004F2AB3"/>
    <w:rsid w:val="004F2BEB"/>
    <w:rsid w:val="004F2CBD"/>
    <w:rsid w:val="004F2DBF"/>
    <w:rsid w:val="004F312E"/>
    <w:rsid w:val="004F3647"/>
    <w:rsid w:val="004F3666"/>
    <w:rsid w:val="004F37E2"/>
    <w:rsid w:val="004F37EA"/>
    <w:rsid w:val="004F39F2"/>
    <w:rsid w:val="004F3BEB"/>
    <w:rsid w:val="004F3CBE"/>
    <w:rsid w:val="004F3CEC"/>
    <w:rsid w:val="004F4280"/>
    <w:rsid w:val="004F4336"/>
    <w:rsid w:val="004F4399"/>
    <w:rsid w:val="004F43D5"/>
    <w:rsid w:val="004F440A"/>
    <w:rsid w:val="004F460F"/>
    <w:rsid w:val="004F4616"/>
    <w:rsid w:val="004F4707"/>
    <w:rsid w:val="004F498D"/>
    <w:rsid w:val="004F498F"/>
    <w:rsid w:val="004F4B8C"/>
    <w:rsid w:val="004F4EDC"/>
    <w:rsid w:val="004F54F9"/>
    <w:rsid w:val="004F5547"/>
    <w:rsid w:val="004F58C3"/>
    <w:rsid w:val="004F58EA"/>
    <w:rsid w:val="004F58FD"/>
    <w:rsid w:val="004F5B2B"/>
    <w:rsid w:val="004F5EF5"/>
    <w:rsid w:val="004F5FF1"/>
    <w:rsid w:val="004F6127"/>
    <w:rsid w:val="004F624D"/>
    <w:rsid w:val="004F6260"/>
    <w:rsid w:val="004F65C1"/>
    <w:rsid w:val="004F6717"/>
    <w:rsid w:val="004F714E"/>
    <w:rsid w:val="004F71D1"/>
    <w:rsid w:val="004F72B2"/>
    <w:rsid w:val="004F7359"/>
    <w:rsid w:val="004F78F1"/>
    <w:rsid w:val="004F7939"/>
    <w:rsid w:val="004F7BAA"/>
    <w:rsid w:val="004F7F43"/>
    <w:rsid w:val="00500326"/>
    <w:rsid w:val="00500484"/>
    <w:rsid w:val="00500AD5"/>
    <w:rsid w:val="00500CF1"/>
    <w:rsid w:val="005018C8"/>
    <w:rsid w:val="00501958"/>
    <w:rsid w:val="00501A7A"/>
    <w:rsid w:val="00501E10"/>
    <w:rsid w:val="00501F99"/>
    <w:rsid w:val="005020C5"/>
    <w:rsid w:val="005020DA"/>
    <w:rsid w:val="0050350A"/>
    <w:rsid w:val="00503744"/>
    <w:rsid w:val="00503886"/>
    <w:rsid w:val="005038DE"/>
    <w:rsid w:val="00503C5A"/>
    <w:rsid w:val="00503CF9"/>
    <w:rsid w:val="00503DBD"/>
    <w:rsid w:val="00503F07"/>
    <w:rsid w:val="00503FA9"/>
    <w:rsid w:val="00504097"/>
    <w:rsid w:val="005041ED"/>
    <w:rsid w:val="005045DE"/>
    <w:rsid w:val="00504699"/>
    <w:rsid w:val="0050485C"/>
    <w:rsid w:val="00504A6E"/>
    <w:rsid w:val="00504AAC"/>
    <w:rsid w:val="00504E45"/>
    <w:rsid w:val="00504E9F"/>
    <w:rsid w:val="00505076"/>
    <w:rsid w:val="00505119"/>
    <w:rsid w:val="0050514F"/>
    <w:rsid w:val="005052B5"/>
    <w:rsid w:val="00505B81"/>
    <w:rsid w:val="00505C13"/>
    <w:rsid w:val="00505E75"/>
    <w:rsid w:val="00506337"/>
    <w:rsid w:val="0050634F"/>
    <w:rsid w:val="00506516"/>
    <w:rsid w:val="0050667C"/>
    <w:rsid w:val="00506697"/>
    <w:rsid w:val="005067AA"/>
    <w:rsid w:val="005068BE"/>
    <w:rsid w:val="00506C79"/>
    <w:rsid w:val="00506F5D"/>
    <w:rsid w:val="005072FB"/>
    <w:rsid w:val="0050743E"/>
    <w:rsid w:val="005074C1"/>
    <w:rsid w:val="005075C2"/>
    <w:rsid w:val="0050763A"/>
    <w:rsid w:val="005077C3"/>
    <w:rsid w:val="00507990"/>
    <w:rsid w:val="00507992"/>
    <w:rsid w:val="00507D7A"/>
    <w:rsid w:val="00507FA3"/>
    <w:rsid w:val="005104EE"/>
    <w:rsid w:val="005105CA"/>
    <w:rsid w:val="0051064E"/>
    <w:rsid w:val="005110BC"/>
    <w:rsid w:val="0051155C"/>
    <w:rsid w:val="00511587"/>
    <w:rsid w:val="0051177D"/>
    <w:rsid w:val="00511ADD"/>
    <w:rsid w:val="00511B39"/>
    <w:rsid w:val="00511D19"/>
    <w:rsid w:val="00511DA1"/>
    <w:rsid w:val="00512477"/>
    <w:rsid w:val="0051255B"/>
    <w:rsid w:val="00512629"/>
    <w:rsid w:val="005127DA"/>
    <w:rsid w:val="00512A26"/>
    <w:rsid w:val="00512D1F"/>
    <w:rsid w:val="00512E9C"/>
    <w:rsid w:val="005130AB"/>
    <w:rsid w:val="0051311C"/>
    <w:rsid w:val="005132A7"/>
    <w:rsid w:val="005132FD"/>
    <w:rsid w:val="005133BB"/>
    <w:rsid w:val="0051371F"/>
    <w:rsid w:val="0051384A"/>
    <w:rsid w:val="00513D68"/>
    <w:rsid w:val="00513D80"/>
    <w:rsid w:val="00513FCE"/>
    <w:rsid w:val="00514566"/>
    <w:rsid w:val="005146D4"/>
    <w:rsid w:val="00514708"/>
    <w:rsid w:val="00514CD5"/>
    <w:rsid w:val="00514F23"/>
    <w:rsid w:val="00514F8B"/>
    <w:rsid w:val="005156E9"/>
    <w:rsid w:val="00515972"/>
    <w:rsid w:val="0051629D"/>
    <w:rsid w:val="005162E8"/>
    <w:rsid w:val="0051666E"/>
    <w:rsid w:val="00516789"/>
    <w:rsid w:val="00516896"/>
    <w:rsid w:val="00517185"/>
    <w:rsid w:val="00517296"/>
    <w:rsid w:val="0051763C"/>
    <w:rsid w:val="00517A5C"/>
    <w:rsid w:val="00517A6D"/>
    <w:rsid w:val="00517B57"/>
    <w:rsid w:val="00517C99"/>
    <w:rsid w:val="00517DFC"/>
    <w:rsid w:val="00517EBE"/>
    <w:rsid w:val="00520322"/>
    <w:rsid w:val="005205CB"/>
    <w:rsid w:val="005208C5"/>
    <w:rsid w:val="0052098A"/>
    <w:rsid w:val="00520A41"/>
    <w:rsid w:val="00520F13"/>
    <w:rsid w:val="00521981"/>
    <w:rsid w:val="00521B37"/>
    <w:rsid w:val="00521D43"/>
    <w:rsid w:val="00521EC8"/>
    <w:rsid w:val="00521F12"/>
    <w:rsid w:val="00521FA2"/>
    <w:rsid w:val="00522308"/>
    <w:rsid w:val="005224FF"/>
    <w:rsid w:val="00522CC9"/>
    <w:rsid w:val="00522D0C"/>
    <w:rsid w:val="00522EA1"/>
    <w:rsid w:val="0052306F"/>
    <w:rsid w:val="005230F3"/>
    <w:rsid w:val="005231E5"/>
    <w:rsid w:val="0052328C"/>
    <w:rsid w:val="005233AF"/>
    <w:rsid w:val="005236F3"/>
    <w:rsid w:val="005238D7"/>
    <w:rsid w:val="00523B7C"/>
    <w:rsid w:val="00523BAF"/>
    <w:rsid w:val="005243FC"/>
    <w:rsid w:val="00524885"/>
    <w:rsid w:val="00524A83"/>
    <w:rsid w:val="00524C27"/>
    <w:rsid w:val="00524D4E"/>
    <w:rsid w:val="005251D3"/>
    <w:rsid w:val="005254D8"/>
    <w:rsid w:val="00525712"/>
    <w:rsid w:val="005258B3"/>
    <w:rsid w:val="00525A97"/>
    <w:rsid w:val="00525B1F"/>
    <w:rsid w:val="00525E6A"/>
    <w:rsid w:val="00525F02"/>
    <w:rsid w:val="00526203"/>
    <w:rsid w:val="0052647E"/>
    <w:rsid w:val="00526619"/>
    <w:rsid w:val="005266E0"/>
    <w:rsid w:val="00526A14"/>
    <w:rsid w:val="00526B98"/>
    <w:rsid w:val="00526FDB"/>
    <w:rsid w:val="0052742D"/>
    <w:rsid w:val="005278B5"/>
    <w:rsid w:val="00527D94"/>
    <w:rsid w:val="00527FB0"/>
    <w:rsid w:val="00530815"/>
    <w:rsid w:val="0053094A"/>
    <w:rsid w:val="0053129A"/>
    <w:rsid w:val="0053180C"/>
    <w:rsid w:val="00531F6A"/>
    <w:rsid w:val="0053249B"/>
    <w:rsid w:val="005326D4"/>
    <w:rsid w:val="00532786"/>
    <w:rsid w:val="005327B9"/>
    <w:rsid w:val="005329F0"/>
    <w:rsid w:val="00532B20"/>
    <w:rsid w:val="00532B3A"/>
    <w:rsid w:val="00532D51"/>
    <w:rsid w:val="00532F49"/>
    <w:rsid w:val="00532FE8"/>
    <w:rsid w:val="00533294"/>
    <w:rsid w:val="005335E9"/>
    <w:rsid w:val="005337AF"/>
    <w:rsid w:val="005337EA"/>
    <w:rsid w:val="00533CA9"/>
    <w:rsid w:val="00533D1D"/>
    <w:rsid w:val="00534094"/>
    <w:rsid w:val="005344B0"/>
    <w:rsid w:val="00534510"/>
    <w:rsid w:val="00534606"/>
    <w:rsid w:val="00534CF4"/>
    <w:rsid w:val="00535482"/>
    <w:rsid w:val="00535711"/>
    <w:rsid w:val="00535AA2"/>
    <w:rsid w:val="00535C53"/>
    <w:rsid w:val="00536564"/>
    <w:rsid w:val="00536629"/>
    <w:rsid w:val="00536642"/>
    <w:rsid w:val="005366E7"/>
    <w:rsid w:val="005370F7"/>
    <w:rsid w:val="00537251"/>
    <w:rsid w:val="0053756A"/>
    <w:rsid w:val="0053765F"/>
    <w:rsid w:val="00537A3B"/>
    <w:rsid w:val="00537C14"/>
    <w:rsid w:val="00537ECB"/>
    <w:rsid w:val="00540235"/>
    <w:rsid w:val="005404B1"/>
    <w:rsid w:val="00540746"/>
    <w:rsid w:val="0054082F"/>
    <w:rsid w:val="0054086D"/>
    <w:rsid w:val="0054097E"/>
    <w:rsid w:val="00541013"/>
    <w:rsid w:val="0054174B"/>
    <w:rsid w:val="005417BE"/>
    <w:rsid w:val="0054187C"/>
    <w:rsid w:val="005418B6"/>
    <w:rsid w:val="005419F1"/>
    <w:rsid w:val="00541CDA"/>
    <w:rsid w:val="00541D2E"/>
    <w:rsid w:val="00541D4B"/>
    <w:rsid w:val="00542274"/>
    <w:rsid w:val="0054235F"/>
    <w:rsid w:val="005423BB"/>
    <w:rsid w:val="005423D3"/>
    <w:rsid w:val="00542493"/>
    <w:rsid w:val="0054290C"/>
    <w:rsid w:val="0054299F"/>
    <w:rsid w:val="00543023"/>
    <w:rsid w:val="00543283"/>
    <w:rsid w:val="0054368B"/>
    <w:rsid w:val="0054386D"/>
    <w:rsid w:val="00543DAA"/>
    <w:rsid w:val="00543EAF"/>
    <w:rsid w:val="0054416C"/>
    <w:rsid w:val="00544443"/>
    <w:rsid w:val="005446F0"/>
    <w:rsid w:val="00544A58"/>
    <w:rsid w:val="00545339"/>
    <w:rsid w:val="00545C6B"/>
    <w:rsid w:val="0054626C"/>
    <w:rsid w:val="005464FB"/>
    <w:rsid w:val="0054672A"/>
    <w:rsid w:val="0054676B"/>
    <w:rsid w:val="00546783"/>
    <w:rsid w:val="00546D4F"/>
    <w:rsid w:val="0054702D"/>
    <w:rsid w:val="0054721C"/>
    <w:rsid w:val="00547250"/>
    <w:rsid w:val="0054725F"/>
    <w:rsid w:val="00547282"/>
    <w:rsid w:val="005473BD"/>
    <w:rsid w:val="00547617"/>
    <w:rsid w:val="0054761B"/>
    <w:rsid w:val="00547B4F"/>
    <w:rsid w:val="00547E8E"/>
    <w:rsid w:val="00547FA4"/>
    <w:rsid w:val="005501B3"/>
    <w:rsid w:val="005505FA"/>
    <w:rsid w:val="00550A33"/>
    <w:rsid w:val="00550E60"/>
    <w:rsid w:val="00551082"/>
    <w:rsid w:val="00551895"/>
    <w:rsid w:val="00551DD4"/>
    <w:rsid w:val="00552146"/>
    <w:rsid w:val="0055247D"/>
    <w:rsid w:val="00552975"/>
    <w:rsid w:val="00552DF2"/>
    <w:rsid w:val="005530FE"/>
    <w:rsid w:val="00553198"/>
    <w:rsid w:val="005532AB"/>
    <w:rsid w:val="00553949"/>
    <w:rsid w:val="00554AFC"/>
    <w:rsid w:val="00554C88"/>
    <w:rsid w:val="00554E0A"/>
    <w:rsid w:val="0055542D"/>
    <w:rsid w:val="005554C1"/>
    <w:rsid w:val="005555D4"/>
    <w:rsid w:val="00555875"/>
    <w:rsid w:val="00555C0F"/>
    <w:rsid w:val="00555CD5"/>
    <w:rsid w:val="005560FB"/>
    <w:rsid w:val="005562A6"/>
    <w:rsid w:val="00556B72"/>
    <w:rsid w:val="00556DC3"/>
    <w:rsid w:val="0055738E"/>
    <w:rsid w:val="005573F6"/>
    <w:rsid w:val="00557583"/>
    <w:rsid w:val="00557910"/>
    <w:rsid w:val="00557A68"/>
    <w:rsid w:val="00557FDA"/>
    <w:rsid w:val="00560513"/>
    <w:rsid w:val="00560A3C"/>
    <w:rsid w:val="00560F31"/>
    <w:rsid w:val="005610AA"/>
    <w:rsid w:val="00561703"/>
    <w:rsid w:val="005617BC"/>
    <w:rsid w:val="00561842"/>
    <w:rsid w:val="00561868"/>
    <w:rsid w:val="005618CA"/>
    <w:rsid w:val="00561954"/>
    <w:rsid w:val="005619B4"/>
    <w:rsid w:val="00561BC5"/>
    <w:rsid w:val="00561D6C"/>
    <w:rsid w:val="00561EAF"/>
    <w:rsid w:val="005621E0"/>
    <w:rsid w:val="00562759"/>
    <w:rsid w:val="00562B82"/>
    <w:rsid w:val="00562C51"/>
    <w:rsid w:val="00563135"/>
    <w:rsid w:val="00563138"/>
    <w:rsid w:val="005633CF"/>
    <w:rsid w:val="005635C4"/>
    <w:rsid w:val="00563718"/>
    <w:rsid w:val="00564272"/>
    <w:rsid w:val="00564662"/>
    <w:rsid w:val="00564779"/>
    <w:rsid w:val="005647DE"/>
    <w:rsid w:val="00564942"/>
    <w:rsid w:val="00564965"/>
    <w:rsid w:val="00564D7B"/>
    <w:rsid w:val="005651DC"/>
    <w:rsid w:val="005656BC"/>
    <w:rsid w:val="00565B26"/>
    <w:rsid w:val="00565C74"/>
    <w:rsid w:val="00565D4F"/>
    <w:rsid w:val="00565F75"/>
    <w:rsid w:val="0056633F"/>
    <w:rsid w:val="0056662D"/>
    <w:rsid w:val="00566782"/>
    <w:rsid w:val="00566828"/>
    <w:rsid w:val="00566AB2"/>
    <w:rsid w:val="00566B58"/>
    <w:rsid w:val="005672B0"/>
    <w:rsid w:val="005675C9"/>
    <w:rsid w:val="00567714"/>
    <w:rsid w:val="005679B9"/>
    <w:rsid w:val="00567A4C"/>
    <w:rsid w:val="00567A9D"/>
    <w:rsid w:val="00567E5B"/>
    <w:rsid w:val="0057043F"/>
    <w:rsid w:val="00570AE2"/>
    <w:rsid w:val="00570BF7"/>
    <w:rsid w:val="00570C10"/>
    <w:rsid w:val="00570D82"/>
    <w:rsid w:val="00571073"/>
    <w:rsid w:val="005711FF"/>
    <w:rsid w:val="00571288"/>
    <w:rsid w:val="0057129C"/>
    <w:rsid w:val="005715D1"/>
    <w:rsid w:val="0057192E"/>
    <w:rsid w:val="00571958"/>
    <w:rsid w:val="00571A38"/>
    <w:rsid w:val="00571AA5"/>
    <w:rsid w:val="00571BF3"/>
    <w:rsid w:val="00571D13"/>
    <w:rsid w:val="00572091"/>
    <w:rsid w:val="005720FE"/>
    <w:rsid w:val="00572345"/>
    <w:rsid w:val="00572A35"/>
    <w:rsid w:val="00572D35"/>
    <w:rsid w:val="00572FD9"/>
    <w:rsid w:val="00573348"/>
    <w:rsid w:val="005733A4"/>
    <w:rsid w:val="00573469"/>
    <w:rsid w:val="00573551"/>
    <w:rsid w:val="005739EE"/>
    <w:rsid w:val="00573B75"/>
    <w:rsid w:val="00573BC5"/>
    <w:rsid w:val="00573C46"/>
    <w:rsid w:val="00573C87"/>
    <w:rsid w:val="0057473E"/>
    <w:rsid w:val="00574A70"/>
    <w:rsid w:val="00574B75"/>
    <w:rsid w:val="0057508C"/>
    <w:rsid w:val="00575689"/>
    <w:rsid w:val="005757EB"/>
    <w:rsid w:val="005758C3"/>
    <w:rsid w:val="005761A5"/>
    <w:rsid w:val="0057624C"/>
    <w:rsid w:val="0057631F"/>
    <w:rsid w:val="00576505"/>
    <w:rsid w:val="00576727"/>
    <w:rsid w:val="005767BB"/>
    <w:rsid w:val="00576B1C"/>
    <w:rsid w:val="00576D25"/>
    <w:rsid w:val="00576E4A"/>
    <w:rsid w:val="00576EBB"/>
    <w:rsid w:val="00577267"/>
    <w:rsid w:val="005776C1"/>
    <w:rsid w:val="005777B6"/>
    <w:rsid w:val="00577803"/>
    <w:rsid w:val="00577946"/>
    <w:rsid w:val="0058020C"/>
    <w:rsid w:val="00580A3C"/>
    <w:rsid w:val="00580E04"/>
    <w:rsid w:val="00581835"/>
    <w:rsid w:val="00581AF7"/>
    <w:rsid w:val="00581E8B"/>
    <w:rsid w:val="005822A6"/>
    <w:rsid w:val="0058271E"/>
    <w:rsid w:val="00582727"/>
    <w:rsid w:val="0058275B"/>
    <w:rsid w:val="0058285A"/>
    <w:rsid w:val="00582A90"/>
    <w:rsid w:val="005836A0"/>
    <w:rsid w:val="00583746"/>
    <w:rsid w:val="005837FC"/>
    <w:rsid w:val="00583BED"/>
    <w:rsid w:val="00584393"/>
    <w:rsid w:val="005845AD"/>
    <w:rsid w:val="00584687"/>
    <w:rsid w:val="0058470B"/>
    <w:rsid w:val="00584866"/>
    <w:rsid w:val="00584A46"/>
    <w:rsid w:val="00584AEB"/>
    <w:rsid w:val="00584F10"/>
    <w:rsid w:val="00584F7D"/>
    <w:rsid w:val="00585429"/>
    <w:rsid w:val="005854F9"/>
    <w:rsid w:val="005856BB"/>
    <w:rsid w:val="00585906"/>
    <w:rsid w:val="00585CD5"/>
    <w:rsid w:val="00585E01"/>
    <w:rsid w:val="005862F3"/>
    <w:rsid w:val="00586A42"/>
    <w:rsid w:val="00586A46"/>
    <w:rsid w:val="00586B9F"/>
    <w:rsid w:val="00586C4F"/>
    <w:rsid w:val="00586DCB"/>
    <w:rsid w:val="00586E48"/>
    <w:rsid w:val="00586F78"/>
    <w:rsid w:val="00586FA7"/>
    <w:rsid w:val="0058729C"/>
    <w:rsid w:val="0058748F"/>
    <w:rsid w:val="005876E9"/>
    <w:rsid w:val="0058786B"/>
    <w:rsid w:val="00587BE9"/>
    <w:rsid w:val="0059030E"/>
    <w:rsid w:val="00590497"/>
    <w:rsid w:val="00590523"/>
    <w:rsid w:val="00590631"/>
    <w:rsid w:val="005909D1"/>
    <w:rsid w:val="00590E71"/>
    <w:rsid w:val="00590F6F"/>
    <w:rsid w:val="005911D9"/>
    <w:rsid w:val="00591D3F"/>
    <w:rsid w:val="005921CE"/>
    <w:rsid w:val="005921F6"/>
    <w:rsid w:val="005923C7"/>
    <w:rsid w:val="00592838"/>
    <w:rsid w:val="005928E8"/>
    <w:rsid w:val="00592956"/>
    <w:rsid w:val="0059296B"/>
    <w:rsid w:val="00592A3D"/>
    <w:rsid w:val="0059381C"/>
    <w:rsid w:val="00593D02"/>
    <w:rsid w:val="00593DE1"/>
    <w:rsid w:val="005941F9"/>
    <w:rsid w:val="0059468A"/>
    <w:rsid w:val="005949B5"/>
    <w:rsid w:val="00594DD0"/>
    <w:rsid w:val="00595006"/>
    <w:rsid w:val="0059537B"/>
    <w:rsid w:val="00595385"/>
    <w:rsid w:val="005957EA"/>
    <w:rsid w:val="005958CF"/>
    <w:rsid w:val="00595AAC"/>
    <w:rsid w:val="00596993"/>
    <w:rsid w:val="00596B40"/>
    <w:rsid w:val="00596E87"/>
    <w:rsid w:val="00597014"/>
    <w:rsid w:val="005974E0"/>
    <w:rsid w:val="005977BD"/>
    <w:rsid w:val="00597848"/>
    <w:rsid w:val="00597854"/>
    <w:rsid w:val="00597A9E"/>
    <w:rsid w:val="00597B89"/>
    <w:rsid w:val="00597E30"/>
    <w:rsid w:val="005A0153"/>
    <w:rsid w:val="005A0338"/>
    <w:rsid w:val="005A072B"/>
    <w:rsid w:val="005A0837"/>
    <w:rsid w:val="005A0B63"/>
    <w:rsid w:val="005A0FAB"/>
    <w:rsid w:val="005A12B2"/>
    <w:rsid w:val="005A1312"/>
    <w:rsid w:val="005A1779"/>
    <w:rsid w:val="005A1855"/>
    <w:rsid w:val="005A2186"/>
    <w:rsid w:val="005A2234"/>
    <w:rsid w:val="005A2373"/>
    <w:rsid w:val="005A2419"/>
    <w:rsid w:val="005A2479"/>
    <w:rsid w:val="005A24F3"/>
    <w:rsid w:val="005A292D"/>
    <w:rsid w:val="005A2F66"/>
    <w:rsid w:val="005A3134"/>
    <w:rsid w:val="005A32FA"/>
    <w:rsid w:val="005A3357"/>
    <w:rsid w:val="005A3922"/>
    <w:rsid w:val="005A3A32"/>
    <w:rsid w:val="005A3ECC"/>
    <w:rsid w:val="005A3FF1"/>
    <w:rsid w:val="005A4096"/>
    <w:rsid w:val="005A433B"/>
    <w:rsid w:val="005A4472"/>
    <w:rsid w:val="005A44A4"/>
    <w:rsid w:val="005A4578"/>
    <w:rsid w:val="005A4688"/>
    <w:rsid w:val="005A4B97"/>
    <w:rsid w:val="005A507A"/>
    <w:rsid w:val="005A5557"/>
    <w:rsid w:val="005A58E0"/>
    <w:rsid w:val="005A5998"/>
    <w:rsid w:val="005A5AB5"/>
    <w:rsid w:val="005A5BC6"/>
    <w:rsid w:val="005A5CC7"/>
    <w:rsid w:val="005A5D19"/>
    <w:rsid w:val="005A5EB7"/>
    <w:rsid w:val="005A6530"/>
    <w:rsid w:val="005A6793"/>
    <w:rsid w:val="005A6942"/>
    <w:rsid w:val="005A6A83"/>
    <w:rsid w:val="005A6DDA"/>
    <w:rsid w:val="005A6EC1"/>
    <w:rsid w:val="005A715A"/>
    <w:rsid w:val="005A7299"/>
    <w:rsid w:val="005A7346"/>
    <w:rsid w:val="005A7455"/>
    <w:rsid w:val="005A74F2"/>
    <w:rsid w:val="005A7729"/>
    <w:rsid w:val="005A778B"/>
    <w:rsid w:val="005A7813"/>
    <w:rsid w:val="005A7C1B"/>
    <w:rsid w:val="005A7CB9"/>
    <w:rsid w:val="005A7E92"/>
    <w:rsid w:val="005A7EF5"/>
    <w:rsid w:val="005B01A4"/>
    <w:rsid w:val="005B067A"/>
    <w:rsid w:val="005B0929"/>
    <w:rsid w:val="005B0A3D"/>
    <w:rsid w:val="005B0CE5"/>
    <w:rsid w:val="005B1688"/>
    <w:rsid w:val="005B1838"/>
    <w:rsid w:val="005B1BE8"/>
    <w:rsid w:val="005B1D55"/>
    <w:rsid w:val="005B1EE3"/>
    <w:rsid w:val="005B1F44"/>
    <w:rsid w:val="005B1FC4"/>
    <w:rsid w:val="005B23E6"/>
    <w:rsid w:val="005B28ED"/>
    <w:rsid w:val="005B2BB1"/>
    <w:rsid w:val="005B2CC3"/>
    <w:rsid w:val="005B2E61"/>
    <w:rsid w:val="005B2EAE"/>
    <w:rsid w:val="005B314F"/>
    <w:rsid w:val="005B39CD"/>
    <w:rsid w:val="005B39DE"/>
    <w:rsid w:val="005B4000"/>
    <w:rsid w:val="005B4A50"/>
    <w:rsid w:val="005B4CEE"/>
    <w:rsid w:val="005B4F0D"/>
    <w:rsid w:val="005B5318"/>
    <w:rsid w:val="005B58EB"/>
    <w:rsid w:val="005B5B3D"/>
    <w:rsid w:val="005B5E7C"/>
    <w:rsid w:val="005B5E92"/>
    <w:rsid w:val="005B6073"/>
    <w:rsid w:val="005B6195"/>
    <w:rsid w:val="005B6206"/>
    <w:rsid w:val="005B623D"/>
    <w:rsid w:val="005B63CE"/>
    <w:rsid w:val="005B65B6"/>
    <w:rsid w:val="005B66B7"/>
    <w:rsid w:val="005B6961"/>
    <w:rsid w:val="005B6CE2"/>
    <w:rsid w:val="005B6D06"/>
    <w:rsid w:val="005B7070"/>
    <w:rsid w:val="005B70FB"/>
    <w:rsid w:val="005B7763"/>
    <w:rsid w:val="005B7A73"/>
    <w:rsid w:val="005B7AE9"/>
    <w:rsid w:val="005B7D5E"/>
    <w:rsid w:val="005C0019"/>
    <w:rsid w:val="005C05A4"/>
    <w:rsid w:val="005C1005"/>
    <w:rsid w:val="005C1475"/>
    <w:rsid w:val="005C1B2D"/>
    <w:rsid w:val="005C1CDF"/>
    <w:rsid w:val="005C1EC0"/>
    <w:rsid w:val="005C1EC7"/>
    <w:rsid w:val="005C1F43"/>
    <w:rsid w:val="005C2103"/>
    <w:rsid w:val="005C2790"/>
    <w:rsid w:val="005C28CF"/>
    <w:rsid w:val="005C2A0A"/>
    <w:rsid w:val="005C2AF7"/>
    <w:rsid w:val="005C2CC1"/>
    <w:rsid w:val="005C2E1E"/>
    <w:rsid w:val="005C345E"/>
    <w:rsid w:val="005C3532"/>
    <w:rsid w:val="005C3642"/>
    <w:rsid w:val="005C3741"/>
    <w:rsid w:val="005C3C6F"/>
    <w:rsid w:val="005C4183"/>
    <w:rsid w:val="005C425E"/>
    <w:rsid w:val="005C4397"/>
    <w:rsid w:val="005C4472"/>
    <w:rsid w:val="005C44BC"/>
    <w:rsid w:val="005C492E"/>
    <w:rsid w:val="005C4A50"/>
    <w:rsid w:val="005C4C99"/>
    <w:rsid w:val="005C4D0E"/>
    <w:rsid w:val="005C59D3"/>
    <w:rsid w:val="005C5C27"/>
    <w:rsid w:val="005C5EDA"/>
    <w:rsid w:val="005C5F56"/>
    <w:rsid w:val="005C60CA"/>
    <w:rsid w:val="005C6217"/>
    <w:rsid w:val="005C64A5"/>
    <w:rsid w:val="005C657D"/>
    <w:rsid w:val="005C669D"/>
    <w:rsid w:val="005C6D4A"/>
    <w:rsid w:val="005C6E55"/>
    <w:rsid w:val="005C70B6"/>
    <w:rsid w:val="005C7271"/>
    <w:rsid w:val="005C7346"/>
    <w:rsid w:val="005C73F6"/>
    <w:rsid w:val="005D064A"/>
    <w:rsid w:val="005D0883"/>
    <w:rsid w:val="005D0A7E"/>
    <w:rsid w:val="005D0CF7"/>
    <w:rsid w:val="005D0DBD"/>
    <w:rsid w:val="005D12FE"/>
    <w:rsid w:val="005D154E"/>
    <w:rsid w:val="005D16AB"/>
    <w:rsid w:val="005D1A21"/>
    <w:rsid w:val="005D1AEE"/>
    <w:rsid w:val="005D1BC1"/>
    <w:rsid w:val="005D1D27"/>
    <w:rsid w:val="005D1F30"/>
    <w:rsid w:val="005D1FE7"/>
    <w:rsid w:val="005D20F0"/>
    <w:rsid w:val="005D2210"/>
    <w:rsid w:val="005D25F6"/>
    <w:rsid w:val="005D2799"/>
    <w:rsid w:val="005D2DD3"/>
    <w:rsid w:val="005D2F85"/>
    <w:rsid w:val="005D2FC3"/>
    <w:rsid w:val="005D339E"/>
    <w:rsid w:val="005D387D"/>
    <w:rsid w:val="005D38A3"/>
    <w:rsid w:val="005D3977"/>
    <w:rsid w:val="005D3DC1"/>
    <w:rsid w:val="005D3F5A"/>
    <w:rsid w:val="005D3F65"/>
    <w:rsid w:val="005D3FEF"/>
    <w:rsid w:val="005D401A"/>
    <w:rsid w:val="005D408C"/>
    <w:rsid w:val="005D41AC"/>
    <w:rsid w:val="005D4460"/>
    <w:rsid w:val="005D4A79"/>
    <w:rsid w:val="005D4C92"/>
    <w:rsid w:val="005D51E7"/>
    <w:rsid w:val="005D5589"/>
    <w:rsid w:val="005D58D8"/>
    <w:rsid w:val="005D5A01"/>
    <w:rsid w:val="005D5B14"/>
    <w:rsid w:val="005D5CC6"/>
    <w:rsid w:val="005D5E43"/>
    <w:rsid w:val="005D678D"/>
    <w:rsid w:val="005D6DF5"/>
    <w:rsid w:val="005D6F34"/>
    <w:rsid w:val="005D6FAF"/>
    <w:rsid w:val="005D7138"/>
    <w:rsid w:val="005D716B"/>
    <w:rsid w:val="005D7C4E"/>
    <w:rsid w:val="005D7FAE"/>
    <w:rsid w:val="005E02C5"/>
    <w:rsid w:val="005E030A"/>
    <w:rsid w:val="005E0414"/>
    <w:rsid w:val="005E0C47"/>
    <w:rsid w:val="005E0ED8"/>
    <w:rsid w:val="005E10DC"/>
    <w:rsid w:val="005E1187"/>
    <w:rsid w:val="005E1E49"/>
    <w:rsid w:val="005E2020"/>
    <w:rsid w:val="005E2187"/>
    <w:rsid w:val="005E2A51"/>
    <w:rsid w:val="005E2BBF"/>
    <w:rsid w:val="005E2D9C"/>
    <w:rsid w:val="005E2EA4"/>
    <w:rsid w:val="005E3449"/>
    <w:rsid w:val="005E34A7"/>
    <w:rsid w:val="005E35A5"/>
    <w:rsid w:val="005E36DE"/>
    <w:rsid w:val="005E37A8"/>
    <w:rsid w:val="005E3807"/>
    <w:rsid w:val="005E3B8E"/>
    <w:rsid w:val="005E404C"/>
    <w:rsid w:val="005E40BC"/>
    <w:rsid w:val="005E466B"/>
    <w:rsid w:val="005E4699"/>
    <w:rsid w:val="005E517D"/>
    <w:rsid w:val="005E544F"/>
    <w:rsid w:val="005E576A"/>
    <w:rsid w:val="005E5BF8"/>
    <w:rsid w:val="005E5C33"/>
    <w:rsid w:val="005E61C2"/>
    <w:rsid w:val="005E620E"/>
    <w:rsid w:val="005E63A9"/>
    <w:rsid w:val="005E68E2"/>
    <w:rsid w:val="005E6A24"/>
    <w:rsid w:val="005E7824"/>
    <w:rsid w:val="005E7877"/>
    <w:rsid w:val="005F050D"/>
    <w:rsid w:val="005F088C"/>
    <w:rsid w:val="005F0C2D"/>
    <w:rsid w:val="005F0C66"/>
    <w:rsid w:val="005F1081"/>
    <w:rsid w:val="005F11FB"/>
    <w:rsid w:val="005F12FB"/>
    <w:rsid w:val="005F1B6F"/>
    <w:rsid w:val="005F205D"/>
    <w:rsid w:val="005F209F"/>
    <w:rsid w:val="005F2196"/>
    <w:rsid w:val="005F2214"/>
    <w:rsid w:val="005F22D5"/>
    <w:rsid w:val="005F27AE"/>
    <w:rsid w:val="005F28C8"/>
    <w:rsid w:val="005F29D2"/>
    <w:rsid w:val="005F2C15"/>
    <w:rsid w:val="005F333E"/>
    <w:rsid w:val="005F35E3"/>
    <w:rsid w:val="005F365E"/>
    <w:rsid w:val="005F376D"/>
    <w:rsid w:val="005F3AA5"/>
    <w:rsid w:val="005F3BE0"/>
    <w:rsid w:val="005F3C11"/>
    <w:rsid w:val="005F3FF1"/>
    <w:rsid w:val="005F403C"/>
    <w:rsid w:val="005F4483"/>
    <w:rsid w:val="005F47EC"/>
    <w:rsid w:val="005F488C"/>
    <w:rsid w:val="005F4CF8"/>
    <w:rsid w:val="005F4E40"/>
    <w:rsid w:val="005F4F07"/>
    <w:rsid w:val="005F560B"/>
    <w:rsid w:val="005F5A01"/>
    <w:rsid w:val="005F5AB0"/>
    <w:rsid w:val="005F5BD7"/>
    <w:rsid w:val="005F5C51"/>
    <w:rsid w:val="005F5CE4"/>
    <w:rsid w:val="005F5DEB"/>
    <w:rsid w:val="005F5E53"/>
    <w:rsid w:val="005F610C"/>
    <w:rsid w:val="005F64EB"/>
    <w:rsid w:val="005F66D0"/>
    <w:rsid w:val="005F6A74"/>
    <w:rsid w:val="005F6AF9"/>
    <w:rsid w:val="005F6D7E"/>
    <w:rsid w:val="005F709E"/>
    <w:rsid w:val="005F75E9"/>
    <w:rsid w:val="005F782F"/>
    <w:rsid w:val="005F788C"/>
    <w:rsid w:val="005F7E9E"/>
    <w:rsid w:val="0060007A"/>
    <w:rsid w:val="006004E5"/>
    <w:rsid w:val="0060062F"/>
    <w:rsid w:val="0060066B"/>
    <w:rsid w:val="006006D3"/>
    <w:rsid w:val="00600AAC"/>
    <w:rsid w:val="00600E78"/>
    <w:rsid w:val="00600F6C"/>
    <w:rsid w:val="00601203"/>
    <w:rsid w:val="0060121E"/>
    <w:rsid w:val="0060129C"/>
    <w:rsid w:val="006012AD"/>
    <w:rsid w:val="006012DE"/>
    <w:rsid w:val="006015CF"/>
    <w:rsid w:val="00601AD8"/>
    <w:rsid w:val="00601BD8"/>
    <w:rsid w:val="00601D2D"/>
    <w:rsid w:val="00602586"/>
    <w:rsid w:val="006026B0"/>
    <w:rsid w:val="0060273D"/>
    <w:rsid w:val="00602931"/>
    <w:rsid w:val="00602D02"/>
    <w:rsid w:val="00602EF3"/>
    <w:rsid w:val="00602FDE"/>
    <w:rsid w:val="00603197"/>
    <w:rsid w:val="0060341A"/>
    <w:rsid w:val="0060348A"/>
    <w:rsid w:val="00603B2A"/>
    <w:rsid w:val="0060407D"/>
    <w:rsid w:val="0060417E"/>
    <w:rsid w:val="00604291"/>
    <w:rsid w:val="00604619"/>
    <w:rsid w:val="006046AA"/>
    <w:rsid w:val="0060495A"/>
    <w:rsid w:val="00604A16"/>
    <w:rsid w:val="00604FD9"/>
    <w:rsid w:val="00604FEE"/>
    <w:rsid w:val="006053E4"/>
    <w:rsid w:val="00605621"/>
    <w:rsid w:val="006056E7"/>
    <w:rsid w:val="00605741"/>
    <w:rsid w:val="00605FFE"/>
    <w:rsid w:val="0060603F"/>
    <w:rsid w:val="0060613D"/>
    <w:rsid w:val="00606468"/>
    <w:rsid w:val="00606624"/>
    <w:rsid w:val="00606677"/>
    <w:rsid w:val="0060672C"/>
    <w:rsid w:val="00606B6C"/>
    <w:rsid w:val="00607075"/>
    <w:rsid w:val="00607633"/>
    <w:rsid w:val="006076E7"/>
    <w:rsid w:val="00607C75"/>
    <w:rsid w:val="00607D63"/>
    <w:rsid w:val="00607DAB"/>
    <w:rsid w:val="00610182"/>
    <w:rsid w:val="006105A6"/>
    <w:rsid w:val="0061083E"/>
    <w:rsid w:val="00610C48"/>
    <w:rsid w:val="00610F14"/>
    <w:rsid w:val="00611151"/>
    <w:rsid w:val="006111D8"/>
    <w:rsid w:val="00611ADB"/>
    <w:rsid w:val="00611AF0"/>
    <w:rsid w:val="00611B44"/>
    <w:rsid w:val="00611B49"/>
    <w:rsid w:val="00612271"/>
    <w:rsid w:val="00612537"/>
    <w:rsid w:val="006126F5"/>
    <w:rsid w:val="00613140"/>
    <w:rsid w:val="006131DA"/>
    <w:rsid w:val="006132A1"/>
    <w:rsid w:val="006134A2"/>
    <w:rsid w:val="00613558"/>
    <w:rsid w:val="00613EE0"/>
    <w:rsid w:val="00614346"/>
    <w:rsid w:val="00614354"/>
    <w:rsid w:val="006147B0"/>
    <w:rsid w:val="006147B4"/>
    <w:rsid w:val="00614830"/>
    <w:rsid w:val="00614DA6"/>
    <w:rsid w:val="00614DF7"/>
    <w:rsid w:val="006150B5"/>
    <w:rsid w:val="00615369"/>
    <w:rsid w:val="00615A21"/>
    <w:rsid w:val="00615D9A"/>
    <w:rsid w:val="00615E2B"/>
    <w:rsid w:val="00615F37"/>
    <w:rsid w:val="00616020"/>
    <w:rsid w:val="0061617E"/>
    <w:rsid w:val="006161CD"/>
    <w:rsid w:val="00616259"/>
    <w:rsid w:val="00616588"/>
    <w:rsid w:val="00616800"/>
    <w:rsid w:val="00616C13"/>
    <w:rsid w:val="00616C4E"/>
    <w:rsid w:val="0061716D"/>
    <w:rsid w:val="006171C3"/>
    <w:rsid w:val="00617231"/>
    <w:rsid w:val="006173D8"/>
    <w:rsid w:val="006179C1"/>
    <w:rsid w:val="00617B3F"/>
    <w:rsid w:val="00617EC4"/>
    <w:rsid w:val="00620240"/>
    <w:rsid w:val="006202CD"/>
    <w:rsid w:val="0062041C"/>
    <w:rsid w:val="0062067E"/>
    <w:rsid w:val="00620905"/>
    <w:rsid w:val="00620B09"/>
    <w:rsid w:val="00620C39"/>
    <w:rsid w:val="00620D29"/>
    <w:rsid w:val="00620FA0"/>
    <w:rsid w:val="006210D0"/>
    <w:rsid w:val="006219D1"/>
    <w:rsid w:val="00621E4E"/>
    <w:rsid w:val="00621ED3"/>
    <w:rsid w:val="00622740"/>
    <w:rsid w:val="00622A87"/>
    <w:rsid w:val="00622FEE"/>
    <w:rsid w:val="00622FF3"/>
    <w:rsid w:val="006230F5"/>
    <w:rsid w:val="00623286"/>
    <w:rsid w:val="0062353A"/>
    <w:rsid w:val="006235AE"/>
    <w:rsid w:val="006236ED"/>
    <w:rsid w:val="00623A5F"/>
    <w:rsid w:val="00623C92"/>
    <w:rsid w:val="00623C9A"/>
    <w:rsid w:val="00624052"/>
    <w:rsid w:val="006241A9"/>
    <w:rsid w:val="0062440E"/>
    <w:rsid w:val="006246BC"/>
    <w:rsid w:val="00624850"/>
    <w:rsid w:val="00624DD8"/>
    <w:rsid w:val="00624E7D"/>
    <w:rsid w:val="00625350"/>
    <w:rsid w:val="00625B31"/>
    <w:rsid w:val="006264B5"/>
    <w:rsid w:val="00627125"/>
    <w:rsid w:val="00627601"/>
    <w:rsid w:val="00627818"/>
    <w:rsid w:val="00627955"/>
    <w:rsid w:val="00627CD1"/>
    <w:rsid w:val="00627D04"/>
    <w:rsid w:val="00630018"/>
    <w:rsid w:val="0063070D"/>
    <w:rsid w:val="00630789"/>
    <w:rsid w:val="006308AB"/>
    <w:rsid w:val="00630A98"/>
    <w:rsid w:val="00630C18"/>
    <w:rsid w:val="00630CD4"/>
    <w:rsid w:val="00630D07"/>
    <w:rsid w:val="00630DEA"/>
    <w:rsid w:val="00631155"/>
    <w:rsid w:val="006314FC"/>
    <w:rsid w:val="00631B66"/>
    <w:rsid w:val="00632182"/>
    <w:rsid w:val="006322DA"/>
    <w:rsid w:val="00632529"/>
    <w:rsid w:val="006325D0"/>
    <w:rsid w:val="0063283F"/>
    <w:rsid w:val="00632938"/>
    <w:rsid w:val="00632C2E"/>
    <w:rsid w:val="00632DF8"/>
    <w:rsid w:val="00632EC5"/>
    <w:rsid w:val="006333B8"/>
    <w:rsid w:val="006334A6"/>
    <w:rsid w:val="006337B2"/>
    <w:rsid w:val="006338C8"/>
    <w:rsid w:val="00633D20"/>
    <w:rsid w:val="00633D56"/>
    <w:rsid w:val="00633E65"/>
    <w:rsid w:val="006340BF"/>
    <w:rsid w:val="00634170"/>
    <w:rsid w:val="00634446"/>
    <w:rsid w:val="00634480"/>
    <w:rsid w:val="00634654"/>
    <w:rsid w:val="00634853"/>
    <w:rsid w:val="00634C4A"/>
    <w:rsid w:val="00634E83"/>
    <w:rsid w:val="0063504B"/>
    <w:rsid w:val="0063514F"/>
    <w:rsid w:val="00635288"/>
    <w:rsid w:val="00635671"/>
    <w:rsid w:val="006359B1"/>
    <w:rsid w:val="00635B50"/>
    <w:rsid w:val="00635C45"/>
    <w:rsid w:val="00635F12"/>
    <w:rsid w:val="006361F3"/>
    <w:rsid w:val="006362FF"/>
    <w:rsid w:val="00636446"/>
    <w:rsid w:val="00636621"/>
    <w:rsid w:val="00636A52"/>
    <w:rsid w:val="0063712B"/>
    <w:rsid w:val="00637494"/>
    <w:rsid w:val="00637580"/>
    <w:rsid w:val="00637C69"/>
    <w:rsid w:val="006400BB"/>
    <w:rsid w:val="006401C8"/>
    <w:rsid w:val="006405AE"/>
    <w:rsid w:val="00640646"/>
    <w:rsid w:val="00640678"/>
    <w:rsid w:val="006409E2"/>
    <w:rsid w:val="00640C1A"/>
    <w:rsid w:val="00640D40"/>
    <w:rsid w:val="00640D75"/>
    <w:rsid w:val="00640DD0"/>
    <w:rsid w:val="00640DDC"/>
    <w:rsid w:val="00640DE7"/>
    <w:rsid w:val="00640E49"/>
    <w:rsid w:val="006411E3"/>
    <w:rsid w:val="00641278"/>
    <w:rsid w:val="006418E1"/>
    <w:rsid w:val="00642625"/>
    <w:rsid w:val="0064292D"/>
    <w:rsid w:val="00642AD8"/>
    <w:rsid w:val="00642AF2"/>
    <w:rsid w:val="00642C1A"/>
    <w:rsid w:val="00642D48"/>
    <w:rsid w:val="00642DE9"/>
    <w:rsid w:val="00642E6F"/>
    <w:rsid w:val="00642F24"/>
    <w:rsid w:val="006430BF"/>
    <w:rsid w:val="00643127"/>
    <w:rsid w:val="0064387A"/>
    <w:rsid w:val="00643891"/>
    <w:rsid w:val="00643C3A"/>
    <w:rsid w:val="00643D8C"/>
    <w:rsid w:val="006441D5"/>
    <w:rsid w:val="006445B4"/>
    <w:rsid w:val="00644788"/>
    <w:rsid w:val="00644A87"/>
    <w:rsid w:val="00644B2E"/>
    <w:rsid w:val="00644F12"/>
    <w:rsid w:val="006461C9"/>
    <w:rsid w:val="00646262"/>
    <w:rsid w:val="006463DF"/>
    <w:rsid w:val="006469E4"/>
    <w:rsid w:val="00646DC1"/>
    <w:rsid w:val="00646FCA"/>
    <w:rsid w:val="0064719C"/>
    <w:rsid w:val="00647550"/>
    <w:rsid w:val="00647618"/>
    <w:rsid w:val="006478C4"/>
    <w:rsid w:val="00647A89"/>
    <w:rsid w:val="00647BDF"/>
    <w:rsid w:val="00647DBD"/>
    <w:rsid w:val="00647EA9"/>
    <w:rsid w:val="006500C2"/>
    <w:rsid w:val="0065058A"/>
    <w:rsid w:val="00650818"/>
    <w:rsid w:val="00650853"/>
    <w:rsid w:val="00650948"/>
    <w:rsid w:val="00650B5E"/>
    <w:rsid w:val="00650D75"/>
    <w:rsid w:val="00651095"/>
    <w:rsid w:val="0065154E"/>
    <w:rsid w:val="006516B6"/>
    <w:rsid w:val="00651B8A"/>
    <w:rsid w:val="00651CB9"/>
    <w:rsid w:val="00651CD9"/>
    <w:rsid w:val="00651FEA"/>
    <w:rsid w:val="006521AE"/>
    <w:rsid w:val="00652420"/>
    <w:rsid w:val="00652592"/>
    <w:rsid w:val="00652C78"/>
    <w:rsid w:val="00652E82"/>
    <w:rsid w:val="006531BB"/>
    <w:rsid w:val="00653413"/>
    <w:rsid w:val="0065343F"/>
    <w:rsid w:val="00653598"/>
    <w:rsid w:val="00653A5F"/>
    <w:rsid w:val="00653B30"/>
    <w:rsid w:val="00653B64"/>
    <w:rsid w:val="00653F63"/>
    <w:rsid w:val="00653F94"/>
    <w:rsid w:val="0065400A"/>
    <w:rsid w:val="006540D4"/>
    <w:rsid w:val="00654361"/>
    <w:rsid w:val="006545A8"/>
    <w:rsid w:val="00654653"/>
    <w:rsid w:val="00654865"/>
    <w:rsid w:val="006548BA"/>
    <w:rsid w:val="006549A5"/>
    <w:rsid w:val="00654DA1"/>
    <w:rsid w:val="00654DF5"/>
    <w:rsid w:val="00654E14"/>
    <w:rsid w:val="00655050"/>
    <w:rsid w:val="006552E1"/>
    <w:rsid w:val="006555FD"/>
    <w:rsid w:val="006556AE"/>
    <w:rsid w:val="00655AF2"/>
    <w:rsid w:val="00656080"/>
    <w:rsid w:val="00656379"/>
    <w:rsid w:val="006563AE"/>
    <w:rsid w:val="00656463"/>
    <w:rsid w:val="0065700B"/>
    <w:rsid w:val="0065767C"/>
    <w:rsid w:val="006578D1"/>
    <w:rsid w:val="00657AE1"/>
    <w:rsid w:val="00660273"/>
    <w:rsid w:val="006604D3"/>
    <w:rsid w:val="006604E6"/>
    <w:rsid w:val="0066093F"/>
    <w:rsid w:val="0066099F"/>
    <w:rsid w:val="00660EC3"/>
    <w:rsid w:val="00661264"/>
    <w:rsid w:val="0066165E"/>
    <w:rsid w:val="0066178B"/>
    <w:rsid w:val="00661ADA"/>
    <w:rsid w:val="00661D56"/>
    <w:rsid w:val="00661FD1"/>
    <w:rsid w:val="00662326"/>
    <w:rsid w:val="00662399"/>
    <w:rsid w:val="00662E54"/>
    <w:rsid w:val="00662F2B"/>
    <w:rsid w:val="0066300F"/>
    <w:rsid w:val="006631B0"/>
    <w:rsid w:val="0066371A"/>
    <w:rsid w:val="0066379B"/>
    <w:rsid w:val="006638B1"/>
    <w:rsid w:val="00663978"/>
    <w:rsid w:val="00663ABA"/>
    <w:rsid w:val="00663B14"/>
    <w:rsid w:val="00663BD7"/>
    <w:rsid w:val="00663E5D"/>
    <w:rsid w:val="006640FF"/>
    <w:rsid w:val="00664590"/>
    <w:rsid w:val="006647DA"/>
    <w:rsid w:val="00665332"/>
    <w:rsid w:val="006654FF"/>
    <w:rsid w:val="00665801"/>
    <w:rsid w:val="00665A69"/>
    <w:rsid w:val="00665DA6"/>
    <w:rsid w:val="006661FA"/>
    <w:rsid w:val="00666524"/>
    <w:rsid w:val="00666681"/>
    <w:rsid w:val="006668C8"/>
    <w:rsid w:val="0066692C"/>
    <w:rsid w:val="006669AD"/>
    <w:rsid w:val="00666C67"/>
    <w:rsid w:val="00666D16"/>
    <w:rsid w:val="00666D31"/>
    <w:rsid w:val="00666E74"/>
    <w:rsid w:val="006670A3"/>
    <w:rsid w:val="0066716B"/>
    <w:rsid w:val="00667373"/>
    <w:rsid w:val="0066764A"/>
    <w:rsid w:val="00667A1E"/>
    <w:rsid w:val="00667CB6"/>
    <w:rsid w:val="00670163"/>
    <w:rsid w:val="00670AF9"/>
    <w:rsid w:val="00671291"/>
    <w:rsid w:val="00671336"/>
    <w:rsid w:val="006713C1"/>
    <w:rsid w:val="00671915"/>
    <w:rsid w:val="00671966"/>
    <w:rsid w:val="0067204D"/>
    <w:rsid w:val="0067232B"/>
    <w:rsid w:val="0067239E"/>
    <w:rsid w:val="0067246B"/>
    <w:rsid w:val="00672641"/>
    <w:rsid w:val="006727AE"/>
    <w:rsid w:val="006727EC"/>
    <w:rsid w:val="00672C50"/>
    <w:rsid w:val="0067344C"/>
    <w:rsid w:val="006734DE"/>
    <w:rsid w:val="00673881"/>
    <w:rsid w:val="00673B84"/>
    <w:rsid w:val="00673D63"/>
    <w:rsid w:val="00673DE5"/>
    <w:rsid w:val="00674738"/>
    <w:rsid w:val="00674A53"/>
    <w:rsid w:val="00674BDC"/>
    <w:rsid w:val="00674ECF"/>
    <w:rsid w:val="006753CC"/>
    <w:rsid w:val="006753FA"/>
    <w:rsid w:val="0067543D"/>
    <w:rsid w:val="00676030"/>
    <w:rsid w:val="0067651B"/>
    <w:rsid w:val="0067691A"/>
    <w:rsid w:val="006801F2"/>
    <w:rsid w:val="006802BD"/>
    <w:rsid w:val="006803BB"/>
    <w:rsid w:val="00680955"/>
    <w:rsid w:val="00680AB3"/>
    <w:rsid w:val="00681084"/>
    <w:rsid w:val="00681166"/>
    <w:rsid w:val="00681270"/>
    <w:rsid w:val="006815B4"/>
    <w:rsid w:val="006818A9"/>
    <w:rsid w:val="00681960"/>
    <w:rsid w:val="006819C3"/>
    <w:rsid w:val="00681B1D"/>
    <w:rsid w:val="00681B49"/>
    <w:rsid w:val="00681EC5"/>
    <w:rsid w:val="00681FCD"/>
    <w:rsid w:val="00682186"/>
    <w:rsid w:val="00682350"/>
    <w:rsid w:val="00682861"/>
    <w:rsid w:val="00682BDB"/>
    <w:rsid w:val="00682C67"/>
    <w:rsid w:val="00683193"/>
    <w:rsid w:val="0068374E"/>
    <w:rsid w:val="00683A41"/>
    <w:rsid w:val="00683A5E"/>
    <w:rsid w:val="00684089"/>
    <w:rsid w:val="00684352"/>
    <w:rsid w:val="006844BF"/>
    <w:rsid w:val="00684D3B"/>
    <w:rsid w:val="00684E04"/>
    <w:rsid w:val="00684ECA"/>
    <w:rsid w:val="0068504C"/>
    <w:rsid w:val="00685108"/>
    <w:rsid w:val="006854F9"/>
    <w:rsid w:val="0068556B"/>
    <w:rsid w:val="006859EA"/>
    <w:rsid w:val="00685BC0"/>
    <w:rsid w:val="00685D2D"/>
    <w:rsid w:val="00686191"/>
    <w:rsid w:val="006863C8"/>
    <w:rsid w:val="0068661C"/>
    <w:rsid w:val="0068665B"/>
    <w:rsid w:val="0068675B"/>
    <w:rsid w:val="006867F5"/>
    <w:rsid w:val="00686C9F"/>
    <w:rsid w:val="00686D68"/>
    <w:rsid w:val="00686ED9"/>
    <w:rsid w:val="00687090"/>
    <w:rsid w:val="0068716E"/>
    <w:rsid w:val="006875DB"/>
    <w:rsid w:val="00687FB6"/>
    <w:rsid w:val="006901D2"/>
    <w:rsid w:val="00690553"/>
    <w:rsid w:val="006907C0"/>
    <w:rsid w:val="00690A64"/>
    <w:rsid w:val="00690AB8"/>
    <w:rsid w:val="00690BF2"/>
    <w:rsid w:val="00690DFE"/>
    <w:rsid w:val="00690E4C"/>
    <w:rsid w:val="00690E91"/>
    <w:rsid w:val="00690EDC"/>
    <w:rsid w:val="00690F19"/>
    <w:rsid w:val="00690F27"/>
    <w:rsid w:val="00690FFE"/>
    <w:rsid w:val="0069102F"/>
    <w:rsid w:val="0069119E"/>
    <w:rsid w:val="006912BD"/>
    <w:rsid w:val="00691590"/>
    <w:rsid w:val="00691B10"/>
    <w:rsid w:val="00691B87"/>
    <w:rsid w:val="006922E6"/>
    <w:rsid w:val="006926F3"/>
    <w:rsid w:val="006927A5"/>
    <w:rsid w:val="00692898"/>
    <w:rsid w:val="00692A7B"/>
    <w:rsid w:val="00692A7D"/>
    <w:rsid w:val="00692D19"/>
    <w:rsid w:val="00692D41"/>
    <w:rsid w:val="00692DAB"/>
    <w:rsid w:val="00692E2D"/>
    <w:rsid w:val="0069304F"/>
    <w:rsid w:val="00693158"/>
    <w:rsid w:val="006936C4"/>
    <w:rsid w:val="00693B5F"/>
    <w:rsid w:val="006940C1"/>
    <w:rsid w:val="00694713"/>
    <w:rsid w:val="006948D6"/>
    <w:rsid w:val="00694991"/>
    <w:rsid w:val="00695361"/>
    <w:rsid w:val="0069538D"/>
    <w:rsid w:val="006956F8"/>
    <w:rsid w:val="00695A0C"/>
    <w:rsid w:val="00695D05"/>
    <w:rsid w:val="006961A4"/>
    <w:rsid w:val="006965AD"/>
    <w:rsid w:val="006968A6"/>
    <w:rsid w:val="00696BE3"/>
    <w:rsid w:val="00696C09"/>
    <w:rsid w:val="00696D5C"/>
    <w:rsid w:val="00697119"/>
    <w:rsid w:val="00697148"/>
    <w:rsid w:val="00697278"/>
    <w:rsid w:val="0069738D"/>
    <w:rsid w:val="00697485"/>
    <w:rsid w:val="00697CD6"/>
    <w:rsid w:val="00697ED1"/>
    <w:rsid w:val="006A1245"/>
    <w:rsid w:val="006A1573"/>
    <w:rsid w:val="006A17A4"/>
    <w:rsid w:val="006A17B2"/>
    <w:rsid w:val="006A1801"/>
    <w:rsid w:val="006A1805"/>
    <w:rsid w:val="006A189A"/>
    <w:rsid w:val="006A1B28"/>
    <w:rsid w:val="006A2352"/>
    <w:rsid w:val="006A2A19"/>
    <w:rsid w:val="006A2CA6"/>
    <w:rsid w:val="006A2D46"/>
    <w:rsid w:val="006A2E5C"/>
    <w:rsid w:val="006A3103"/>
    <w:rsid w:val="006A3892"/>
    <w:rsid w:val="006A3D77"/>
    <w:rsid w:val="006A42E5"/>
    <w:rsid w:val="006A4430"/>
    <w:rsid w:val="006A47A4"/>
    <w:rsid w:val="006A498F"/>
    <w:rsid w:val="006A4DB3"/>
    <w:rsid w:val="006A4F20"/>
    <w:rsid w:val="006A4F27"/>
    <w:rsid w:val="006A4F7E"/>
    <w:rsid w:val="006A5419"/>
    <w:rsid w:val="006A5BC5"/>
    <w:rsid w:val="006A5D0C"/>
    <w:rsid w:val="006A5EC0"/>
    <w:rsid w:val="006A69D0"/>
    <w:rsid w:val="006A6D9C"/>
    <w:rsid w:val="006A74A2"/>
    <w:rsid w:val="006A7B1A"/>
    <w:rsid w:val="006A7B3D"/>
    <w:rsid w:val="006A7F5C"/>
    <w:rsid w:val="006B014A"/>
    <w:rsid w:val="006B015F"/>
    <w:rsid w:val="006B08A4"/>
    <w:rsid w:val="006B0DE1"/>
    <w:rsid w:val="006B0EB6"/>
    <w:rsid w:val="006B0F7B"/>
    <w:rsid w:val="006B123C"/>
    <w:rsid w:val="006B143A"/>
    <w:rsid w:val="006B1540"/>
    <w:rsid w:val="006B15C9"/>
    <w:rsid w:val="006B2133"/>
    <w:rsid w:val="006B242D"/>
    <w:rsid w:val="006B2722"/>
    <w:rsid w:val="006B2862"/>
    <w:rsid w:val="006B2B23"/>
    <w:rsid w:val="006B2C6B"/>
    <w:rsid w:val="006B2CE9"/>
    <w:rsid w:val="006B2FA4"/>
    <w:rsid w:val="006B33E2"/>
    <w:rsid w:val="006B37DC"/>
    <w:rsid w:val="006B3AA5"/>
    <w:rsid w:val="006B3C5D"/>
    <w:rsid w:val="006B45B0"/>
    <w:rsid w:val="006B46A3"/>
    <w:rsid w:val="006B4965"/>
    <w:rsid w:val="006B4B73"/>
    <w:rsid w:val="006B4CDF"/>
    <w:rsid w:val="006B4DD9"/>
    <w:rsid w:val="006B53DA"/>
    <w:rsid w:val="006B5657"/>
    <w:rsid w:val="006B568C"/>
    <w:rsid w:val="006B575B"/>
    <w:rsid w:val="006B58B7"/>
    <w:rsid w:val="006B596D"/>
    <w:rsid w:val="006B5AE8"/>
    <w:rsid w:val="006B5D9E"/>
    <w:rsid w:val="006B666A"/>
    <w:rsid w:val="006B6750"/>
    <w:rsid w:val="006B6779"/>
    <w:rsid w:val="006B73CA"/>
    <w:rsid w:val="006B7C20"/>
    <w:rsid w:val="006B7C5F"/>
    <w:rsid w:val="006B7F09"/>
    <w:rsid w:val="006B7FAA"/>
    <w:rsid w:val="006C01A5"/>
    <w:rsid w:val="006C021B"/>
    <w:rsid w:val="006C0946"/>
    <w:rsid w:val="006C09BA"/>
    <w:rsid w:val="006C0B2B"/>
    <w:rsid w:val="006C0BA4"/>
    <w:rsid w:val="006C112B"/>
    <w:rsid w:val="006C1260"/>
    <w:rsid w:val="006C13F6"/>
    <w:rsid w:val="006C17BA"/>
    <w:rsid w:val="006C1ABF"/>
    <w:rsid w:val="006C1C4C"/>
    <w:rsid w:val="006C1D42"/>
    <w:rsid w:val="006C234B"/>
    <w:rsid w:val="006C2600"/>
    <w:rsid w:val="006C2B12"/>
    <w:rsid w:val="006C2C45"/>
    <w:rsid w:val="006C2C47"/>
    <w:rsid w:val="006C30A7"/>
    <w:rsid w:val="006C326F"/>
    <w:rsid w:val="006C37CA"/>
    <w:rsid w:val="006C3F1D"/>
    <w:rsid w:val="006C3FEF"/>
    <w:rsid w:val="006C407E"/>
    <w:rsid w:val="006C40EE"/>
    <w:rsid w:val="006C4930"/>
    <w:rsid w:val="006C4960"/>
    <w:rsid w:val="006C4C85"/>
    <w:rsid w:val="006C4FEA"/>
    <w:rsid w:val="006C5083"/>
    <w:rsid w:val="006C513E"/>
    <w:rsid w:val="006C51E5"/>
    <w:rsid w:val="006C5215"/>
    <w:rsid w:val="006C52C3"/>
    <w:rsid w:val="006C573E"/>
    <w:rsid w:val="006C5875"/>
    <w:rsid w:val="006C58F0"/>
    <w:rsid w:val="006C5963"/>
    <w:rsid w:val="006C6197"/>
    <w:rsid w:val="006C61CC"/>
    <w:rsid w:val="006C63F8"/>
    <w:rsid w:val="006C74F6"/>
    <w:rsid w:val="006C7799"/>
    <w:rsid w:val="006C77C1"/>
    <w:rsid w:val="006C77F2"/>
    <w:rsid w:val="006C7E13"/>
    <w:rsid w:val="006C7E3C"/>
    <w:rsid w:val="006D0447"/>
    <w:rsid w:val="006D0894"/>
    <w:rsid w:val="006D0A6B"/>
    <w:rsid w:val="006D0ACB"/>
    <w:rsid w:val="006D1408"/>
    <w:rsid w:val="006D1485"/>
    <w:rsid w:val="006D1716"/>
    <w:rsid w:val="006D1816"/>
    <w:rsid w:val="006D190F"/>
    <w:rsid w:val="006D1998"/>
    <w:rsid w:val="006D2119"/>
    <w:rsid w:val="006D28B9"/>
    <w:rsid w:val="006D2A74"/>
    <w:rsid w:val="006D2E1A"/>
    <w:rsid w:val="006D2F23"/>
    <w:rsid w:val="006D32D4"/>
    <w:rsid w:val="006D3696"/>
    <w:rsid w:val="006D389F"/>
    <w:rsid w:val="006D4088"/>
    <w:rsid w:val="006D4255"/>
    <w:rsid w:val="006D42D3"/>
    <w:rsid w:val="006D465D"/>
    <w:rsid w:val="006D47F4"/>
    <w:rsid w:val="006D4A9F"/>
    <w:rsid w:val="006D4D41"/>
    <w:rsid w:val="006D500F"/>
    <w:rsid w:val="006D54D2"/>
    <w:rsid w:val="006D59E6"/>
    <w:rsid w:val="006D5E0B"/>
    <w:rsid w:val="006D5EB5"/>
    <w:rsid w:val="006D5EE0"/>
    <w:rsid w:val="006D5F4E"/>
    <w:rsid w:val="006D5F76"/>
    <w:rsid w:val="006D6003"/>
    <w:rsid w:val="006D61B4"/>
    <w:rsid w:val="006D682E"/>
    <w:rsid w:val="006D68AE"/>
    <w:rsid w:val="006D6F4C"/>
    <w:rsid w:val="006D7006"/>
    <w:rsid w:val="006D7077"/>
    <w:rsid w:val="006D7355"/>
    <w:rsid w:val="006D760F"/>
    <w:rsid w:val="006D7858"/>
    <w:rsid w:val="006D7B46"/>
    <w:rsid w:val="006D7BAA"/>
    <w:rsid w:val="006D7C52"/>
    <w:rsid w:val="006D7E06"/>
    <w:rsid w:val="006D7E3E"/>
    <w:rsid w:val="006E00B6"/>
    <w:rsid w:val="006E00DE"/>
    <w:rsid w:val="006E04A3"/>
    <w:rsid w:val="006E055E"/>
    <w:rsid w:val="006E0567"/>
    <w:rsid w:val="006E0D8F"/>
    <w:rsid w:val="006E0EA3"/>
    <w:rsid w:val="006E0F5A"/>
    <w:rsid w:val="006E15F3"/>
    <w:rsid w:val="006E1A61"/>
    <w:rsid w:val="006E20A2"/>
    <w:rsid w:val="006E20D8"/>
    <w:rsid w:val="006E2522"/>
    <w:rsid w:val="006E2964"/>
    <w:rsid w:val="006E3800"/>
    <w:rsid w:val="006E3801"/>
    <w:rsid w:val="006E3847"/>
    <w:rsid w:val="006E39D4"/>
    <w:rsid w:val="006E3D84"/>
    <w:rsid w:val="006E424B"/>
    <w:rsid w:val="006E49DC"/>
    <w:rsid w:val="006E55DF"/>
    <w:rsid w:val="006E5775"/>
    <w:rsid w:val="006E5B0D"/>
    <w:rsid w:val="006E5B7B"/>
    <w:rsid w:val="006E5DDB"/>
    <w:rsid w:val="006E62F4"/>
    <w:rsid w:val="006E6A48"/>
    <w:rsid w:val="006E6BEF"/>
    <w:rsid w:val="006E6D28"/>
    <w:rsid w:val="006E710E"/>
    <w:rsid w:val="006E7458"/>
    <w:rsid w:val="006E7771"/>
    <w:rsid w:val="006E7A07"/>
    <w:rsid w:val="006E7D66"/>
    <w:rsid w:val="006E7D8C"/>
    <w:rsid w:val="006F037F"/>
    <w:rsid w:val="006F0478"/>
    <w:rsid w:val="006F0496"/>
    <w:rsid w:val="006F09D8"/>
    <w:rsid w:val="006F0B66"/>
    <w:rsid w:val="006F1001"/>
    <w:rsid w:val="006F13F0"/>
    <w:rsid w:val="006F16F7"/>
    <w:rsid w:val="006F1706"/>
    <w:rsid w:val="006F1746"/>
    <w:rsid w:val="006F17A5"/>
    <w:rsid w:val="006F184F"/>
    <w:rsid w:val="006F1B26"/>
    <w:rsid w:val="006F1E82"/>
    <w:rsid w:val="006F28B1"/>
    <w:rsid w:val="006F2AF8"/>
    <w:rsid w:val="006F2BE3"/>
    <w:rsid w:val="006F32A7"/>
    <w:rsid w:val="006F3393"/>
    <w:rsid w:val="006F35E0"/>
    <w:rsid w:val="006F362E"/>
    <w:rsid w:val="006F3CE2"/>
    <w:rsid w:val="006F3D51"/>
    <w:rsid w:val="006F44FF"/>
    <w:rsid w:val="006F46F7"/>
    <w:rsid w:val="006F47AC"/>
    <w:rsid w:val="006F48F4"/>
    <w:rsid w:val="006F4D59"/>
    <w:rsid w:val="006F4E56"/>
    <w:rsid w:val="006F538C"/>
    <w:rsid w:val="006F5460"/>
    <w:rsid w:val="006F55A5"/>
    <w:rsid w:val="006F5632"/>
    <w:rsid w:val="006F5740"/>
    <w:rsid w:val="006F5775"/>
    <w:rsid w:val="006F581B"/>
    <w:rsid w:val="006F5D69"/>
    <w:rsid w:val="006F62AD"/>
    <w:rsid w:val="006F64C8"/>
    <w:rsid w:val="006F6791"/>
    <w:rsid w:val="006F6BFF"/>
    <w:rsid w:val="006F70DE"/>
    <w:rsid w:val="006F73DA"/>
    <w:rsid w:val="006F762F"/>
    <w:rsid w:val="006F7B41"/>
    <w:rsid w:val="006F7C11"/>
    <w:rsid w:val="006F7C3D"/>
    <w:rsid w:val="007002C9"/>
    <w:rsid w:val="0070039A"/>
    <w:rsid w:val="007003A6"/>
    <w:rsid w:val="007004DB"/>
    <w:rsid w:val="00700929"/>
    <w:rsid w:val="00700F94"/>
    <w:rsid w:val="00700FAB"/>
    <w:rsid w:val="0070100E"/>
    <w:rsid w:val="00701225"/>
    <w:rsid w:val="0070123B"/>
    <w:rsid w:val="007013BE"/>
    <w:rsid w:val="007014CE"/>
    <w:rsid w:val="00701560"/>
    <w:rsid w:val="0070192B"/>
    <w:rsid w:val="00701B1F"/>
    <w:rsid w:val="00701E00"/>
    <w:rsid w:val="0070262E"/>
    <w:rsid w:val="00702AF1"/>
    <w:rsid w:val="007030ED"/>
    <w:rsid w:val="0070329A"/>
    <w:rsid w:val="0070378D"/>
    <w:rsid w:val="00703F5C"/>
    <w:rsid w:val="007042A3"/>
    <w:rsid w:val="007042F8"/>
    <w:rsid w:val="007045AA"/>
    <w:rsid w:val="00704800"/>
    <w:rsid w:val="00704A5A"/>
    <w:rsid w:val="00704ED4"/>
    <w:rsid w:val="007051F1"/>
    <w:rsid w:val="00705209"/>
    <w:rsid w:val="007053D3"/>
    <w:rsid w:val="007056EC"/>
    <w:rsid w:val="007057F5"/>
    <w:rsid w:val="00705A0A"/>
    <w:rsid w:val="00705D67"/>
    <w:rsid w:val="00705F9C"/>
    <w:rsid w:val="0070628A"/>
    <w:rsid w:val="007065FB"/>
    <w:rsid w:val="007066C3"/>
    <w:rsid w:val="00706B1F"/>
    <w:rsid w:val="00706C52"/>
    <w:rsid w:val="00706F32"/>
    <w:rsid w:val="00706FFA"/>
    <w:rsid w:val="00707176"/>
    <w:rsid w:val="00707803"/>
    <w:rsid w:val="0070786D"/>
    <w:rsid w:val="00707BCA"/>
    <w:rsid w:val="00707D61"/>
    <w:rsid w:val="00707E90"/>
    <w:rsid w:val="00710101"/>
    <w:rsid w:val="0071029D"/>
    <w:rsid w:val="0071074D"/>
    <w:rsid w:val="00710762"/>
    <w:rsid w:val="007107AB"/>
    <w:rsid w:val="00711099"/>
    <w:rsid w:val="007110E5"/>
    <w:rsid w:val="007111DA"/>
    <w:rsid w:val="0071123E"/>
    <w:rsid w:val="00711522"/>
    <w:rsid w:val="0071153C"/>
    <w:rsid w:val="0071163A"/>
    <w:rsid w:val="007119AA"/>
    <w:rsid w:val="007119D9"/>
    <w:rsid w:val="00711C6B"/>
    <w:rsid w:val="00711D41"/>
    <w:rsid w:val="007120CB"/>
    <w:rsid w:val="007121B8"/>
    <w:rsid w:val="00712315"/>
    <w:rsid w:val="00712940"/>
    <w:rsid w:val="00712A6C"/>
    <w:rsid w:val="00712E63"/>
    <w:rsid w:val="007134F8"/>
    <w:rsid w:val="0071376A"/>
    <w:rsid w:val="007137FE"/>
    <w:rsid w:val="00713A2C"/>
    <w:rsid w:val="00714079"/>
    <w:rsid w:val="007141F8"/>
    <w:rsid w:val="00714428"/>
    <w:rsid w:val="007144C0"/>
    <w:rsid w:val="0071460D"/>
    <w:rsid w:val="007146B1"/>
    <w:rsid w:val="007149BF"/>
    <w:rsid w:val="00714C52"/>
    <w:rsid w:val="00714F69"/>
    <w:rsid w:val="00715043"/>
    <w:rsid w:val="00715223"/>
    <w:rsid w:val="007152A2"/>
    <w:rsid w:val="007158E6"/>
    <w:rsid w:val="00715A3A"/>
    <w:rsid w:val="00715B91"/>
    <w:rsid w:val="00715BBA"/>
    <w:rsid w:val="00715C28"/>
    <w:rsid w:val="00715D1D"/>
    <w:rsid w:val="00715E90"/>
    <w:rsid w:val="00715EDE"/>
    <w:rsid w:val="00716230"/>
    <w:rsid w:val="00716293"/>
    <w:rsid w:val="00716397"/>
    <w:rsid w:val="00716C9A"/>
    <w:rsid w:val="00716E92"/>
    <w:rsid w:val="00716E9C"/>
    <w:rsid w:val="00716FE3"/>
    <w:rsid w:val="00717505"/>
    <w:rsid w:val="00717FBC"/>
    <w:rsid w:val="0072003D"/>
    <w:rsid w:val="007201D0"/>
    <w:rsid w:val="007205E4"/>
    <w:rsid w:val="007206C0"/>
    <w:rsid w:val="0072070D"/>
    <w:rsid w:val="0072144B"/>
    <w:rsid w:val="007215F4"/>
    <w:rsid w:val="00721614"/>
    <w:rsid w:val="0072175E"/>
    <w:rsid w:val="007224BC"/>
    <w:rsid w:val="007228AA"/>
    <w:rsid w:val="00722993"/>
    <w:rsid w:val="00722C71"/>
    <w:rsid w:val="00722D44"/>
    <w:rsid w:val="00723151"/>
    <w:rsid w:val="00723212"/>
    <w:rsid w:val="0072324C"/>
    <w:rsid w:val="00723651"/>
    <w:rsid w:val="00723A34"/>
    <w:rsid w:val="00723C37"/>
    <w:rsid w:val="007240A3"/>
    <w:rsid w:val="00724157"/>
    <w:rsid w:val="00724231"/>
    <w:rsid w:val="00724328"/>
    <w:rsid w:val="00724684"/>
    <w:rsid w:val="0072469E"/>
    <w:rsid w:val="00724F2B"/>
    <w:rsid w:val="007256E1"/>
    <w:rsid w:val="00725DCE"/>
    <w:rsid w:val="00725EF2"/>
    <w:rsid w:val="00725F75"/>
    <w:rsid w:val="0072610A"/>
    <w:rsid w:val="007262DE"/>
    <w:rsid w:val="007263E9"/>
    <w:rsid w:val="007266A1"/>
    <w:rsid w:val="00726A8F"/>
    <w:rsid w:val="00726B14"/>
    <w:rsid w:val="00726D88"/>
    <w:rsid w:val="00726DCC"/>
    <w:rsid w:val="00726DE6"/>
    <w:rsid w:val="00726F4A"/>
    <w:rsid w:val="00726F55"/>
    <w:rsid w:val="00726F94"/>
    <w:rsid w:val="007270A3"/>
    <w:rsid w:val="00727113"/>
    <w:rsid w:val="00727E6D"/>
    <w:rsid w:val="00727F55"/>
    <w:rsid w:val="00730128"/>
    <w:rsid w:val="00730482"/>
    <w:rsid w:val="007305F1"/>
    <w:rsid w:val="007308E1"/>
    <w:rsid w:val="007310E2"/>
    <w:rsid w:val="0073141D"/>
    <w:rsid w:val="00731992"/>
    <w:rsid w:val="00731AC7"/>
    <w:rsid w:val="00731E92"/>
    <w:rsid w:val="00731EDC"/>
    <w:rsid w:val="00731F88"/>
    <w:rsid w:val="00731FC8"/>
    <w:rsid w:val="007321B2"/>
    <w:rsid w:val="0073255B"/>
    <w:rsid w:val="00732B37"/>
    <w:rsid w:val="00732D50"/>
    <w:rsid w:val="007336E2"/>
    <w:rsid w:val="00733861"/>
    <w:rsid w:val="00733968"/>
    <w:rsid w:val="00733BE7"/>
    <w:rsid w:val="00733E47"/>
    <w:rsid w:val="00733E7A"/>
    <w:rsid w:val="00733EB7"/>
    <w:rsid w:val="00733F1C"/>
    <w:rsid w:val="0073405B"/>
    <w:rsid w:val="007341FD"/>
    <w:rsid w:val="007342A3"/>
    <w:rsid w:val="00734BB4"/>
    <w:rsid w:val="00734EEE"/>
    <w:rsid w:val="007350E1"/>
    <w:rsid w:val="00735333"/>
    <w:rsid w:val="00735450"/>
    <w:rsid w:val="00735466"/>
    <w:rsid w:val="007357CA"/>
    <w:rsid w:val="007357EB"/>
    <w:rsid w:val="00735FBB"/>
    <w:rsid w:val="007361EF"/>
    <w:rsid w:val="0073673F"/>
    <w:rsid w:val="00736873"/>
    <w:rsid w:val="00736E37"/>
    <w:rsid w:val="00736F26"/>
    <w:rsid w:val="00736F5A"/>
    <w:rsid w:val="0073710F"/>
    <w:rsid w:val="00737489"/>
    <w:rsid w:val="007375B3"/>
    <w:rsid w:val="0073786F"/>
    <w:rsid w:val="00737887"/>
    <w:rsid w:val="0073789C"/>
    <w:rsid w:val="00737BEC"/>
    <w:rsid w:val="0074026F"/>
    <w:rsid w:val="007408A2"/>
    <w:rsid w:val="007409E9"/>
    <w:rsid w:val="00740AE8"/>
    <w:rsid w:val="00740F2B"/>
    <w:rsid w:val="00740F86"/>
    <w:rsid w:val="0074144B"/>
    <w:rsid w:val="00741454"/>
    <w:rsid w:val="00741598"/>
    <w:rsid w:val="00741856"/>
    <w:rsid w:val="00741C06"/>
    <w:rsid w:val="00741F78"/>
    <w:rsid w:val="00742279"/>
    <w:rsid w:val="007427C6"/>
    <w:rsid w:val="00742B46"/>
    <w:rsid w:val="00742B9C"/>
    <w:rsid w:val="00742E08"/>
    <w:rsid w:val="00742E2B"/>
    <w:rsid w:val="0074308F"/>
    <w:rsid w:val="007430F1"/>
    <w:rsid w:val="007436E1"/>
    <w:rsid w:val="00743811"/>
    <w:rsid w:val="00743C54"/>
    <w:rsid w:val="00743E4B"/>
    <w:rsid w:val="00744087"/>
    <w:rsid w:val="0074411E"/>
    <w:rsid w:val="00744251"/>
    <w:rsid w:val="007444E2"/>
    <w:rsid w:val="007445F7"/>
    <w:rsid w:val="007446AF"/>
    <w:rsid w:val="00744763"/>
    <w:rsid w:val="00744849"/>
    <w:rsid w:val="007449AF"/>
    <w:rsid w:val="00744AD0"/>
    <w:rsid w:val="007453F9"/>
    <w:rsid w:val="00745631"/>
    <w:rsid w:val="00745936"/>
    <w:rsid w:val="00745940"/>
    <w:rsid w:val="00745B37"/>
    <w:rsid w:val="00745CAB"/>
    <w:rsid w:val="00745F64"/>
    <w:rsid w:val="00746573"/>
    <w:rsid w:val="00746879"/>
    <w:rsid w:val="00747822"/>
    <w:rsid w:val="007501EA"/>
    <w:rsid w:val="0075034F"/>
    <w:rsid w:val="00750566"/>
    <w:rsid w:val="00750B90"/>
    <w:rsid w:val="007514EC"/>
    <w:rsid w:val="00751827"/>
    <w:rsid w:val="00751C18"/>
    <w:rsid w:val="00751CE9"/>
    <w:rsid w:val="00751D06"/>
    <w:rsid w:val="00751EA0"/>
    <w:rsid w:val="007522C3"/>
    <w:rsid w:val="0075347F"/>
    <w:rsid w:val="00753653"/>
    <w:rsid w:val="00753A42"/>
    <w:rsid w:val="00753CA9"/>
    <w:rsid w:val="007541E7"/>
    <w:rsid w:val="0075427C"/>
    <w:rsid w:val="00754630"/>
    <w:rsid w:val="00754759"/>
    <w:rsid w:val="00754CD5"/>
    <w:rsid w:val="00754D3F"/>
    <w:rsid w:val="00754EA2"/>
    <w:rsid w:val="00755029"/>
    <w:rsid w:val="00755344"/>
    <w:rsid w:val="00755557"/>
    <w:rsid w:val="00755759"/>
    <w:rsid w:val="0075575A"/>
    <w:rsid w:val="007557A6"/>
    <w:rsid w:val="00755842"/>
    <w:rsid w:val="007558D9"/>
    <w:rsid w:val="00755C19"/>
    <w:rsid w:val="00755EA7"/>
    <w:rsid w:val="007560B6"/>
    <w:rsid w:val="00756261"/>
    <w:rsid w:val="0075628E"/>
    <w:rsid w:val="007565AE"/>
    <w:rsid w:val="00756CAE"/>
    <w:rsid w:val="007570AD"/>
    <w:rsid w:val="0075711F"/>
    <w:rsid w:val="00757307"/>
    <w:rsid w:val="007573C7"/>
    <w:rsid w:val="007573CE"/>
    <w:rsid w:val="00757654"/>
    <w:rsid w:val="00757790"/>
    <w:rsid w:val="0075791C"/>
    <w:rsid w:val="00757C2E"/>
    <w:rsid w:val="00757D0B"/>
    <w:rsid w:val="00757D38"/>
    <w:rsid w:val="0076030C"/>
    <w:rsid w:val="007605BF"/>
    <w:rsid w:val="007605DA"/>
    <w:rsid w:val="00760D95"/>
    <w:rsid w:val="00760E91"/>
    <w:rsid w:val="00761013"/>
    <w:rsid w:val="00761437"/>
    <w:rsid w:val="00761560"/>
    <w:rsid w:val="00761697"/>
    <w:rsid w:val="00761939"/>
    <w:rsid w:val="00761988"/>
    <w:rsid w:val="00761A1A"/>
    <w:rsid w:val="00761B3A"/>
    <w:rsid w:val="00761B56"/>
    <w:rsid w:val="00761D1B"/>
    <w:rsid w:val="00761D4C"/>
    <w:rsid w:val="00761F18"/>
    <w:rsid w:val="00762DF6"/>
    <w:rsid w:val="0076367E"/>
    <w:rsid w:val="00763ACD"/>
    <w:rsid w:val="00763D96"/>
    <w:rsid w:val="00763E6E"/>
    <w:rsid w:val="00763F48"/>
    <w:rsid w:val="007640F1"/>
    <w:rsid w:val="007643AA"/>
    <w:rsid w:val="007644DD"/>
    <w:rsid w:val="00764574"/>
    <w:rsid w:val="00764ABA"/>
    <w:rsid w:val="00764D67"/>
    <w:rsid w:val="00764F96"/>
    <w:rsid w:val="00764F9D"/>
    <w:rsid w:val="00765061"/>
    <w:rsid w:val="00765255"/>
    <w:rsid w:val="0076592B"/>
    <w:rsid w:val="00765AD1"/>
    <w:rsid w:val="00765C70"/>
    <w:rsid w:val="00765C78"/>
    <w:rsid w:val="00765D05"/>
    <w:rsid w:val="00765EC9"/>
    <w:rsid w:val="0076660E"/>
    <w:rsid w:val="00766686"/>
    <w:rsid w:val="007666D7"/>
    <w:rsid w:val="007669EC"/>
    <w:rsid w:val="00766AB2"/>
    <w:rsid w:val="00766CA6"/>
    <w:rsid w:val="00766EEE"/>
    <w:rsid w:val="0076750E"/>
    <w:rsid w:val="007675DD"/>
    <w:rsid w:val="007676FA"/>
    <w:rsid w:val="00767749"/>
    <w:rsid w:val="007678E6"/>
    <w:rsid w:val="007678F3"/>
    <w:rsid w:val="00767B4F"/>
    <w:rsid w:val="00770120"/>
    <w:rsid w:val="007703AF"/>
    <w:rsid w:val="0077058F"/>
    <w:rsid w:val="007708FD"/>
    <w:rsid w:val="00770F19"/>
    <w:rsid w:val="0077158C"/>
    <w:rsid w:val="0077197F"/>
    <w:rsid w:val="00771A80"/>
    <w:rsid w:val="00771E31"/>
    <w:rsid w:val="0077249A"/>
    <w:rsid w:val="007732C3"/>
    <w:rsid w:val="00773792"/>
    <w:rsid w:val="007738F1"/>
    <w:rsid w:val="00773AE5"/>
    <w:rsid w:val="00773AF8"/>
    <w:rsid w:val="00773DFF"/>
    <w:rsid w:val="00773FBA"/>
    <w:rsid w:val="007740E4"/>
    <w:rsid w:val="00774216"/>
    <w:rsid w:val="007744CA"/>
    <w:rsid w:val="0077523E"/>
    <w:rsid w:val="007752B1"/>
    <w:rsid w:val="00775608"/>
    <w:rsid w:val="007757B4"/>
    <w:rsid w:val="007759EC"/>
    <w:rsid w:val="00775A4A"/>
    <w:rsid w:val="00775A81"/>
    <w:rsid w:val="00775D20"/>
    <w:rsid w:val="00775DB4"/>
    <w:rsid w:val="00775E17"/>
    <w:rsid w:val="00775EE9"/>
    <w:rsid w:val="007766FE"/>
    <w:rsid w:val="007769C7"/>
    <w:rsid w:val="00776B19"/>
    <w:rsid w:val="00776BC7"/>
    <w:rsid w:val="007775C0"/>
    <w:rsid w:val="00777B18"/>
    <w:rsid w:val="00780208"/>
    <w:rsid w:val="00780298"/>
    <w:rsid w:val="007805B9"/>
    <w:rsid w:val="00780723"/>
    <w:rsid w:val="00780A3F"/>
    <w:rsid w:val="00780B4D"/>
    <w:rsid w:val="00780F70"/>
    <w:rsid w:val="0078144D"/>
    <w:rsid w:val="007814A3"/>
    <w:rsid w:val="00781547"/>
    <w:rsid w:val="007816F4"/>
    <w:rsid w:val="007817C6"/>
    <w:rsid w:val="00781895"/>
    <w:rsid w:val="007818AF"/>
    <w:rsid w:val="007819FA"/>
    <w:rsid w:val="00782022"/>
    <w:rsid w:val="007820FA"/>
    <w:rsid w:val="00782239"/>
    <w:rsid w:val="00782459"/>
    <w:rsid w:val="00782624"/>
    <w:rsid w:val="007826D8"/>
    <w:rsid w:val="00782850"/>
    <w:rsid w:val="007828CF"/>
    <w:rsid w:val="00782BBA"/>
    <w:rsid w:val="00782BC8"/>
    <w:rsid w:val="00783A6C"/>
    <w:rsid w:val="00783D4F"/>
    <w:rsid w:val="00783EEE"/>
    <w:rsid w:val="007842DA"/>
    <w:rsid w:val="0078470C"/>
    <w:rsid w:val="0078509D"/>
    <w:rsid w:val="007852C4"/>
    <w:rsid w:val="00785616"/>
    <w:rsid w:val="007856D3"/>
    <w:rsid w:val="00785BC9"/>
    <w:rsid w:val="00786013"/>
    <w:rsid w:val="007860AA"/>
    <w:rsid w:val="007869AD"/>
    <w:rsid w:val="007869E9"/>
    <w:rsid w:val="00786A55"/>
    <w:rsid w:val="00786A80"/>
    <w:rsid w:val="007870F0"/>
    <w:rsid w:val="00787707"/>
    <w:rsid w:val="00787F73"/>
    <w:rsid w:val="007901B6"/>
    <w:rsid w:val="007901B9"/>
    <w:rsid w:val="00790207"/>
    <w:rsid w:val="00790743"/>
    <w:rsid w:val="00790877"/>
    <w:rsid w:val="00790912"/>
    <w:rsid w:val="00790CC4"/>
    <w:rsid w:val="00791240"/>
    <w:rsid w:val="0079139C"/>
    <w:rsid w:val="00791DB7"/>
    <w:rsid w:val="007920B3"/>
    <w:rsid w:val="007922AA"/>
    <w:rsid w:val="007922BB"/>
    <w:rsid w:val="0079246A"/>
    <w:rsid w:val="00792AD9"/>
    <w:rsid w:val="00792B6E"/>
    <w:rsid w:val="00792FBB"/>
    <w:rsid w:val="0079303A"/>
    <w:rsid w:val="007930EE"/>
    <w:rsid w:val="0079331C"/>
    <w:rsid w:val="00793C89"/>
    <w:rsid w:val="00793D82"/>
    <w:rsid w:val="00794059"/>
    <w:rsid w:val="00794975"/>
    <w:rsid w:val="007949EB"/>
    <w:rsid w:val="007949F6"/>
    <w:rsid w:val="00794CDE"/>
    <w:rsid w:val="00794EDC"/>
    <w:rsid w:val="007954B3"/>
    <w:rsid w:val="007959FE"/>
    <w:rsid w:val="00795DBB"/>
    <w:rsid w:val="00795E79"/>
    <w:rsid w:val="00795EEB"/>
    <w:rsid w:val="00795F78"/>
    <w:rsid w:val="0079601C"/>
    <w:rsid w:val="0079642A"/>
    <w:rsid w:val="00796CCB"/>
    <w:rsid w:val="00796E23"/>
    <w:rsid w:val="00796E78"/>
    <w:rsid w:val="00797082"/>
    <w:rsid w:val="007970FC"/>
    <w:rsid w:val="0079729B"/>
    <w:rsid w:val="00797A76"/>
    <w:rsid w:val="00797D32"/>
    <w:rsid w:val="00797DB3"/>
    <w:rsid w:val="00797EF2"/>
    <w:rsid w:val="007A028F"/>
    <w:rsid w:val="007A0445"/>
    <w:rsid w:val="007A04F9"/>
    <w:rsid w:val="007A0ADD"/>
    <w:rsid w:val="007A0BE7"/>
    <w:rsid w:val="007A0F92"/>
    <w:rsid w:val="007A11C1"/>
    <w:rsid w:val="007A14ED"/>
    <w:rsid w:val="007A1919"/>
    <w:rsid w:val="007A1A5E"/>
    <w:rsid w:val="007A1BBA"/>
    <w:rsid w:val="007A1E21"/>
    <w:rsid w:val="007A2009"/>
    <w:rsid w:val="007A2165"/>
    <w:rsid w:val="007A22A1"/>
    <w:rsid w:val="007A2359"/>
    <w:rsid w:val="007A28CE"/>
    <w:rsid w:val="007A29B3"/>
    <w:rsid w:val="007A2DF5"/>
    <w:rsid w:val="007A2FF8"/>
    <w:rsid w:val="007A3109"/>
    <w:rsid w:val="007A34A9"/>
    <w:rsid w:val="007A34D2"/>
    <w:rsid w:val="007A3A5E"/>
    <w:rsid w:val="007A3BF6"/>
    <w:rsid w:val="007A3D41"/>
    <w:rsid w:val="007A42A8"/>
    <w:rsid w:val="007A44BD"/>
    <w:rsid w:val="007A4935"/>
    <w:rsid w:val="007A4F5A"/>
    <w:rsid w:val="007A56A2"/>
    <w:rsid w:val="007A57D4"/>
    <w:rsid w:val="007A59F6"/>
    <w:rsid w:val="007A5B39"/>
    <w:rsid w:val="007A5D0C"/>
    <w:rsid w:val="007A5D76"/>
    <w:rsid w:val="007A5E3B"/>
    <w:rsid w:val="007A6149"/>
    <w:rsid w:val="007A6812"/>
    <w:rsid w:val="007A6A22"/>
    <w:rsid w:val="007A6C7A"/>
    <w:rsid w:val="007A6E11"/>
    <w:rsid w:val="007A72FF"/>
    <w:rsid w:val="007A7764"/>
    <w:rsid w:val="007A7A89"/>
    <w:rsid w:val="007A7B59"/>
    <w:rsid w:val="007A7B9E"/>
    <w:rsid w:val="007A7C82"/>
    <w:rsid w:val="007A7DBC"/>
    <w:rsid w:val="007A7E2E"/>
    <w:rsid w:val="007B00DA"/>
    <w:rsid w:val="007B0B05"/>
    <w:rsid w:val="007B0BB7"/>
    <w:rsid w:val="007B0C03"/>
    <w:rsid w:val="007B1E50"/>
    <w:rsid w:val="007B1FAA"/>
    <w:rsid w:val="007B2A62"/>
    <w:rsid w:val="007B3043"/>
    <w:rsid w:val="007B30EC"/>
    <w:rsid w:val="007B312F"/>
    <w:rsid w:val="007B32E3"/>
    <w:rsid w:val="007B3459"/>
    <w:rsid w:val="007B36B8"/>
    <w:rsid w:val="007B3DB3"/>
    <w:rsid w:val="007B40AE"/>
    <w:rsid w:val="007B4208"/>
    <w:rsid w:val="007B454C"/>
    <w:rsid w:val="007B46E6"/>
    <w:rsid w:val="007B471A"/>
    <w:rsid w:val="007B4B04"/>
    <w:rsid w:val="007B4B48"/>
    <w:rsid w:val="007B4DD7"/>
    <w:rsid w:val="007B519E"/>
    <w:rsid w:val="007B5355"/>
    <w:rsid w:val="007B57FD"/>
    <w:rsid w:val="007B5F50"/>
    <w:rsid w:val="007B65E3"/>
    <w:rsid w:val="007B66B5"/>
    <w:rsid w:val="007B670A"/>
    <w:rsid w:val="007B6885"/>
    <w:rsid w:val="007B6976"/>
    <w:rsid w:val="007B6A46"/>
    <w:rsid w:val="007B6BFC"/>
    <w:rsid w:val="007B6C63"/>
    <w:rsid w:val="007B7196"/>
    <w:rsid w:val="007B739A"/>
    <w:rsid w:val="007B752F"/>
    <w:rsid w:val="007B761D"/>
    <w:rsid w:val="007B7765"/>
    <w:rsid w:val="007B7B4D"/>
    <w:rsid w:val="007B7ED2"/>
    <w:rsid w:val="007B7FF6"/>
    <w:rsid w:val="007C0362"/>
    <w:rsid w:val="007C0363"/>
    <w:rsid w:val="007C0510"/>
    <w:rsid w:val="007C05C6"/>
    <w:rsid w:val="007C05EC"/>
    <w:rsid w:val="007C0C1D"/>
    <w:rsid w:val="007C10FF"/>
    <w:rsid w:val="007C1408"/>
    <w:rsid w:val="007C160D"/>
    <w:rsid w:val="007C1786"/>
    <w:rsid w:val="007C197D"/>
    <w:rsid w:val="007C19E1"/>
    <w:rsid w:val="007C1C25"/>
    <w:rsid w:val="007C1F60"/>
    <w:rsid w:val="007C20B7"/>
    <w:rsid w:val="007C20F8"/>
    <w:rsid w:val="007C230D"/>
    <w:rsid w:val="007C28C7"/>
    <w:rsid w:val="007C29EE"/>
    <w:rsid w:val="007C2A15"/>
    <w:rsid w:val="007C2B0C"/>
    <w:rsid w:val="007C2BF8"/>
    <w:rsid w:val="007C2C3B"/>
    <w:rsid w:val="007C2EB2"/>
    <w:rsid w:val="007C31EC"/>
    <w:rsid w:val="007C33CB"/>
    <w:rsid w:val="007C3960"/>
    <w:rsid w:val="007C39E3"/>
    <w:rsid w:val="007C3C00"/>
    <w:rsid w:val="007C4153"/>
    <w:rsid w:val="007C42E4"/>
    <w:rsid w:val="007C43EE"/>
    <w:rsid w:val="007C475E"/>
    <w:rsid w:val="007C4782"/>
    <w:rsid w:val="007C4864"/>
    <w:rsid w:val="007C48FB"/>
    <w:rsid w:val="007C516B"/>
    <w:rsid w:val="007C5235"/>
    <w:rsid w:val="007C56EC"/>
    <w:rsid w:val="007C5966"/>
    <w:rsid w:val="007C60F6"/>
    <w:rsid w:val="007C6692"/>
    <w:rsid w:val="007C6C3E"/>
    <w:rsid w:val="007C6E88"/>
    <w:rsid w:val="007C6FCE"/>
    <w:rsid w:val="007C7160"/>
    <w:rsid w:val="007C71E0"/>
    <w:rsid w:val="007C7319"/>
    <w:rsid w:val="007C73DB"/>
    <w:rsid w:val="007C761D"/>
    <w:rsid w:val="007C7BD3"/>
    <w:rsid w:val="007D0224"/>
    <w:rsid w:val="007D03F3"/>
    <w:rsid w:val="007D06D8"/>
    <w:rsid w:val="007D08E1"/>
    <w:rsid w:val="007D0C19"/>
    <w:rsid w:val="007D0D3D"/>
    <w:rsid w:val="007D1011"/>
    <w:rsid w:val="007D10C1"/>
    <w:rsid w:val="007D117F"/>
    <w:rsid w:val="007D1358"/>
    <w:rsid w:val="007D1651"/>
    <w:rsid w:val="007D1778"/>
    <w:rsid w:val="007D19C2"/>
    <w:rsid w:val="007D1A16"/>
    <w:rsid w:val="007D1F2E"/>
    <w:rsid w:val="007D2796"/>
    <w:rsid w:val="007D2A27"/>
    <w:rsid w:val="007D2DC0"/>
    <w:rsid w:val="007D2F6E"/>
    <w:rsid w:val="007D31F3"/>
    <w:rsid w:val="007D35EA"/>
    <w:rsid w:val="007D391A"/>
    <w:rsid w:val="007D3AE1"/>
    <w:rsid w:val="007D3C45"/>
    <w:rsid w:val="007D40BC"/>
    <w:rsid w:val="007D4291"/>
    <w:rsid w:val="007D43E1"/>
    <w:rsid w:val="007D4A97"/>
    <w:rsid w:val="007D4AC4"/>
    <w:rsid w:val="007D4BEF"/>
    <w:rsid w:val="007D4D29"/>
    <w:rsid w:val="007D4E42"/>
    <w:rsid w:val="007D5161"/>
    <w:rsid w:val="007D517D"/>
    <w:rsid w:val="007D550E"/>
    <w:rsid w:val="007D5BFB"/>
    <w:rsid w:val="007D5E27"/>
    <w:rsid w:val="007D62C7"/>
    <w:rsid w:val="007D6EEC"/>
    <w:rsid w:val="007D6F1F"/>
    <w:rsid w:val="007D6F45"/>
    <w:rsid w:val="007D6F96"/>
    <w:rsid w:val="007D700C"/>
    <w:rsid w:val="007D7536"/>
    <w:rsid w:val="007D77FB"/>
    <w:rsid w:val="007D78AD"/>
    <w:rsid w:val="007D7E9D"/>
    <w:rsid w:val="007E003E"/>
    <w:rsid w:val="007E0152"/>
    <w:rsid w:val="007E03EE"/>
    <w:rsid w:val="007E0736"/>
    <w:rsid w:val="007E0A5A"/>
    <w:rsid w:val="007E0B91"/>
    <w:rsid w:val="007E0C4B"/>
    <w:rsid w:val="007E158C"/>
    <w:rsid w:val="007E178E"/>
    <w:rsid w:val="007E17ED"/>
    <w:rsid w:val="007E1C1B"/>
    <w:rsid w:val="007E1E18"/>
    <w:rsid w:val="007E2615"/>
    <w:rsid w:val="007E2813"/>
    <w:rsid w:val="007E29A2"/>
    <w:rsid w:val="007E2A3A"/>
    <w:rsid w:val="007E2AAB"/>
    <w:rsid w:val="007E2B45"/>
    <w:rsid w:val="007E34E9"/>
    <w:rsid w:val="007E356C"/>
    <w:rsid w:val="007E3E33"/>
    <w:rsid w:val="007E42A4"/>
    <w:rsid w:val="007E439B"/>
    <w:rsid w:val="007E4449"/>
    <w:rsid w:val="007E4468"/>
    <w:rsid w:val="007E473E"/>
    <w:rsid w:val="007E4911"/>
    <w:rsid w:val="007E4955"/>
    <w:rsid w:val="007E4FE2"/>
    <w:rsid w:val="007E5206"/>
    <w:rsid w:val="007E535E"/>
    <w:rsid w:val="007E542D"/>
    <w:rsid w:val="007E634A"/>
    <w:rsid w:val="007E6561"/>
    <w:rsid w:val="007E6736"/>
    <w:rsid w:val="007E68CC"/>
    <w:rsid w:val="007E6F17"/>
    <w:rsid w:val="007E7039"/>
    <w:rsid w:val="007E775E"/>
    <w:rsid w:val="007E78C6"/>
    <w:rsid w:val="007E7E09"/>
    <w:rsid w:val="007F03E3"/>
    <w:rsid w:val="007F0561"/>
    <w:rsid w:val="007F0593"/>
    <w:rsid w:val="007F080B"/>
    <w:rsid w:val="007F0BD0"/>
    <w:rsid w:val="007F0F37"/>
    <w:rsid w:val="007F1782"/>
    <w:rsid w:val="007F1904"/>
    <w:rsid w:val="007F1C47"/>
    <w:rsid w:val="007F1D7B"/>
    <w:rsid w:val="007F1EB3"/>
    <w:rsid w:val="007F1FDC"/>
    <w:rsid w:val="007F2002"/>
    <w:rsid w:val="007F2019"/>
    <w:rsid w:val="007F2187"/>
    <w:rsid w:val="007F2202"/>
    <w:rsid w:val="007F24AC"/>
    <w:rsid w:val="007F2673"/>
    <w:rsid w:val="007F2758"/>
    <w:rsid w:val="007F2CD2"/>
    <w:rsid w:val="007F31ED"/>
    <w:rsid w:val="007F32A6"/>
    <w:rsid w:val="007F363B"/>
    <w:rsid w:val="007F37FD"/>
    <w:rsid w:val="007F3E09"/>
    <w:rsid w:val="007F420D"/>
    <w:rsid w:val="007F4586"/>
    <w:rsid w:val="007F4D58"/>
    <w:rsid w:val="007F4D75"/>
    <w:rsid w:val="007F4DD7"/>
    <w:rsid w:val="007F4E0F"/>
    <w:rsid w:val="007F4E3D"/>
    <w:rsid w:val="007F5236"/>
    <w:rsid w:val="007F5553"/>
    <w:rsid w:val="007F56E1"/>
    <w:rsid w:val="007F59FB"/>
    <w:rsid w:val="007F5A84"/>
    <w:rsid w:val="007F5B42"/>
    <w:rsid w:val="007F5E00"/>
    <w:rsid w:val="007F60C4"/>
    <w:rsid w:val="007F64EB"/>
    <w:rsid w:val="007F662D"/>
    <w:rsid w:val="007F76A9"/>
    <w:rsid w:val="007F79A7"/>
    <w:rsid w:val="008001B8"/>
    <w:rsid w:val="008002A9"/>
    <w:rsid w:val="008006E5"/>
    <w:rsid w:val="00800762"/>
    <w:rsid w:val="00800774"/>
    <w:rsid w:val="00800C5C"/>
    <w:rsid w:val="00800D10"/>
    <w:rsid w:val="008011CE"/>
    <w:rsid w:val="00801200"/>
    <w:rsid w:val="00801421"/>
    <w:rsid w:val="008014A0"/>
    <w:rsid w:val="00801547"/>
    <w:rsid w:val="0080156F"/>
    <w:rsid w:val="008016A1"/>
    <w:rsid w:val="008016CE"/>
    <w:rsid w:val="00801D64"/>
    <w:rsid w:val="0080207D"/>
    <w:rsid w:val="00802184"/>
    <w:rsid w:val="00802269"/>
    <w:rsid w:val="00802980"/>
    <w:rsid w:val="00802D66"/>
    <w:rsid w:val="00803044"/>
    <w:rsid w:val="008031F6"/>
    <w:rsid w:val="00803416"/>
    <w:rsid w:val="00803829"/>
    <w:rsid w:val="00803ADA"/>
    <w:rsid w:val="00803CC9"/>
    <w:rsid w:val="008042B9"/>
    <w:rsid w:val="00804A60"/>
    <w:rsid w:val="00804F0A"/>
    <w:rsid w:val="00805023"/>
    <w:rsid w:val="00805684"/>
    <w:rsid w:val="00805C60"/>
    <w:rsid w:val="00805D15"/>
    <w:rsid w:val="00806124"/>
    <w:rsid w:val="008062AE"/>
    <w:rsid w:val="0080656C"/>
    <w:rsid w:val="008071BC"/>
    <w:rsid w:val="0080744B"/>
    <w:rsid w:val="00807628"/>
    <w:rsid w:val="00807886"/>
    <w:rsid w:val="00807BC2"/>
    <w:rsid w:val="008100D5"/>
    <w:rsid w:val="00810912"/>
    <w:rsid w:val="00810C3D"/>
    <w:rsid w:val="00810E61"/>
    <w:rsid w:val="00811190"/>
    <w:rsid w:val="00811222"/>
    <w:rsid w:val="008112A3"/>
    <w:rsid w:val="0081145F"/>
    <w:rsid w:val="0081153A"/>
    <w:rsid w:val="0081164A"/>
    <w:rsid w:val="00811788"/>
    <w:rsid w:val="00811BF5"/>
    <w:rsid w:val="00811C89"/>
    <w:rsid w:val="00811C98"/>
    <w:rsid w:val="00811DCD"/>
    <w:rsid w:val="00812119"/>
    <w:rsid w:val="008121B4"/>
    <w:rsid w:val="00812B68"/>
    <w:rsid w:val="00812BE0"/>
    <w:rsid w:val="00812E53"/>
    <w:rsid w:val="00813134"/>
    <w:rsid w:val="008131B7"/>
    <w:rsid w:val="00813559"/>
    <w:rsid w:val="00813A2B"/>
    <w:rsid w:val="00813A96"/>
    <w:rsid w:val="00813F38"/>
    <w:rsid w:val="00814374"/>
    <w:rsid w:val="008146DD"/>
    <w:rsid w:val="0081480E"/>
    <w:rsid w:val="00814DEB"/>
    <w:rsid w:val="00815007"/>
    <w:rsid w:val="008152D8"/>
    <w:rsid w:val="00815315"/>
    <w:rsid w:val="0081584B"/>
    <w:rsid w:val="00815889"/>
    <w:rsid w:val="00815BDA"/>
    <w:rsid w:val="00816332"/>
    <w:rsid w:val="0081635B"/>
    <w:rsid w:val="008163AC"/>
    <w:rsid w:val="00816489"/>
    <w:rsid w:val="008164C9"/>
    <w:rsid w:val="008166BA"/>
    <w:rsid w:val="00816A0D"/>
    <w:rsid w:val="00816F25"/>
    <w:rsid w:val="008179A8"/>
    <w:rsid w:val="00817AF5"/>
    <w:rsid w:val="00817D33"/>
    <w:rsid w:val="00817D50"/>
    <w:rsid w:val="00820354"/>
    <w:rsid w:val="00820FB9"/>
    <w:rsid w:val="0082109E"/>
    <w:rsid w:val="008211B7"/>
    <w:rsid w:val="008213A6"/>
    <w:rsid w:val="00821425"/>
    <w:rsid w:val="008215F2"/>
    <w:rsid w:val="008218AC"/>
    <w:rsid w:val="00821D93"/>
    <w:rsid w:val="00821F5A"/>
    <w:rsid w:val="00821FDE"/>
    <w:rsid w:val="008223B6"/>
    <w:rsid w:val="00822761"/>
    <w:rsid w:val="008228FF"/>
    <w:rsid w:val="0082292D"/>
    <w:rsid w:val="00822DF4"/>
    <w:rsid w:val="00822F0B"/>
    <w:rsid w:val="00823811"/>
    <w:rsid w:val="00823CE5"/>
    <w:rsid w:val="00823E66"/>
    <w:rsid w:val="00823F10"/>
    <w:rsid w:val="00823FE5"/>
    <w:rsid w:val="00824097"/>
    <w:rsid w:val="0082413F"/>
    <w:rsid w:val="0082414C"/>
    <w:rsid w:val="008241D4"/>
    <w:rsid w:val="0082432D"/>
    <w:rsid w:val="0082434E"/>
    <w:rsid w:val="00824486"/>
    <w:rsid w:val="00824D9E"/>
    <w:rsid w:val="00825566"/>
    <w:rsid w:val="00825987"/>
    <w:rsid w:val="00825DA5"/>
    <w:rsid w:val="00825E62"/>
    <w:rsid w:val="0082606B"/>
    <w:rsid w:val="0082623F"/>
    <w:rsid w:val="00826414"/>
    <w:rsid w:val="00826510"/>
    <w:rsid w:val="0082660E"/>
    <w:rsid w:val="00826C34"/>
    <w:rsid w:val="0082798E"/>
    <w:rsid w:val="00827AE8"/>
    <w:rsid w:val="0083028B"/>
    <w:rsid w:val="0083035D"/>
    <w:rsid w:val="008304A9"/>
    <w:rsid w:val="0083057F"/>
    <w:rsid w:val="00830733"/>
    <w:rsid w:val="0083079D"/>
    <w:rsid w:val="008308EF"/>
    <w:rsid w:val="008311BE"/>
    <w:rsid w:val="00831382"/>
    <w:rsid w:val="008315F4"/>
    <w:rsid w:val="0083177D"/>
    <w:rsid w:val="00831ABA"/>
    <w:rsid w:val="00831E32"/>
    <w:rsid w:val="00831E41"/>
    <w:rsid w:val="00831EF7"/>
    <w:rsid w:val="00831F1B"/>
    <w:rsid w:val="00832089"/>
    <w:rsid w:val="008320C5"/>
    <w:rsid w:val="008320FD"/>
    <w:rsid w:val="0083235C"/>
    <w:rsid w:val="008325EF"/>
    <w:rsid w:val="0083271B"/>
    <w:rsid w:val="0083285B"/>
    <w:rsid w:val="00832F3B"/>
    <w:rsid w:val="00833047"/>
    <w:rsid w:val="00833067"/>
    <w:rsid w:val="008330AE"/>
    <w:rsid w:val="0083387C"/>
    <w:rsid w:val="00833962"/>
    <w:rsid w:val="00833B63"/>
    <w:rsid w:val="00834356"/>
    <w:rsid w:val="00834590"/>
    <w:rsid w:val="00834CF3"/>
    <w:rsid w:val="00834E76"/>
    <w:rsid w:val="00834E89"/>
    <w:rsid w:val="00834FD4"/>
    <w:rsid w:val="00835042"/>
    <w:rsid w:val="008356AD"/>
    <w:rsid w:val="008356DF"/>
    <w:rsid w:val="008359BF"/>
    <w:rsid w:val="00835B8E"/>
    <w:rsid w:val="0083600B"/>
    <w:rsid w:val="0083618B"/>
    <w:rsid w:val="0083621E"/>
    <w:rsid w:val="00836505"/>
    <w:rsid w:val="008365B4"/>
    <w:rsid w:val="00836648"/>
    <w:rsid w:val="0083682A"/>
    <w:rsid w:val="00836A6D"/>
    <w:rsid w:val="00836BD2"/>
    <w:rsid w:val="00836CCB"/>
    <w:rsid w:val="00836D36"/>
    <w:rsid w:val="008376BD"/>
    <w:rsid w:val="0083784C"/>
    <w:rsid w:val="008378EC"/>
    <w:rsid w:val="0083792F"/>
    <w:rsid w:val="00840442"/>
    <w:rsid w:val="00840A2E"/>
    <w:rsid w:val="00840AD4"/>
    <w:rsid w:val="00840B3F"/>
    <w:rsid w:val="00840D9A"/>
    <w:rsid w:val="00840EAA"/>
    <w:rsid w:val="00840F52"/>
    <w:rsid w:val="0084137E"/>
    <w:rsid w:val="00841472"/>
    <w:rsid w:val="008414CD"/>
    <w:rsid w:val="00841A40"/>
    <w:rsid w:val="00841A64"/>
    <w:rsid w:val="00841C4B"/>
    <w:rsid w:val="00841CF7"/>
    <w:rsid w:val="00842571"/>
    <w:rsid w:val="00842B74"/>
    <w:rsid w:val="00842C82"/>
    <w:rsid w:val="00842D52"/>
    <w:rsid w:val="00842E02"/>
    <w:rsid w:val="00842FB1"/>
    <w:rsid w:val="00843007"/>
    <w:rsid w:val="0084346E"/>
    <w:rsid w:val="0084359C"/>
    <w:rsid w:val="00843972"/>
    <w:rsid w:val="008439C5"/>
    <w:rsid w:val="00843F06"/>
    <w:rsid w:val="0084441A"/>
    <w:rsid w:val="008445D7"/>
    <w:rsid w:val="008450E3"/>
    <w:rsid w:val="008452C0"/>
    <w:rsid w:val="00845A53"/>
    <w:rsid w:val="00845E27"/>
    <w:rsid w:val="00845ECC"/>
    <w:rsid w:val="00845F57"/>
    <w:rsid w:val="00846319"/>
    <w:rsid w:val="008464F4"/>
    <w:rsid w:val="00846502"/>
    <w:rsid w:val="00846707"/>
    <w:rsid w:val="0084676B"/>
    <w:rsid w:val="0084677B"/>
    <w:rsid w:val="008468C4"/>
    <w:rsid w:val="00846BF3"/>
    <w:rsid w:val="00846BFE"/>
    <w:rsid w:val="008471FF"/>
    <w:rsid w:val="008472BE"/>
    <w:rsid w:val="0084737D"/>
    <w:rsid w:val="008475AA"/>
    <w:rsid w:val="008477F6"/>
    <w:rsid w:val="008479A2"/>
    <w:rsid w:val="00847A76"/>
    <w:rsid w:val="00847C63"/>
    <w:rsid w:val="00847C69"/>
    <w:rsid w:val="00847D18"/>
    <w:rsid w:val="00847D98"/>
    <w:rsid w:val="00847FCC"/>
    <w:rsid w:val="00847FED"/>
    <w:rsid w:val="00850057"/>
    <w:rsid w:val="0085035C"/>
    <w:rsid w:val="00850665"/>
    <w:rsid w:val="00850CAF"/>
    <w:rsid w:val="00850D8F"/>
    <w:rsid w:val="00850E4E"/>
    <w:rsid w:val="00850F18"/>
    <w:rsid w:val="00850F3D"/>
    <w:rsid w:val="0085128E"/>
    <w:rsid w:val="00851395"/>
    <w:rsid w:val="00851899"/>
    <w:rsid w:val="00851AF0"/>
    <w:rsid w:val="008522A3"/>
    <w:rsid w:val="008523E5"/>
    <w:rsid w:val="0085251B"/>
    <w:rsid w:val="008525B2"/>
    <w:rsid w:val="00852D42"/>
    <w:rsid w:val="00853005"/>
    <w:rsid w:val="0085336E"/>
    <w:rsid w:val="008534A1"/>
    <w:rsid w:val="00853F13"/>
    <w:rsid w:val="008540CD"/>
    <w:rsid w:val="008542AA"/>
    <w:rsid w:val="008546E2"/>
    <w:rsid w:val="00854C1F"/>
    <w:rsid w:val="00854D08"/>
    <w:rsid w:val="00854ED4"/>
    <w:rsid w:val="00854F93"/>
    <w:rsid w:val="00855189"/>
    <w:rsid w:val="008553BB"/>
    <w:rsid w:val="00855473"/>
    <w:rsid w:val="008559CE"/>
    <w:rsid w:val="00855A07"/>
    <w:rsid w:val="00855B94"/>
    <w:rsid w:val="00855E8F"/>
    <w:rsid w:val="00855F3B"/>
    <w:rsid w:val="00856135"/>
    <w:rsid w:val="008562EC"/>
    <w:rsid w:val="0085635C"/>
    <w:rsid w:val="00856487"/>
    <w:rsid w:val="008565BA"/>
    <w:rsid w:val="008566EE"/>
    <w:rsid w:val="008567C8"/>
    <w:rsid w:val="00856EBD"/>
    <w:rsid w:val="00856F98"/>
    <w:rsid w:val="00856F99"/>
    <w:rsid w:val="008570C9"/>
    <w:rsid w:val="00857681"/>
    <w:rsid w:val="00857782"/>
    <w:rsid w:val="00857A7D"/>
    <w:rsid w:val="00857C2E"/>
    <w:rsid w:val="00857C59"/>
    <w:rsid w:val="00857CFE"/>
    <w:rsid w:val="00860072"/>
    <w:rsid w:val="008600FD"/>
    <w:rsid w:val="0086015C"/>
    <w:rsid w:val="0086036B"/>
    <w:rsid w:val="008604C5"/>
    <w:rsid w:val="00860A8A"/>
    <w:rsid w:val="008612D7"/>
    <w:rsid w:val="008613FB"/>
    <w:rsid w:val="00861827"/>
    <w:rsid w:val="008619F3"/>
    <w:rsid w:val="00861A4E"/>
    <w:rsid w:val="00861AF7"/>
    <w:rsid w:val="00861CF0"/>
    <w:rsid w:val="00861D68"/>
    <w:rsid w:val="008621C9"/>
    <w:rsid w:val="00862B86"/>
    <w:rsid w:val="00862C37"/>
    <w:rsid w:val="00863031"/>
    <w:rsid w:val="0086319E"/>
    <w:rsid w:val="00863950"/>
    <w:rsid w:val="00863CCF"/>
    <w:rsid w:val="00863E8D"/>
    <w:rsid w:val="00863F94"/>
    <w:rsid w:val="008643D6"/>
    <w:rsid w:val="00864470"/>
    <w:rsid w:val="008649E6"/>
    <w:rsid w:val="00864AC7"/>
    <w:rsid w:val="0086548A"/>
    <w:rsid w:val="00865764"/>
    <w:rsid w:val="0086599A"/>
    <w:rsid w:val="00865BBA"/>
    <w:rsid w:val="00865C40"/>
    <w:rsid w:val="00865F65"/>
    <w:rsid w:val="008661AA"/>
    <w:rsid w:val="008661AE"/>
    <w:rsid w:val="0086624A"/>
    <w:rsid w:val="008666F4"/>
    <w:rsid w:val="00866A3B"/>
    <w:rsid w:val="00866A8A"/>
    <w:rsid w:val="00866A9B"/>
    <w:rsid w:val="00866BD5"/>
    <w:rsid w:val="00866C7E"/>
    <w:rsid w:val="00867029"/>
    <w:rsid w:val="00867297"/>
    <w:rsid w:val="008677D3"/>
    <w:rsid w:val="0086795B"/>
    <w:rsid w:val="00867B00"/>
    <w:rsid w:val="00867D7A"/>
    <w:rsid w:val="00867FB1"/>
    <w:rsid w:val="0087002D"/>
    <w:rsid w:val="00870270"/>
    <w:rsid w:val="0087031D"/>
    <w:rsid w:val="00870BB2"/>
    <w:rsid w:val="008711B0"/>
    <w:rsid w:val="00871242"/>
    <w:rsid w:val="00871647"/>
    <w:rsid w:val="00871661"/>
    <w:rsid w:val="008718F2"/>
    <w:rsid w:val="00871949"/>
    <w:rsid w:val="0087197A"/>
    <w:rsid w:val="00871A42"/>
    <w:rsid w:val="00871C13"/>
    <w:rsid w:val="008720B8"/>
    <w:rsid w:val="0087212C"/>
    <w:rsid w:val="00872528"/>
    <w:rsid w:val="00872543"/>
    <w:rsid w:val="00872701"/>
    <w:rsid w:val="00873052"/>
    <w:rsid w:val="00873397"/>
    <w:rsid w:val="00873574"/>
    <w:rsid w:val="008735C7"/>
    <w:rsid w:val="00873980"/>
    <w:rsid w:val="00873FA5"/>
    <w:rsid w:val="00874214"/>
    <w:rsid w:val="008742B6"/>
    <w:rsid w:val="00874314"/>
    <w:rsid w:val="008744EA"/>
    <w:rsid w:val="00874636"/>
    <w:rsid w:val="008748B0"/>
    <w:rsid w:val="00874A36"/>
    <w:rsid w:val="00874BDC"/>
    <w:rsid w:val="00874D3C"/>
    <w:rsid w:val="00874D46"/>
    <w:rsid w:val="00875505"/>
    <w:rsid w:val="0087552A"/>
    <w:rsid w:val="008756E5"/>
    <w:rsid w:val="00875892"/>
    <w:rsid w:val="008759D8"/>
    <w:rsid w:val="0087609B"/>
    <w:rsid w:val="008767E0"/>
    <w:rsid w:val="0087684F"/>
    <w:rsid w:val="00876B0C"/>
    <w:rsid w:val="00876CB6"/>
    <w:rsid w:val="00876DB7"/>
    <w:rsid w:val="00877129"/>
    <w:rsid w:val="008772D7"/>
    <w:rsid w:val="00877469"/>
    <w:rsid w:val="008775F2"/>
    <w:rsid w:val="00877815"/>
    <w:rsid w:val="00877996"/>
    <w:rsid w:val="00877DE8"/>
    <w:rsid w:val="00880112"/>
    <w:rsid w:val="008802B3"/>
    <w:rsid w:val="0088045A"/>
    <w:rsid w:val="008805BE"/>
    <w:rsid w:val="00880791"/>
    <w:rsid w:val="00880D09"/>
    <w:rsid w:val="00880D42"/>
    <w:rsid w:val="00880F76"/>
    <w:rsid w:val="00881111"/>
    <w:rsid w:val="00881572"/>
    <w:rsid w:val="00881804"/>
    <w:rsid w:val="00881A21"/>
    <w:rsid w:val="00881AFB"/>
    <w:rsid w:val="00881B84"/>
    <w:rsid w:val="00882002"/>
    <w:rsid w:val="0088209B"/>
    <w:rsid w:val="0088231F"/>
    <w:rsid w:val="008823BA"/>
    <w:rsid w:val="00882BC6"/>
    <w:rsid w:val="00882C16"/>
    <w:rsid w:val="00882E0A"/>
    <w:rsid w:val="008831B3"/>
    <w:rsid w:val="0088368A"/>
    <w:rsid w:val="00883894"/>
    <w:rsid w:val="00883916"/>
    <w:rsid w:val="00883E90"/>
    <w:rsid w:val="00883F19"/>
    <w:rsid w:val="008842B0"/>
    <w:rsid w:val="00884733"/>
    <w:rsid w:val="0088491A"/>
    <w:rsid w:val="00884DCE"/>
    <w:rsid w:val="008851F7"/>
    <w:rsid w:val="00885291"/>
    <w:rsid w:val="0088537B"/>
    <w:rsid w:val="00885F2D"/>
    <w:rsid w:val="008863C6"/>
    <w:rsid w:val="0088646D"/>
    <w:rsid w:val="00886847"/>
    <w:rsid w:val="00887158"/>
    <w:rsid w:val="00887430"/>
    <w:rsid w:val="00887EA7"/>
    <w:rsid w:val="00887F31"/>
    <w:rsid w:val="00890216"/>
    <w:rsid w:val="0089023B"/>
    <w:rsid w:val="00890756"/>
    <w:rsid w:val="008909B8"/>
    <w:rsid w:val="00890B35"/>
    <w:rsid w:val="00891B5B"/>
    <w:rsid w:val="00891BBE"/>
    <w:rsid w:val="00892352"/>
    <w:rsid w:val="00892DEC"/>
    <w:rsid w:val="00892F31"/>
    <w:rsid w:val="00892F3A"/>
    <w:rsid w:val="00893096"/>
    <w:rsid w:val="008933BC"/>
    <w:rsid w:val="00893478"/>
    <w:rsid w:val="0089364B"/>
    <w:rsid w:val="00893852"/>
    <w:rsid w:val="00893ABB"/>
    <w:rsid w:val="00893E5D"/>
    <w:rsid w:val="00893EEB"/>
    <w:rsid w:val="008940B9"/>
    <w:rsid w:val="00894106"/>
    <w:rsid w:val="0089432A"/>
    <w:rsid w:val="00894374"/>
    <w:rsid w:val="0089469A"/>
    <w:rsid w:val="008946FB"/>
    <w:rsid w:val="00894988"/>
    <w:rsid w:val="00894D40"/>
    <w:rsid w:val="00894E0C"/>
    <w:rsid w:val="00894E96"/>
    <w:rsid w:val="00894F1D"/>
    <w:rsid w:val="00894F3E"/>
    <w:rsid w:val="00894F56"/>
    <w:rsid w:val="00895483"/>
    <w:rsid w:val="0089573E"/>
    <w:rsid w:val="008957F3"/>
    <w:rsid w:val="00895BE7"/>
    <w:rsid w:val="0089642F"/>
    <w:rsid w:val="00896871"/>
    <w:rsid w:val="008968D3"/>
    <w:rsid w:val="00896A4B"/>
    <w:rsid w:val="00896C69"/>
    <w:rsid w:val="0089703E"/>
    <w:rsid w:val="008974E7"/>
    <w:rsid w:val="008975B9"/>
    <w:rsid w:val="0089777D"/>
    <w:rsid w:val="00897DA2"/>
    <w:rsid w:val="00897EC6"/>
    <w:rsid w:val="00897EF4"/>
    <w:rsid w:val="008A0003"/>
    <w:rsid w:val="008A006B"/>
    <w:rsid w:val="008A00F2"/>
    <w:rsid w:val="008A0219"/>
    <w:rsid w:val="008A02B9"/>
    <w:rsid w:val="008A0980"/>
    <w:rsid w:val="008A0D83"/>
    <w:rsid w:val="008A1014"/>
    <w:rsid w:val="008A141B"/>
    <w:rsid w:val="008A1844"/>
    <w:rsid w:val="008A1A60"/>
    <w:rsid w:val="008A1A6D"/>
    <w:rsid w:val="008A1C2C"/>
    <w:rsid w:val="008A1E8F"/>
    <w:rsid w:val="008A1ED2"/>
    <w:rsid w:val="008A2175"/>
    <w:rsid w:val="008A2203"/>
    <w:rsid w:val="008A2244"/>
    <w:rsid w:val="008A226A"/>
    <w:rsid w:val="008A2462"/>
    <w:rsid w:val="008A254D"/>
    <w:rsid w:val="008A2793"/>
    <w:rsid w:val="008A2850"/>
    <w:rsid w:val="008A288F"/>
    <w:rsid w:val="008A2ADD"/>
    <w:rsid w:val="008A2F8F"/>
    <w:rsid w:val="008A3174"/>
    <w:rsid w:val="008A3A82"/>
    <w:rsid w:val="008A3D88"/>
    <w:rsid w:val="008A3F2F"/>
    <w:rsid w:val="008A45F5"/>
    <w:rsid w:val="008A473D"/>
    <w:rsid w:val="008A48A0"/>
    <w:rsid w:val="008A4C02"/>
    <w:rsid w:val="008A4F9C"/>
    <w:rsid w:val="008A5182"/>
    <w:rsid w:val="008A52B7"/>
    <w:rsid w:val="008A53EB"/>
    <w:rsid w:val="008A53FA"/>
    <w:rsid w:val="008A5495"/>
    <w:rsid w:val="008A5523"/>
    <w:rsid w:val="008A5A8A"/>
    <w:rsid w:val="008A615A"/>
    <w:rsid w:val="008A623D"/>
    <w:rsid w:val="008A645B"/>
    <w:rsid w:val="008A676D"/>
    <w:rsid w:val="008A6B8B"/>
    <w:rsid w:val="008A74CD"/>
    <w:rsid w:val="008A77B9"/>
    <w:rsid w:val="008A7A43"/>
    <w:rsid w:val="008A7DE2"/>
    <w:rsid w:val="008B002E"/>
    <w:rsid w:val="008B03A7"/>
    <w:rsid w:val="008B07DF"/>
    <w:rsid w:val="008B0ABC"/>
    <w:rsid w:val="008B0B0D"/>
    <w:rsid w:val="008B0DD3"/>
    <w:rsid w:val="008B120C"/>
    <w:rsid w:val="008B1A8F"/>
    <w:rsid w:val="008B1D29"/>
    <w:rsid w:val="008B2118"/>
    <w:rsid w:val="008B2242"/>
    <w:rsid w:val="008B2840"/>
    <w:rsid w:val="008B2B34"/>
    <w:rsid w:val="008B2D88"/>
    <w:rsid w:val="008B3228"/>
    <w:rsid w:val="008B32CD"/>
    <w:rsid w:val="008B3A8B"/>
    <w:rsid w:val="008B3AEB"/>
    <w:rsid w:val="008B3D39"/>
    <w:rsid w:val="008B426F"/>
    <w:rsid w:val="008B524E"/>
    <w:rsid w:val="008B534D"/>
    <w:rsid w:val="008B547A"/>
    <w:rsid w:val="008B5D35"/>
    <w:rsid w:val="008B5E04"/>
    <w:rsid w:val="008B5E0F"/>
    <w:rsid w:val="008B611D"/>
    <w:rsid w:val="008B6174"/>
    <w:rsid w:val="008B6670"/>
    <w:rsid w:val="008B6A5B"/>
    <w:rsid w:val="008B6F39"/>
    <w:rsid w:val="008B710F"/>
    <w:rsid w:val="008B7788"/>
    <w:rsid w:val="008B7901"/>
    <w:rsid w:val="008B7CF5"/>
    <w:rsid w:val="008B7D1F"/>
    <w:rsid w:val="008B7FB3"/>
    <w:rsid w:val="008B7FEB"/>
    <w:rsid w:val="008C0420"/>
    <w:rsid w:val="008C0446"/>
    <w:rsid w:val="008C0701"/>
    <w:rsid w:val="008C0C8B"/>
    <w:rsid w:val="008C0EA7"/>
    <w:rsid w:val="008C2067"/>
    <w:rsid w:val="008C24A9"/>
    <w:rsid w:val="008C2790"/>
    <w:rsid w:val="008C28E6"/>
    <w:rsid w:val="008C2900"/>
    <w:rsid w:val="008C29C2"/>
    <w:rsid w:val="008C29CD"/>
    <w:rsid w:val="008C2AA3"/>
    <w:rsid w:val="008C2AC7"/>
    <w:rsid w:val="008C2CE3"/>
    <w:rsid w:val="008C2EE8"/>
    <w:rsid w:val="008C304A"/>
    <w:rsid w:val="008C33E8"/>
    <w:rsid w:val="008C37A7"/>
    <w:rsid w:val="008C396E"/>
    <w:rsid w:val="008C3A59"/>
    <w:rsid w:val="008C4083"/>
    <w:rsid w:val="008C42F4"/>
    <w:rsid w:val="008C4382"/>
    <w:rsid w:val="008C46A3"/>
    <w:rsid w:val="008C4890"/>
    <w:rsid w:val="008C4CAA"/>
    <w:rsid w:val="008C4E74"/>
    <w:rsid w:val="008C4ED7"/>
    <w:rsid w:val="008C5113"/>
    <w:rsid w:val="008C57E7"/>
    <w:rsid w:val="008C5AAD"/>
    <w:rsid w:val="008C5C1C"/>
    <w:rsid w:val="008C5D1B"/>
    <w:rsid w:val="008C634F"/>
    <w:rsid w:val="008C65D7"/>
    <w:rsid w:val="008C6761"/>
    <w:rsid w:val="008C67CC"/>
    <w:rsid w:val="008C685B"/>
    <w:rsid w:val="008C6BEA"/>
    <w:rsid w:val="008C6CE0"/>
    <w:rsid w:val="008C6CEA"/>
    <w:rsid w:val="008C6D1B"/>
    <w:rsid w:val="008C6DB6"/>
    <w:rsid w:val="008C6E2A"/>
    <w:rsid w:val="008C732A"/>
    <w:rsid w:val="008C77B2"/>
    <w:rsid w:val="008C7C9C"/>
    <w:rsid w:val="008C7E3E"/>
    <w:rsid w:val="008C7F90"/>
    <w:rsid w:val="008D0028"/>
    <w:rsid w:val="008D005E"/>
    <w:rsid w:val="008D0687"/>
    <w:rsid w:val="008D088F"/>
    <w:rsid w:val="008D0AD1"/>
    <w:rsid w:val="008D1161"/>
    <w:rsid w:val="008D1247"/>
    <w:rsid w:val="008D1248"/>
    <w:rsid w:val="008D12A0"/>
    <w:rsid w:val="008D12FC"/>
    <w:rsid w:val="008D1492"/>
    <w:rsid w:val="008D1528"/>
    <w:rsid w:val="008D15E6"/>
    <w:rsid w:val="008D181B"/>
    <w:rsid w:val="008D1832"/>
    <w:rsid w:val="008D1EA8"/>
    <w:rsid w:val="008D1F38"/>
    <w:rsid w:val="008D203E"/>
    <w:rsid w:val="008D218A"/>
    <w:rsid w:val="008D29A6"/>
    <w:rsid w:val="008D2B13"/>
    <w:rsid w:val="008D2BDA"/>
    <w:rsid w:val="008D3310"/>
    <w:rsid w:val="008D3321"/>
    <w:rsid w:val="008D3665"/>
    <w:rsid w:val="008D37DA"/>
    <w:rsid w:val="008D3AFC"/>
    <w:rsid w:val="008D3D1C"/>
    <w:rsid w:val="008D3D62"/>
    <w:rsid w:val="008D3EC3"/>
    <w:rsid w:val="008D3EFE"/>
    <w:rsid w:val="008D3FED"/>
    <w:rsid w:val="008D41DE"/>
    <w:rsid w:val="008D4547"/>
    <w:rsid w:val="008D4748"/>
    <w:rsid w:val="008D4761"/>
    <w:rsid w:val="008D49F6"/>
    <w:rsid w:val="008D4BED"/>
    <w:rsid w:val="008D4C01"/>
    <w:rsid w:val="008D4F71"/>
    <w:rsid w:val="008D4FD9"/>
    <w:rsid w:val="008D5051"/>
    <w:rsid w:val="008D565A"/>
    <w:rsid w:val="008D5B8B"/>
    <w:rsid w:val="008D5D41"/>
    <w:rsid w:val="008D5DF2"/>
    <w:rsid w:val="008D5F22"/>
    <w:rsid w:val="008D623B"/>
    <w:rsid w:val="008D6385"/>
    <w:rsid w:val="008D6445"/>
    <w:rsid w:val="008D685D"/>
    <w:rsid w:val="008D6F58"/>
    <w:rsid w:val="008D7757"/>
    <w:rsid w:val="008D7AAD"/>
    <w:rsid w:val="008E013A"/>
    <w:rsid w:val="008E04F6"/>
    <w:rsid w:val="008E0540"/>
    <w:rsid w:val="008E066E"/>
    <w:rsid w:val="008E07DD"/>
    <w:rsid w:val="008E080B"/>
    <w:rsid w:val="008E0F75"/>
    <w:rsid w:val="008E0FBC"/>
    <w:rsid w:val="008E0FF6"/>
    <w:rsid w:val="008E11F7"/>
    <w:rsid w:val="008E13F1"/>
    <w:rsid w:val="008E1749"/>
    <w:rsid w:val="008E1926"/>
    <w:rsid w:val="008E1973"/>
    <w:rsid w:val="008E1AF0"/>
    <w:rsid w:val="008E1B48"/>
    <w:rsid w:val="008E1CBF"/>
    <w:rsid w:val="008E1F1B"/>
    <w:rsid w:val="008E2125"/>
    <w:rsid w:val="008E21A8"/>
    <w:rsid w:val="008E2447"/>
    <w:rsid w:val="008E2676"/>
    <w:rsid w:val="008E29FC"/>
    <w:rsid w:val="008E30A6"/>
    <w:rsid w:val="008E30B8"/>
    <w:rsid w:val="008E3780"/>
    <w:rsid w:val="008E37B6"/>
    <w:rsid w:val="008E3D9C"/>
    <w:rsid w:val="008E3E62"/>
    <w:rsid w:val="008E4018"/>
    <w:rsid w:val="008E4336"/>
    <w:rsid w:val="008E47B3"/>
    <w:rsid w:val="008E491E"/>
    <w:rsid w:val="008E4A24"/>
    <w:rsid w:val="008E5545"/>
    <w:rsid w:val="008E5B16"/>
    <w:rsid w:val="008E5D1C"/>
    <w:rsid w:val="008E5F34"/>
    <w:rsid w:val="008E6653"/>
    <w:rsid w:val="008E6E1F"/>
    <w:rsid w:val="008E6EB7"/>
    <w:rsid w:val="008E7226"/>
    <w:rsid w:val="008E72DE"/>
    <w:rsid w:val="008E72EA"/>
    <w:rsid w:val="008E73B1"/>
    <w:rsid w:val="008E7515"/>
    <w:rsid w:val="008E796A"/>
    <w:rsid w:val="008E7A9B"/>
    <w:rsid w:val="008E7C54"/>
    <w:rsid w:val="008E7E77"/>
    <w:rsid w:val="008E7F18"/>
    <w:rsid w:val="008F01DF"/>
    <w:rsid w:val="008F0320"/>
    <w:rsid w:val="008F0704"/>
    <w:rsid w:val="008F0713"/>
    <w:rsid w:val="008F0BF2"/>
    <w:rsid w:val="008F0CE0"/>
    <w:rsid w:val="008F0E2D"/>
    <w:rsid w:val="008F1141"/>
    <w:rsid w:val="008F1D9A"/>
    <w:rsid w:val="008F1FBE"/>
    <w:rsid w:val="008F220C"/>
    <w:rsid w:val="008F2244"/>
    <w:rsid w:val="008F2285"/>
    <w:rsid w:val="008F2614"/>
    <w:rsid w:val="008F29DB"/>
    <w:rsid w:val="008F2D4D"/>
    <w:rsid w:val="008F2D9B"/>
    <w:rsid w:val="008F2E0D"/>
    <w:rsid w:val="008F3087"/>
    <w:rsid w:val="008F30E6"/>
    <w:rsid w:val="008F36DD"/>
    <w:rsid w:val="008F37BD"/>
    <w:rsid w:val="008F383A"/>
    <w:rsid w:val="008F396D"/>
    <w:rsid w:val="008F399B"/>
    <w:rsid w:val="008F3CF9"/>
    <w:rsid w:val="008F4320"/>
    <w:rsid w:val="008F49F2"/>
    <w:rsid w:val="008F4F09"/>
    <w:rsid w:val="008F50F6"/>
    <w:rsid w:val="008F522E"/>
    <w:rsid w:val="008F536A"/>
    <w:rsid w:val="008F5511"/>
    <w:rsid w:val="008F5C23"/>
    <w:rsid w:val="008F5C93"/>
    <w:rsid w:val="008F5D60"/>
    <w:rsid w:val="008F60CC"/>
    <w:rsid w:val="008F64F0"/>
    <w:rsid w:val="008F65C0"/>
    <w:rsid w:val="008F661A"/>
    <w:rsid w:val="008F6A75"/>
    <w:rsid w:val="008F7415"/>
    <w:rsid w:val="008F7603"/>
    <w:rsid w:val="008F7748"/>
    <w:rsid w:val="008F77C1"/>
    <w:rsid w:val="008F78DB"/>
    <w:rsid w:val="008F79B3"/>
    <w:rsid w:val="008F7C32"/>
    <w:rsid w:val="008F7F06"/>
    <w:rsid w:val="00900234"/>
    <w:rsid w:val="00900565"/>
    <w:rsid w:val="0090064D"/>
    <w:rsid w:val="00900A95"/>
    <w:rsid w:val="00900D0A"/>
    <w:rsid w:val="00901139"/>
    <w:rsid w:val="00901891"/>
    <w:rsid w:val="00901979"/>
    <w:rsid w:val="00901A1A"/>
    <w:rsid w:val="00902547"/>
    <w:rsid w:val="0090264A"/>
    <w:rsid w:val="00902791"/>
    <w:rsid w:val="00902894"/>
    <w:rsid w:val="009032A4"/>
    <w:rsid w:val="009037E1"/>
    <w:rsid w:val="009039F9"/>
    <w:rsid w:val="009039FE"/>
    <w:rsid w:val="00903A22"/>
    <w:rsid w:val="00903AF7"/>
    <w:rsid w:val="00903BBB"/>
    <w:rsid w:val="00903BDA"/>
    <w:rsid w:val="00903BEC"/>
    <w:rsid w:val="009043F8"/>
    <w:rsid w:val="0090492C"/>
    <w:rsid w:val="00904B06"/>
    <w:rsid w:val="00904E4E"/>
    <w:rsid w:val="009055E0"/>
    <w:rsid w:val="00905C18"/>
    <w:rsid w:val="00905E89"/>
    <w:rsid w:val="00906015"/>
    <w:rsid w:val="009061D6"/>
    <w:rsid w:val="009062F3"/>
    <w:rsid w:val="00906355"/>
    <w:rsid w:val="00906B8A"/>
    <w:rsid w:val="00906D62"/>
    <w:rsid w:val="00906FE4"/>
    <w:rsid w:val="0090724A"/>
    <w:rsid w:val="00907516"/>
    <w:rsid w:val="00907673"/>
    <w:rsid w:val="00907DC5"/>
    <w:rsid w:val="0091016D"/>
    <w:rsid w:val="00910580"/>
    <w:rsid w:val="009107C4"/>
    <w:rsid w:val="009107E5"/>
    <w:rsid w:val="00910D01"/>
    <w:rsid w:val="00910F82"/>
    <w:rsid w:val="00910FBB"/>
    <w:rsid w:val="00911836"/>
    <w:rsid w:val="00911873"/>
    <w:rsid w:val="00911C72"/>
    <w:rsid w:val="00911CF4"/>
    <w:rsid w:val="00912194"/>
    <w:rsid w:val="00912507"/>
    <w:rsid w:val="009127E5"/>
    <w:rsid w:val="009128F1"/>
    <w:rsid w:val="009129B4"/>
    <w:rsid w:val="00912C11"/>
    <w:rsid w:val="00912EEC"/>
    <w:rsid w:val="00913300"/>
    <w:rsid w:val="009134C8"/>
    <w:rsid w:val="00913588"/>
    <w:rsid w:val="00913836"/>
    <w:rsid w:val="009139A0"/>
    <w:rsid w:val="00913DE6"/>
    <w:rsid w:val="009142A9"/>
    <w:rsid w:val="009142D4"/>
    <w:rsid w:val="0091430E"/>
    <w:rsid w:val="0091437D"/>
    <w:rsid w:val="00914461"/>
    <w:rsid w:val="009145FD"/>
    <w:rsid w:val="00914616"/>
    <w:rsid w:val="009149F1"/>
    <w:rsid w:val="00914BEF"/>
    <w:rsid w:val="00914CAA"/>
    <w:rsid w:val="00914D19"/>
    <w:rsid w:val="009151C7"/>
    <w:rsid w:val="00915473"/>
    <w:rsid w:val="009158C8"/>
    <w:rsid w:val="009159B6"/>
    <w:rsid w:val="00915A8B"/>
    <w:rsid w:val="00915D31"/>
    <w:rsid w:val="00915DF7"/>
    <w:rsid w:val="00915E14"/>
    <w:rsid w:val="00915F07"/>
    <w:rsid w:val="009162FC"/>
    <w:rsid w:val="009166BE"/>
    <w:rsid w:val="0091758C"/>
    <w:rsid w:val="009175A0"/>
    <w:rsid w:val="009176BC"/>
    <w:rsid w:val="00917A84"/>
    <w:rsid w:val="00917B3D"/>
    <w:rsid w:val="00917E64"/>
    <w:rsid w:val="009201F5"/>
    <w:rsid w:val="0092063C"/>
    <w:rsid w:val="009207E9"/>
    <w:rsid w:val="00920851"/>
    <w:rsid w:val="00920B5D"/>
    <w:rsid w:val="00920BC7"/>
    <w:rsid w:val="00920C38"/>
    <w:rsid w:val="00920E1F"/>
    <w:rsid w:val="00921302"/>
    <w:rsid w:val="0092131C"/>
    <w:rsid w:val="009215F7"/>
    <w:rsid w:val="00921AED"/>
    <w:rsid w:val="00921C23"/>
    <w:rsid w:val="00921E22"/>
    <w:rsid w:val="00921F0E"/>
    <w:rsid w:val="00921F9D"/>
    <w:rsid w:val="009220E7"/>
    <w:rsid w:val="00922102"/>
    <w:rsid w:val="00922796"/>
    <w:rsid w:val="00922B32"/>
    <w:rsid w:val="00922FAC"/>
    <w:rsid w:val="00922FE5"/>
    <w:rsid w:val="00923035"/>
    <w:rsid w:val="0092327D"/>
    <w:rsid w:val="00923812"/>
    <w:rsid w:val="00923B1E"/>
    <w:rsid w:val="00923B97"/>
    <w:rsid w:val="00923FB2"/>
    <w:rsid w:val="00923FBC"/>
    <w:rsid w:val="009240A7"/>
    <w:rsid w:val="00924176"/>
    <w:rsid w:val="00924202"/>
    <w:rsid w:val="00924845"/>
    <w:rsid w:val="00924D35"/>
    <w:rsid w:val="00924DAC"/>
    <w:rsid w:val="00924E34"/>
    <w:rsid w:val="00925611"/>
    <w:rsid w:val="00925772"/>
    <w:rsid w:val="009262B9"/>
    <w:rsid w:val="009263FD"/>
    <w:rsid w:val="009264A8"/>
    <w:rsid w:val="009267DE"/>
    <w:rsid w:val="00926AFC"/>
    <w:rsid w:val="00926BA6"/>
    <w:rsid w:val="00926BD8"/>
    <w:rsid w:val="00926D9B"/>
    <w:rsid w:val="00926DF6"/>
    <w:rsid w:val="009270B2"/>
    <w:rsid w:val="009272FE"/>
    <w:rsid w:val="009273E0"/>
    <w:rsid w:val="009274E6"/>
    <w:rsid w:val="00927507"/>
    <w:rsid w:val="009275D6"/>
    <w:rsid w:val="009277BB"/>
    <w:rsid w:val="0092789A"/>
    <w:rsid w:val="00927ACF"/>
    <w:rsid w:val="00927AE0"/>
    <w:rsid w:val="00927C31"/>
    <w:rsid w:val="00927C60"/>
    <w:rsid w:val="00927C72"/>
    <w:rsid w:val="00927CD5"/>
    <w:rsid w:val="00927EC9"/>
    <w:rsid w:val="00927F22"/>
    <w:rsid w:val="0093006E"/>
    <w:rsid w:val="00930276"/>
    <w:rsid w:val="0093054B"/>
    <w:rsid w:val="0093066B"/>
    <w:rsid w:val="0093092B"/>
    <w:rsid w:val="009309EC"/>
    <w:rsid w:val="00930CD4"/>
    <w:rsid w:val="00930FCD"/>
    <w:rsid w:val="0093111F"/>
    <w:rsid w:val="0093123A"/>
    <w:rsid w:val="00931291"/>
    <w:rsid w:val="00931343"/>
    <w:rsid w:val="009313B5"/>
    <w:rsid w:val="009313E9"/>
    <w:rsid w:val="009314A0"/>
    <w:rsid w:val="00931517"/>
    <w:rsid w:val="00931764"/>
    <w:rsid w:val="00931A80"/>
    <w:rsid w:val="00931E48"/>
    <w:rsid w:val="009320A0"/>
    <w:rsid w:val="009322A0"/>
    <w:rsid w:val="00932724"/>
    <w:rsid w:val="00932732"/>
    <w:rsid w:val="009329ED"/>
    <w:rsid w:val="00932C3B"/>
    <w:rsid w:val="009332BE"/>
    <w:rsid w:val="00933307"/>
    <w:rsid w:val="009339C9"/>
    <w:rsid w:val="00934402"/>
    <w:rsid w:val="0093457F"/>
    <w:rsid w:val="0093481D"/>
    <w:rsid w:val="0093499F"/>
    <w:rsid w:val="00934D3B"/>
    <w:rsid w:val="00934E8A"/>
    <w:rsid w:val="009357A0"/>
    <w:rsid w:val="0093586A"/>
    <w:rsid w:val="00935CA0"/>
    <w:rsid w:val="00935D77"/>
    <w:rsid w:val="00935F2D"/>
    <w:rsid w:val="00936768"/>
    <w:rsid w:val="00936809"/>
    <w:rsid w:val="0093711E"/>
    <w:rsid w:val="00937282"/>
    <w:rsid w:val="009376DA"/>
    <w:rsid w:val="00937877"/>
    <w:rsid w:val="009378B9"/>
    <w:rsid w:val="009401E3"/>
    <w:rsid w:val="0094023A"/>
    <w:rsid w:val="009403D1"/>
    <w:rsid w:val="009407A0"/>
    <w:rsid w:val="00940C64"/>
    <w:rsid w:val="00940D83"/>
    <w:rsid w:val="00940E3F"/>
    <w:rsid w:val="00940EF8"/>
    <w:rsid w:val="00940F04"/>
    <w:rsid w:val="00940F44"/>
    <w:rsid w:val="00941053"/>
    <w:rsid w:val="00941094"/>
    <w:rsid w:val="009413BF"/>
    <w:rsid w:val="009414BC"/>
    <w:rsid w:val="0094173B"/>
    <w:rsid w:val="00942052"/>
    <w:rsid w:val="00942153"/>
    <w:rsid w:val="00942222"/>
    <w:rsid w:val="00942480"/>
    <w:rsid w:val="0094256E"/>
    <w:rsid w:val="009426D0"/>
    <w:rsid w:val="00942C39"/>
    <w:rsid w:val="00942D72"/>
    <w:rsid w:val="00942E95"/>
    <w:rsid w:val="009434D8"/>
    <w:rsid w:val="009435BE"/>
    <w:rsid w:val="009435E0"/>
    <w:rsid w:val="00943617"/>
    <w:rsid w:val="00943AA6"/>
    <w:rsid w:val="00943BCB"/>
    <w:rsid w:val="00943FBC"/>
    <w:rsid w:val="0094401E"/>
    <w:rsid w:val="00944707"/>
    <w:rsid w:val="00944D5B"/>
    <w:rsid w:val="009450BD"/>
    <w:rsid w:val="00945483"/>
    <w:rsid w:val="009454D7"/>
    <w:rsid w:val="0094575C"/>
    <w:rsid w:val="009458B1"/>
    <w:rsid w:val="00945A28"/>
    <w:rsid w:val="00945D3E"/>
    <w:rsid w:val="00945DD7"/>
    <w:rsid w:val="00945E22"/>
    <w:rsid w:val="009462BD"/>
    <w:rsid w:val="009469A9"/>
    <w:rsid w:val="00946A5E"/>
    <w:rsid w:val="00946C12"/>
    <w:rsid w:val="009470ED"/>
    <w:rsid w:val="009471DC"/>
    <w:rsid w:val="009472B9"/>
    <w:rsid w:val="00947488"/>
    <w:rsid w:val="009479CE"/>
    <w:rsid w:val="00947C73"/>
    <w:rsid w:val="00947C8D"/>
    <w:rsid w:val="00947DB9"/>
    <w:rsid w:val="00947ECB"/>
    <w:rsid w:val="0095010A"/>
    <w:rsid w:val="0095045E"/>
    <w:rsid w:val="0095096B"/>
    <w:rsid w:val="00950B3A"/>
    <w:rsid w:val="0095195C"/>
    <w:rsid w:val="00951DCE"/>
    <w:rsid w:val="00951DD8"/>
    <w:rsid w:val="00952835"/>
    <w:rsid w:val="0095283C"/>
    <w:rsid w:val="00953264"/>
    <w:rsid w:val="00953289"/>
    <w:rsid w:val="009536EE"/>
    <w:rsid w:val="00953820"/>
    <w:rsid w:val="00953FB3"/>
    <w:rsid w:val="009540C9"/>
    <w:rsid w:val="00954153"/>
    <w:rsid w:val="0095445F"/>
    <w:rsid w:val="0095471A"/>
    <w:rsid w:val="00954E27"/>
    <w:rsid w:val="00955104"/>
    <w:rsid w:val="00955464"/>
    <w:rsid w:val="009554C0"/>
    <w:rsid w:val="0095576E"/>
    <w:rsid w:val="00955965"/>
    <w:rsid w:val="00955AAB"/>
    <w:rsid w:val="00955B0E"/>
    <w:rsid w:val="00956024"/>
    <w:rsid w:val="00957440"/>
    <w:rsid w:val="009577FE"/>
    <w:rsid w:val="0095798E"/>
    <w:rsid w:val="00957BCC"/>
    <w:rsid w:val="00957DEF"/>
    <w:rsid w:val="009601F0"/>
    <w:rsid w:val="0096020C"/>
    <w:rsid w:val="00960374"/>
    <w:rsid w:val="009604C8"/>
    <w:rsid w:val="00960812"/>
    <w:rsid w:val="00960869"/>
    <w:rsid w:val="0096092A"/>
    <w:rsid w:val="0096093F"/>
    <w:rsid w:val="00960AE0"/>
    <w:rsid w:val="00960F6C"/>
    <w:rsid w:val="00961127"/>
    <w:rsid w:val="00961388"/>
    <w:rsid w:val="009616A5"/>
    <w:rsid w:val="009618BB"/>
    <w:rsid w:val="00961B30"/>
    <w:rsid w:val="0096209D"/>
    <w:rsid w:val="00962298"/>
    <w:rsid w:val="009625DD"/>
    <w:rsid w:val="00962614"/>
    <w:rsid w:val="00962982"/>
    <w:rsid w:val="00962A55"/>
    <w:rsid w:val="00962B9B"/>
    <w:rsid w:val="00962EF7"/>
    <w:rsid w:val="00963417"/>
    <w:rsid w:val="009637E4"/>
    <w:rsid w:val="0096388D"/>
    <w:rsid w:val="0096401B"/>
    <w:rsid w:val="009646ED"/>
    <w:rsid w:val="00964953"/>
    <w:rsid w:val="00964E6A"/>
    <w:rsid w:val="0096528A"/>
    <w:rsid w:val="00965397"/>
    <w:rsid w:val="0096569A"/>
    <w:rsid w:val="00965786"/>
    <w:rsid w:val="009657F1"/>
    <w:rsid w:val="00965DA0"/>
    <w:rsid w:val="00965EEB"/>
    <w:rsid w:val="009666E9"/>
    <w:rsid w:val="009668D0"/>
    <w:rsid w:val="00966B16"/>
    <w:rsid w:val="00966BF2"/>
    <w:rsid w:val="00966DC6"/>
    <w:rsid w:val="00966E4D"/>
    <w:rsid w:val="00966F65"/>
    <w:rsid w:val="00967354"/>
    <w:rsid w:val="0096776F"/>
    <w:rsid w:val="0096792A"/>
    <w:rsid w:val="00967A41"/>
    <w:rsid w:val="00967B64"/>
    <w:rsid w:val="00970065"/>
    <w:rsid w:val="009700A1"/>
    <w:rsid w:val="0097046C"/>
    <w:rsid w:val="009706C5"/>
    <w:rsid w:val="009708BF"/>
    <w:rsid w:val="009709B2"/>
    <w:rsid w:val="0097181C"/>
    <w:rsid w:val="009718F6"/>
    <w:rsid w:val="00971B3F"/>
    <w:rsid w:val="00971CEF"/>
    <w:rsid w:val="00971F25"/>
    <w:rsid w:val="00971F5C"/>
    <w:rsid w:val="00971F83"/>
    <w:rsid w:val="009720C0"/>
    <w:rsid w:val="009722F9"/>
    <w:rsid w:val="00972469"/>
    <w:rsid w:val="0097299D"/>
    <w:rsid w:val="00972E07"/>
    <w:rsid w:val="00973326"/>
    <w:rsid w:val="0097344B"/>
    <w:rsid w:val="009734BC"/>
    <w:rsid w:val="009734C0"/>
    <w:rsid w:val="0097357D"/>
    <w:rsid w:val="00973700"/>
    <w:rsid w:val="009739BA"/>
    <w:rsid w:val="00973AEE"/>
    <w:rsid w:val="00973B90"/>
    <w:rsid w:val="00973E3C"/>
    <w:rsid w:val="009740F2"/>
    <w:rsid w:val="009744B2"/>
    <w:rsid w:val="0097482E"/>
    <w:rsid w:val="009749D1"/>
    <w:rsid w:val="00974B5B"/>
    <w:rsid w:val="00974B93"/>
    <w:rsid w:val="00974C3C"/>
    <w:rsid w:val="00974D3A"/>
    <w:rsid w:val="00974E8C"/>
    <w:rsid w:val="00974FC6"/>
    <w:rsid w:val="009750D5"/>
    <w:rsid w:val="009753B9"/>
    <w:rsid w:val="0097593D"/>
    <w:rsid w:val="00975D72"/>
    <w:rsid w:val="00976043"/>
    <w:rsid w:val="0097682D"/>
    <w:rsid w:val="00976AA1"/>
    <w:rsid w:val="00976B78"/>
    <w:rsid w:val="00976DFA"/>
    <w:rsid w:val="00976E22"/>
    <w:rsid w:val="00976E80"/>
    <w:rsid w:val="009776B1"/>
    <w:rsid w:val="00977829"/>
    <w:rsid w:val="009778C6"/>
    <w:rsid w:val="00980169"/>
    <w:rsid w:val="009801D3"/>
    <w:rsid w:val="0098031F"/>
    <w:rsid w:val="009804F2"/>
    <w:rsid w:val="009809CA"/>
    <w:rsid w:val="00980C50"/>
    <w:rsid w:val="009814BC"/>
    <w:rsid w:val="0098162E"/>
    <w:rsid w:val="009816FC"/>
    <w:rsid w:val="009818C1"/>
    <w:rsid w:val="00981972"/>
    <w:rsid w:val="00981D92"/>
    <w:rsid w:val="00982113"/>
    <w:rsid w:val="0098268D"/>
    <w:rsid w:val="00982D04"/>
    <w:rsid w:val="00982D96"/>
    <w:rsid w:val="00982DF4"/>
    <w:rsid w:val="00983016"/>
    <w:rsid w:val="00983525"/>
    <w:rsid w:val="00983E66"/>
    <w:rsid w:val="00983FA7"/>
    <w:rsid w:val="00984113"/>
    <w:rsid w:val="009842BB"/>
    <w:rsid w:val="00984435"/>
    <w:rsid w:val="00984474"/>
    <w:rsid w:val="00984706"/>
    <w:rsid w:val="00984A41"/>
    <w:rsid w:val="00984C54"/>
    <w:rsid w:val="00984C7A"/>
    <w:rsid w:val="00984D6E"/>
    <w:rsid w:val="00984F90"/>
    <w:rsid w:val="0098541F"/>
    <w:rsid w:val="00985579"/>
    <w:rsid w:val="0098577D"/>
    <w:rsid w:val="00985797"/>
    <w:rsid w:val="00985AAA"/>
    <w:rsid w:val="00985B9C"/>
    <w:rsid w:val="00985C3C"/>
    <w:rsid w:val="00985E53"/>
    <w:rsid w:val="00985EA2"/>
    <w:rsid w:val="00986438"/>
    <w:rsid w:val="009865AD"/>
    <w:rsid w:val="00986C6C"/>
    <w:rsid w:val="00986F35"/>
    <w:rsid w:val="00987202"/>
    <w:rsid w:val="0098753A"/>
    <w:rsid w:val="0098776C"/>
    <w:rsid w:val="009877CC"/>
    <w:rsid w:val="00987D2C"/>
    <w:rsid w:val="00987F2E"/>
    <w:rsid w:val="00987F89"/>
    <w:rsid w:val="009901E0"/>
    <w:rsid w:val="009901F2"/>
    <w:rsid w:val="00990662"/>
    <w:rsid w:val="009907D4"/>
    <w:rsid w:val="00990B4E"/>
    <w:rsid w:val="00990BBA"/>
    <w:rsid w:val="00990E50"/>
    <w:rsid w:val="009911C4"/>
    <w:rsid w:val="0099125E"/>
    <w:rsid w:val="00991880"/>
    <w:rsid w:val="00991B8A"/>
    <w:rsid w:val="00991BBB"/>
    <w:rsid w:val="00991EC0"/>
    <w:rsid w:val="00991F8A"/>
    <w:rsid w:val="00992556"/>
    <w:rsid w:val="009925AC"/>
    <w:rsid w:val="00992E59"/>
    <w:rsid w:val="009930DE"/>
    <w:rsid w:val="0099331E"/>
    <w:rsid w:val="00993749"/>
    <w:rsid w:val="00993E50"/>
    <w:rsid w:val="009940B1"/>
    <w:rsid w:val="00994316"/>
    <w:rsid w:val="00994526"/>
    <w:rsid w:val="00994682"/>
    <w:rsid w:val="0099472B"/>
    <w:rsid w:val="00994749"/>
    <w:rsid w:val="0099488B"/>
    <w:rsid w:val="00994B6E"/>
    <w:rsid w:val="00994EFB"/>
    <w:rsid w:val="00994F3F"/>
    <w:rsid w:val="0099599E"/>
    <w:rsid w:val="00995A53"/>
    <w:rsid w:val="00995B56"/>
    <w:rsid w:val="00995C6D"/>
    <w:rsid w:val="00996114"/>
    <w:rsid w:val="00996ACF"/>
    <w:rsid w:val="00996F05"/>
    <w:rsid w:val="00997210"/>
    <w:rsid w:val="00997376"/>
    <w:rsid w:val="009973BD"/>
    <w:rsid w:val="0099749E"/>
    <w:rsid w:val="009975F5"/>
    <w:rsid w:val="00997CF2"/>
    <w:rsid w:val="00997D18"/>
    <w:rsid w:val="009A025F"/>
    <w:rsid w:val="009A033A"/>
    <w:rsid w:val="009A049E"/>
    <w:rsid w:val="009A06A4"/>
    <w:rsid w:val="009A0E6C"/>
    <w:rsid w:val="009A100B"/>
    <w:rsid w:val="009A12D4"/>
    <w:rsid w:val="009A13C2"/>
    <w:rsid w:val="009A1788"/>
    <w:rsid w:val="009A1A69"/>
    <w:rsid w:val="009A1B4D"/>
    <w:rsid w:val="009A20C8"/>
    <w:rsid w:val="009A2C19"/>
    <w:rsid w:val="009A39F9"/>
    <w:rsid w:val="009A3C41"/>
    <w:rsid w:val="009A3D6E"/>
    <w:rsid w:val="009A4097"/>
    <w:rsid w:val="009A4182"/>
    <w:rsid w:val="009A4661"/>
    <w:rsid w:val="009A4850"/>
    <w:rsid w:val="009A4CA0"/>
    <w:rsid w:val="009A4CB7"/>
    <w:rsid w:val="009A4D8F"/>
    <w:rsid w:val="009A4EBC"/>
    <w:rsid w:val="009A52F2"/>
    <w:rsid w:val="009A538C"/>
    <w:rsid w:val="009A5562"/>
    <w:rsid w:val="009A560C"/>
    <w:rsid w:val="009A580B"/>
    <w:rsid w:val="009A5E43"/>
    <w:rsid w:val="009A6BEF"/>
    <w:rsid w:val="009A6E7A"/>
    <w:rsid w:val="009A71B4"/>
    <w:rsid w:val="009A763B"/>
    <w:rsid w:val="009A76F5"/>
    <w:rsid w:val="009A7E9A"/>
    <w:rsid w:val="009B0425"/>
    <w:rsid w:val="009B07D0"/>
    <w:rsid w:val="009B085A"/>
    <w:rsid w:val="009B0967"/>
    <w:rsid w:val="009B0BAE"/>
    <w:rsid w:val="009B0DF2"/>
    <w:rsid w:val="009B0E90"/>
    <w:rsid w:val="009B1485"/>
    <w:rsid w:val="009B1858"/>
    <w:rsid w:val="009B19CB"/>
    <w:rsid w:val="009B1A12"/>
    <w:rsid w:val="009B1A39"/>
    <w:rsid w:val="009B1A5A"/>
    <w:rsid w:val="009B1BDC"/>
    <w:rsid w:val="009B1BDF"/>
    <w:rsid w:val="009B2419"/>
    <w:rsid w:val="009B2664"/>
    <w:rsid w:val="009B27E1"/>
    <w:rsid w:val="009B284F"/>
    <w:rsid w:val="009B28FD"/>
    <w:rsid w:val="009B294A"/>
    <w:rsid w:val="009B2E1E"/>
    <w:rsid w:val="009B3B02"/>
    <w:rsid w:val="009B3BD3"/>
    <w:rsid w:val="009B3D7C"/>
    <w:rsid w:val="009B426B"/>
    <w:rsid w:val="009B431A"/>
    <w:rsid w:val="009B44A0"/>
    <w:rsid w:val="009B44D4"/>
    <w:rsid w:val="009B465E"/>
    <w:rsid w:val="009B4A19"/>
    <w:rsid w:val="009B4B50"/>
    <w:rsid w:val="009B4E7B"/>
    <w:rsid w:val="009B5049"/>
    <w:rsid w:val="009B5544"/>
    <w:rsid w:val="009B56DA"/>
    <w:rsid w:val="009B5711"/>
    <w:rsid w:val="009B5979"/>
    <w:rsid w:val="009B5A1D"/>
    <w:rsid w:val="009B5C21"/>
    <w:rsid w:val="009B6235"/>
    <w:rsid w:val="009B63DB"/>
    <w:rsid w:val="009B6695"/>
    <w:rsid w:val="009B6951"/>
    <w:rsid w:val="009B698B"/>
    <w:rsid w:val="009B6E2F"/>
    <w:rsid w:val="009B6FE4"/>
    <w:rsid w:val="009B73AD"/>
    <w:rsid w:val="009B78FD"/>
    <w:rsid w:val="009B7C38"/>
    <w:rsid w:val="009B7E4A"/>
    <w:rsid w:val="009B7F0A"/>
    <w:rsid w:val="009C0D4D"/>
    <w:rsid w:val="009C1346"/>
    <w:rsid w:val="009C1D0B"/>
    <w:rsid w:val="009C1D1C"/>
    <w:rsid w:val="009C1ECF"/>
    <w:rsid w:val="009C1F8A"/>
    <w:rsid w:val="009C20A6"/>
    <w:rsid w:val="009C21CB"/>
    <w:rsid w:val="009C27B6"/>
    <w:rsid w:val="009C27EE"/>
    <w:rsid w:val="009C28BD"/>
    <w:rsid w:val="009C28DF"/>
    <w:rsid w:val="009C2967"/>
    <w:rsid w:val="009C2C4A"/>
    <w:rsid w:val="009C3230"/>
    <w:rsid w:val="009C334B"/>
    <w:rsid w:val="009C339F"/>
    <w:rsid w:val="009C495C"/>
    <w:rsid w:val="009C498F"/>
    <w:rsid w:val="009C51BD"/>
    <w:rsid w:val="009C54A2"/>
    <w:rsid w:val="009C5722"/>
    <w:rsid w:val="009C576E"/>
    <w:rsid w:val="009C5ABD"/>
    <w:rsid w:val="009C5CED"/>
    <w:rsid w:val="009C5D5D"/>
    <w:rsid w:val="009C624A"/>
    <w:rsid w:val="009C687D"/>
    <w:rsid w:val="009C697B"/>
    <w:rsid w:val="009C6DDF"/>
    <w:rsid w:val="009C6EDE"/>
    <w:rsid w:val="009C6FB8"/>
    <w:rsid w:val="009C72DF"/>
    <w:rsid w:val="009C76AA"/>
    <w:rsid w:val="009C76E4"/>
    <w:rsid w:val="009C7D34"/>
    <w:rsid w:val="009C7EC9"/>
    <w:rsid w:val="009C7F27"/>
    <w:rsid w:val="009D00E5"/>
    <w:rsid w:val="009D0328"/>
    <w:rsid w:val="009D03A2"/>
    <w:rsid w:val="009D060A"/>
    <w:rsid w:val="009D0A16"/>
    <w:rsid w:val="009D0F39"/>
    <w:rsid w:val="009D0FFD"/>
    <w:rsid w:val="009D1030"/>
    <w:rsid w:val="009D1149"/>
    <w:rsid w:val="009D131C"/>
    <w:rsid w:val="009D1444"/>
    <w:rsid w:val="009D176F"/>
    <w:rsid w:val="009D1A88"/>
    <w:rsid w:val="009D1AB6"/>
    <w:rsid w:val="009D1CE7"/>
    <w:rsid w:val="009D2226"/>
    <w:rsid w:val="009D22F1"/>
    <w:rsid w:val="009D2333"/>
    <w:rsid w:val="009D282D"/>
    <w:rsid w:val="009D2879"/>
    <w:rsid w:val="009D290C"/>
    <w:rsid w:val="009D2976"/>
    <w:rsid w:val="009D2A9F"/>
    <w:rsid w:val="009D2EF2"/>
    <w:rsid w:val="009D2FD9"/>
    <w:rsid w:val="009D34CE"/>
    <w:rsid w:val="009D369C"/>
    <w:rsid w:val="009D3B92"/>
    <w:rsid w:val="009D3CB0"/>
    <w:rsid w:val="009D42FD"/>
    <w:rsid w:val="009D454F"/>
    <w:rsid w:val="009D490B"/>
    <w:rsid w:val="009D4B78"/>
    <w:rsid w:val="009D4D4A"/>
    <w:rsid w:val="009D5017"/>
    <w:rsid w:val="009D5230"/>
    <w:rsid w:val="009D5261"/>
    <w:rsid w:val="009D5590"/>
    <w:rsid w:val="009D5600"/>
    <w:rsid w:val="009D56C2"/>
    <w:rsid w:val="009D5793"/>
    <w:rsid w:val="009D5917"/>
    <w:rsid w:val="009D5F39"/>
    <w:rsid w:val="009D5FFB"/>
    <w:rsid w:val="009D626A"/>
    <w:rsid w:val="009D62A8"/>
    <w:rsid w:val="009D64C3"/>
    <w:rsid w:val="009D674A"/>
    <w:rsid w:val="009D6AF2"/>
    <w:rsid w:val="009D6E53"/>
    <w:rsid w:val="009D7008"/>
    <w:rsid w:val="009D706F"/>
    <w:rsid w:val="009D7165"/>
    <w:rsid w:val="009D741C"/>
    <w:rsid w:val="009E00BC"/>
    <w:rsid w:val="009E04AA"/>
    <w:rsid w:val="009E08FB"/>
    <w:rsid w:val="009E0CB0"/>
    <w:rsid w:val="009E0CC2"/>
    <w:rsid w:val="009E0FBE"/>
    <w:rsid w:val="009E0FE8"/>
    <w:rsid w:val="009E1259"/>
    <w:rsid w:val="009E14A7"/>
    <w:rsid w:val="009E1B50"/>
    <w:rsid w:val="009E1BE5"/>
    <w:rsid w:val="009E1C1D"/>
    <w:rsid w:val="009E1CFC"/>
    <w:rsid w:val="009E1D9C"/>
    <w:rsid w:val="009E1E7E"/>
    <w:rsid w:val="009E23C8"/>
    <w:rsid w:val="009E2412"/>
    <w:rsid w:val="009E245C"/>
    <w:rsid w:val="009E24ED"/>
    <w:rsid w:val="009E2716"/>
    <w:rsid w:val="009E278C"/>
    <w:rsid w:val="009E2BD3"/>
    <w:rsid w:val="009E2FDF"/>
    <w:rsid w:val="009E31CD"/>
    <w:rsid w:val="009E328D"/>
    <w:rsid w:val="009E379D"/>
    <w:rsid w:val="009E37ED"/>
    <w:rsid w:val="009E3F1B"/>
    <w:rsid w:val="009E3F70"/>
    <w:rsid w:val="009E413C"/>
    <w:rsid w:val="009E459A"/>
    <w:rsid w:val="009E47A9"/>
    <w:rsid w:val="009E483D"/>
    <w:rsid w:val="009E4949"/>
    <w:rsid w:val="009E4B09"/>
    <w:rsid w:val="009E4CFC"/>
    <w:rsid w:val="009E55C5"/>
    <w:rsid w:val="009E58FA"/>
    <w:rsid w:val="009E59A2"/>
    <w:rsid w:val="009E5F31"/>
    <w:rsid w:val="009E5FA0"/>
    <w:rsid w:val="009E69E4"/>
    <w:rsid w:val="009E6D17"/>
    <w:rsid w:val="009E7245"/>
    <w:rsid w:val="009E728F"/>
    <w:rsid w:val="009E7516"/>
    <w:rsid w:val="009E7670"/>
    <w:rsid w:val="009E7759"/>
    <w:rsid w:val="009E788A"/>
    <w:rsid w:val="009E79B1"/>
    <w:rsid w:val="009E7C6F"/>
    <w:rsid w:val="009E7CA5"/>
    <w:rsid w:val="009E7EFA"/>
    <w:rsid w:val="009E7EFC"/>
    <w:rsid w:val="009F016C"/>
    <w:rsid w:val="009F056D"/>
    <w:rsid w:val="009F058D"/>
    <w:rsid w:val="009F0613"/>
    <w:rsid w:val="009F0878"/>
    <w:rsid w:val="009F08F9"/>
    <w:rsid w:val="009F0F77"/>
    <w:rsid w:val="009F0FE7"/>
    <w:rsid w:val="009F11E7"/>
    <w:rsid w:val="009F152B"/>
    <w:rsid w:val="009F1561"/>
    <w:rsid w:val="009F15D0"/>
    <w:rsid w:val="009F1A8F"/>
    <w:rsid w:val="009F1D21"/>
    <w:rsid w:val="009F2204"/>
    <w:rsid w:val="009F2363"/>
    <w:rsid w:val="009F2419"/>
    <w:rsid w:val="009F249B"/>
    <w:rsid w:val="009F27EE"/>
    <w:rsid w:val="009F2AF6"/>
    <w:rsid w:val="009F31D9"/>
    <w:rsid w:val="009F3240"/>
    <w:rsid w:val="009F33B7"/>
    <w:rsid w:val="009F355A"/>
    <w:rsid w:val="009F3658"/>
    <w:rsid w:val="009F37A8"/>
    <w:rsid w:val="009F397D"/>
    <w:rsid w:val="009F3A94"/>
    <w:rsid w:val="009F3C64"/>
    <w:rsid w:val="009F45FF"/>
    <w:rsid w:val="009F4798"/>
    <w:rsid w:val="009F49B0"/>
    <w:rsid w:val="009F4C6C"/>
    <w:rsid w:val="009F4D60"/>
    <w:rsid w:val="009F4F0B"/>
    <w:rsid w:val="009F50CB"/>
    <w:rsid w:val="009F51B2"/>
    <w:rsid w:val="009F5504"/>
    <w:rsid w:val="009F56BC"/>
    <w:rsid w:val="009F58F9"/>
    <w:rsid w:val="009F5900"/>
    <w:rsid w:val="009F5CAE"/>
    <w:rsid w:val="009F5D0B"/>
    <w:rsid w:val="009F5D45"/>
    <w:rsid w:val="009F5E91"/>
    <w:rsid w:val="009F5F7A"/>
    <w:rsid w:val="009F6058"/>
    <w:rsid w:val="009F6207"/>
    <w:rsid w:val="009F6701"/>
    <w:rsid w:val="009F6CF9"/>
    <w:rsid w:val="009F6DAF"/>
    <w:rsid w:val="009F71ED"/>
    <w:rsid w:val="009F770F"/>
    <w:rsid w:val="009F77AA"/>
    <w:rsid w:val="009F7941"/>
    <w:rsid w:val="009F7C6C"/>
    <w:rsid w:val="00A00137"/>
    <w:rsid w:val="00A00416"/>
    <w:rsid w:val="00A004DB"/>
    <w:rsid w:val="00A008E5"/>
    <w:rsid w:val="00A00B77"/>
    <w:rsid w:val="00A00B88"/>
    <w:rsid w:val="00A00ED3"/>
    <w:rsid w:val="00A01460"/>
    <w:rsid w:val="00A0166B"/>
    <w:rsid w:val="00A01A09"/>
    <w:rsid w:val="00A01B66"/>
    <w:rsid w:val="00A01C6C"/>
    <w:rsid w:val="00A01DD1"/>
    <w:rsid w:val="00A02A43"/>
    <w:rsid w:val="00A02B31"/>
    <w:rsid w:val="00A02B95"/>
    <w:rsid w:val="00A02D5A"/>
    <w:rsid w:val="00A0305E"/>
    <w:rsid w:val="00A03077"/>
    <w:rsid w:val="00A033A1"/>
    <w:rsid w:val="00A03917"/>
    <w:rsid w:val="00A0399F"/>
    <w:rsid w:val="00A03AA7"/>
    <w:rsid w:val="00A03BC8"/>
    <w:rsid w:val="00A03C4E"/>
    <w:rsid w:val="00A03E03"/>
    <w:rsid w:val="00A03F19"/>
    <w:rsid w:val="00A043F8"/>
    <w:rsid w:val="00A045F9"/>
    <w:rsid w:val="00A0474F"/>
    <w:rsid w:val="00A04A79"/>
    <w:rsid w:val="00A04C00"/>
    <w:rsid w:val="00A04F7C"/>
    <w:rsid w:val="00A051B2"/>
    <w:rsid w:val="00A053B9"/>
    <w:rsid w:val="00A057A0"/>
    <w:rsid w:val="00A05E0F"/>
    <w:rsid w:val="00A05EF4"/>
    <w:rsid w:val="00A06144"/>
    <w:rsid w:val="00A06158"/>
    <w:rsid w:val="00A061C3"/>
    <w:rsid w:val="00A06294"/>
    <w:rsid w:val="00A06425"/>
    <w:rsid w:val="00A06499"/>
    <w:rsid w:val="00A068C0"/>
    <w:rsid w:val="00A06989"/>
    <w:rsid w:val="00A06A86"/>
    <w:rsid w:val="00A06AC6"/>
    <w:rsid w:val="00A06B56"/>
    <w:rsid w:val="00A06B7F"/>
    <w:rsid w:val="00A06CEC"/>
    <w:rsid w:val="00A07266"/>
    <w:rsid w:val="00A0754A"/>
    <w:rsid w:val="00A077F1"/>
    <w:rsid w:val="00A07B6E"/>
    <w:rsid w:val="00A07C52"/>
    <w:rsid w:val="00A07E1F"/>
    <w:rsid w:val="00A07E7B"/>
    <w:rsid w:val="00A07FF2"/>
    <w:rsid w:val="00A1025C"/>
    <w:rsid w:val="00A102D4"/>
    <w:rsid w:val="00A10577"/>
    <w:rsid w:val="00A10909"/>
    <w:rsid w:val="00A109DB"/>
    <w:rsid w:val="00A10A19"/>
    <w:rsid w:val="00A10CB6"/>
    <w:rsid w:val="00A10DF3"/>
    <w:rsid w:val="00A10E57"/>
    <w:rsid w:val="00A10FF3"/>
    <w:rsid w:val="00A1114A"/>
    <w:rsid w:val="00A11323"/>
    <w:rsid w:val="00A11527"/>
    <w:rsid w:val="00A11642"/>
    <w:rsid w:val="00A11F08"/>
    <w:rsid w:val="00A11F9A"/>
    <w:rsid w:val="00A1275B"/>
    <w:rsid w:val="00A1279C"/>
    <w:rsid w:val="00A12AE0"/>
    <w:rsid w:val="00A12CEE"/>
    <w:rsid w:val="00A12F2D"/>
    <w:rsid w:val="00A12F46"/>
    <w:rsid w:val="00A12F88"/>
    <w:rsid w:val="00A13752"/>
    <w:rsid w:val="00A1395F"/>
    <w:rsid w:val="00A139FB"/>
    <w:rsid w:val="00A13A70"/>
    <w:rsid w:val="00A13B24"/>
    <w:rsid w:val="00A13C74"/>
    <w:rsid w:val="00A13F07"/>
    <w:rsid w:val="00A1413F"/>
    <w:rsid w:val="00A14A78"/>
    <w:rsid w:val="00A14D68"/>
    <w:rsid w:val="00A14DC2"/>
    <w:rsid w:val="00A14DF4"/>
    <w:rsid w:val="00A14F84"/>
    <w:rsid w:val="00A15115"/>
    <w:rsid w:val="00A151C1"/>
    <w:rsid w:val="00A1537D"/>
    <w:rsid w:val="00A154EB"/>
    <w:rsid w:val="00A1573A"/>
    <w:rsid w:val="00A157F1"/>
    <w:rsid w:val="00A15D49"/>
    <w:rsid w:val="00A15DD0"/>
    <w:rsid w:val="00A15F07"/>
    <w:rsid w:val="00A16383"/>
    <w:rsid w:val="00A16386"/>
    <w:rsid w:val="00A166B1"/>
    <w:rsid w:val="00A16AAE"/>
    <w:rsid w:val="00A16ACB"/>
    <w:rsid w:val="00A16F9C"/>
    <w:rsid w:val="00A1721D"/>
    <w:rsid w:val="00A1722C"/>
    <w:rsid w:val="00A176C8"/>
    <w:rsid w:val="00A1798E"/>
    <w:rsid w:val="00A17A69"/>
    <w:rsid w:val="00A17B65"/>
    <w:rsid w:val="00A17EA2"/>
    <w:rsid w:val="00A201B8"/>
    <w:rsid w:val="00A20380"/>
    <w:rsid w:val="00A2041F"/>
    <w:rsid w:val="00A20554"/>
    <w:rsid w:val="00A20EFC"/>
    <w:rsid w:val="00A2130C"/>
    <w:rsid w:val="00A21A57"/>
    <w:rsid w:val="00A22045"/>
    <w:rsid w:val="00A22265"/>
    <w:rsid w:val="00A223E0"/>
    <w:rsid w:val="00A228CE"/>
    <w:rsid w:val="00A228FF"/>
    <w:rsid w:val="00A229AA"/>
    <w:rsid w:val="00A22A4F"/>
    <w:rsid w:val="00A22A6A"/>
    <w:rsid w:val="00A22B04"/>
    <w:rsid w:val="00A22BFE"/>
    <w:rsid w:val="00A22CB6"/>
    <w:rsid w:val="00A22CF0"/>
    <w:rsid w:val="00A22D9D"/>
    <w:rsid w:val="00A22DB2"/>
    <w:rsid w:val="00A232DF"/>
    <w:rsid w:val="00A236DF"/>
    <w:rsid w:val="00A2383C"/>
    <w:rsid w:val="00A23923"/>
    <w:rsid w:val="00A23968"/>
    <w:rsid w:val="00A239C1"/>
    <w:rsid w:val="00A2408F"/>
    <w:rsid w:val="00A242AE"/>
    <w:rsid w:val="00A24E23"/>
    <w:rsid w:val="00A24F93"/>
    <w:rsid w:val="00A25084"/>
    <w:rsid w:val="00A250FA"/>
    <w:rsid w:val="00A251B5"/>
    <w:rsid w:val="00A25C98"/>
    <w:rsid w:val="00A261B2"/>
    <w:rsid w:val="00A26216"/>
    <w:rsid w:val="00A26292"/>
    <w:rsid w:val="00A2632E"/>
    <w:rsid w:val="00A26393"/>
    <w:rsid w:val="00A26401"/>
    <w:rsid w:val="00A265A4"/>
    <w:rsid w:val="00A26894"/>
    <w:rsid w:val="00A26FC9"/>
    <w:rsid w:val="00A2700B"/>
    <w:rsid w:val="00A27045"/>
    <w:rsid w:val="00A272B6"/>
    <w:rsid w:val="00A276B1"/>
    <w:rsid w:val="00A2774E"/>
    <w:rsid w:val="00A27831"/>
    <w:rsid w:val="00A27D1F"/>
    <w:rsid w:val="00A27DAA"/>
    <w:rsid w:val="00A27DB0"/>
    <w:rsid w:val="00A27EFD"/>
    <w:rsid w:val="00A27F57"/>
    <w:rsid w:val="00A27F69"/>
    <w:rsid w:val="00A30DDD"/>
    <w:rsid w:val="00A31781"/>
    <w:rsid w:val="00A3178F"/>
    <w:rsid w:val="00A31BD7"/>
    <w:rsid w:val="00A31F60"/>
    <w:rsid w:val="00A3208F"/>
    <w:rsid w:val="00A3252D"/>
    <w:rsid w:val="00A32C77"/>
    <w:rsid w:val="00A32EBF"/>
    <w:rsid w:val="00A33004"/>
    <w:rsid w:val="00A3361C"/>
    <w:rsid w:val="00A3390E"/>
    <w:rsid w:val="00A33BB7"/>
    <w:rsid w:val="00A33C63"/>
    <w:rsid w:val="00A34497"/>
    <w:rsid w:val="00A34508"/>
    <w:rsid w:val="00A347C7"/>
    <w:rsid w:val="00A34800"/>
    <w:rsid w:val="00A34AE7"/>
    <w:rsid w:val="00A35360"/>
    <w:rsid w:val="00A35F19"/>
    <w:rsid w:val="00A3607F"/>
    <w:rsid w:val="00A364DF"/>
    <w:rsid w:val="00A36512"/>
    <w:rsid w:val="00A36C22"/>
    <w:rsid w:val="00A36C2C"/>
    <w:rsid w:val="00A36CD5"/>
    <w:rsid w:val="00A37044"/>
    <w:rsid w:val="00A37155"/>
    <w:rsid w:val="00A371D8"/>
    <w:rsid w:val="00A377F4"/>
    <w:rsid w:val="00A37890"/>
    <w:rsid w:val="00A379CC"/>
    <w:rsid w:val="00A37C2B"/>
    <w:rsid w:val="00A37C6C"/>
    <w:rsid w:val="00A37EA7"/>
    <w:rsid w:val="00A400E7"/>
    <w:rsid w:val="00A40321"/>
    <w:rsid w:val="00A40470"/>
    <w:rsid w:val="00A404EF"/>
    <w:rsid w:val="00A4070C"/>
    <w:rsid w:val="00A41185"/>
    <w:rsid w:val="00A411E7"/>
    <w:rsid w:val="00A4160E"/>
    <w:rsid w:val="00A4191E"/>
    <w:rsid w:val="00A41ABE"/>
    <w:rsid w:val="00A423B7"/>
    <w:rsid w:val="00A42471"/>
    <w:rsid w:val="00A42581"/>
    <w:rsid w:val="00A42C86"/>
    <w:rsid w:val="00A42EA1"/>
    <w:rsid w:val="00A42EBD"/>
    <w:rsid w:val="00A42FB0"/>
    <w:rsid w:val="00A430AA"/>
    <w:rsid w:val="00A433A7"/>
    <w:rsid w:val="00A4345C"/>
    <w:rsid w:val="00A43662"/>
    <w:rsid w:val="00A437E3"/>
    <w:rsid w:val="00A43A4C"/>
    <w:rsid w:val="00A4409E"/>
    <w:rsid w:val="00A445F7"/>
    <w:rsid w:val="00A447C3"/>
    <w:rsid w:val="00A44A8E"/>
    <w:rsid w:val="00A450A2"/>
    <w:rsid w:val="00A45258"/>
    <w:rsid w:val="00A4543E"/>
    <w:rsid w:val="00A45614"/>
    <w:rsid w:val="00A45683"/>
    <w:rsid w:val="00A45A25"/>
    <w:rsid w:val="00A45E03"/>
    <w:rsid w:val="00A45EA3"/>
    <w:rsid w:val="00A45F40"/>
    <w:rsid w:val="00A46111"/>
    <w:rsid w:val="00A46188"/>
    <w:rsid w:val="00A464EA"/>
    <w:rsid w:val="00A466C0"/>
    <w:rsid w:val="00A46992"/>
    <w:rsid w:val="00A46CA8"/>
    <w:rsid w:val="00A474E0"/>
    <w:rsid w:val="00A475A1"/>
    <w:rsid w:val="00A4760C"/>
    <w:rsid w:val="00A47A9E"/>
    <w:rsid w:val="00A47AC7"/>
    <w:rsid w:val="00A47CB1"/>
    <w:rsid w:val="00A5018F"/>
    <w:rsid w:val="00A50456"/>
    <w:rsid w:val="00A50718"/>
    <w:rsid w:val="00A50751"/>
    <w:rsid w:val="00A50789"/>
    <w:rsid w:val="00A507BF"/>
    <w:rsid w:val="00A50DB4"/>
    <w:rsid w:val="00A51BB4"/>
    <w:rsid w:val="00A51C33"/>
    <w:rsid w:val="00A51DEF"/>
    <w:rsid w:val="00A51DF6"/>
    <w:rsid w:val="00A51F95"/>
    <w:rsid w:val="00A52277"/>
    <w:rsid w:val="00A52287"/>
    <w:rsid w:val="00A52523"/>
    <w:rsid w:val="00A52B38"/>
    <w:rsid w:val="00A52BD2"/>
    <w:rsid w:val="00A52D87"/>
    <w:rsid w:val="00A53024"/>
    <w:rsid w:val="00A534FD"/>
    <w:rsid w:val="00A53624"/>
    <w:rsid w:val="00A5389B"/>
    <w:rsid w:val="00A5391E"/>
    <w:rsid w:val="00A53C89"/>
    <w:rsid w:val="00A54015"/>
    <w:rsid w:val="00A54522"/>
    <w:rsid w:val="00A553B2"/>
    <w:rsid w:val="00A55836"/>
    <w:rsid w:val="00A55A9F"/>
    <w:rsid w:val="00A55B71"/>
    <w:rsid w:val="00A55F5C"/>
    <w:rsid w:val="00A561B1"/>
    <w:rsid w:val="00A56387"/>
    <w:rsid w:val="00A56466"/>
    <w:rsid w:val="00A5652E"/>
    <w:rsid w:val="00A56705"/>
    <w:rsid w:val="00A5691E"/>
    <w:rsid w:val="00A56A70"/>
    <w:rsid w:val="00A56D96"/>
    <w:rsid w:val="00A56E91"/>
    <w:rsid w:val="00A56ED4"/>
    <w:rsid w:val="00A57839"/>
    <w:rsid w:val="00A57CF8"/>
    <w:rsid w:val="00A57E02"/>
    <w:rsid w:val="00A6065A"/>
    <w:rsid w:val="00A60675"/>
    <w:rsid w:val="00A60843"/>
    <w:rsid w:val="00A608EE"/>
    <w:rsid w:val="00A60AD3"/>
    <w:rsid w:val="00A60EEE"/>
    <w:rsid w:val="00A61411"/>
    <w:rsid w:val="00A6155B"/>
    <w:rsid w:val="00A61836"/>
    <w:rsid w:val="00A6190A"/>
    <w:rsid w:val="00A62026"/>
    <w:rsid w:val="00A627F6"/>
    <w:rsid w:val="00A629E0"/>
    <w:rsid w:val="00A62AE8"/>
    <w:rsid w:val="00A62EBA"/>
    <w:rsid w:val="00A63095"/>
    <w:rsid w:val="00A63721"/>
    <w:rsid w:val="00A63807"/>
    <w:rsid w:val="00A63926"/>
    <w:rsid w:val="00A63933"/>
    <w:rsid w:val="00A639D6"/>
    <w:rsid w:val="00A63B25"/>
    <w:rsid w:val="00A63B5B"/>
    <w:rsid w:val="00A63CF4"/>
    <w:rsid w:val="00A641EF"/>
    <w:rsid w:val="00A642DB"/>
    <w:rsid w:val="00A6464B"/>
    <w:rsid w:val="00A64EB2"/>
    <w:rsid w:val="00A64EBD"/>
    <w:rsid w:val="00A64FB3"/>
    <w:rsid w:val="00A65000"/>
    <w:rsid w:val="00A6504F"/>
    <w:rsid w:val="00A6518F"/>
    <w:rsid w:val="00A65271"/>
    <w:rsid w:val="00A65447"/>
    <w:rsid w:val="00A65520"/>
    <w:rsid w:val="00A65577"/>
    <w:rsid w:val="00A658AA"/>
    <w:rsid w:val="00A65969"/>
    <w:rsid w:val="00A65982"/>
    <w:rsid w:val="00A66468"/>
    <w:rsid w:val="00A6681E"/>
    <w:rsid w:val="00A668D2"/>
    <w:rsid w:val="00A66D54"/>
    <w:rsid w:val="00A66DBB"/>
    <w:rsid w:val="00A66DDF"/>
    <w:rsid w:val="00A66F16"/>
    <w:rsid w:val="00A67168"/>
    <w:rsid w:val="00A6751C"/>
    <w:rsid w:val="00A678F3"/>
    <w:rsid w:val="00A6795F"/>
    <w:rsid w:val="00A67AE5"/>
    <w:rsid w:val="00A67D92"/>
    <w:rsid w:val="00A67DE9"/>
    <w:rsid w:val="00A70385"/>
    <w:rsid w:val="00A70429"/>
    <w:rsid w:val="00A704F8"/>
    <w:rsid w:val="00A70696"/>
    <w:rsid w:val="00A70C76"/>
    <w:rsid w:val="00A7119D"/>
    <w:rsid w:val="00A71307"/>
    <w:rsid w:val="00A71414"/>
    <w:rsid w:val="00A71574"/>
    <w:rsid w:val="00A715CA"/>
    <w:rsid w:val="00A71668"/>
    <w:rsid w:val="00A71708"/>
    <w:rsid w:val="00A719E9"/>
    <w:rsid w:val="00A71C05"/>
    <w:rsid w:val="00A71CDA"/>
    <w:rsid w:val="00A71F06"/>
    <w:rsid w:val="00A71FCE"/>
    <w:rsid w:val="00A720AB"/>
    <w:rsid w:val="00A7238A"/>
    <w:rsid w:val="00A724D2"/>
    <w:rsid w:val="00A725BF"/>
    <w:rsid w:val="00A72B5E"/>
    <w:rsid w:val="00A72C7A"/>
    <w:rsid w:val="00A72FA2"/>
    <w:rsid w:val="00A730BA"/>
    <w:rsid w:val="00A73149"/>
    <w:rsid w:val="00A7318B"/>
    <w:rsid w:val="00A731B0"/>
    <w:rsid w:val="00A7381B"/>
    <w:rsid w:val="00A73A97"/>
    <w:rsid w:val="00A73B88"/>
    <w:rsid w:val="00A73BB7"/>
    <w:rsid w:val="00A73CF4"/>
    <w:rsid w:val="00A74027"/>
    <w:rsid w:val="00A74985"/>
    <w:rsid w:val="00A74D16"/>
    <w:rsid w:val="00A74E11"/>
    <w:rsid w:val="00A74E23"/>
    <w:rsid w:val="00A753B4"/>
    <w:rsid w:val="00A759EC"/>
    <w:rsid w:val="00A75A32"/>
    <w:rsid w:val="00A75D32"/>
    <w:rsid w:val="00A76078"/>
    <w:rsid w:val="00A760E8"/>
    <w:rsid w:val="00A76304"/>
    <w:rsid w:val="00A7641D"/>
    <w:rsid w:val="00A76515"/>
    <w:rsid w:val="00A76623"/>
    <w:rsid w:val="00A76887"/>
    <w:rsid w:val="00A76D2C"/>
    <w:rsid w:val="00A76F42"/>
    <w:rsid w:val="00A76FE2"/>
    <w:rsid w:val="00A770D4"/>
    <w:rsid w:val="00A771A9"/>
    <w:rsid w:val="00A77387"/>
    <w:rsid w:val="00A7746B"/>
    <w:rsid w:val="00A779B4"/>
    <w:rsid w:val="00A77DDF"/>
    <w:rsid w:val="00A77E0E"/>
    <w:rsid w:val="00A8050D"/>
    <w:rsid w:val="00A80EB3"/>
    <w:rsid w:val="00A811C2"/>
    <w:rsid w:val="00A81293"/>
    <w:rsid w:val="00A8149F"/>
    <w:rsid w:val="00A814B5"/>
    <w:rsid w:val="00A816A9"/>
    <w:rsid w:val="00A82099"/>
    <w:rsid w:val="00A822BA"/>
    <w:rsid w:val="00A82517"/>
    <w:rsid w:val="00A82AD5"/>
    <w:rsid w:val="00A830E5"/>
    <w:rsid w:val="00A833E0"/>
    <w:rsid w:val="00A8351A"/>
    <w:rsid w:val="00A83586"/>
    <w:rsid w:val="00A835CC"/>
    <w:rsid w:val="00A837C1"/>
    <w:rsid w:val="00A839AE"/>
    <w:rsid w:val="00A83A29"/>
    <w:rsid w:val="00A83B71"/>
    <w:rsid w:val="00A83C61"/>
    <w:rsid w:val="00A840E6"/>
    <w:rsid w:val="00A8432C"/>
    <w:rsid w:val="00A84AA7"/>
    <w:rsid w:val="00A84B23"/>
    <w:rsid w:val="00A84C2F"/>
    <w:rsid w:val="00A852D8"/>
    <w:rsid w:val="00A85B78"/>
    <w:rsid w:val="00A85D7C"/>
    <w:rsid w:val="00A85D8C"/>
    <w:rsid w:val="00A867DF"/>
    <w:rsid w:val="00A86AFF"/>
    <w:rsid w:val="00A86C51"/>
    <w:rsid w:val="00A870D6"/>
    <w:rsid w:val="00A8730D"/>
    <w:rsid w:val="00A8741B"/>
    <w:rsid w:val="00A87A79"/>
    <w:rsid w:val="00A87E39"/>
    <w:rsid w:val="00A901F1"/>
    <w:rsid w:val="00A902CA"/>
    <w:rsid w:val="00A903D6"/>
    <w:rsid w:val="00A9046B"/>
    <w:rsid w:val="00A90FFE"/>
    <w:rsid w:val="00A91072"/>
    <w:rsid w:val="00A91128"/>
    <w:rsid w:val="00A918AF"/>
    <w:rsid w:val="00A91939"/>
    <w:rsid w:val="00A91BD3"/>
    <w:rsid w:val="00A91FB3"/>
    <w:rsid w:val="00A924D6"/>
    <w:rsid w:val="00A92D8F"/>
    <w:rsid w:val="00A92E36"/>
    <w:rsid w:val="00A92E7F"/>
    <w:rsid w:val="00A92EE0"/>
    <w:rsid w:val="00A92EF5"/>
    <w:rsid w:val="00A93296"/>
    <w:rsid w:val="00A9363B"/>
    <w:rsid w:val="00A9363C"/>
    <w:rsid w:val="00A936CC"/>
    <w:rsid w:val="00A93AB0"/>
    <w:rsid w:val="00A94218"/>
    <w:rsid w:val="00A942A5"/>
    <w:rsid w:val="00A944EE"/>
    <w:rsid w:val="00A945A3"/>
    <w:rsid w:val="00A945F6"/>
    <w:rsid w:val="00A946E1"/>
    <w:rsid w:val="00A94736"/>
    <w:rsid w:val="00A95363"/>
    <w:rsid w:val="00A953E3"/>
    <w:rsid w:val="00A957AD"/>
    <w:rsid w:val="00A9582F"/>
    <w:rsid w:val="00A95974"/>
    <w:rsid w:val="00A959D8"/>
    <w:rsid w:val="00A95B2B"/>
    <w:rsid w:val="00A95B52"/>
    <w:rsid w:val="00A966A0"/>
    <w:rsid w:val="00A96732"/>
    <w:rsid w:val="00A96BCA"/>
    <w:rsid w:val="00A96D03"/>
    <w:rsid w:val="00A96F3C"/>
    <w:rsid w:val="00A973C6"/>
    <w:rsid w:val="00A97C0B"/>
    <w:rsid w:val="00A97EC2"/>
    <w:rsid w:val="00A97F2B"/>
    <w:rsid w:val="00A97F72"/>
    <w:rsid w:val="00AA04DD"/>
    <w:rsid w:val="00AA0CE0"/>
    <w:rsid w:val="00AA11FF"/>
    <w:rsid w:val="00AA1213"/>
    <w:rsid w:val="00AA1644"/>
    <w:rsid w:val="00AA16C2"/>
    <w:rsid w:val="00AA1947"/>
    <w:rsid w:val="00AA1FEB"/>
    <w:rsid w:val="00AA211E"/>
    <w:rsid w:val="00AA223F"/>
    <w:rsid w:val="00AA2448"/>
    <w:rsid w:val="00AA25B1"/>
    <w:rsid w:val="00AA28F8"/>
    <w:rsid w:val="00AA29E4"/>
    <w:rsid w:val="00AA2CA7"/>
    <w:rsid w:val="00AA2E6A"/>
    <w:rsid w:val="00AA3024"/>
    <w:rsid w:val="00AA31CB"/>
    <w:rsid w:val="00AA3684"/>
    <w:rsid w:val="00AA3BB5"/>
    <w:rsid w:val="00AA425B"/>
    <w:rsid w:val="00AA43FD"/>
    <w:rsid w:val="00AA4AAF"/>
    <w:rsid w:val="00AA50A5"/>
    <w:rsid w:val="00AA53B7"/>
    <w:rsid w:val="00AA5ACD"/>
    <w:rsid w:val="00AA5C90"/>
    <w:rsid w:val="00AA6159"/>
    <w:rsid w:val="00AA672E"/>
    <w:rsid w:val="00AA6F9B"/>
    <w:rsid w:val="00AA74CF"/>
    <w:rsid w:val="00AA7BC6"/>
    <w:rsid w:val="00AA7C91"/>
    <w:rsid w:val="00AA7EAB"/>
    <w:rsid w:val="00AB046F"/>
    <w:rsid w:val="00AB067B"/>
    <w:rsid w:val="00AB0BE4"/>
    <w:rsid w:val="00AB0DC0"/>
    <w:rsid w:val="00AB0F95"/>
    <w:rsid w:val="00AB1389"/>
    <w:rsid w:val="00AB1545"/>
    <w:rsid w:val="00AB189A"/>
    <w:rsid w:val="00AB19FE"/>
    <w:rsid w:val="00AB1A05"/>
    <w:rsid w:val="00AB1A1E"/>
    <w:rsid w:val="00AB1B6E"/>
    <w:rsid w:val="00AB1CA6"/>
    <w:rsid w:val="00AB1F81"/>
    <w:rsid w:val="00AB226D"/>
    <w:rsid w:val="00AB242E"/>
    <w:rsid w:val="00AB24CF"/>
    <w:rsid w:val="00AB275C"/>
    <w:rsid w:val="00AB2771"/>
    <w:rsid w:val="00AB3605"/>
    <w:rsid w:val="00AB3A38"/>
    <w:rsid w:val="00AB3A7F"/>
    <w:rsid w:val="00AB3B25"/>
    <w:rsid w:val="00AB3B6C"/>
    <w:rsid w:val="00AB3C88"/>
    <w:rsid w:val="00AB3CE6"/>
    <w:rsid w:val="00AB3E90"/>
    <w:rsid w:val="00AB40B9"/>
    <w:rsid w:val="00AB4272"/>
    <w:rsid w:val="00AB4D31"/>
    <w:rsid w:val="00AB516C"/>
    <w:rsid w:val="00AB5240"/>
    <w:rsid w:val="00AB533C"/>
    <w:rsid w:val="00AB5767"/>
    <w:rsid w:val="00AB61A6"/>
    <w:rsid w:val="00AB64E4"/>
    <w:rsid w:val="00AB662A"/>
    <w:rsid w:val="00AB662B"/>
    <w:rsid w:val="00AB6C63"/>
    <w:rsid w:val="00AB6E0B"/>
    <w:rsid w:val="00AB6FDC"/>
    <w:rsid w:val="00AB7455"/>
    <w:rsid w:val="00AB7591"/>
    <w:rsid w:val="00AB7982"/>
    <w:rsid w:val="00AB79CB"/>
    <w:rsid w:val="00AB7BD2"/>
    <w:rsid w:val="00AB7FF1"/>
    <w:rsid w:val="00AC021B"/>
    <w:rsid w:val="00AC0376"/>
    <w:rsid w:val="00AC03B4"/>
    <w:rsid w:val="00AC060D"/>
    <w:rsid w:val="00AC117C"/>
    <w:rsid w:val="00AC12D3"/>
    <w:rsid w:val="00AC1518"/>
    <w:rsid w:val="00AC179D"/>
    <w:rsid w:val="00AC1C73"/>
    <w:rsid w:val="00AC2409"/>
    <w:rsid w:val="00AC2866"/>
    <w:rsid w:val="00AC298D"/>
    <w:rsid w:val="00AC2F29"/>
    <w:rsid w:val="00AC2F89"/>
    <w:rsid w:val="00AC30C3"/>
    <w:rsid w:val="00AC315C"/>
    <w:rsid w:val="00AC3162"/>
    <w:rsid w:val="00AC36FF"/>
    <w:rsid w:val="00AC3A50"/>
    <w:rsid w:val="00AC3DE3"/>
    <w:rsid w:val="00AC3FA4"/>
    <w:rsid w:val="00AC409E"/>
    <w:rsid w:val="00AC4A19"/>
    <w:rsid w:val="00AC4AD2"/>
    <w:rsid w:val="00AC4B95"/>
    <w:rsid w:val="00AC4CD5"/>
    <w:rsid w:val="00AC4D9C"/>
    <w:rsid w:val="00AC4FBB"/>
    <w:rsid w:val="00AC51E8"/>
    <w:rsid w:val="00AC52A8"/>
    <w:rsid w:val="00AC5357"/>
    <w:rsid w:val="00AC53D2"/>
    <w:rsid w:val="00AC5719"/>
    <w:rsid w:val="00AC58B9"/>
    <w:rsid w:val="00AC595D"/>
    <w:rsid w:val="00AC5B95"/>
    <w:rsid w:val="00AC5BCE"/>
    <w:rsid w:val="00AC5C2B"/>
    <w:rsid w:val="00AC61B7"/>
    <w:rsid w:val="00AC6344"/>
    <w:rsid w:val="00AC65CC"/>
    <w:rsid w:val="00AC6C19"/>
    <w:rsid w:val="00AC6D44"/>
    <w:rsid w:val="00AC6F2A"/>
    <w:rsid w:val="00AC71C2"/>
    <w:rsid w:val="00AC7254"/>
    <w:rsid w:val="00AC7355"/>
    <w:rsid w:val="00AC7753"/>
    <w:rsid w:val="00AC7B3D"/>
    <w:rsid w:val="00AC7D2D"/>
    <w:rsid w:val="00AC7EDE"/>
    <w:rsid w:val="00AD019C"/>
    <w:rsid w:val="00AD03F9"/>
    <w:rsid w:val="00AD044E"/>
    <w:rsid w:val="00AD06B0"/>
    <w:rsid w:val="00AD06DE"/>
    <w:rsid w:val="00AD0A8E"/>
    <w:rsid w:val="00AD1000"/>
    <w:rsid w:val="00AD114E"/>
    <w:rsid w:val="00AD140E"/>
    <w:rsid w:val="00AD178E"/>
    <w:rsid w:val="00AD1842"/>
    <w:rsid w:val="00AD1C11"/>
    <w:rsid w:val="00AD1D80"/>
    <w:rsid w:val="00AD2001"/>
    <w:rsid w:val="00AD2137"/>
    <w:rsid w:val="00AD215F"/>
    <w:rsid w:val="00AD21FA"/>
    <w:rsid w:val="00AD225B"/>
    <w:rsid w:val="00AD22D8"/>
    <w:rsid w:val="00AD2489"/>
    <w:rsid w:val="00AD270E"/>
    <w:rsid w:val="00AD287B"/>
    <w:rsid w:val="00AD29E7"/>
    <w:rsid w:val="00AD2CD4"/>
    <w:rsid w:val="00AD339E"/>
    <w:rsid w:val="00AD35B0"/>
    <w:rsid w:val="00AD35F7"/>
    <w:rsid w:val="00AD3C40"/>
    <w:rsid w:val="00AD3D3A"/>
    <w:rsid w:val="00AD4187"/>
    <w:rsid w:val="00AD449E"/>
    <w:rsid w:val="00AD44BB"/>
    <w:rsid w:val="00AD4682"/>
    <w:rsid w:val="00AD4A8F"/>
    <w:rsid w:val="00AD4AC4"/>
    <w:rsid w:val="00AD4BFB"/>
    <w:rsid w:val="00AD4C1E"/>
    <w:rsid w:val="00AD4F08"/>
    <w:rsid w:val="00AD510B"/>
    <w:rsid w:val="00AD5483"/>
    <w:rsid w:val="00AD5691"/>
    <w:rsid w:val="00AD57DA"/>
    <w:rsid w:val="00AD5B0E"/>
    <w:rsid w:val="00AD5D4F"/>
    <w:rsid w:val="00AD61B9"/>
    <w:rsid w:val="00AD627D"/>
    <w:rsid w:val="00AD634B"/>
    <w:rsid w:val="00AD6A1C"/>
    <w:rsid w:val="00AD6B05"/>
    <w:rsid w:val="00AD6C6B"/>
    <w:rsid w:val="00AD6E08"/>
    <w:rsid w:val="00AD71D5"/>
    <w:rsid w:val="00AD727D"/>
    <w:rsid w:val="00AD737B"/>
    <w:rsid w:val="00AD7F00"/>
    <w:rsid w:val="00AD7FC3"/>
    <w:rsid w:val="00AD7FDA"/>
    <w:rsid w:val="00AE0162"/>
    <w:rsid w:val="00AE0708"/>
    <w:rsid w:val="00AE0934"/>
    <w:rsid w:val="00AE0975"/>
    <w:rsid w:val="00AE0E52"/>
    <w:rsid w:val="00AE0F30"/>
    <w:rsid w:val="00AE1095"/>
    <w:rsid w:val="00AE1E85"/>
    <w:rsid w:val="00AE1E9B"/>
    <w:rsid w:val="00AE1ED9"/>
    <w:rsid w:val="00AE204A"/>
    <w:rsid w:val="00AE25EE"/>
    <w:rsid w:val="00AE26F4"/>
    <w:rsid w:val="00AE276A"/>
    <w:rsid w:val="00AE2808"/>
    <w:rsid w:val="00AE2A44"/>
    <w:rsid w:val="00AE2F1D"/>
    <w:rsid w:val="00AE30FF"/>
    <w:rsid w:val="00AE33A1"/>
    <w:rsid w:val="00AE3CD1"/>
    <w:rsid w:val="00AE3CF1"/>
    <w:rsid w:val="00AE3D7C"/>
    <w:rsid w:val="00AE433B"/>
    <w:rsid w:val="00AE44E6"/>
    <w:rsid w:val="00AE46E4"/>
    <w:rsid w:val="00AE5678"/>
    <w:rsid w:val="00AE5CA2"/>
    <w:rsid w:val="00AE60AE"/>
    <w:rsid w:val="00AE6152"/>
    <w:rsid w:val="00AE6327"/>
    <w:rsid w:val="00AE6652"/>
    <w:rsid w:val="00AE68E7"/>
    <w:rsid w:val="00AE6AFB"/>
    <w:rsid w:val="00AE74C1"/>
    <w:rsid w:val="00AE7924"/>
    <w:rsid w:val="00AE79FA"/>
    <w:rsid w:val="00AE7FB7"/>
    <w:rsid w:val="00AF03C2"/>
    <w:rsid w:val="00AF06AC"/>
    <w:rsid w:val="00AF06C6"/>
    <w:rsid w:val="00AF09D8"/>
    <w:rsid w:val="00AF0A8F"/>
    <w:rsid w:val="00AF0D1F"/>
    <w:rsid w:val="00AF0E29"/>
    <w:rsid w:val="00AF107A"/>
    <w:rsid w:val="00AF136E"/>
    <w:rsid w:val="00AF147B"/>
    <w:rsid w:val="00AF1646"/>
    <w:rsid w:val="00AF17D1"/>
    <w:rsid w:val="00AF18CE"/>
    <w:rsid w:val="00AF1DDD"/>
    <w:rsid w:val="00AF1F72"/>
    <w:rsid w:val="00AF21C6"/>
    <w:rsid w:val="00AF2292"/>
    <w:rsid w:val="00AF2703"/>
    <w:rsid w:val="00AF2844"/>
    <w:rsid w:val="00AF297A"/>
    <w:rsid w:val="00AF2A30"/>
    <w:rsid w:val="00AF300F"/>
    <w:rsid w:val="00AF34A7"/>
    <w:rsid w:val="00AF34E8"/>
    <w:rsid w:val="00AF36DA"/>
    <w:rsid w:val="00AF3AED"/>
    <w:rsid w:val="00AF3C55"/>
    <w:rsid w:val="00AF3F36"/>
    <w:rsid w:val="00AF402D"/>
    <w:rsid w:val="00AF41C8"/>
    <w:rsid w:val="00AF43CE"/>
    <w:rsid w:val="00AF45D4"/>
    <w:rsid w:val="00AF4775"/>
    <w:rsid w:val="00AF4928"/>
    <w:rsid w:val="00AF49D3"/>
    <w:rsid w:val="00AF5667"/>
    <w:rsid w:val="00AF56DA"/>
    <w:rsid w:val="00AF574A"/>
    <w:rsid w:val="00AF5794"/>
    <w:rsid w:val="00AF5C0D"/>
    <w:rsid w:val="00AF5CD1"/>
    <w:rsid w:val="00AF5CF2"/>
    <w:rsid w:val="00AF6034"/>
    <w:rsid w:val="00AF6234"/>
    <w:rsid w:val="00AF675E"/>
    <w:rsid w:val="00AF681E"/>
    <w:rsid w:val="00AF6B0B"/>
    <w:rsid w:val="00AF6B0D"/>
    <w:rsid w:val="00AF6C0C"/>
    <w:rsid w:val="00AF6C8F"/>
    <w:rsid w:val="00AF72CF"/>
    <w:rsid w:val="00AF72D7"/>
    <w:rsid w:val="00AF7348"/>
    <w:rsid w:val="00AF781F"/>
    <w:rsid w:val="00AF7A39"/>
    <w:rsid w:val="00B00191"/>
    <w:rsid w:val="00B004B6"/>
    <w:rsid w:val="00B0083E"/>
    <w:rsid w:val="00B00869"/>
    <w:rsid w:val="00B00D9B"/>
    <w:rsid w:val="00B00EC8"/>
    <w:rsid w:val="00B00F96"/>
    <w:rsid w:val="00B0140F"/>
    <w:rsid w:val="00B019A8"/>
    <w:rsid w:val="00B01B8A"/>
    <w:rsid w:val="00B01B9B"/>
    <w:rsid w:val="00B01D6F"/>
    <w:rsid w:val="00B02450"/>
    <w:rsid w:val="00B0287F"/>
    <w:rsid w:val="00B02B81"/>
    <w:rsid w:val="00B02B8E"/>
    <w:rsid w:val="00B02C05"/>
    <w:rsid w:val="00B02D81"/>
    <w:rsid w:val="00B02DDD"/>
    <w:rsid w:val="00B030B6"/>
    <w:rsid w:val="00B032FE"/>
    <w:rsid w:val="00B0350C"/>
    <w:rsid w:val="00B03541"/>
    <w:rsid w:val="00B035ED"/>
    <w:rsid w:val="00B0372E"/>
    <w:rsid w:val="00B03AA6"/>
    <w:rsid w:val="00B03BBD"/>
    <w:rsid w:val="00B040CC"/>
    <w:rsid w:val="00B04148"/>
    <w:rsid w:val="00B04245"/>
    <w:rsid w:val="00B046E6"/>
    <w:rsid w:val="00B048A0"/>
    <w:rsid w:val="00B05274"/>
    <w:rsid w:val="00B054DA"/>
    <w:rsid w:val="00B05C27"/>
    <w:rsid w:val="00B060B5"/>
    <w:rsid w:val="00B061E7"/>
    <w:rsid w:val="00B062BB"/>
    <w:rsid w:val="00B06379"/>
    <w:rsid w:val="00B06490"/>
    <w:rsid w:val="00B06573"/>
    <w:rsid w:val="00B06757"/>
    <w:rsid w:val="00B06A2F"/>
    <w:rsid w:val="00B06AB3"/>
    <w:rsid w:val="00B06B87"/>
    <w:rsid w:val="00B06BCB"/>
    <w:rsid w:val="00B06EF5"/>
    <w:rsid w:val="00B0711C"/>
    <w:rsid w:val="00B07602"/>
    <w:rsid w:val="00B07A48"/>
    <w:rsid w:val="00B07AB1"/>
    <w:rsid w:val="00B07AB2"/>
    <w:rsid w:val="00B10378"/>
    <w:rsid w:val="00B1058C"/>
    <w:rsid w:val="00B108F7"/>
    <w:rsid w:val="00B10948"/>
    <w:rsid w:val="00B10967"/>
    <w:rsid w:val="00B10A87"/>
    <w:rsid w:val="00B10AE6"/>
    <w:rsid w:val="00B10B2A"/>
    <w:rsid w:val="00B10EEE"/>
    <w:rsid w:val="00B10FB6"/>
    <w:rsid w:val="00B1102B"/>
    <w:rsid w:val="00B111BA"/>
    <w:rsid w:val="00B1134D"/>
    <w:rsid w:val="00B11C7E"/>
    <w:rsid w:val="00B120C4"/>
    <w:rsid w:val="00B121F4"/>
    <w:rsid w:val="00B1231E"/>
    <w:rsid w:val="00B12AAA"/>
    <w:rsid w:val="00B13148"/>
    <w:rsid w:val="00B1345E"/>
    <w:rsid w:val="00B13586"/>
    <w:rsid w:val="00B1382B"/>
    <w:rsid w:val="00B139DC"/>
    <w:rsid w:val="00B13C0C"/>
    <w:rsid w:val="00B13DAE"/>
    <w:rsid w:val="00B13FE9"/>
    <w:rsid w:val="00B14141"/>
    <w:rsid w:val="00B14200"/>
    <w:rsid w:val="00B148C2"/>
    <w:rsid w:val="00B14AEC"/>
    <w:rsid w:val="00B14B36"/>
    <w:rsid w:val="00B14E5D"/>
    <w:rsid w:val="00B14FF4"/>
    <w:rsid w:val="00B1516A"/>
    <w:rsid w:val="00B15F76"/>
    <w:rsid w:val="00B160F0"/>
    <w:rsid w:val="00B1624D"/>
    <w:rsid w:val="00B16357"/>
    <w:rsid w:val="00B1639D"/>
    <w:rsid w:val="00B164BA"/>
    <w:rsid w:val="00B16559"/>
    <w:rsid w:val="00B16593"/>
    <w:rsid w:val="00B16991"/>
    <w:rsid w:val="00B16A98"/>
    <w:rsid w:val="00B16D50"/>
    <w:rsid w:val="00B172FF"/>
    <w:rsid w:val="00B17417"/>
    <w:rsid w:val="00B175A5"/>
    <w:rsid w:val="00B177B3"/>
    <w:rsid w:val="00B1799E"/>
    <w:rsid w:val="00B201F9"/>
    <w:rsid w:val="00B20681"/>
    <w:rsid w:val="00B206F0"/>
    <w:rsid w:val="00B215F4"/>
    <w:rsid w:val="00B21908"/>
    <w:rsid w:val="00B219A5"/>
    <w:rsid w:val="00B219DC"/>
    <w:rsid w:val="00B21C61"/>
    <w:rsid w:val="00B221A8"/>
    <w:rsid w:val="00B227A1"/>
    <w:rsid w:val="00B22811"/>
    <w:rsid w:val="00B229C2"/>
    <w:rsid w:val="00B22C0F"/>
    <w:rsid w:val="00B236D0"/>
    <w:rsid w:val="00B236EE"/>
    <w:rsid w:val="00B23E69"/>
    <w:rsid w:val="00B23F83"/>
    <w:rsid w:val="00B2401A"/>
    <w:rsid w:val="00B241EE"/>
    <w:rsid w:val="00B24225"/>
    <w:rsid w:val="00B24241"/>
    <w:rsid w:val="00B2425C"/>
    <w:rsid w:val="00B243B3"/>
    <w:rsid w:val="00B244DB"/>
    <w:rsid w:val="00B24770"/>
    <w:rsid w:val="00B24896"/>
    <w:rsid w:val="00B24A30"/>
    <w:rsid w:val="00B24B70"/>
    <w:rsid w:val="00B253F1"/>
    <w:rsid w:val="00B255BC"/>
    <w:rsid w:val="00B256FC"/>
    <w:rsid w:val="00B257D1"/>
    <w:rsid w:val="00B258DC"/>
    <w:rsid w:val="00B258FA"/>
    <w:rsid w:val="00B25EE8"/>
    <w:rsid w:val="00B25F2A"/>
    <w:rsid w:val="00B261CA"/>
    <w:rsid w:val="00B262E8"/>
    <w:rsid w:val="00B266B4"/>
    <w:rsid w:val="00B26833"/>
    <w:rsid w:val="00B26A7C"/>
    <w:rsid w:val="00B26FC3"/>
    <w:rsid w:val="00B27114"/>
    <w:rsid w:val="00B27180"/>
    <w:rsid w:val="00B2774E"/>
    <w:rsid w:val="00B27A98"/>
    <w:rsid w:val="00B27B17"/>
    <w:rsid w:val="00B27C00"/>
    <w:rsid w:val="00B30025"/>
    <w:rsid w:val="00B308EE"/>
    <w:rsid w:val="00B30965"/>
    <w:rsid w:val="00B309C2"/>
    <w:rsid w:val="00B30A01"/>
    <w:rsid w:val="00B30AAC"/>
    <w:rsid w:val="00B30B5B"/>
    <w:rsid w:val="00B30EC3"/>
    <w:rsid w:val="00B30FBE"/>
    <w:rsid w:val="00B31517"/>
    <w:rsid w:val="00B31B55"/>
    <w:rsid w:val="00B31C8A"/>
    <w:rsid w:val="00B31CFF"/>
    <w:rsid w:val="00B31E29"/>
    <w:rsid w:val="00B320CB"/>
    <w:rsid w:val="00B322FC"/>
    <w:rsid w:val="00B32322"/>
    <w:rsid w:val="00B323FC"/>
    <w:rsid w:val="00B326AE"/>
    <w:rsid w:val="00B32EBB"/>
    <w:rsid w:val="00B33193"/>
    <w:rsid w:val="00B334A3"/>
    <w:rsid w:val="00B33539"/>
    <w:rsid w:val="00B33D02"/>
    <w:rsid w:val="00B33D2F"/>
    <w:rsid w:val="00B33ED2"/>
    <w:rsid w:val="00B34152"/>
    <w:rsid w:val="00B341CA"/>
    <w:rsid w:val="00B342A5"/>
    <w:rsid w:val="00B34B1E"/>
    <w:rsid w:val="00B34C3C"/>
    <w:rsid w:val="00B34DDD"/>
    <w:rsid w:val="00B34F51"/>
    <w:rsid w:val="00B34F88"/>
    <w:rsid w:val="00B3528C"/>
    <w:rsid w:val="00B35BC0"/>
    <w:rsid w:val="00B35E16"/>
    <w:rsid w:val="00B36347"/>
    <w:rsid w:val="00B36352"/>
    <w:rsid w:val="00B36A1B"/>
    <w:rsid w:val="00B36BD7"/>
    <w:rsid w:val="00B36D42"/>
    <w:rsid w:val="00B36F95"/>
    <w:rsid w:val="00B376C9"/>
    <w:rsid w:val="00B378F0"/>
    <w:rsid w:val="00B37C7E"/>
    <w:rsid w:val="00B37D9A"/>
    <w:rsid w:val="00B40525"/>
    <w:rsid w:val="00B40E87"/>
    <w:rsid w:val="00B41009"/>
    <w:rsid w:val="00B41038"/>
    <w:rsid w:val="00B411EA"/>
    <w:rsid w:val="00B414B5"/>
    <w:rsid w:val="00B42112"/>
    <w:rsid w:val="00B4261C"/>
    <w:rsid w:val="00B42815"/>
    <w:rsid w:val="00B42C2A"/>
    <w:rsid w:val="00B42E66"/>
    <w:rsid w:val="00B4300B"/>
    <w:rsid w:val="00B43605"/>
    <w:rsid w:val="00B43A00"/>
    <w:rsid w:val="00B43DBF"/>
    <w:rsid w:val="00B43E08"/>
    <w:rsid w:val="00B4448A"/>
    <w:rsid w:val="00B4486E"/>
    <w:rsid w:val="00B448D6"/>
    <w:rsid w:val="00B44AE9"/>
    <w:rsid w:val="00B44C6A"/>
    <w:rsid w:val="00B44CF8"/>
    <w:rsid w:val="00B44D69"/>
    <w:rsid w:val="00B4521C"/>
    <w:rsid w:val="00B45601"/>
    <w:rsid w:val="00B458EC"/>
    <w:rsid w:val="00B45CE7"/>
    <w:rsid w:val="00B45F64"/>
    <w:rsid w:val="00B463D8"/>
    <w:rsid w:val="00B4651F"/>
    <w:rsid w:val="00B46DFD"/>
    <w:rsid w:val="00B46F96"/>
    <w:rsid w:val="00B4732B"/>
    <w:rsid w:val="00B4734C"/>
    <w:rsid w:val="00B4735D"/>
    <w:rsid w:val="00B47B36"/>
    <w:rsid w:val="00B5054E"/>
    <w:rsid w:val="00B50A81"/>
    <w:rsid w:val="00B50D97"/>
    <w:rsid w:val="00B5104F"/>
    <w:rsid w:val="00B51052"/>
    <w:rsid w:val="00B5130A"/>
    <w:rsid w:val="00B51317"/>
    <w:rsid w:val="00B51802"/>
    <w:rsid w:val="00B51804"/>
    <w:rsid w:val="00B51A4D"/>
    <w:rsid w:val="00B51C5E"/>
    <w:rsid w:val="00B51D93"/>
    <w:rsid w:val="00B524C4"/>
    <w:rsid w:val="00B52549"/>
    <w:rsid w:val="00B526D6"/>
    <w:rsid w:val="00B5270E"/>
    <w:rsid w:val="00B529AA"/>
    <w:rsid w:val="00B52A94"/>
    <w:rsid w:val="00B52D86"/>
    <w:rsid w:val="00B52F14"/>
    <w:rsid w:val="00B53062"/>
    <w:rsid w:val="00B53084"/>
    <w:rsid w:val="00B530C7"/>
    <w:rsid w:val="00B53397"/>
    <w:rsid w:val="00B53421"/>
    <w:rsid w:val="00B534FE"/>
    <w:rsid w:val="00B53920"/>
    <w:rsid w:val="00B53AD7"/>
    <w:rsid w:val="00B53BD4"/>
    <w:rsid w:val="00B53ED2"/>
    <w:rsid w:val="00B540FF"/>
    <w:rsid w:val="00B543C7"/>
    <w:rsid w:val="00B545DE"/>
    <w:rsid w:val="00B5466D"/>
    <w:rsid w:val="00B54AE8"/>
    <w:rsid w:val="00B54C3D"/>
    <w:rsid w:val="00B54C77"/>
    <w:rsid w:val="00B5507D"/>
    <w:rsid w:val="00B55619"/>
    <w:rsid w:val="00B55903"/>
    <w:rsid w:val="00B55B1B"/>
    <w:rsid w:val="00B55BB2"/>
    <w:rsid w:val="00B55C08"/>
    <w:rsid w:val="00B565B3"/>
    <w:rsid w:val="00B566F0"/>
    <w:rsid w:val="00B56A30"/>
    <w:rsid w:val="00B56C74"/>
    <w:rsid w:val="00B56CB5"/>
    <w:rsid w:val="00B57BEC"/>
    <w:rsid w:val="00B57E41"/>
    <w:rsid w:val="00B600E8"/>
    <w:rsid w:val="00B60250"/>
    <w:rsid w:val="00B612D8"/>
    <w:rsid w:val="00B6149B"/>
    <w:rsid w:val="00B6161B"/>
    <w:rsid w:val="00B6166D"/>
    <w:rsid w:val="00B61908"/>
    <w:rsid w:val="00B61DC8"/>
    <w:rsid w:val="00B621C9"/>
    <w:rsid w:val="00B622EB"/>
    <w:rsid w:val="00B622FB"/>
    <w:rsid w:val="00B62A10"/>
    <w:rsid w:val="00B62BAE"/>
    <w:rsid w:val="00B62D30"/>
    <w:rsid w:val="00B62E09"/>
    <w:rsid w:val="00B62EF8"/>
    <w:rsid w:val="00B6385B"/>
    <w:rsid w:val="00B6388C"/>
    <w:rsid w:val="00B63ACC"/>
    <w:rsid w:val="00B63CC6"/>
    <w:rsid w:val="00B63E2E"/>
    <w:rsid w:val="00B63E94"/>
    <w:rsid w:val="00B63FD4"/>
    <w:rsid w:val="00B6416C"/>
    <w:rsid w:val="00B64E6C"/>
    <w:rsid w:val="00B65082"/>
    <w:rsid w:val="00B6533F"/>
    <w:rsid w:val="00B65447"/>
    <w:rsid w:val="00B65829"/>
    <w:rsid w:val="00B65C1B"/>
    <w:rsid w:val="00B65CBB"/>
    <w:rsid w:val="00B65F8A"/>
    <w:rsid w:val="00B660D6"/>
    <w:rsid w:val="00B6652E"/>
    <w:rsid w:val="00B6659C"/>
    <w:rsid w:val="00B6676E"/>
    <w:rsid w:val="00B66A48"/>
    <w:rsid w:val="00B66CBD"/>
    <w:rsid w:val="00B671B9"/>
    <w:rsid w:val="00B673ED"/>
    <w:rsid w:val="00B677AC"/>
    <w:rsid w:val="00B67B7B"/>
    <w:rsid w:val="00B67BD6"/>
    <w:rsid w:val="00B67DD9"/>
    <w:rsid w:val="00B703E2"/>
    <w:rsid w:val="00B70424"/>
    <w:rsid w:val="00B70431"/>
    <w:rsid w:val="00B70442"/>
    <w:rsid w:val="00B70564"/>
    <w:rsid w:val="00B70565"/>
    <w:rsid w:val="00B705D3"/>
    <w:rsid w:val="00B70760"/>
    <w:rsid w:val="00B70B22"/>
    <w:rsid w:val="00B70B7B"/>
    <w:rsid w:val="00B70D8A"/>
    <w:rsid w:val="00B710FC"/>
    <w:rsid w:val="00B7122A"/>
    <w:rsid w:val="00B71274"/>
    <w:rsid w:val="00B71488"/>
    <w:rsid w:val="00B71503"/>
    <w:rsid w:val="00B71612"/>
    <w:rsid w:val="00B71DE5"/>
    <w:rsid w:val="00B72784"/>
    <w:rsid w:val="00B72ADA"/>
    <w:rsid w:val="00B72BAF"/>
    <w:rsid w:val="00B72E3B"/>
    <w:rsid w:val="00B72EAC"/>
    <w:rsid w:val="00B73411"/>
    <w:rsid w:val="00B738F5"/>
    <w:rsid w:val="00B73A50"/>
    <w:rsid w:val="00B73A8B"/>
    <w:rsid w:val="00B73DC8"/>
    <w:rsid w:val="00B741D9"/>
    <w:rsid w:val="00B742F8"/>
    <w:rsid w:val="00B743E8"/>
    <w:rsid w:val="00B74575"/>
    <w:rsid w:val="00B74820"/>
    <w:rsid w:val="00B74AAE"/>
    <w:rsid w:val="00B74ECE"/>
    <w:rsid w:val="00B7508B"/>
    <w:rsid w:val="00B750B0"/>
    <w:rsid w:val="00B7515F"/>
    <w:rsid w:val="00B75DB2"/>
    <w:rsid w:val="00B75E93"/>
    <w:rsid w:val="00B76236"/>
    <w:rsid w:val="00B766FE"/>
    <w:rsid w:val="00B767C4"/>
    <w:rsid w:val="00B76B1D"/>
    <w:rsid w:val="00B76CD0"/>
    <w:rsid w:val="00B76EE2"/>
    <w:rsid w:val="00B76F0D"/>
    <w:rsid w:val="00B7762A"/>
    <w:rsid w:val="00B806EF"/>
    <w:rsid w:val="00B809CB"/>
    <w:rsid w:val="00B80A1F"/>
    <w:rsid w:val="00B80EC6"/>
    <w:rsid w:val="00B81134"/>
    <w:rsid w:val="00B811E5"/>
    <w:rsid w:val="00B81217"/>
    <w:rsid w:val="00B81562"/>
    <w:rsid w:val="00B8196C"/>
    <w:rsid w:val="00B819E7"/>
    <w:rsid w:val="00B81DBF"/>
    <w:rsid w:val="00B81F94"/>
    <w:rsid w:val="00B825E5"/>
    <w:rsid w:val="00B82763"/>
    <w:rsid w:val="00B827D8"/>
    <w:rsid w:val="00B82B68"/>
    <w:rsid w:val="00B82E63"/>
    <w:rsid w:val="00B82EB7"/>
    <w:rsid w:val="00B82EF6"/>
    <w:rsid w:val="00B839C4"/>
    <w:rsid w:val="00B83A28"/>
    <w:rsid w:val="00B83D7F"/>
    <w:rsid w:val="00B83FB7"/>
    <w:rsid w:val="00B84094"/>
    <w:rsid w:val="00B846C0"/>
    <w:rsid w:val="00B8497D"/>
    <w:rsid w:val="00B84A45"/>
    <w:rsid w:val="00B84A86"/>
    <w:rsid w:val="00B84B36"/>
    <w:rsid w:val="00B84C8B"/>
    <w:rsid w:val="00B85C19"/>
    <w:rsid w:val="00B85F49"/>
    <w:rsid w:val="00B864E6"/>
    <w:rsid w:val="00B86614"/>
    <w:rsid w:val="00B866D3"/>
    <w:rsid w:val="00B8681E"/>
    <w:rsid w:val="00B87367"/>
    <w:rsid w:val="00B875D0"/>
    <w:rsid w:val="00B876A5"/>
    <w:rsid w:val="00B877B5"/>
    <w:rsid w:val="00B87C7F"/>
    <w:rsid w:val="00B87D59"/>
    <w:rsid w:val="00B87EE6"/>
    <w:rsid w:val="00B87FA2"/>
    <w:rsid w:val="00B90708"/>
    <w:rsid w:val="00B907CA"/>
    <w:rsid w:val="00B909C0"/>
    <w:rsid w:val="00B90B16"/>
    <w:rsid w:val="00B90CE2"/>
    <w:rsid w:val="00B9161B"/>
    <w:rsid w:val="00B917CA"/>
    <w:rsid w:val="00B9194D"/>
    <w:rsid w:val="00B91A2D"/>
    <w:rsid w:val="00B91AC2"/>
    <w:rsid w:val="00B91F8E"/>
    <w:rsid w:val="00B924A0"/>
    <w:rsid w:val="00B928B5"/>
    <w:rsid w:val="00B92973"/>
    <w:rsid w:val="00B935C4"/>
    <w:rsid w:val="00B93B93"/>
    <w:rsid w:val="00B93C93"/>
    <w:rsid w:val="00B93D81"/>
    <w:rsid w:val="00B93D90"/>
    <w:rsid w:val="00B93E2E"/>
    <w:rsid w:val="00B93EDD"/>
    <w:rsid w:val="00B93F25"/>
    <w:rsid w:val="00B940DB"/>
    <w:rsid w:val="00B946A3"/>
    <w:rsid w:val="00B94A77"/>
    <w:rsid w:val="00B94AA7"/>
    <w:rsid w:val="00B94D16"/>
    <w:rsid w:val="00B952CA"/>
    <w:rsid w:val="00B952E5"/>
    <w:rsid w:val="00B955AF"/>
    <w:rsid w:val="00B95E07"/>
    <w:rsid w:val="00B95EED"/>
    <w:rsid w:val="00B96320"/>
    <w:rsid w:val="00B963D3"/>
    <w:rsid w:val="00B96639"/>
    <w:rsid w:val="00B9686B"/>
    <w:rsid w:val="00B96AF3"/>
    <w:rsid w:val="00B96C12"/>
    <w:rsid w:val="00B971C8"/>
    <w:rsid w:val="00B97422"/>
    <w:rsid w:val="00B9756B"/>
    <w:rsid w:val="00B9763B"/>
    <w:rsid w:val="00B976E8"/>
    <w:rsid w:val="00B9792E"/>
    <w:rsid w:val="00B979CD"/>
    <w:rsid w:val="00BA0091"/>
    <w:rsid w:val="00BA00F9"/>
    <w:rsid w:val="00BA0599"/>
    <w:rsid w:val="00BA05B7"/>
    <w:rsid w:val="00BA0A92"/>
    <w:rsid w:val="00BA0C22"/>
    <w:rsid w:val="00BA0E06"/>
    <w:rsid w:val="00BA118A"/>
    <w:rsid w:val="00BA18FE"/>
    <w:rsid w:val="00BA1AC5"/>
    <w:rsid w:val="00BA1B95"/>
    <w:rsid w:val="00BA1F93"/>
    <w:rsid w:val="00BA2009"/>
    <w:rsid w:val="00BA24DB"/>
    <w:rsid w:val="00BA25C7"/>
    <w:rsid w:val="00BA2840"/>
    <w:rsid w:val="00BA2860"/>
    <w:rsid w:val="00BA2C70"/>
    <w:rsid w:val="00BA3088"/>
    <w:rsid w:val="00BA30E3"/>
    <w:rsid w:val="00BA320E"/>
    <w:rsid w:val="00BA3312"/>
    <w:rsid w:val="00BA3635"/>
    <w:rsid w:val="00BA397C"/>
    <w:rsid w:val="00BA3B1A"/>
    <w:rsid w:val="00BA3DF9"/>
    <w:rsid w:val="00BA3F19"/>
    <w:rsid w:val="00BA427E"/>
    <w:rsid w:val="00BA43CB"/>
    <w:rsid w:val="00BA54B1"/>
    <w:rsid w:val="00BA555F"/>
    <w:rsid w:val="00BA569D"/>
    <w:rsid w:val="00BA59D6"/>
    <w:rsid w:val="00BA5B53"/>
    <w:rsid w:val="00BA5BDC"/>
    <w:rsid w:val="00BA5C65"/>
    <w:rsid w:val="00BA668F"/>
    <w:rsid w:val="00BA676E"/>
    <w:rsid w:val="00BA71A1"/>
    <w:rsid w:val="00BA7308"/>
    <w:rsid w:val="00BA7502"/>
    <w:rsid w:val="00BA78CB"/>
    <w:rsid w:val="00BA7ED5"/>
    <w:rsid w:val="00BA7F84"/>
    <w:rsid w:val="00BA7FAB"/>
    <w:rsid w:val="00BB0113"/>
    <w:rsid w:val="00BB018A"/>
    <w:rsid w:val="00BB03C3"/>
    <w:rsid w:val="00BB0E22"/>
    <w:rsid w:val="00BB108E"/>
    <w:rsid w:val="00BB12B9"/>
    <w:rsid w:val="00BB1519"/>
    <w:rsid w:val="00BB1C06"/>
    <w:rsid w:val="00BB1E36"/>
    <w:rsid w:val="00BB1EB4"/>
    <w:rsid w:val="00BB21A3"/>
    <w:rsid w:val="00BB24A2"/>
    <w:rsid w:val="00BB2ADD"/>
    <w:rsid w:val="00BB2F1E"/>
    <w:rsid w:val="00BB3166"/>
    <w:rsid w:val="00BB390B"/>
    <w:rsid w:val="00BB3946"/>
    <w:rsid w:val="00BB3C8D"/>
    <w:rsid w:val="00BB3D71"/>
    <w:rsid w:val="00BB3E30"/>
    <w:rsid w:val="00BB3E75"/>
    <w:rsid w:val="00BB48D9"/>
    <w:rsid w:val="00BB4A1D"/>
    <w:rsid w:val="00BB4AE6"/>
    <w:rsid w:val="00BB4F66"/>
    <w:rsid w:val="00BB4FF4"/>
    <w:rsid w:val="00BB50B6"/>
    <w:rsid w:val="00BB5967"/>
    <w:rsid w:val="00BB5EB2"/>
    <w:rsid w:val="00BB670B"/>
    <w:rsid w:val="00BB6FDE"/>
    <w:rsid w:val="00BB7B10"/>
    <w:rsid w:val="00BB7B47"/>
    <w:rsid w:val="00BB7D4C"/>
    <w:rsid w:val="00BC01A2"/>
    <w:rsid w:val="00BC034C"/>
    <w:rsid w:val="00BC0BAC"/>
    <w:rsid w:val="00BC0C20"/>
    <w:rsid w:val="00BC0C70"/>
    <w:rsid w:val="00BC1368"/>
    <w:rsid w:val="00BC1420"/>
    <w:rsid w:val="00BC145A"/>
    <w:rsid w:val="00BC185F"/>
    <w:rsid w:val="00BC1F37"/>
    <w:rsid w:val="00BC2454"/>
    <w:rsid w:val="00BC2B73"/>
    <w:rsid w:val="00BC2D9D"/>
    <w:rsid w:val="00BC308E"/>
    <w:rsid w:val="00BC3357"/>
    <w:rsid w:val="00BC33BC"/>
    <w:rsid w:val="00BC37F3"/>
    <w:rsid w:val="00BC3CDC"/>
    <w:rsid w:val="00BC41CA"/>
    <w:rsid w:val="00BC456D"/>
    <w:rsid w:val="00BC4D98"/>
    <w:rsid w:val="00BC5419"/>
    <w:rsid w:val="00BC58EB"/>
    <w:rsid w:val="00BC5BC1"/>
    <w:rsid w:val="00BC5DF5"/>
    <w:rsid w:val="00BC6295"/>
    <w:rsid w:val="00BC6BDF"/>
    <w:rsid w:val="00BC6E1F"/>
    <w:rsid w:val="00BC6F48"/>
    <w:rsid w:val="00BC70A2"/>
    <w:rsid w:val="00BC71EE"/>
    <w:rsid w:val="00BC78EE"/>
    <w:rsid w:val="00BC7C30"/>
    <w:rsid w:val="00BC7DA9"/>
    <w:rsid w:val="00BC7E89"/>
    <w:rsid w:val="00BD01B5"/>
    <w:rsid w:val="00BD020E"/>
    <w:rsid w:val="00BD0778"/>
    <w:rsid w:val="00BD1421"/>
    <w:rsid w:val="00BD158B"/>
    <w:rsid w:val="00BD19A7"/>
    <w:rsid w:val="00BD1A9C"/>
    <w:rsid w:val="00BD1C87"/>
    <w:rsid w:val="00BD1F95"/>
    <w:rsid w:val="00BD1FB1"/>
    <w:rsid w:val="00BD2419"/>
    <w:rsid w:val="00BD2424"/>
    <w:rsid w:val="00BD25DC"/>
    <w:rsid w:val="00BD2890"/>
    <w:rsid w:val="00BD2929"/>
    <w:rsid w:val="00BD2A91"/>
    <w:rsid w:val="00BD2ACD"/>
    <w:rsid w:val="00BD2C8A"/>
    <w:rsid w:val="00BD2F6F"/>
    <w:rsid w:val="00BD313F"/>
    <w:rsid w:val="00BD359C"/>
    <w:rsid w:val="00BD3827"/>
    <w:rsid w:val="00BD3ED3"/>
    <w:rsid w:val="00BD42F0"/>
    <w:rsid w:val="00BD447A"/>
    <w:rsid w:val="00BD4888"/>
    <w:rsid w:val="00BD4960"/>
    <w:rsid w:val="00BD5715"/>
    <w:rsid w:val="00BD5E88"/>
    <w:rsid w:val="00BD5ED4"/>
    <w:rsid w:val="00BD60A5"/>
    <w:rsid w:val="00BD6682"/>
    <w:rsid w:val="00BD6CD3"/>
    <w:rsid w:val="00BD74ED"/>
    <w:rsid w:val="00BD7A52"/>
    <w:rsid w:val="00BD7A6D"/>
    <w:rsid w:val="00BD7D03"/>
    <w:rsid w:val="00BD7E1E"/>
    <w:rsid w:val="00BD7FF1"/>
    <w:rsid w:val="00BE0107"/>
    <w:rsid w:val="00BE0184"/>
    <w:rsid w:val="00BE035C"/>
    <w:rsid w:val="00BE0559"/>
    <w:rsid w:val="00BE07E8"/>
    <w:rsid w:val="00BE0810"/>
    <w:rsid w:val="00BE0ADA"/>
    <w:rsid w:val="00BE0EE3"/>
    <w:rsid w:val="00BE15A3"/>
    <w:rsid w:val="00BE1603"/>
    <w:rsid w:val="00BE17E5"/>
    <w:rsid w:val="00BE1DFA"/>
    <w:rsid w:val="00BE282B"/>
    <w:rsid w:val="00BE2B23"/>
    <w:rsid w:val="00BE2E97"/>
    <w:rsid w:val="00BE3001"/>
    <w:rsid w:val="00BE328C"/>
    <w:rsid w:val="00BE32D1"/>
    <w:rsid w:val="00BE3481"/>
    <w:rsid w:val="00BE358A"/>
    <w:rsid w:val="00BE38FE"/>
    <w:rsid w:val="00BE3B05"/>
    <w:rsid w:val="00BE3B27"/>
    <w:rsid w:val="00BE3F1A"/>
    <w:rsid w:val="00BE406A"/>
    <w:rsid w:val="00BE44C9"/>
    <w:rsid w:val="00BE4833"/>
    <w:rsid w:val="00BE48B3"/>
    <w:rsid w:val="00BE495E"/>
    <w:rsid w:val="00BE4B0F"/>
    <w:rsid w:val="00BE4B50"/>
    <w:rsid w:val="00BE4CB5"/>
    <w:rsid w:val="00BE578E"/>
    <w:rsid w:val="00BE6398"/>
    <w:rsid w:val="00BE6438"/>
    <w:rsid w:val="00BE6AA3"/>
    <w:rsid w:val="00BE6C33"/>
    <w:rsid w:val="00BE6C64"/>
    <w:rsid w:val="00BE6F53"/>
    <w:rsid w:val="00BE757B"/>
    <w:rsid w:val="00BE77D9"/>
    <w:rsid w:val="00BF0A43"/>
    <w:rsid w:val="00BF0A80"/>
    <w:rsid w:val="00BF0CCB"/>
    <w:rsid w:val="00BF0FB4"/>
    <w:rsid w:val="00BF0FCD"/>
    <w:rsid w:val="00BF0FD7"/>
    <w:rsid w:val="00BF0FE4"/>
    <w:rsid w:val="00BF11A7"/>
    <w:rsid w:val="00BF13AB"/>
    <w:rsid w:val="00BF1569"/>
    <w:rsid w:val="00BF1575"/>
    <w:rsid w:val="00BF1761"/>
    <w:rsid w:val="00BF180D"/>
    <w:rsid w:val="00BF18B4"/>
    <w:rsid w:val="00BF1ABF"/>
    <w:rsid w:val="00BF1ED0"/>
    <w:rsid w:val="00BF1FDA"/>
    <w:rsid w:val="00BF2089"/>
    <w:rsid w:val="00BF20B4"/>
    <w:rsid w:val="00BF234F"/>
    <w:rsid w:val="00BF2381"/>
    <w:rsid w:val="00BF23CC"/>
    <w:rsid w:val="00BF241E"/>
    <w:rsid w:val="00BF29B9"/>
    <w:rsid w:val="00BF2AF7"/>
    <w:rsid w:val="00BF3176"/>
    <w:rsid w:val="00BF36BA"/>
    <w:rsid w:val="00BF382B"/>
    <w:rsid w:val="00BF3E6D"/>
    <w:rsid w:val="00BF3EC5"/>
    <w:rsid w:val="00BF4056"/>
    <w:rsid w:val="00BF431C"/>
    <w:rsid w:val="00BF4796"/>
    <w:rsid w:val="00BF48BB"/>
    <w:rsid w:val="00BF48C5"/>
    <w:rsid w:val="00BF4C3A"/>
    <w:rsid w:val="00BF4D8D"/>
    <w:rsid w:val="00BF5391"/>
    <w:rsid w:val="00BF5727"/>
    <w:rsid w:val="00BF599E"/>
    <w:rsid w:val="00BF5AAB"/>
    <w:rsid w:val="00BF5B4E"/>
    <w:rsid w:val="00BF5C2A"/>
    <w:rsid w:val="00BF5DF4"/>
    <w:rsid w:val="00BF61BB"/>
    <w:rsid w:val="00BF6922"/>
    <w:rsid w:val="00BF6D85"/>
    <w:rsid w:val="00BF6E7F"/>
    <w:rsid w:val="00BF738E"/>
    <w:rsid w:val="00BF793B"/>
    <w:rsid w:val="00BF7F5B"/>
    <w:rsid w:val="00BF7FB4"/>
    <w:rsid w:val="00C0013B"/>
    <w:rsid w:val="00C006F7"/>
    <w:rsid w:val="00C007CF"/>
    <w:rsid w:val="00C0118B"/>
    <w:rsid w:val="00C01291"/>
    <w:rsid w:val="00C0145A"/>
    <w:rsid w:val="00C014B6"/>
    <w:rsid w:val="00C01698"/>
    <w:rsid w:val="00C01AFF"/>
    <w:rsid w:val="00C01C46"/>
    <w:rsid w:val="00C01CF9"/>
    <w:rsid w:val="00C020EF"/>
    <w:rsid w:val="00C024FE"/>
    <w:rsid w:val="00C02934"/>
    <w:rsid w:val="00C02D77"/>
    <w:rsid w:val="00C02E12"/>
    <w:rsid w:val="00C02EE9"/>
    <w:rsid w:val="00C02FF2"/>
    <w:rsid w:val="00C03027"/>
    <w:rsid w:val="00C03400"/>
    <w:rsid w:val="00C034DE"/>
    <w:rsid w:val="00C03D00"/>
    <w:rsid w:val="00C03D66"/>
    <w:rsid w:val="00C03EB3"/>
    <w:rsid w:val="00C04606"/>
    <w:rsid w:val="00C04AAB"/>
    <w:rsid w:val="00C04D25"/>
    <w:rsid w:val="00C051BB"/>
    <w:rsid w:val="00C054F9"/>
    <w:rsid w:val="00C05539"/>
    <w:rsid w:val="00C05757"/>
    <w:rsid w:val="00C058BE"/>
    <w:rsid w:val="00C05904"/>
    <w:rsid w:val="00C05BE1"/>
    <w:rsid w:val="00C05F8B"/>
    <w:rsid w:val="00C06003"/>
    <w:rsid w:val="00C06216"/>
    <w:rsid w:val="00C06278"/>
    <w:rsid w:val="00C06323"/>
    <w:rsid w:val="00C06B02"/>
    <w:rsid w:val="00C0754A"/>
    <w:rsid w:val="00C07BEC"/>
    <w:rsid w:val="00C100B8"/>
    <w:rsid w:val="00C10869"/>
    <w:rsid w:val="00C109BC"/>
    <w:rsid w:val="00C10A5C"/>
    <w:rsid w:val="00C10A7A"/>
    <w:rsid w:val="00C10C8E"/>
    <w:rsid w:val="00C1161D"/>
    <w:rsid w:val="00C11CC1"/>
    <w:rsid w:val="00C11ED3"/>
    <w:rsid w:val="00C11F21"/>
    <w:rsid w:val="00C120E9"/>
    <w:rsid w:val="00C12128"/>
    <w:rsid w:val="00C123D4"/>
    <w:rsid w:val="00C1272F"/>
    <w:rsid w:val="00C12792"/>
    <w:rsid w:val="00C128CC"/>
    <w:rsid w:val="00C12A3A"/>
    <w:rsid w:val="00C12EBF"/>
    <w:rsid w:val="00C13013"/>
    <w:rsid w:val="00C13096"/>
    <w:rsid w:val="00C1331E"/>
    <w:rsid w:val="00C1333A"/>
    <w:rsid w:val="00C1339A"/>
    <w:rsid w:val="00C13998"/>
    <w:rsid w:val="00C13B6B"/>
    <w:rsid w:val="00C13EC9"/>
    <w:rsid w:val="00C14197"/>
    <w:rsid w:val="00C1421D"/>
    <w:rsid w:val="00C142DB"/>
    <w:rsid w:val="00C14435"/>
    <w:rsid w:val="00C14693"/>
    <w:rsid w:val="00C148BE"/>
    <w:rsid w:val="00C14A0D"/>
    <w:rsid w:val="00C14A72"/>
    <w:rsid w:val="00C14BB1"/>
    <w:rsid w:val="00C15408"/>
    <w:rsid w:val="00C15C6C"/>
    <w:rsid w:val="00C15F45"/>
    <w:rsid w:val="00C15F6E"/>
    <w:rsid w:val="00C16670"/>
    <w:rsid w:val="00C1689F"/>
    <w:rsid w:val="00C168F3"/>
    <w:rsid w:val="00C16B3B"/>
    <w:rsid w:val="00C16CAA"/>
    <w:rsid w:val="00C17548"/>
    <w:rsid w:val="00C17610"/>
    <w:rsid w:val="00C17664"/>
    <w:rsid w:val="00C17785"/>
    <w:rsid w:val="00C178C2"/>
    <w:rsid w:val="00C1790A"/>
    <w:rsid w:val="00C17B09"/>
    <w:rsid w:val="00C202A2"/>
    <w:rsid w:val="00C20AFB"/>
    <w:rsid w:val="00C20BB0"/>
    <w:rsid w:val="00C20C1E"/>
    <w:rsid w:val="00C20E34"/>
    <w:rsid w:val="00C21166"/>
    <w:rsid w:val="00C212F4"/>
    <w:rsid w:val="00C213A0"/>
    <w:rsid w:val="00C213C1"/>
    <w:rsid w:val="00C21406"/>
    <w:rsid w:val="00C21FC8"/>
    <w:rsid w:val="00C2205F"/>
    <w:rsid w:val="00C222BE"/>
    <w:rsid w:val="00C22616"/>
    <w:rsid w:val="00C22682"/>
    <w:rsid w:val="00C22861"/>
    <w:rsid w:val="00C22929"/>
    <w:rsid w:val="00C22A3C"/>
    <w:rsid w:val="00C22AF9"/>
    <w:rsid w:val="00C22C84"/>
    <w:rsid w:val="00C231E4"/>
    <w:rsid w:val="00C2358C"/>
    <w:rsid w:val="00C23F06"/>
    <w:rsid w:val="00C23F78"/>
    <w:rsid w:val="00C24406"/>
    <w:rsid w:val="00C244EB"/>
    <w:rsid w:val="00C24617"/>
    <w:rsid w:val="00C24CA6"/>
    <w:rsid w:val="00C24EA5"/>
    <w:rsid w:val="00C250EC"/>
    <w:rsid w:val="00C2527E"/>
    <w:rsid w:val="00C252AC"/>
    <w:rsid w:val="00C25398"/>
    <w:rsid w:val="00C25542"/>
    <w:rsid w:val="00C25578"/>
    <w:rsid w:val="00C2573F"/>
    <w:rsid w:val="00C2586A"/>
    <w:rsid w:val="00C25A50"/>
    <w:rsid w:val="00C26048"/>
    <w:rsid w:val="00C262F0"/>
    <w:rsid w:val="00C2654F"/>
    <w:rsid w:val="00C2660C"/>
    <w:rsid w:val="00C2664E"/>
    <w:rsid w:val="00C26681"/>
    <w:rsid w:val="00C271BC"/>
    <w:rsid w:val="00C2725B"/>
    <w:rsid w:val="00C2734C"/>
    <w:rsid w:val="00C27562"/>
    <w:rsid w:val="00C27734"/>
    <w:rsid w:val="00C27B5C"/>
    <w:rsid w:val="00C27ECA"/>
    <w:rsid w:val="00C303CA"/>
    <w:rsid w:val="00C3049B"/>
    <w:rsid w:val="00C30574"/>
    <w:rsid w:val="00C30DAD"/>
    <w:rsid w:val="00C3102E"/>
    <w:rsid w:val="00C3115F"/>
    <w:rsid w:val="00C31732"/>
    <w:rsid w:val="00C3194A"/>
    <w:rsid w:val="00C319FE"/>
    <w:rsid w:val="00C31AD7"/>
    <w:rsid w:val="00C31FB2"/>
    <w:rsid w:val="00C321EA"/>
    <w:rsid w:val="00C32439"/>
    <w:rsid w:val="00C325DF"/>
    <w:rsid w:val="00C325E3"/>
    <w:rsid w:val="00C32639"/>
    <w:rsid w:val="00C32858"/>
    <w:rsid w:val="00C32C1E"/>
    <w:rsid w:val="00C32DA1"/>
    <w:rsid w:val="00C32DA6"/>
    <w:rsid w:val="00C32DBB"/>
    <w:rsid w:val="00C33148"/>
    <w:rsid w:val="00C331C6"/>
    <w:rsid w:val="00C3331D"/>
    <w:rsid w:val="00C334E9"/>
    <w:rsid w:val="00C336D2"/>
    <w:rsid w:val="00C337B6"/>
    <w:rsid w:val="00C3382E"/>
    <w:rsid w:val="00C338E4"/>
    <w:rsid w:val="00C33A92"/>
    <w:rsid w:val="00C3485B"/>
    <w:rsid w:val="00C34894"/>
    <w:rsid w:val="00C34AA4"/>
    <w:rsid w:val="00C34B2D"/>
    <w:rsid w:val="00C34B4C"/>
    <w:rsid w:val="00C34C39"/>
    <w:rsid w:val="00C34C54"/>
    <w:rsid w:val="00C34CB7"/>
    <w:rsid w:val="00C34CC3"/>
    <w:rsid w:val="00C34FD1"/>
    <w:rsid w:val="00C35021"/>
    <w:rsid w:val="00C3509C"/>
    <w:rsid w:val="00C353F7"/>
    <w:rsid w:val="00C355E4"/>
    <w:rsid w:val="00C35C79"/>
    <w:rsid w:val="00C35CA7"/>
    <w:rsid w:val="00C35D49"/>
    <w:rsid w:val="00C36255"/>
    <w:rsid w:val="00C3685F"/>
    <w:rsid w:val="00C36964"/>
    <w:rsid w:val="00C36AF6"/>
    <w:rsid w:val="00C37467"/>
    <w:rsid w:val="00C37487"/>
    <w:rsid w:val="00C377C3"/>
    <w:rsid w:val="00C37B78"/>
    <w:rsid w:val="00C40459"/>
    <w:rsid w:val="00C4051B"/>
    <w:rsid w:val="00C408A7"/>
    <w:rsid w:val="00C40B34"/>
    <w:rsid w:val="00C40F6B"/>
    <w:rsid w:val="00C4100B"/>
    <w:rsid w:val="00C41401"/>
    <w:rsid w:val="00C41683"/>
    <w:rsid w:val="00C4169E"/>
    <w:rsid w:val="00C41BCB"/>
    <w:rsid w:val="00C41C4C"/>
    <w:rsid w:val="00C422CF"/>
    <w:rsid w:val="00C42655"/>
    <w:rsid w:val="00C42A47"/>
    <w:rsid w:val="00C42C99"/>
    <w:rsid w:val="00C42D17"/>
    <w:rsid w:val="00C42ED0"/>
    <w:rsid w:val="00C4339C"/>
    <w:rsid w:val="00C4349D"/>
    <w:rsid w:val="00C438A3"/>
    <w:rsid w:val="00C438CD"/>
    <w:rsid w:val="00C43B72"/>
    <w:rsid w:val="00C43CF6"/>
    <w:rsid w:val="00C44B03"/>
    <w:rsid w:val="00C44B8D"/>
    <w:rsid w:val="00C44DC4"/>
    <w:rsid w:val="00C44FFF"/>
    <w:rsid w:val="00C45582"/>
    <w:rsid w:val="00C455C6"/>
    <w:rsid w:val="00C458E5"/>
    <w:rsid w:val="00C45B42"/>
    <w:rsid w:val="00C45C18"/>
    <w:rsid w:val="00C46850"/>
    <w:rsid w:val="00C46D0B"/>
    <w:rsid w:val="00C47005"/>
    <w:rsid w:val="00C470C8"/>
    <w:rsid w:val="00C47395"/>
    <w:rsid w:val="00C47409"/>
    <w:rsid w:val="00C47933"/>
    <w:rsid w:val="00C47A20"/>
    <w:rsid w:val="00C47D70"/>
    <w:rsid w:val="00C501BA"/>
    <w:rsid w:val="00C50411"/>
    <w:rsid w:val="00C50724"/>
    <w:rsid w:val="00C50759"/>
    <w:rsid w:val="00C50B24"/>
    <w:rsid w:val="00C50C25"/>
    <w:rsid w:val="00C50E23"/>
    <w:rsid w:val="00C50F6E"/>
    <w:rsid w:val="00C51454"/>
    <w:rsid w:val="00C5160A"/>
    <w:rsid w:val="00C516B6"/>
    <w:rsid w:val="00C51907"/>
    <w:rsid w:val="00C51A8B"/>
    <w:rsid w:val="00C51C42"/>
    <w:rsid w:val="00C51E4C"/>
    <w:rsid w:val="00C524D6"/>
    <w:rsid w:val="00C524EC"/>
    <w:rsid w:val="00C52567"/>
    <w:rsid w:val="00C52615"/>
    <w:rsid w:val="00C5270D"/>
    <w:rsid w:val="00C52DA2"/>
    <w:rsid w:val="00C53270"/>
    <w:rsid w:val="00C5353E"/>
    <w:rsid w:val="00C53689"/>
    <w:rsid w:val="00C536D0"/>
    <w:rsid w:val="00C53B37"/>
    <w:rsid w:val="00C5400C"/>
    <w:rsid w:val="00C54050"/>
    <w:rsid w:val="00C540FE"/>
    <w:rsid w:val="00C54146"/>
    <w:rsid w:val="00C5422F"/>
    <w:rsid w:val="00C547C2"/>
    <w:rsid w:val="00C54CCE"/>
    <w:rsid w:val="00C54E11"/>
    <w:rsid w:val="00C54F17"/>
    <w:rsid w:val="00C54F81"/>
    <w:rsid w:val="00C5529E"/>
    <w:rsid w:val="00C5535E"/>
    <w:rsid w:val="00C559E4"/>
    <w:rsid w:val="00C55C4E"/>
    <w:rsid w:val="00C55C97"/>
    <w:rsid w:val="00C55CA7"/>
    <w:rsid w:val="00C55CF3"/>
    <w:rsid w:val="00C5607A"/>
    <w:rsid w:val="00C560CA"/>
    <w:rsid w:val="00C562B9"/>
    <w:rsid w:val="00C56474"/>
    <w:rsid w:val="00C565FA"/>
    <w:rsid w:val="00C5669C"/>
    <w:rsid w:val="00C56837"/>
    <w:rsid w:val="00C568AD"/>
    <w:rsid w:val="00C569D2"/>
    <w:rsid w:val="00C56B5D"/>
    <w:rsid w:val="00C56DEB"/>
    <w:rsid w:val="00C56E6A"/>
    <w:rsid w:val="00C56EC1"/>
    <w:rsid w:val="00C5750D"/>
    <w:rsid w:val="00C57715"/>
    <w:rsid w:val="00C578C2"/>
    <w:rsid w:val="00C6030F"/>
    <w:rsid w:val="00C603B1"/>
    <w:rsid w:val="00C60573"/>
    <w:rsid w:val="00C606E8"/>
    <w:rsid w:val="00C60747"/>
    <w:rsid w:val="00C608EE"/>
    <w:rsid w:val="00C60AF3"/>
    <w:rsid w:val="00C60E96"/>
    <w:rsid w:val="00C613D9"/>
    <w:rsid w:val="00C61878"/>
    <w:rsid w:val="00C61D84"/>
    <w:rsid w:val="00C61DCB"/>
    <w:rsid w:val="00C61F54"/>
    <w:rsid w:val="00C621E5"/>
    <w:rsid w:val="00C6221A"/>
    <w:rsid w:val="00C62533"/>
    <w:rsid w:val="00C6275F"/>
    <w:rsid w:val="00C627D0"/>
    <w:rsid w:val="00C627E0"/>
    <w:rsid w:val="00C6286C"/>
    <w:rsid w:val="00C62A69"/>
    <w:rsid w:val="00C62B23"/>
    <w:rsid w:val="00C62C45"/>
    <w:rsid w:val="00C62DB2"/>
    <w:rsid w:val="00C62EE1"/>
    <w:rsid w:val="00C63043"/>
    <w:rsid w:val="00C63091"/>
    <w:rsid w:val="00C6330A"/>
    <w:rsid w:val="00C639E5"/>
    <w:rsid w:val="00C63B9B"/>
    <w:rsid w:val="00C63BCA"/>
    <w:rsid w:val="00C63BD3"/>
    <w:rsid w:val="00C63F1B"/>
    <w:rsid w:val="00C63F7C"/>
    <w:rsid w:val="00C640B0"/>
    <w:rsid w:val="00C64773"/>
    <w:rsid w:val="00C64EA8"/>
    <w:rsid w:val="00C64F83"/>
    <w:rsid w:val="00C651E0"/>
    <w:rsid w:val="00C6520B"/>
    <w:rsid w:val="00C65283"/>
    <w:rsid w:val="00C652EF"/>
    <w:rsid w:val="00C655A3"/>
    <w:rsid w:val="00C656D8"/>
    <w:rsid w:val="00C658CA"/>
    <w:rsid w:val="00C65BFC"/>
    <w:rsid w:val="00C65F99"/>
    <w:rsid w:val="00C660F5"/>
    <w:rsid w:val="00C6645D"/>
    <w:rsid w:val="00C666A6"/>
    <w:rsid w:val="00C66AF3"/>
    <w:rsid w:val="00C66C41"/>
    <w:rsid w:val="00C67221"/>
    <w:rsid w:val="00C67222"/>
    <w:rsid w:val="00C6782A"/>
    <w:rsid w:val="00C679E7"/>
    <w:rsid w:val="00C7071D"/>
    <w:rsid w:val="00C7089B"/>
    <w:rsid w:val="00C709B0"/>
    <w:rsid w:val="00C70AB2"/>
    <w:rsid w:val="00C70C45"/>
    <w:rsid w:val="00C70D8F"/>
    <w:rsid w:val="00C70E55"/>
    <w:rsid w:val="00C70FD7"/>
    <w:rsid w:val="00C7145B"/>
    <w:rsid w:val="00C71549"/>
    <w:rsid w:val="00C71A67"/>
    <w:rsid w:val="00C71BA6"/>
    <w:rsid w:val="00C71F0C"/>
    <w:rsid w:val="00C71FBD"/>
    <w:rsid w:val="00C7215C"/>
    <w:rsid w:val="00C723EB"/>
    <w:rsid w:val="00C72975"/>
    <w:rsid w:val="00C7297C"/>
    <w:rsid w:val="00C72ACA"/>
    <w:rsid w:val="00C72B93"/>
    <w:rsid w:val="00C72C09"/>
    <w:rsid w:val="00C72C93"/>
    <w:rsid w:val="00C733F0"/>
    <w:rsid w:val="00C73512"/>
    <w:rsid w:val="00C73F62"/>
    <w:rsid w:val="00C74287"/>
    <w:rsid w:val="00C74545"/>
    <w:rsid w:val="00C7469D"/>
    <w:rsid w:val="00C74945"/>
    <w:rsid w:val="00C74BD1"/>
    <w:rsid w:val="00C74C84"/>
    <w:rsid w:val="00C74C98"/>
    <w:rsid w:val="00C75603"/>
    <w:rsid w:val="00C75C02"/>
    <w:rsid w:val="00C761B9"/>
    <w:rsid w:val="00C76321"/>
    <w:rsid w:val="00C76663"/>
    <w:rsid w:val="00C768E9"/>
    <w:rsid w:val="00C76D6F"/>
    <w:rsid w:val="00C7707A"/>
    <w:rsid w:val="00C77240"/>
    <w:rsid w:val="00C77559"/>
    <w:rsid w:val="00C77704"/>
    <w:rsid w:val="00C77B8B"/>
    <w:rsid w:val="00C77DDA"/>
    <w:rsid w:val="00C800CF"/>
    <w:rsid w:val="00C806D0"/>
    <w:rsid w:val="00C8084C"/>
    <w:rsid w:val="00C809EA"/>
    <w:rsid w:val="00C8150F"/>
    <w:rsid w:val="00C815FC"/>
    <w:rsid w:val="00C81847"/>
    <w:rsid w:val="00C81D19"/>
    <w:rsid w:val="00C81D67"/>
    <w:rsid w:val="00C81E3A"/>
    <w:rsid w:val="00C8219B"/>
    <w:rsid w:val="00C82841"/>
    <w:rsid w:val="00C8298E"/>
    <w:rsid w:val="00C82D60"/>
    <w:rsid w:val="00C82F66"/>
    <w:rsid w:val="00C83083"/>
    <w:rsid w:val="00C83579"/>
    <w:rsid w:val="00C83879"/>
    <w:rsid w:val="00C83885"/>
    <w:rsid w:val="00C83B76"/>
    <w:rsid w:val="00C83C65"/>
    <w:rsid w:val="00C83E20"/>
    <w:rsid w:val="00C83F74"/>
    <w:rsid w:val="00C83FE3"/>
    <w:rsid w:val="00C844C0"/>
    <w:rsid w:val="00C8455E"/>
    <w:rsid w:val="00C847D3"/>
    <w:rsid w:val="00C84839"/>
    <w:rsid w:val="00C85552"/>
    <w:rsid w:val="00C856B2"/>
    <w:rsid w:val="00C85A22"/>
    <w:rsid w:val="00C85BE7"/>
    <w:rsid w:val="00C861F0"/>
    <w:rsid w:val="00C86282"/>
    <w:rsid w:val="00C863A2"/>
    <w:rsid w:val="00C864CC"/>
    <w:rsid w:val="00C8655F"/>
    <w:rsid w:val="00C867EF"/>
    <w:rsid w:val="00C86A01"/>
    <w:rsid w:val="00C86AB0"/>
    <w:rsid w:val="00C86B0A"/>
    <w:rsid w:val="00C87155"/>
    <w:rsid w:val="00C87358"/>
    <w:rsid w:val="00C874FD"/>
    <w:rsid w:val="00C879AF"/>
    <w:rsid w:val="00C87B5F"/>
    <w:rsid w:val="00C87C13"/>
    <w:rsid w:val="00C87D1D"/>
    <w:rsid w:val="00C87ECD"/>
    <w:rsid w:val="00C901CF"/>
    <w:rsid w:val="00C902D7"/>
    <w:rsid w:val="00C90525"/>
    <w:rsid w:val="00C90526"/>
    <w:rsid w:val="00C90800"/>
    <w:rsid w:val="00C90A62"/>
    <w:rsid w:val="00C90AFD"/>
    <w:rsid w:val="00C90B7E"/>
    <w:rsid w:val="00C910C0"/>
    <w:rsid w:val="00C911C8"/>
    <w:rsid w:val="00C91308"/>
    <w:rsid w:val="00C913BB"/>
    <w:rsid w:val="00C915FF"/>
    <w:rsid w:val="00C91EBD"/>
    <w:rsid w:val="00C91F21"/>
    <w:rsid w:val="00C922C2"/>
    <w:rsid w:val="00C92381"/>
    <w:rsid w:val="00C929B1"/>
    <w:rsid w:val="00C92B9F"/>
    <w:rsid w:val="00C92BBB"/>
    <w:rsid w:val="00C92CB1"/>
    <w:rsid w:val="00C92DA8"/>
    <w:rsid w:val="00C92FB6"/>
    <w:rsid w:val="00C93297"/>
    <w:rsid w:val="00C93609"/>
    <w:rsid w:val="00C9443F"/>
    <w:rsid w:val="00C94B84"/>
    <w:rsid w:val="00C94C07"/>
    <w:rsid w:val="00C9509B"/>
    <w:rsid w:val="00C9534E"/>
    <w:rsid w:val="00C95520"/>
    <w:rsid w:val="00C956C8"/>
    <w:rsid w:val="00C958E1"/>
    <w:rsid w:val="00C9621A"/>
    <w:rsid w:val="00C963EA"/>
    <w:rsid w:val="00C96521"/>
    <w:rsid w:val="00C96559"/>
    <w:rsid w:val="00C96854"/>
    <w:rsid w:val="00C96931"/>
    <w:rsid w:val="00C96B6C"/>
    <w:rsid w:val="00C96C3E"/>
    <w:rsid w:val="00C973D9"/>
    <w:rsid w:val="00C97528"/>
    <w:rsid w:val="00C97A63"/>
    <w:rsid w:val="00C97E47"/>
    <w:rsid w:val="00CA05CC"/>
    <w:rsid w:val="00CA061D"/>
    <w:rsid w:val="00CA0765"/>
    <w:rsid w:val="00CA078E"/>
    <w:rsid w:val="00CA0C93"/>
    <w:rsid w:val="00CA1E04"/>
    <w:rsid w:val="00CA1F0A"/>
    <w:rsid w:val="00CA2342"/>
    <w:rsid w:val="00CA238C"/>
    <w:rsid w:val="00CA2555"/>
    <w:rsid w:val="00CA2697"/>
    <w:rsid w:val="00CA270B"/>
    <w:rsid w:val="00CA2C3C"/>
    <w:rsid w:val="00CA2EE8"/>
    <w:rsid w:val="00CA2FC7"/>
    <w:rsid w:val="00CA3174"/>
    <w:rsid w:val="00CA3541"/>
    <w:rsid w:val="00CA35D3"/>
    <w:rsid w:val="00CA36E7"/>
    <w:rsid w:val="00CA42B8"/>
    <w:rsid w:val="00CA4796"/>
    <w:rsid w:val="00CA49CF"/>
    <w:rsid w:val="00CA4A05"/>
    <w:rsid w:val="00CA4B6B"/>
    <w:rsid w:val="00CA4EC7"/>
    <w:rsid w:val="00CA4F6A"/>
    <w:rsid w:val="00CA50A8"/>
    <w:rsid w:val="00CA5149"/>
    <w:rsid w:val="00CA518F"/>
    <w:rsid w:val="00CA5415"/>
    <w:rsid w:val="00CA54CA"/>
    <w:rsid w:val="00CA5B95"/>
    <w:rsid w:val="00CA5BA7"/>
    <w:rsid w:val="00CA5D9B"/>
    <w:rsid w:val="00CA63ED"/>
    <w:rsid w:val="00CA6783"/>
    <w:rsid w:val="00CA6836"/>
    <w:rsid w:val="00CA6A42"/>
    <w:rsid w:val="00CA6C6C"/>
    <w:rsid w:val="00CA6D49"/>
    <w:rsid w:val="00CA7158"/>
    <w:rsid w:val="00CA7226"/>
    <w:rsid w:val="00CA72B3"/>
    <w:rsid w:val="00CA7465"/>
    <w:rsid w:val="00CA7755"/>
    <w:rsid w:val="00CA7890"/>
    <w:rsid w:val="00CA7C90"/>
    <w:rsid w:val="00CA7FDF"/>
    <w:rsid w:val="00CB022C"/>
    <w:rsid w:val="00CB0474"/>
    <w:rsid w:val="00CB04B7"/>
    <w:rsid w:val="00CB04C7"/>
    <w:rsid w:val="00CB0752"/>
    <w:rsid w:val="00CB0945"/>
    <w:rsid w:val="00CB0ABB"/>
    <w:rsid w:val="00CB0BFB"/>
    <w:rsid w:val="00CB0EC3"/>
    <w:rsid w:val="00CB0F74"/>
    <w:rsid w:val="00CB0FA9"/>
    <w:rsid w:val="00CB1482"/>
    <w:rsid w:val="00CB15C7"/>
    <w:rsid w:val="00CB1628"/>
    <w:rsid w:val="00CB1777"/>
    <w:rsid w:val="00CB1AF6"/>
    <w:rsid w:val="00CB1DC8"/>
    <w:rsid w:val="00CB1FA8"/>
    <w:rsid w:val="00CB230C"/>
    <w:rsid w:val="00CB275C"/>
    <w:rsid w:val="00CB28A7"/>
    <w:rsid w:val="00CB2D1A"/>
    <w:rsid w:val="00CB2EF8"/>
    <w:rsid w:val="00CB3657"/>
    <w:rsid w:val="00CB3BFA"/>
    <w:rsid w:val="00CB3C3A"/>
    <w:rsid w:val="00CB3C59"/>
    <w:rsid w:val="00CB4189"/>
    <w:rsid w:val="00CB44BC"/>
    <w:rsid w:val="00CB4501"/>
    <w:rsid w:val="00CB4880"/>
    <w:rsid w:val="00CB48F8"/>
    <w:rsid w:val="00CB4A1D"/>
    <w:rsid w:val="00CB4E6E"/>
    <w:rsid w:val="00CB5234"/>
    <w:rsid w:val="00CB5684"/>
    <w:rsid w:val="00CB595F"/>
    <w:rsid w:val="00CB5A7F"/>
    <w:rsid w:val="00CB5E54"/>
    <w:rsid w:val="00CB620C"/>
    <w:rsid w:val="00CB6ADC"/>
    <w:rsid w:val="00CB6CE7"/>
    <w:rsid w:val="00CB7128"/>
    <w:rsid w:val="00CB73CE"/>
    <w:rsid w:val="00CB767A"/>
    <w:rsid w:val="00CB77E7"/>
    <w:rsid w:val="00CB79B9"/>
    <w:rsid w:val="00CB7A6A"/>
    <w:rsid w:val="00CB7E3F"/>
    <w:rsid w:val="00CB7F94"/>
    <w:rsid w:val="00CC0090"/>
    <w:rsid w:val="00CC03E6"/>
    <w:rsid w:val="00CC05ED"/>
    <w:rsid w:val="00CC08C4"/>
    <w:rsid w:val="00CC0980"/>
    <w:rsid w:val="00CC0DAB"/>
    <w:rsid w:val="00CC10E5"/>
    <w:rsid w:val="00CC18E0"/>
    <w:rsid w:val="00CC1B3B"/>
    <w:rsid w:val="00CC1C51"/>
    <w:rsid w:val="00CC27E7"/>
    <w:rsid w:val="00CC28CF"/>
    <w:rsid w:val="00CC2F1C"/>
    <w:rsid w:val="00CC2FDD"/>
    <w:rsid w:val="00CC3413"/>
    <w:rsid w:val="00CC37E8"/>
    <w:rsid w:val="00CC3910"/>
    <w:rsid w:val="00CC3974"/>
    <w:rsid w:val="00CC39B8"/>
    <w:rsid w:val="00CC3BAF"/>
    <w:rsid w:val="00CC3E47"/>
    <w:rsid w:val="00CC416B"/>
    <w:rsid w:val="00CC4307"/>
    <w:rsid w:val="00CC49E9"/>
    <w:rsid w:val="00CC4C1E"/>
    <w:rsid w:val="00CC4FAC"/>
    <w:rsid w:val="00CC5144"/>
    <w:rsid w:val="00CC53E5"/>
    <w:rsid w:val="00CC5455"/>
    <w:rsid w:val="00CC5685"/>
    <w:rsid w:val="00CC5833"/>
    <w:rsid w:val="00CC59A5"/>
    <w:rsid w:val="00CC59B1"/>
    <w:rsid w:val="00CC5CAA"/>
    <w:rsid w:val="00CC5EED"/>
    <w:rsid w:val="00CC5F63"/>
    <w:rsid w:val="00CC603B"/>
    <w:rsid w:val="00CC65AC"/>
    <w:rsid w:val="00CC695B"/>
    <w:rsid w:val="00CC6B08"/>
    <w:rsid w:val="00CC6C54"/>
    <w:rsid w:val="00CC6D5C"/>
    <w:rsid w:val="00CC6DB3"/>
    <w:rsid w:val="00CC6F11"/>
    <w:rsid w:val="00CC704F"/>
    <w:rsid w:val="00CC7052"/>
    <w:rsid w:val="00CC74B4"/>
    <w:rsid w:val="00CC76DA"/>
    <w:rsid w:val="00CC7865"/>
    <w:rsid w:val="00CC7C44"/>
    <w:rsid w:val="00CC7EDF"/>
    <w:rsid w:val="00CD0279"/>
    <w:rsid w:val="00CD0333"/>
    <w:rsid w:val="00CD058C"/>
    <w:rsid w:val="00CD05A9"/>
    <w:rsid w:val="00CD0611"/>
    <w:rsid w:val="00CD082D"/>
    <w:rsid w:val="00CD0CA6"/>
    <w:rsid w:val="00CD0D37"/>
    <w:rsid w:val="00CD0EDF"/>
    <w:rsid w:val="00CD1323"/>
    <w:rsid w:val="00CD1771"/>
    <w:rsid w:val="00CD1F0E"/>
    <w:rsid w:val="00CD1F69"/>
    <w:rsid w:val="00CD22CC"/>
    <w:rsid w:val="00CD27A5"/>
    <w:rsid w:val="00CD2BAD"/>
    <w:rsid w:val="00CD2C46"/>
    <w:rsid w:val="00CD2DCB"/>
    <w:rsid w:val="00CD2F4C"/>
    <w:rsid w:val="00CD326C"/>
    <w:rsid w:val="00CD3328"/>
    <w:rsid w:val="00CD3513"/>
    <w:rsid w:val="00CD35E6"/>
    <w:rsid w:val="00CD3697"/>
    <w:rsid w:val="00CD373C"/>
    <w:rsid w:val="00CD38CB"/>
    <w:rsid w:val="00CD3EC2"/>
    <w:rsid w:val="00CD3FAB"/>
    <w:rsid w:val="00CD3FF1"/>
    <w:rsid w:val="00CD4119"/>
    <w:rsid w:val="00CD4286"/>
    <w:rsid w:val="00CD43CE"/>
    <w:rsid w:val="00CD43DB"/>
    <w:rsid w:val="00CD44B4"/>
    <w:rsid w:val="00CD474C"/>
    <w:rsid w:val="00CD48AB"/>
    <w:rsid w:val="00CD4B9B"/>
    <w:rsid w:val="00CD4C67"/>
    <w:rsid w:val="00CD4E9C"/>
    <w:rsid w:val="00CD5035"/>
    <w:rsid w:val="00CD563A"/>
    <w:rsid w:val="00CD5E4D"/>
    <w:rsid w:val="00CD61F4"/>
    <w:rsid w:val="00CD6523"/>
    <w:rsid w:val="00CD718F"/>
    <w:rsid w:val="00CD72B5"/>
    <w:rsid w:val="00CD79F5"/>
    <w:rsid w:val="00CD7A1A"/>
    <w:rsid w:val="00CD7B97"/>
    <w:rsid w:val="00CD7E83"/>
    <w:rsid w:val="00CE0171"/>
    <w:rsid w:val="00CE0175"/>
    <w:rsid w:val="00CE03BE"/>
    <w:rsid w:val="00CE052E"/>
    <w:rsid w:val="00CE0869"/>
    <w:rsid w:val="00CE0931"/>
    <w:rsid w:val="00CE0A15"/>
    <w:rsid w:val="00CE0A4E"/>
    <w:rsid w:val="00CE0F49"/>
    <w:rsid w:val="00CE1110"/>
    <w:rsid w:val="00CE115D"/>
    <w:rsid w:val="00CE116E"/>
    <w:rsid w:val="00CE137A"/>
    <w:rsid w:val="00CE197D"/>
    <w:rsid w:val="00CE1B17"/>
    <w:rsid w:val="00CE1E55"/>
    <w:rsid w:val="00CE1E8D"/>
    <w:rsid w:val="00CE265C"/>
    <w:rsid w:val="00CE28D6"/>
    <w:rsid w:val="00CE29A6"/>
    <w:rsid w:val="00CE2A7B"/>
    <w:rsid w:val="00CE2AB0"/>
    <w:rsid w:val="00CE2B72"/>
    <w:rsid w:val="00CE2C72"/>
    <w:rsid w:val="00CE3004"/>
    <w:rsid w:val="00CE3418"/>
    <w:rsid w:val="00CE3BBB"/>
    <w:rsid w:val="00CE3DD7"/>
    <w:rsid w:val="00CE3FEC"/>
    <w:rsid w:val="00CE4167"/>
    <w:rsid w:val="00CE4562"/>
    <w:rsid w:val="00CE4BFD"/>
    <w:rsid w:val="00CE4C1A"/>
    <w:rsid w:val="00CE4CC7"/>
    <w:rsid w:val="00CE504E"/>
    <w:rsid w:val="00CE5120"/>
    <w:rsid w:val="00CE5323"/>
    <w:rsid w:val="00CE5386"/>
    <w:rsid w:val="00CE5463"/>
    <w:rsid w:val="00CE55CD"/>
    <w:rsid w:val="00CE5D2D"/>
    <w:rsid w:val="00CE606F"/>
    <w:rsid w:val="00CE6369"/>
    <w:rsid w:val="00CE6382"/>
    <w:rsid w:val="00CE649F"/>
    <w:rsid w:val="00CE67FE"/>
    <w:rsid w:val="00CE6812"/>
    <w:rsid w:val="00CE6B48"/>
    <w:rsid w:val="00CE6D0D"/>
    <w:rsid w:val="00CE6EF5"/>
    <w:rsid w:val="00CE701E"/>
    <w:rsid w:val="00CE7133"/>
    <w:rsid w:val="00CE723B"/>
    <w:rsid w:val="00CE76B5"/>
    <w:rsid w:val="00CE76D5"/>
    <w:rsid w:val="00CE785A"/>
    <w:rsid w:val="00CE7982"/>
    <w:rsid w:val="00CE7BC0"/>
    <w:rsid w:val="00CE7C7C"/>
    <w:rsid w:val="00CE7CBF"/>
    <w:rsid w:val="00CF0152"/>
    <w:rsid w:val="00CF0296"/>
    <w:rsid w:val="00CF05CA"/>
    <w:rsid w:val="00CF09E1"/>
    <w:rsid w:val="00CF0C2F"/>
    <w:rsid w:val="00CF11A6"/>
    <w:rsid w:val="00CF1EEB"/>
    <w:rsid w:val="00CF20A5"/>
    <w:rsid w:val="00CF2426"/>
    <w:rsid w:val="00CF2472"/>
    <w:rsid w:val="00CF3148"/>
    <w:rsid w:val="00CF3B91"/>
    <w:rsid w:val="00CF417B"/>
    <w:rsid w:val="00CF441A"/>
    <w:rsid w:val="00CF442D"/>
    <w:rsid w:val="00CF4953"/>
    <w:rsid w:val="00CF4A36"/>
    <w:rsid w:val="00CF4A48"/>
    <w:rsid w:val="00CF4A4D"/>
    <w:rsid w:val="00CF4B35"/>
    <w:rsid w:val="00CF4CC1"/>
    <w:rsid w:val="00CF4FED"/>
    <w:rsid w:val="00CF5068"/>
    <w:rsid w:val="00CF5261"/>
    <w:rsid w:val="00CF52A6"/>
    <w:rsid w:val="00CF52A7"/>
    <w:rsid w:val="00CF53B4"/>
    <w:rsid w:val="00CF53B6"/>
    <w:rsid w:val="00CF5498"/>
    <w:rsid w:val="00CF567E"/>
    <w:rsid w:val="00CF5836"/>
    <w:rsid w:val="00CF58E0"/>
    <w:rsid w:val="00CF5A74"/>
    <w:rsid w:val="00CF5BAD"/>
    <w:rsid w:val="00CF5CF7"/>
    <w:rsid w:val="00CF6193"/>
    <w:rsid w:val="00CF64B2"/>
    <w:rsid w:val="00CF667C"/>
    <w:rsid w:val="00CF679B"/>
    <w:rsid w:val="00CF67EE"/>
    <w:rsid w:val="00CF6A4B"/>
    <w:rsid w:val="00CF6D06"/>
    <w:rsid w:val="00CF6D9E"/>
    <w:rsid w:val="00CF6E8F"/>
    <w:rsid w:val="00CF70A0"/>
    <w:rsid w:val="00CF730B"/>
    <w:rsid w:val="00CF7332"/>
    <w:rsid w:val="00CF7A6B"/>
    <w:rsid w:val="00CF7F28"/>
    <w:rsid w:val="00CF7F78"/>
    <w:rsid w:val="00D00A48"/>
    <w:rsid w:val="00D00FE5"/>
    <w:rsid w:val="00D0143C"/>
    <w:rsid w:val="00D01742"/>
    <w:rsid w:val="00D01863"/>
    <w:rsid w:val="00D01914"/>
    <w:rsid w:val="00D01940"/>
    <w:rsid w:val="00D01AFC"/>
    <w:rsid w:val="00D02160"/>
    <w:rsid w:val="00D02417"/>
    <w:rsid w:val="00D02679"/>
    <w:rsid w:val="00D02862"/>
    <w:rsid w:val="00D030C3"/>
    <w:rsid w:val="00D034C0"/>
    <w:rsid w:val="00D03702"/>
    <w:rsid w:val="00D04116"/>
    <w:rsid w:val="00D04D6E"/>
    <w:rsid w:val="00D04ED8"/>
    <w:rsid w:val="00D05C29"/>
    <w:rsid w:val="00D06317"/>
    <w:rsid w:val="00D06450"/>
    <w:rsid w:val="00D0662F"/>
    <w:rsid w:val="00D06709"/>
    <w:rsid w:val="00D06916"/>
    <w:rsid w:val="00D07086"/>
    <w:rsid w:val="00D07917"/>
    <w:rsid w:val="00D07957"/>
    <w:rsid w:val="00D07D20"/>
    <w:rsid w:val="00D1001B"/>
    <w:rsid w:val="00D10198"/>
    <w:rsid w:val="00D10493"/>
    <w:rsid w:val="00D10AA8"/>
    <w:rsid w:val="00D10CD4"/>
    <w:rsid w:val="00D10E68"/>
    <w:rsid w:val="00D10EF2"/>
    <w:rsid w:val="00D112A9"/>
    <w:rsid w:val="00D114D3"/>
    <w:rsid w:val="00D11528"/>
    <w:rsid w:val="00D119F9"/>
    <w:rsid w:val="00D12665"/>
    <w:rsid w:val="00D129C5"/>
    <w:rsid w:val="00D129D7"/>
    <w:rsid w:val="00D12A68"/>
    <w:rsid w:val="00D13269"/>
    <w:rsid w:val="00D13318"/>
    <w:rsid w:val="00D1339F"/>
    <w:rsid w:val="00D133B5"/>
    <w:rsid w:val="00D1340B"/>
    <w:rsid w:val="00D1354F"/>
    <w:rsid w:val="00D13605"/>
    <w:rsid w:val="00D13630"/>
    <w:rsid w:val="00D1422E"/>
    <w:rsid w:val="00D14CF6"/>
    <w:rsid w:val="00D14F21"/>
    <w:rsid w:val="00D152DE"/>
    <w:rsid w:val="00D155A5"/>
    <w:rsid w:val="00D1565A"/>
    <w:rsid w:val="00D15A02"/>
    <w:rsid w:val="00D15B2B"/>
    <w:rsid w:val="00D15BC9"/>
    <w:rsid w:val="00D15C0E"/>
    <w:rsid w:val="00D15F5F"/>
    <w:rsid w:val="00D163A0"/>
    <w:rsid w:val="00D164A4"/>
    <w:rsid w:val="00D1650E"/>
    <w:rsid w:val="00D16607"/>
    <w:rsid w:val="00D16667"/>
    <w:rsid w:val="00D16A14"/>
    <w:rsid w:val="00D16D74"/>
    <w:rsid w:val="00D16FA9"/>
    <w:rsid w:val="00D16FB8"/>
    <w:rsid w:val="00D178CA"/>
    <w:rsid w:val="00D17A66"/>
    <w:rsid w:val="00D17B54"/>
    <w:rsid w:val="00D17E0B"/>
    <w:rsid w:val="00D203AF"/>
    <w:rsid w:val="00D2061E"/>
    <w:rsid w:val="00D20BEF"/>
    <w:rsid w:val="00D20F59"/>
    <w:rsid w:val="00D2111A"/>
    <w:rsid w:val="00D21152"/>
    <w:rsid w:val="00D21216"/>
    <w:rsid w:val="00D214EC"/>
    <w:rsid w:val="00D21914"/>
    <w:rsid w:val="00D21D26"/>
    <w:rsid w:val="00D21F89"/>
    <w:rsid w:val="00D22069"/>
    <w:rsid w:val="00D222D5"/>
    <w:rsid w:val="00D22344"/>
    <w:rsid w:val="00D226AD"/>
    <w:rsid w:val="00D2274E"/>
    <w:rsid w:val="00D228AA"/>
    <w:rsid w:val="00D22A41"/>
    <w:rsid w:val="00D22A6C"/>
    <w:rsid w:val="00D22B73"/>
    <w:rsid w:val="00D230A6"/>
    <w:rsid w:val="00D2328B"/>
    <w:rsid w:val="00D2362C"/>
    <w:rsid w:val="00D237B0"/>
    <w:rsid w:val="00D23919"/>
    <w:rsid w:val="00D23B79"/>
    <w:rsid w:val="00D23CCD"/>
    <w:rsid w:val="00D23F00"/>
    <w:rsid w:val="00D242D1"/>
    <w:rsid w:val="00D2459B"/>
    <w:rsid w:val="00D248F9"/>
    <w:rsid w:val="00D24A5A"/>
    <w:rsid w:val="00D256CC"/>
    <w:rsid w:val="00D257C4"/>
    <w:rsid w:val="00D259BF"/>
    <w:rsid w:val="00D25E6A"/>
    <w:rsid w:val="00D26593"/>
    <w:rsid w:val="00D267DE"/>
    <w:rsid w:val="00D269A0"/>
    <w:rsid w:val="00D26AED"/>
    <w:rsid w:val="00D26AFE"/>
    <w:rsid w:val="00D26D31"/>
    <w:rsid w:val="00D275B7"/>
    <w:rsid w:val="00D27E82"/>
    <w:rsid w:val="00D304CC"/>
    <w:rsid w:val="00D30748"/>
    <w:rsid w:val="00D307F3"/>
    <w:rsid w:val="00D3088A"/>
    <w:rsid w:val="00D30AA7"/>
    <w:rsid w:val="00D30B6A"/>
    <w:rsid w:val="00D30C69"/>
    <w:rsid w:val="00D30D2D"/>
    <w:rsid w:val="00D311F5"/>
    <w:rsid w:val="00D31261"/>
    <w:rsid w:val="00D316D6"/>
    <w:rsid w:val="00D31BFB"/>
    <w:rsid w:val="00D3208C"/>
    <w:rsid w:val="00D32419"/>
    <w:rsid w:val="00D324EC"/>
    <w:rsid w:val="00D32584"/>
    <w:rsid w:val="00D326DB"/>
    <w:rsid w:val="00D32771"/>
    <w:rsid w:val="00D32B2E"/>
    <w:rsid w:val="00D32E3E"/>
    <w:rsid w:val="00D337D7"/>
    <w:rsid w:val="00D33CE5"/>
    <w:rsid w:val="00D33D9D"/>
    <w:rsid w:val="00D34A1F"/>
    <w:rsid w:val="00D34AB5"/>
    <w:rsid w:val="00D34B51"/>
    <w:rsid w:val="00D34BB3"/>
    <w:rsid w:val="00D34D59"/>
    <w:rsid w:val="00D34F28"/>
    <w:rsid w:val="00D350E3"/>
    <w:rsid w:val="00D3526A"/>
    <w:rsid w:val="00D352F0"/>
    <w:rsid w:val="00D35409"/>
    <w:rsid w:val="00D356B1"/>
    <w:rsid w:val="00D359C3"/>
    <w:rsid w:val="00D359C9"/>
    <w:rsid w:val="00D35E15"/>
    <w:rsid w:val="00D35EEB"/>
    <w:rsid w:val="00D35FA0"/>
    <w:rsid w:val="00D36055"/>
    <w:rsid w:val="00D36313"/>
    <w:rsid w:val="00D36516"/>
    <w:rsid w:val="00D36AC2"/>
    <w:rsid w:val="00D36DB8"/>
    <w:rsid w:val="00D370C4"/>
    <w:rsid w:val="00D37334"/>
    <w:rsid w:val="00D3764D"/>
    <w:rsid w:val="00D37967"/>
    <w:rsid w:val="00D37B16"/>
    <w:rsid w:val="00D37C38"/>
    <w:rsid w:val="00D400C8"/>
    <w:rsid w:val="00D403FC"/>
    <w:rsid w:val="00D404F1"/>
    <w:rsid w:val="00D405AC"/>
    <w:rsid w:val="00D40E4A"/>
    <w:rsid w:val="00D41109"/>
    <w:rsid w:val="00D4111D"/>
    <w:rsid w:val="00D4141C"/>
    <w:rsid w:val="00D420C0"/>
    <w:rsid w:val="00D4275D"/>
    <w:rsid w:val="00D42AF2"/>
    <w:rsid w:val="00D42D18"/>
    <w:rsid w:val="00D42DD3"/>
    <w:rsid w:val="00D4304A"/>
    <w:rsid w:val="00D43367"/>
    <w:rsid w:val="00D4363C"/>
    <w:rsid w:val="00D43817"/>
    <w:rsid w:val="00D43911"/>
    <w:rsid w:val="00D43AEF"/>
    <w:rsid w:val="00D43B57"/>
    <w:rsid w:val="00D43FDE"/>
    <w:rsid w:val="00D442A5"/>
    <w:rsid w:val="00D44406"/>
    <w:rsid w:val="00D44847"/>
    <w:rsid w:val="00D44B0C"/>
    <w:rsid w:val="00D44D84"/>
    <w:rsid w:val="00D44E2A"/>
    <w:rsid w:val="00D44E59"/>
    <w:rsid w:val="00D4501A"/>
    <w:rsid w:val="00D45593"/>
    <w:rsid w:val="00D45869"/>
    <w:rsid w:val="00D46195"/>
    <w:rsid w:val="00D46374"/>
    <w:rsid w:val="00D464D7"/>
    <w:rsid w:val="00D46531"/>
    <w:rsid w:val="00D46573"/>
    <w:rsid w:val="00D46768"/>
    <w:rsid w:val="00D4696F"/>
    <w:rsid w:val="00D46A2F"/>
    <w:rsid w:val="00D46AB3"/>
    <w:rsid w:val="00D46DDB"/>
    <w:rsid w:val="00D47384"/>
    <w:rsid w:val="00D47477"/>
    <w:rsid w:val="00D477D4"/>
    <w:rsid w:val="00D478BB"/>
    <w:rsid w:val="00D4793D"/>
    <w:rsid w:val="00D47E3D"/>
    <w:rsid w:val="00D47E6E"/>
    <w:rsid w:val="00D50120"/>
    <w:rsid w:val="00D5022D"/>
    <w:rsid w:val="00D5029F"/>
    <w:rsid w:val="00D50384"/>
    <w:rsid w:val="00D5047F"/>
    <w:rsid w:val="00D505E4"/>
    <w:rsid w:val="00D506A2"/>
    <w:rsid w:val="00D50961"/>
    <w:rsid w:val="00D50981"/>
    <w:rsid w:val="00D5098A"/>
    <w:rsid w:val="00D50A0D"/>
    <w:rsid w:val="00D50AEF"/>
    <w:rsid w:val="00D510F5"/>
    <w:rsid w:val="00D511BD"/>
    <w:rsid w:val="00D512E7"/>
    <w:rsid w:val="00D514A3"/>
    <w:rsid w:val="00D51826"/>
    <w:rsid w:val="00D51A96"/>
    <w:rsid w:val="00D51B3D"/>
    <w:rsid w:val="00D522BC"/>
    <w:rsid w:val="00D528D1"/>
    <w:rsid w:val="00D52C68"/>
    <w:rsid w:val="00D52D37"/>
    <w:rsid w:val="00D52FD7"/>
    <w:rsid w:val="00D5312E"/>
    <w:rsid w:val="00D533A6"/>
    <w:rsid w:val="00D534A2"/>
    <w:rsid w:val="00D538F4"/>
    <w:rsid w:val="00D538FA"/>
    <w:rsid w:val="00D5391A"/>
    <w:rsid w:val="00D53CBA"/>
    <w:rsid w:val="00D53D50"/>
    <w:rsid w:val="00D54360"/>
    <w:rsid w:val="00D54664"/>
    <w:rsid w:val="00D54715"/>
    <w:rsid w:val="00D54865"/>
    <w:rsid w:val="00D55031"/>
    <w:rsid w:val="00D550F0"/>
    <w:rsid w:val="00D5514B"/>
    <w:rsid w:val="00D55A81"/>
    <w:rsid w:val="00D55F1B"/>
    <w:rsid w:val="00D5613A"/>
    <w:rsid w:val="00D561B0"/>
    <w:rsid w:val="00D5666E"/>
    <w:rsid w:val="00D56C57"/>
    <w:rsid w:val="00D56EAB"/>
    <w:rsid w:val="00D57432"/>
    <w:rsid w:val="00D5761F"/>
    <w:rsid w:val="00D57A42"/>
    <w:rsid w:val="00D57AAD"/>
    <w:rsid w:val="00D57C9C"/>
    <w:rsid w:val="00D601D7"/>
    <w:rsid w:val="00D6061D"/>
    <w:rsid w:val="00D607F4"/>
    <w:rsid w:val="00D60BD2"/>
    <w:rsid w:val="00D61849"/>
    <w:rsid w:val="00D61ED8"/>
    <w:rsid w:val="00D62055"/>
    <w:rsid w:val="00D621BC"/>
    <w:rsid w:val="00D628CC"/>
    <w:rsid w:val="00D628EB"/>
    <w:rsid w:val="00D6299A"/>
    <w:rsid w:val="00D62B5B"/>
    <w:rsid w:val="00D62DE0"/>
    <w:rsid w:val="00D62F05"/>
    <w:rsid w:val="00D62FA0"/>
    <w:rsid w:val="00D6310A"/>
    <w:rsid w:val="00D638E6"/>
    <w:rsid w:val="00D63DB9"/>
    <w:rsid w:val="00D63DBB"/>
    <w:rsid w:val="00D640D7"/>
    <w:rsid w:val="00D64192"/>
    <w:rsid w:val="00D642B5"/>
    <w:rsid w:val="00D64401"/>
    <w:rsid w:val="00D6447C"/>
    <w:rsid w:val="00D64DA0"/>
    <w:rsid w:val="00D64ED3"/>
    <w:rsid w:val="00D64F55"/>
    <w:rsid w:val="00D65336"/>
    <w:rsid w:val="00D65368"/>
    <w:rsid w:val="00D65947"/>
    <w:rsid w:val="00D660B8"/>
    <w:rsid w:val="00D6634C"/>
    <w:rsid w:val="00D6643E"/>
    <w:rsid w:val="00D664AD"/>
    <w:rsid w:val="00D6682B"/>
    <w:rsid w:val="00D66927"/>
    <w:rsid w:val="00D66942"/>
    <w:rsid w:val="00D66A73"/>
    <w:rsid w:val="00D66E1C"/>
    <w:rsid w:val="00D66EE4"/>
    <w:rsid w:val="00D67202"/>
    <w:rsid w:val="00D675EE"/>
    <w:rsid w:val="00D70161"/>
    <w:rsid w:val="00D7021A"/>
    <w:rsid w:val="00D7064B"/>
    <w:rsid w:val="00D706ED"/>
    <w:rsid w:val="00D7070F"/>
    <w:rsid w:val="00D709C6"/>
    <w:rsid w:val="00D70BF6"/>
    <w:rsid w:val="00D70D0D"/>
    <w:rsid w:val="00D70FA7"/>
    <w:rsid w:val="00D71589"/>
    <w:rsid w:val="00D71636"/>
    <w:rsid w:val="00D7163E"/>
    <w:rsid w:val="00D716FD"/>
    <w:rsid w:val="00D71700"/>
    <w:rsid w:val="00D71908"/>
    <w:rsid w:val="00D71A33"/>
    <w:rsid w:val="00D72301"/>
    <w:rsid w:val="00D72560"/>
    <w:rsid w:val="00D729A2"/>
    <w:rsid w:val="00D72C12"/>
    <w:rsid w:val="00D72C36"/>
    <w:rsid w:val="00D73417"/>
    <w:rsid w:val="00D73475"/>
    <w:rsid w:val="00D7359D"/>
    <w:rsid w:val="00D73733"/>
    <w:rsid w:val="00D737F5"/>
    <w:rsid w:val="00D73865"/>
    <w:rsid w:val="00D7393F"/>
    <w:rsid w:val="00D73B1B"/>
    <w:rsid w:val="00D741AB"/>
    <w:rsid w:val="00D74426"/>
    <w:rsid w:val="00D7457A"/>
    <w:rsid w:val="00D74AFE"/>
    <w:rsid w:val="00D74B4A"/>
    <w:rsid w:val="00D74F8B"/>
    <w:rsid w:val="00D751EC"/>
    <w:rsid w:val="00D7549F"/>
    <w:rsid w:val="00D75851"/>
    <w:rsid w:val="00D758CE"/>
    <w:rsid w:val="00D75EA3"/>
    <w:rsid w:val="00D7655C"/>
    <w:rsid w:val="00D765D1"/>
    <w:rsid w:val="00D76607"/>
    <w:rsid w:val="00D7674B"/>
    <w:rsid w:val="00D767FF"/>
    <w:rsid w:val="00D76824"/>
    <w:rsid w:val="00D76F83"/>
    <w:rsid w:val="00D77363"/>
    <w:rsid w:val="00D77397"/>
    <w:rsid w:val="00D776C2"/>
    <w:rsid w:val="00D77DD8"/>
    <w:rsid w:val="00D80688"/>
    <w:rsid w:val="00D8079A"/>
    <w:rsid w:val="00D808CA"/>
    <w:rsid w:val="00D80A84"/>
    <w:rsid w:val="00D80BC0"/>
    <w:rsid w:val="00D80C1B"/>
    <w:rsid w:val="00D80C46"/>
    <w:rsid w:val="00D80FEC"/>
    <w:rsid w:val="00D81079"/>
    <w:rsid w:val="00D81641"/>
    <w:rsid w:val="00D8169B"/>
    <w:rsid w:val="00D81B3B"/>
    <w:rsid w:val="00D81F41"/>
    <w:rsid w:val="00D81FE6"/>
    <w:rsid w:val="00D82236"/>
    <w:rsid w:val="00D824CD"/>
    <w:rsid w:val="00D82644"/>
    <w:rsid w:val="00D82E40"/>
    <w:rsid w:val="00D83227"/>
    <w:rsid w:val="00D83875"/>
    <w:rsid w:val="00D83A12"/>
    <w:rsid w:val="00D83ABE"/>
    <w:rsid w:val="00D83BA7"/>
    <w:rsid w:val="00D83F08"/>
    <w:rsid w:val="00D8405F"/>
    <w:rsid w:val="00D844A9"/>
    <w:rsid w:val="00D847D8"/>
    <w:rsid w:val="00D84906"/>
    <w:rsid w:val="00D849DB"/>
    <w:rsid w:val="00D84CC3"/>
    <w:rsid w:val="00D84D4D"/>
    <w:rsid w:val="00D84F90"/>
    <w:rsid w:val="00D85191"/>
    <w:rsid w:val="00D852B6"/>
    <w:rsid w:val="00D853D2"/>
    <w:rsid w:val="00D85878"/>
    <w:rsid w:val="00D85951"/>
    <w:rsid w:val="00D85A24"/>
    <w:rsid w:val="00D8652A"/>
    <w:rsid w:val="00D86537"/>
    <w:rsid w:val="00D86AF8"/>
    <w:rsid w:val="00D86C73"/>
    <w:rsid w:val="00D86D17"/>
    <w:rsid w:val="00D86F7A"/>
    <w:rsid w:val="00D873F0"/>
    <w:rsid w:val="00D87403"/>
    <w:rsid w:val="00D8742B"/>
    <w:rsid w:val="00D8759B"/>
    <w:rsid w:val="00D879B5"/>
    <w:rsid w:val="00D87C0F"/>
    <w:rsid w:val="00D87D0E"/>
    <w:rsid w:val="00D87EB9"/>
    <w:rsid w:val="00D90187"/>
    <w:rsid w:val="00D90436"/>
    <w:rsid w:val="00D906B2"/>
    <w:rsid w:val="00D907A4"/>
    <w:rsid w:val="00D908CD"/>
    <w:rsid w:val="00D90BCD"/>
    <w:rsid w:val="00D90DBF"/>
    <w:rsid w:val="00D90DF9"/>
    <w:rsid w:val="00D90E4F"/>
    <w:rsid w:val="00D90E84"/>
    <w:rsid w:val="00D916BD"/>
    <w:rsid w:val="00D91832"/>
    <w:rsid w:val="00D9198D"/>
    <w:rsid w:val="00D91A19"/>
    <w:rsid w:val="00D91F01"/>
    <w:rsid w:val="00D92109"/>
    <w:rsid w:val="00D921DF"/>
    <w:rsid w:val="00D921F1"/>
    <w:rsid w:val="00D9221C"/>
    <w:rsid w:val="00D922F5"/>
    <w:rsid w:val="00D923A0"/>
    <w:rsid w:val="00D92DAD"/>
    <w:rsid w:val="00D92DF8"/>
    <w:rsid w:val="00D92E81"/>
    <w:rsid w:val="00D931CB"/>
    <w:rsid w:val="00D931D2"/>
    <w:rsid w:val="00D93295"/>
    <w:rsid w:val="00D939A3"/>
    <w:rsid w:val="00D93C22"/>
    <w:rsid w:val="00D93DC4"/>
    <w:rsid w:val="00D93DE3"/>
    <w:rsid w:val="00D9477F"/>
    <w:rsid w:val="00D948B3"/>
    <w:rsid w:val="00D95010"/>
    <w:rsid w:val="00D9509A"/>
    <w:rsid w:val="00D951FC"/>
    <w:rsid w:val="00D9541B"/>
    <w:rsid w:val="00D95641"/>
    <w:rsid w:val="00D95661"/>
    <w:rsid w:val="00D95710"/>
    <w:rsid w:val="00D959D3"/>
    <w:rsid w:val="00D95B67"/>
    <w:rsid w:val="00D95F1D"/>
    <w:rsid w:val="00D962D7"/>
    <w:rsid w:val="00D96418"/>
    <w:rsid w:val="00D967D5"/>
    <w:rsid w:val="00D96FAA"/>
    <w:rsid w:val="00D97463"/>
    <w:rsid w:val="00D9749C"/>
    <w:rsid w:val="00D975B4"/>
    <w:rsid w:val="00D97700"/>
    <w:rsid w:val="00D97A6E"/>
    <w:rsid w:val="00D97AF2"/>
    <w:rsid w:val="00D97B48"/>
    <w:rsid w:val="00DA0439"/>
    <w:rsid w:val="00DA048A"/>
    <w:rsid w:val="00DA08DA"/>
    <w:rsid w:val="00DA0970"/>
    <w:rsid w:val="00DA0991"/>
    <w:rsid w:val="00DA09AF"/>
    <w:rsid w:val="00DA0B46"/>
    <w:rsid w:val="00DA0C86"/>
    <w:rsid w:val="00DA0D2A"/>
    <w:rsid w:val="00DA1020"/>
    <w:rsid w:val="00DA105C"/>
    <w:rsid w:val="00DA108B"/>
    <w:rsid w:val="00DA1590"/>
    <w:rsid w:val="00DA15B6"/>
    <w:rsid w:val="00DA1D8F"/>
    <w:rsid w:val="00DA21EA"/>
    <w:rsid w:val="00DA2594"/>
    <w:rsid w:val="00DA263C"/>
    <w:rsid w:val="00DA3668"/>
    <w:rsid w:val="00DA38A8"/>
    <w:rsid w:val="00DA39AC"/>
    <w:rsid w:val="00DA39BD"/>
    <w:rsid w:val="00DA3B61"/>
    <w:rsid w:val="00DA410A"/>
    <w:rsid w:val="00DA46C2"/>
    <w:rsid w:val="00DA4705"/>
    <w:rsid w:val="00DA4C70"/>
    <w:rsid w:val="00DA4CB4"/>
    <w:rsid w:val="00DA5327"/>
    <w:rsid w:val="00DA53B6"/>
    <w:rsid w:val="00DA57AE"/>
    <w:rsid w:val="00DA5A96"/>
    <w:rsid w:val="00DA5EB1"/>
    <w:rsid w:val="00DA6463"/>
    <w:rsid w:val="00DA6925"/>
    <w:rsid w:val="00DA7BAC"/>
    <w:rsid w:val="00DA7EF3"/>
    <w:rsid w:val="00DB04B0"/>
    <w:rsid w:val="00DB05B6"/>
    <w:rsid w:val="00DB0A48"/>
    <w:rsid w:val="00DB0EB3"/>
    <w:rsid w:val="00DB0F37"/>
    <w:rsid w:val="00DB18A8"/>
    <w:rsid w:val="00DB1A23"/>
    <w:rsid w:val="00DB1C47"/>
    <w:rsid w:val="00DB1D00"/>
    <w:rsid w:val="00DB1E06"/>
    <w:rsid w:val="00DB1E1B"/>
    <w:rsid w:val="00DB1FC5"/>
    <w:rsid w:val="00DB2093"/>
    <w:rsid w:val="00DB21AD"/>
    <w:rsid w:val="00DB22D4"/>
    <w:rsid w:val="00DB22E9"/>
    <w:rsid w:val="00DB230E"/>
    <w:rsid w:val="00DB24F3"/>
    <w:rsid w:val="00DB28C5"/>
    <w:rsid w:val="00DB31B9"/>
    <w:rsid w:val="00DB339F"/>
    <w:rsid w:val="00DB33B1"/>
    <w:rsid w:val="00DB34C0"/>
    <w:rsid w:val="00DB3651"/>
    <w:rsid w:val="00DB37B9"/>
    <w:rsid w:val="00DB3882"/>
    <w:rsid w:val="00DB3B7F"/>
    <w:rsid w:val="00DB3BA7"/>
    <w:rsid w:val="00DB3DC9"/>
    <w:rsid w:val="00DB3F96"/>
    <w:rsid w:val="00DB437E"/>
    <w:rsid w:val="00DB46B0"/>
    <w:rsid w:val="00DB4822"/>
    <w:rsid w:val="00DB4932"/>
    <w:rsid w:val="00DB49CA"/>
    <w:rsid w:val="00DB49F3"/>
    <w:rsid w:val="00DB4C05"/>
    <w:rsid w:val="00DB4CB9"/>
    <w:rsid w:val="00DB4D29"/>
    <w:rsid w:val="00DB4DDD"/>
    <w:rsid w:val="00DB4FC3"/>
    <w:rsid w:val="00DB512C"/>
    <w:rsid w:val="00DB51CE"/>
    <w:rsid w:val="00DB53EA"/>
    <w:rsid w:val="00DB566D"/>
    <w:rsid w:val="00DB57EC"/>
    <w:rsid w:val="00DB5CBB"/>
    <w:rsid w:val="00DB5D07"/>
    <w:rsid w:val="00DB6063"/>
    <w:rsid w:val="00DB63ED"/>
    <w:rsid w:val="00DB6693"/>
    <w:rsid w:val="00DB6BFD"/>
    <w:rsid w:val="00DB6FFF"/>
    <w:rsid w:val="00DB70DD"/>
    <w:rsid w:val="00DB73BF"/>
    <w:rsid w:val="00DB74DE"/>
    <w:rsid w:val="00DB7597"/>
    <w:rsid w:val="00DB7810"/>
    <w:rsid w:val="00DB79F0"/>
    <w:rsid w:val="00DB7EB8"/>
    <w:rsid w:val="00DB7F86"/>
    <w:rsid w:val="00DC0485"/>
    <w:rsid w:val="00DC0B8D"/>
    <w:rsid w:val="00DC0C0D"/>
    <w:rsid w:val="00DC0DBE"/>
    <w:rsid w:val="00DC0EA5"/>
    <w:rsid w:val="00DC1430"/>
    <w:rsid w:val="00DC18CB"/>
    <w:rsid w:val="00DC1F54"/>
    <w:rsid w:val="00DC23DF"/>
    <w:rsid w:val="00DC2511"/>
    <w:rsid w:val="00DC2C48"/>
    <w:rsid w:val="00DC2D6B"/>
    <w:rsid w:val="00DC33CB"/>
    <w:rsid w:val="00DC3908"/>
    <w:rsid w:val="00DC3BBD"/>
    <w:rsid w:val="00DC3F3F"/>
    <w:rsid w:val="00DC420E"/>
    <w:rsid w:val="00DC45A3"/>
    <w:rsid w:val="00DC4637"/>
    <w:rsid w:val="00DC4A01"/>
    <w:rsid w:val="00DC4B22"/>
    <w:rsid w:val="00DC4C5A"/>
    <w:rsid w:val="00DC4CCE"/>
    <w:rsid w:val="00DC4F7F"/>
    <w:rsid w:val="00DC4FA4"/>
    <w:rsid w:val="00DC5191"/>
    <w:rsid w:val="00DC55C6"/>
    <w:rsid w:val="00DC587D"/>
    <w:rsid w:val="00DC58B0"/>
    <w:rsid w:val="00DC5913"/>
    <w:rsid w:val="00DC594B"/>
    <w:rsid w:val="00DC5F5D"/>
    <w:rsid w:val="00DC60F8"/>
    <w:rsid w:val="00DC6537"/>
    <w:rsid w:val="00DC66AE"/>
    <w:rsid w:val="00DC6732"/>
    <w:rsid w:val="00DC6813"/>
    <w:rsid w:val="00DC69C7"/>
    <w:rsid w:val="00DC6C0F"/>
    <w:rsid w:val="00DC6C3F"/>
    <w:rsid w:val="00DC74FE"/>
    <w:rsid w:val="00DC75CC"/>
    <w:rsid w:val="00DC793C"/>
    <w:rsid w:val="00DC7A6B"/>
    <w:rsid w:val="00DD02FC"/>
    <w:rsid w:val="00DD04B3"/>
    <w:rsid w:val="00DD0596"/>
    <w:rsid w:val="00DD05A2"/>
    <w:rsid w:val="00DD08E0"/>
    <w:rsid w:val="00DD0BE8"/>
    <w:rsid w:val="00DD0C50"/>
    <w:rsid w:val="00DD101B"/>
    <w:rsid w:val="00DD171D"/>
    <w:rsid w:val="00DD17D1"/>
    <w:rsid w:val="00DD1A17"/>
    <w:rsid w:val="00DD1ADA"/>
    <w:rsid w:val="00DD1B95"/>
    <w:rsid w:val="00DD1DBE"/>
    <w:rsid w:val="00DD28CB"/>
    <w:rsid w:val="00DD2940"/>
    <w:rsid w:val="00DD2AE6"/>
    <w:rsid w:val="00DD2E99"/>
    <w:rsid w:val="00DD3435"/>
    <w:rsid w:val="00DD34A3"/>
    <w:rsid w:val="00DD3578"/>
    <w:rsid w:val="00DD3664"/>
    <w:rsid w:val="00DD3683"/>
    <w:rsid w:val="00DD39F6"/>
    <w:rsid w:val="00DD3E1B"/>
    <w:rsid w:val="00DD3F53"/>
    <w:rsid w:val="00DD3F59"/>
    <w:rsid w:val="00DD483F"/>
    <w:rsid w:val="00DD4895"/>
    <w:rsid w:val="00DD4A5F"/>
    <w:rsid w:val="00DD4CAA"/>
    <w:rsid w:val="00DD5205"/>
    <w:rsid w:val="00DD58CE"/>
    <w:rsid w:val="00DD58E0"/>
    <w:rsid w:val="00DD5AC2"/>
    <w:rsid w:val="00DD5D27"/>
    <w:rsid w:val="00DD64D8"/>
    <w:rsid w:val="00DD6563"/>
    <w:rsid w:val="00DD6656"/>
    <w:rsid w:val="00DD6753"/>
    <w:rsid w:val="00DD688C"/>
    <w:rsid w:val="00DD6F68"/>
    <w:rsid w:val="00DD7442"/>
    <w:rsid w:val="00DD76BF"/>
    <w:rsid w:val="00DD784A"/>
    <w:rsid w:val="00DD7AF8"/>
    <w:rsid w:val="00DD7BCF"/>
    <w:rsid w:val="00DD7DB6"/>
    <w:rsid w:val="00DD7ECB"/>
    <w:rsid w:val="00DD7EFE"/>
    <w:rsid w:val="00DE02BE"/>
    <w:rsid w:val="00DE05EF"/>
    <w:rsid w:val="00DE0A84"/>
    <w:rsid w:val="00DE0AF2"/>
    <w:rsid w:val="00DE0CC6"/>
    <w:rsid w:val="00DE0CD5"/>
    <w:rsid w:val="00DE0EA4"/>
    <w:rsid w:val="00DE0F21"/>
    <w:rsid w:val="00DE10DD"/>
    <w:rsid w:val="00DE126A"/>
    <w:rsid w:val="00DE132C"/>
    <w:rsid w:val="00DE16B9"/>
    <w:rsid w:val="00DE1728"/>
    <w:rsid w:val="00DE1A69"/>
    <w:rsid w:val="00DE1BAA"/>
    <w:rsid w:val="00DE1DFE"/>
    <w:rsid w:val="00DE1F5C"/>
    <w:rsid w:val="00DE1FF5"/>
    <w:rsid w:val="00DE26EA"/>
    <w:rsid w:val="00DE272A"/>
    <w:rsid w:val="00DE2DBB"/>
    <w:rsid w:val="00DE2F28"/>
    <w:rsid w:val="00DE31A4"/>
    <w:rsid w:val="00DE32B2"/>
    <w:rsid w:val="00DE3E9B"/>
    <w:rsid w:val="00DE402D"/>
    <w:rsid w:val="00DE4064"/>
    <w:rsid w:val="00DE412B"/>
    <w:rsid w:val="00DE453E"/>
    <w:rsid w:val="00DE45E4"/>
    <w:rsid w:val="00DE467E"/>
    <w:rsid w:val="00DE4753"/>
    <w:rsid w:val="00DE4784"/>
    <w:rsid w:val="00DE4855"/>
    <w:rsid w:val="00DE49F9"/>
    <w:rsid w:val="00DE4B11"/>
    <w:rsid w:val="00DE4CA9"/>
    <w:rsid w:val="00DE4D5C"/>
    <w:rsid w:val="00DE4E04"/>
    <w:rsid w:val="00DE503D"/>
    <w:rsid w:val="00DE5178"/>
    <w:rsid w:val="00DE5202"/>
    <w:rsid w:val="00DE5BA4"/>
    <w:rsid w:val="00DE5FDB"/>
    <w:rsid w:val="00DE60A5"/>
    <w:rsid w:val="00DE6665"/>
    <w:rsid w:val="00DE675D"/>
    <w:rsid w:val="00DE6A11"/>
    <w:rsid w:val="00DE6B54"/>
    <w:rsid w:val="00DE6B58"/>
    <w:rsid w:val="00DE6B5A"/>
    <w:rsid w:val="00DE6DEE"/>
    <w:rsid w:val="00DE714F"/>
    <w:rsid w:val="00DE719E"/>
    <w:rsid w:val="00DE7440"/>
    <w:rsid w:val="00DE7C8F"/>
    <w:rsid w:val="00DE7D7F"/>
    <w:rsid w:val="00DF02EC"/>
    <w:rsid w:val="00DF06A6"/>
    <w:rsid w:val="00DF0C79"/>
    <w:rsid w:val="00DF1072"/>
    <w:rsid w:val="00DF12AF"/>
    <w:rsid w:val="00DF12D7"/>
    <w:rsid w:val="00DF1861"/>
    <w:rsid w:val="00DF1873"/>
    <w:rsid w:val="00DF1ADF"/>
    <w:rsid w:val="00DF2882"/>
    <w:rsid w:val="00DF2DDB"/>
    <w:rsid w:val="00DF2E59"/>
    <w:rsid w:val="00DF3080"/>
    <w:rsid w:val="00DF31A8"/>
    <w:rsid w:val="00DF3662"/>
    <w:rsid w:val="00DF37AF"/>
    <w:rsid w:val="00DF395F"/>
    <w:rsid w:val="00DF4075"/>
    <w:rsid w:val="00DF4131"/>
    <w:rsid w:val="00DF41E5"/>
    <w:rsid w:val="00DF43F7"/>
    <w:rsid w:val="00DF440E"/>
    <w:rsid w:val="00DF4EAB"/>
    <w:rsid w:val="00DF51D9"/>
    <w:rsid w:val="00DF5321"/>
    <w:rsid w:val="00DF54C1"/>
    <w:rsid w:val="00DF5ACC"/>
    <w:rsid w:val="00DF5D05"/>
    <w:rsid w:val="00DF5F03"/>
    <w:rsid w:val="00DF6135"/>
    <w:rsid w:val="00DF68BA"/>
    <w:rsid w:val="00DF69F5"/>
    <w:rsid w:val="00DF6BC5"/>
    <w:rsid w:val="00DF6BE7"/>
    <w:rsid w:val="00DF6C93"/>
    <w:rsid w:val="00DF6D3F"/>
    <w:rsid w:val="00DF720D"/>
    <w:rsid w:val="00DF7219"/>
    <w:rsid w:val="00DF730E"/>
    <w:rsid w:val="00DF76FC"/>
    <w:rsid w:val="00DF7B23"/>
    <w:rsid w:val="00DF7C78"/>
    <w:rsid w:val="00DF7D01"/>
    <w:rsid w:val="00DF7E27"/>
    <w:rsid w:val="00E001C4"/>
    <w:rsid w:val="00E002F7"/>
    <w:rsid w:val="00E005DF"/>
    <w:rsid w:val="00E0091C"/>
    <w:rsid w:val="00E00A29"/>
    <w:rsid w:val="00E00B56"/>
    <w:rsid w:val="00E00C6F"/>
    <w:rsid w:val="00E00C96"/>
    <w:rsid w:val="00E00DB6"/>
    <w:rsid w:val="00E00E73"/>
    <w:rsid w:val="00E00ED5"/>
    <w:rsid w:val="00E00F6E"/>
    <w:rsid w:val="00E011C0"/>
    <w:rsid w:val="00E018E5"/>
    <w:rsid w:val="00E01E54"/>
    <w:rsid w:val="00E01F10"/>
    <w:rsid w:val="00E024F9"/>
    <w:rsid w:val="00E02886"/>
    <w:rsid w:val="00E02A95"/>
    <w:rsid w:val="00E02BAF"/>
    <w:rsid w:val="00E02C89"/>
    <w:rsid w:val="00E02D3F"/>
    <w:rsid w:val="00E03064"/>
    <w:rsid w:val="00E034E2"/>
    <w:rsid w:val="00E03E50"/>
    <w:rsid w:val="00E044C1"/>
    <w:rsid w:val="00E04708"/>
    <w:rsid w:val="00E048EC"/>
    <w:rsid w:val="00E04B2A"/>
    <w:rsid w:val="00E04D33"/>
    <w:rsid w:val="00E04DAB"/>
    <w:rsid w:val="00E04DB6"/>
    <w:rsid w:val="00E04DC5"/>
    <w:rsid w:val="00E05655"/>
    <w:rsid w:val="00E0565B"/>
    <w:rsid w:val="00E05BDB"/>
    <w:rsid w:val="00E05DEA"/>
    <w:rsid w:val="00E05EA7"/>
    <w:rsid w:val="00E06097"/>
    <w:rsid w:val="00E0738C"/>
    <w:rsid w:val="00E07395"/>
    <w:rsid w:val="00E0744B"/>
    <w:rsid w:val="00E075BA"/>
    <w:rsid w:val="00E07784"/>
    <w:rsid w:val="00E07D8C"/>
    <w:rsid w:val="00E101E9"/>
    <w:rsid w:val="00E1091F"/>
    <w:rsid w:val="00E10CAF"/>
    <w:rsid w:val="00E10F0A"/>
    <w:rsid w:val="00E10F51"/>
    <w:rsid w:val="00E11470"/>
    <w:rsid w:val="00E116BE"/>
    <w:rsid w:val="00E11E0D"/>
    <w:rsid w:val="00E12008"/>
    <w:rsid w:val="00E12110"/>
    <w:rsid w:val="00E12175"/>
    <w:rsid w:val="00E1231B"/>
    <w:rsid w:val="00E124E1"/>
    <w:rsid w:val="00E1256C"/>
    <w:rsid w:val="00E125FC"/>
    <w:rsid w:val="00E12847"/>
    <w:rsid w:val="00E12A4D"/>
    <w:rsid w:val="00E12B19"/>
    <w:rsid w:val="00E131F1"/>
    <w:rsid w:val="00E1330A"/>
    <w:rsid w:val="00E13603"/>
    <w:rsid w:val="00E13771"/>
    <w:rsid w:val="00E138C7"/>
    <w:rsid w:val="00E13AFC"/>
    <w:rsid w:val="00E13B3A"/>
    <w:rsid w:val="00E13B89"/>
    <w:rsid w:val="00E141E7"/>
    <w:rsid w:val="00E1425A"/>
    <w:rsid w:val="00E142FE"/>
    <w:rsid w:val="00E143E5"/>
    <w:rsid w:val="00E14DCE"/>
    <w:rsid w:val="00E14EA8"/>
    <w:rsid w:val="00E151E8"/>
    <w:rsid w:val="00E15391"/>
    <w:rsid w:val="00E15DBC"/>
    <w:rsid w:val="00E16462"/>
    <w:rsid w:val="00E1650C"/>
    <w:rsid w:val="00E169CD"/>
    <w:rsid w:val="00E169ED"/>
    <w:rsid w:val="00E16C4F"/>
    <w:rsid w:val="00E16DD9"/>
    <w:rsid w:val="00E177CF"/>
    <w:rsid w:val="00E17AE8"/>
    <w:rsid w:val="00E17E58"/>
    <w:rsid w:val="00E2021C"/>
    <w:rsid w:val="00E2031A"/>
    <w:rsid w:val="00E2032C"/>
    <w:rsid w:val="00E2084D"/>
    <w:rsid w:val="00E20947"/>
    <w:rsid w:val="00E20949"/>
    <w:rsid w:val="00E209EA"/>
    <w:rsid w:val="00E20A36"/>
    <w:rsid w:val="00E2105D"/>
    <w:rsid w:val="00E210D9"/>
    <w:rsid w:val="00E2120D"/>
    <w:rsid w:val="00E214AB"/>
    <w:rsid w:val="00E218D6"/>
    <w:rsid w:val="00E21D70"/>
    <w:rsid w:val="00E22076"/>
    <w:rsid w:val="00E222FD"/>
    <w:rsid w:val="00E2286D"/>
    <w:rsid w:val="00E22962"/>
    <w:rsid w:val="00E22CC8"/>
    <w:rsid w:val="00E22E59"/>
    <w:rsid w:val="00E22E92"/>
    <w:rsid w:val="00E22F5B"/>
    <w:rsid w:val="00E231D2"/>
    <w:rsid w:val="00E233A4"/>
    <w:rsid w:val="00E236D1"/>
    <w:rsid w:val="00E24B05"/>
    <w:rsid w:val="00E25410"/>
    <w:rsid w:val="00E254BA"/>
    <w:rsid w:val="00E255B6"/>
    <w:rsid w:val="00E256C6"/>
    <w:rsid w:val="00E25D00"/>
    <w:rsid w:val="00E25D9A"/>
    <w:rsid w:val="00E25FFE"/>
    <w:rsid w:val="00E26084"/>
    <w:rsid w:val="00E26272"/>
    <w:rsid w:val="00E27477"/>
    <w:rsid w:val="00E2749B"/>
    <w:rsid w:val="00E274BB"/>
    <w:rsid w:val="00E27501"/>
    <w:rsid w:val="00E276E3"/>
    <w:rsid w:val="00E2793A"/>
    <w:rsid w:val="00E27B9F"/>
    <w:rsid w:val="00E27C1B"/>
    <w:rsid w:val="00E27C92"/>
    <w:rsid w:val="00E27CCB"/>
    <w:rsid w:val="00E27DA4"/>
    <w:rsid w:val="00E302E2"/>
    <w:rsid w:val="00E30331"/>
    <w:rsid w:val="00E30BD5"/>
    <w:rsid w:val="00E30C08"/>
    <w:rsid w:val="00E30DBA"/>
    <w:rsid w:val="00E31020"/>
    <w:rsid w:val="00E3102B"/>
    <w:rsid w:val="00E31A8A"/>
    <w:rsid w:val="00E31D0E"/>
    <w:rsid w:val="00E31D47"/>
    <w:rsid w:val="00E31DA1"/>
    <w:rsid w:val="00E324AC"/>
    <w:rsid w:val="00E325F6"/>
    <w:rsid w:val="00E328DA"/>
    <w:rsid w:val="00E328DC"/>
    <w:rsid w:val="00E3315B"/>
    <w:rsid w:val="00E3319C"/>
    <w:rsid w:val="00E33BDC"/>
    <w:rsid w:val="00E33F09"/>
    <w:rsid w:val="00E345EB"/>
    <w:rsid w:val="00E34710"/>
    <w:rsid w:val="00E34E25"/>
    <w:rsid w:val="00E35069"/>
    <w:rsid w:val="00E357E0"/>
    <w:rsid w:val="00E35ADF"/>
    <w:rsid w:val="00E35BC0"/>
    <w:rsid w:val="00E35CAC"/>
    <w:rsid w:val="00E35E78"/>
    <w:rsid w:val="00E35F51"/>
    <w:rsid w:val="00E35FBD"/>
    <w:rsid w:val="00E35FBE"/>
    <w:rsid w:val="00E362D4"/>
    <w:rsid w:val="00E37021"/>
    <w:rsid w:val="00E3711A"/>
    <w:rsid w:val="00E371B0"/>
    <w:rsid w:val="00E371B3"/>
    <w:rsid w:val="00E373BD"/>
    <w:rsid w:val="00E374C7"/>
    <w:rsid w:val="00E379F0"/>
    <w:rsid w:val="00E37B90"/>
    <w:rsid w:val="00E37BAF"/>
    <w:rsid w:val="00E37C69"/>
    <w:rsid w:val="00E37CBF"/>
    <w:rsid w:val="00E40541"/>
    <w:rsid w:val="00E40B91"/>
    <w:rsid w:val="00E40BCB"/>
    <w:rsid w:val="00E40D20"/>
    <w:rsid w:val="00E40E6B"/>
    <w:rsid w:val="00E41146"/>
    <w:rsid w:val="00E41536"/>
    <w:rsid w:val="00E4199F"/>
    <w:rsid w:val="00E41A26"/>
    <w:rsid w:val="00E41A28"/>
    <w:rsid w:val="00E41DEF"/>
    <w:rsid w:val="00E41EDA"/>
    <w:rsid w:val="00E421FE"/>
    <w:rsid w:val="00E423EE"/>
    <w:rsid w:val="00E429AD"/>
    <w:rsid w:val="00E42AEF"/>
    <w:rsid w:val="00E42B35"/>
    <w:rsid w:val="00E43030"/>
    <w:rsid w:val="00E430D1"/>
    <w:rsid w:val="00E433F6"/>
    <w:rsid w:val="00E43636"/>
    <w:rsid w:val="00E43950"/>
    <w:rsid w:val="00E43A5F"/>
    <w:rsid w:val="00E43E53"/>
    <w:rsid w:val="00E43F16"/>
    <w:rsid w:val="00E43FA4"/>
    <w:rsid w:val="00E441EB"/>
    <w:rsid w:val="00E445B5"/>
    <w:rsid w:val="00E446D6"/>
    <w:rsid w:val="00E44975"/>
    <w:rsid w:val="00E449B2"/>
    <w:rsid w:val="00E449B3"/>
    <w:rsid w:val="00E44A85"/>
    <w:rsid w:val="00E45304"/>
    <w:rsid w:val="00E454E1"/>
    <w:rsid w:val="00E455F0"/>
    <w:rsid w:val="00E4564C"/>
    <w:rsid w:val="00E45A4D"/>
    <w:rsid w:val="00E45CA5"/>
    <w:rsid w:val="00E4616C"/>
    <w:rsid w:val="00E466D0"/>
    <w:rsid w:val="00E46778"/>
    <w:rsid w:val="00E46838"/>
    <w:rsid w:val="00E469E8"/>
    <w:rsid w:val="00E46C8E"/>
    <w:rsid w:val="00E470B5"/>
    <w:rsid w:val="00E4727E"/>
    <w:rsid w:val="00E4750B"/>
    <w:rsid w:val="00E47828"/>
    <w:rsid w:val="00E4792D"/>
    <w:rsid w:val="00E47A32"/>
    <w:rsid w:val="00E47CDD"/>
    <w:rsid w:val="00E47EFF"/>
    <w:rsid w:val="00E47F66"/>
    <w:rsid w:val="00E500B1"/>
    <w:rsid w:val="00E50153"/>
    <w:rsid w:val="00E50A2C"/>
    <w:rsid w:val="00E50C08"/>
    <w:rsid w:val="00E50C88"/>
    <w:rsid w:val="00E50F29"/>
    <w:rsid w:val="00E51616"/>
    <w:rsid w:val="00E52372"/>
    <w:rsid w:val="00E523D6"/>
    <w:rsid w:val="00E52475"/>
    <w:rsid w:val="00E52939"/>
    <w:rsid w:val="00E52AA5"/>
    <w:rsid w:val="00E5337A"/>
    <w:rsid w:val="00E534A2"/>
    <w:rsid w:val="00E534DE"/>
    <w:rsid w:val="00E538B8"/>
    <w:rsid w:val="00E53A0E"/>
    <w:rsid w:val="00E53A7E"/>
    <w:rsid w:val="00E53E21"/>
    <w:rsid w:val="00E5428C"/>
    <w:rsid w:val="00E54585"/>
    <w:rsid w:val="00E545DB"/>
    <w:rsid w:val="00E54698"/>
    <w:rsid w:val="00E54703"/>
    <w:rsid w:val="00E54B6E"/>
    <w:rsid w:val="00E54B9A"/>
    <w:rsid w:val="00E55622"/>
    <w:rsid w:val="00E55F29"/>
    <w:rsid w:val="00E5607B"/>
    <w:rsid w:val="00E5622A"/>
    <w:rsid w:val="00E56408"/>
    <w:rsid w:val="00E5671C"/>
    <w:rsid w:val="00E56CF3"/>
    <w:rsid w:val="00E57273"/>
    <w:rsid w:val="00E578BF"/>
    <w:rsid w:val="00E579A3"/>
    <w:rsid w:val="00E57AA2"/>
    <w:rsid w:val="00E57AC2"/>
    <w:rsid w:val="00E57C1B"/>
    <w:rsid w:val="00E57D10"/>
    <w:rsid w:val="00E57E03"/>
    <w:rsid w:val="00E57E47"/>
    <w:rsid w:val="00E57EC4"/>
    <w:rsid w:val="00E602D2"/>
    <w:rsid w:val="00E60480"/>
    <w:rsid w:val="00E60499"/>
    <w:rsid w:val="00E60BAD"/>
    <w:rsid w:val="00E60D2F"/>
    <w:rsid w:val="00E60F62"/>
    <w:rsid w:val="00E6135B"/>
    <w:rsid w:val="00E61581"/>
    <w:rsid w:val="00E61B48"/>
    <w:rsid w:val="00E61BCD"/>
    <w:rsid w:val="00E61C3F"/>
    <w:rsid w:val="00E61E69"/>
    <w:rsid w:val="00E61F7C"/>
    <w:rsid w:val="00E620BC"/>
    <w:rsid w:val="00E620CE"/>
    <w:rsid w:val="00E6266B"/>
    <w:rsid w:val="00E628E2"/>
    <w:rsid w:val="00E62A38"/>
    <w:rsid w:val="00E62B6C"/>
    <w:rsid w:val="00E62FAC"/>
    <w:rsid w:val="00E62FD7"/>
    <w:rsid w:val="00E6313C"/>
    <w:rsid w:val="00E63698"/>
    <w:rsid w:val="00E63732"/>
    <w:rsid w:val="00E6373E"/>
    <w:rsid w:val="00E6398A"/>
    <w:rsid w:val="00E63ECB"/>
    <w:rsid w:val="00E64101"/>
    <w:rsid w:val="00E648F7"/>
    <w:rsid w:val="00E64AE9"/>
    <w:rsid w:val="00E64DD7"/>
    <w:rsid w:val="00E65034"/>
    <w:rsid w:val="00E65086"/>
    <w:rsid w:val="00E6509E"/>
    <w:rsid w:val="00E6511D"/>
    <w:rsid w:val="00E6554B"/>
    <w:rsid w:val="00E65D86"/>
    <w:rsid w:val="00E6602F"/>
    <w:rsid w:val="00E66615"/>
    <w:rsid w:val="00E66F6D"/>
    <w:rsid w:val="00E66FFA"/>
    <w:rsid w:val="00E67255"/>
    <w:rsid w:val="00E67454"/>
    <w:rsid w:val="00E674CA"/>
    <w:rsid w:val="00E6790B"/>
    <w:rsid w:val="00E6794F"/>
    <w:rsid w:val="00E67ADC"/>
    <w:rsid w:val="00E67CFE"/>
    <w:rsid w:val="00E67F4E"/>
    <w:rsid w:val="00E704B2"/>
    <w:rsid w:val="00E7056E"/>
    <w:rsid w:val="00E705C1"/>
    <w:rsid w:val="00E7080F"/>
    <w:rsid w:val="00E70AD5"/>
    <w:rsid w:val="00E70B22"/>
    <w:rsid w:val="00E71A15"/>
    <w:rsid w:val="00E720D1"/>
    <w:rsid w:val="00E72F19"/>
    <w:rsid w:val="00E733DD"/>
    <w:rsid w:val="00E735A8"/>
    <w:rsid w:val="00E735CE"/>
    <w:rsid w:val="00E73AE1"/>
    <w:rsid w:val="00E73C1C"/>
    <w:rsid w:val="00E73C52"/>
    <w:rsid w:val="00E73D67"/>
    <w:rsid w:val="00E743DB"/>
    <w:rsid w:val="00E74626"/>
    <w:rsid w:val="00E74637"/>
    <w:rsid w:val="00E748D5"/>
    <w:rsid w:val="00E74BB6"/>
    <w:rsid w:val="00E752DB"/>
    <w:rsid w:val="00E7530D"/>
    <w:rsid w:val="00E75432"/>
    <w:rsid w:val="00E7569C"/>
    <w:rsid w:val="00E758FC"/>
    <w:rsid w:val="00E75D3A"/>
    <w:rsid w:val="00E75D87"/>
    <w:rsid w:val="00E75DBA"/>
    <w:rsid w:val="00E760EF"/>
    <w:rsid w:val="00E7637D"/>
    <w:rsid w:val="00E767E1"/>
    <w:rsid w:val="00E76D00"/>
    <w:rsid w:val="00E76E20"/>
    <w:rsid w:val="00E77190"/>
    <w:rsid w:val="00E7739C"/>
    <w:rsid w:val="00E77685"/>
    <w:rsid w:val="00E7776B"/>
    <w:rsid w:val="00E77C40"/>
    <w:rsid w:val="00E77D12"/>
    <w:rsid w:val="00E77D78"/>
    <w:rsid w:val="00E77D7D"/>
    <w:rsid w:val="00E77FD9"/>
    <w:rsid w:val="00E80015"/>
    <w:rsid w:val="00E8025B"/>
    <w:rsid w:val="00E802AF"/>
    <w:rsid w:val="00E80A68"/>
    <w:rsid w:val="00E80EA1"/>
    <w:rsid w:val="00E810EB"/>
    <w:rsid w:val="00E8112E"/>
    <w:rsid w:val="00E811CA"/>
    <w:rsid w:val="00E8125D"/>
    <w:rsid w:val="00E81396"/>
    <w:rsid w:val="00E814CC"/>
    <w:rsid w:val="00E81762"/>
    <w:rsid w:val="00E819F6"/>
    <w:rsid w:val="00E81EA4"/>
    <w:rsid w:val="00E81F60"/>
    <w:rsid w:val="00E81FD6"/>
    <w:rsid w:val="00E825C7"/>
    <w:rsid w:val="00E8263E"/>
    <w:rsid w:val="00E826DE"/>
    <w:rsid w:val="00E8273A"/>
    <w:rsid w:val="00E82806"/>
    <w:rsid w:val="00E8292C"/>
    <w:rsid w:val="00E82B3B"/>
    <w:rsid w:val="00E82D76"/>
    <w:rsid w:val="00E8377C"/>
    <w:rsid w:val="00E83F27"/>
    <w:rsid w:val="00E8455A"/>
    <w:rsid w:val="00E845CD"/>
    <w:rsid w:val="00E84752"/>
    <w:rsid w:val="00E84A1C"/>
    <w:rsid w:val="00E84D66"/>
    <w:rsid w:val="00E84DCC"/>
    <w:rsid w:val="00E852C2"/>
    <w:rsid w:val="00E8563C"/>
    <w:rsid w:val="00E85912"/>
    <w:rsid w:val="00E85B07"/>
    <w:rsid w:val="00E85B3B"/>
    <w:rsid w:val="00E85C17"/>
    <w:rsid w:val="00E85E99"/>
    <w:rsid w:val="00E86095"/>
    <w:rsid w:val="00E860F0"/>
    <w:rsid w:val="00E86158"/>
    <w:rsid w:val="00E86656"/>
    <w:rsid w:val="00E8693D"/>
    <w:rsid w:val="00E86CA5"/>
    <w:rsid w:val="00E86FE5"/>
    <w:rsid w:val="00E8753E"/>
    <w:rsid w:val="00E87C1B"/>
    <w:rsid w:val="00E87E78"/>
    <w:rsid w:val="00E87E81"/>
    <w:rsid w:val="00E90016"/>
    <w:rsid w:val="00E900A5"/>
    <w:rsid w:val="00E90994"/>
    <w:rsid w:val="00E90A46"/>
    <w:rsid w:val="00E90A6E"/>
    <w:rsid w:val="00E91018"/>
    <w:rsid w:val="00E91646"/>
    <w:rsid w:val="00E9199D"/>
    <w:rsid w:val="00E9206E"/>
    <w:rsid w:val="00E925D0"/>
    <w:rsid w:val="00E9278B"/>
    <w:rsid w:val="00E92AD7"/>
    <w:rsid w:val="00E92C44"/>
    <w:rsid w:val="00E92EA0"/>
    <w:rsid w:val="00E9321E"/>
    <w:rsid w:val="00E93D8E"/>
    <w:rsid w:val="00E93DB9"/>
    <w:rsid w:val="00E93E81"/>
    <w:rsid w:val="00E94078"/>
    <w:rsid w:val="00E9426B"/>
    <w:rsid w:val="00E94482"/>
    <w:rsid w:val="00E94589"/>
    <w:rsid w:val="00E94626"/>
    <w:rsid w:val="00E947F2"/>
    <w:rsid w:val="00E94C0C"/>
    <w:rsid w:val="00E94D06"/>
    <w:rsid w:val="00E95205"/>
    <w:rsid w:val="00E95246"/>
    <w:rsid w:val="00E952D5"/>
    <w:rsid w:val="00E953FC"/>
    <w:rsid w:val="00E953FE"/>
    <w:rsid w:val="00E957DF"/>
    <w:rsid w:val="00E95ABB"/>
    <w:rsid w:val="00E95B43"/>
    <w:rsid w:val="00E95D74"/>
    <w:rsid w:val="00E95E77"/>
    <w:rsid w:val="00E95F64"/>
    <w:rsid w:val="00E95FE9"/>
    <w:rsid w:val="00E964DB"/>
    <w:rsid w:val="00E964EF"/>
    <w:rsid w:val="00E9652A"/>
    <w:rsid w:val="00E968A7"/>
    <w:rsid w:val="00E972AF"/>
    <w:rsid w:val="00E97325"/>
    <w:rsid w:val="00E974BA"/>
    <w:rsid w:val="00E978F3"/>
    <w:rsid w:val="00E9791A"/>
    <w:rsid w:val="00E97B7E"/>
    <w:rsid w:val="00E97BFA"/>
    <w:rsid w:val="00E97E36"/>
    <w:rsid w:val="00E97E42"/>
    <w:rsid w:val="00E97FB5"/>
    <w:rsid w:val="00EA0222"/>
    <w:rsid w:val="00EA0396"/>
    <w:rsid w:val="00EA0414"/>
    <w:rsid w:val="00EA0569"/>
    <w:rsid w:val="00EA0628"/>
    <w:rsid w:val="00EA0D54"/>
    <w:rsid w:val="00EA0DD6"/>
    <w:rsid w:val="00EA11A3"/>
    <w:rsid w:val="00EA11B7"/>
    <w:rsid w:val="00EA14B1"/>
    <w:rsid w:val="00EA15A9"/>
    <w:rsid w:val="00EA1CDA"/>
    <w:rsid w:val="00EA1FCF"/>
    <w:rsid w:val="00EA22EA"/>
    <w:rsid w:val="00EA25F7"/>
    <w:rsid w:val="00EA2983"/>
    <w:rsid w:val="00EA2E31"/>
    <w:rsid w:val="00EA2FC7"/>
    <w:rsid w:val="00EA31A4"/>
    <w:rsid w:val="00EA3614"/>
    <w:rsid w:val="00EA36B1"/>
    <w:rsid w:val="00EA3CBD"/>
    <w:rsid w:val="00EA456B"/>
    <w:rsid w:val="00EA48A4"/>
    <w:rsid w:val="00EA4FC3"/>
    <w:rsid w:val="00EA50C1"/>
    <w:rsid w:val="00EA50FC"/>
    <w:rsid w:val="00EA5260"/>
    <w:rsid w:val="00EA57A1"/>
    <w:rsid w:val="00EA5CB6"/>
    <w:rsid w:val="00EA6723"/>
    <w:rsid w:val="00EA67AF"/>
    <w:rsid w:val="00EA6D87"/>
    <w:rsid w:val="00EA731B"/>
    <w:rsid w:val="00EA732F"/>
    <w:rsid w:val="00EA7781"/>
    <w:rsid w:val="00EA79D5"/>
    <w:rsid w:val="00EB001C"/>
    <w:rsid w:val="00EB06DB"/>
    <w:rsid w:val="00EB08AA"/>
    <w:rsid w:val="00EB11F3"/>
    <w:rsid w:val="00EB14E9"/>
    <w:rsid w:val="00EB1557"/>
    <w:rsid w:val="00EB15FC"/>
    <w:rsid w:val="00EB16D1"/>
    <w:rsid w:val="00EB1F3C"/>
    <w:rsid w:val="00EB1F91"/>
    <w:rsid w:val="00EB20AE"/>
    <w:rsid w:val="00EB28CD"/>
    <w:rsid w:val="00EB2D74"/>
    <w:rsid w:val="00EB2F8F"/>
    <w:rsid w:val="00EB3544"/>
    <w:rsid w:val="00EB383C"/>
    <w:rsid w:val="00EB3870"/>
    <w:rsid w:val="00EB38C8"/>
    <w:rsid w:val="00EB3C0F"/>
    <w:rsid w:val="00EB3E04"/>
    <w:rsid w:val="00EB3FF1"/>
    <w:rsid w:val="00EB4212"/>
    <w:rsid w:val="00EB441A"/>
    <w:rsid w:val="00EB47B4"/>
    <w:rsid w:val="00EB4994"/>
    <w:rsid w:val="00EB4E63"/>
    <w:rsid w:val="00EB4FEF"/>
    <w:rsid w:val="00EB5DBF"/>
    <w:rsid w:val="00EB6695"/>
    <w:rsid w:val="00EB66F0"/>
    <w:rsid w:val="00EB686A"/>
    <w:rsid w:val="00EB6C7C"/>
    <w:rsid w:val="00EB6D51"/>
    <w:rsid w:val="00EB6DA4"/>
    <w:rsid w:val="00EB6F27"/>
    <w:rsid w:val="00EB72A5"/>
    <w:rsid w:val="00EB787F"/>
    <w:rsid w:val="00EB7CF9"/>
    <w:rsid w:val="00EB7D95"/>
    <w:rsid w:val="00EC00D7"/>
    <w:rsid w:val="00EC0291"/>
    <w:rsid w:val="00EC047C"/>
    <w:rsid w:val="00EC0718"/>
    <w:rsid w:val="00EC072A"/>
    <w:rsid w:val="00EC0C64"/>
    <w:rsid w:val="00EC0E18"/>
    <w:rsid w:val="00EC10B5"/>
    <w:rsid w:val="00EC11D3"/>
    <w:rsid w:val="00EC1262"/>
    <w:rsid w:val="00EC169D"/>
    <w:rsid w:val="00EC185E"/>
    <w:rsid w:val="00EC19DA"/>
    <w:rsid w:val="00EC1FB7"/>
    <w:rsid w:val="00EC2254"/>
    <w:rsid w:val="00EC259F"/>
    <w:rsid w:val="00EC25CD"/>
    <w:rsid w:val="00EC25EE"/>
    <w:rsid w:val="00EC2CBA"/>
    <w:rsid w:val="00EC31E8"/>
    <w:rsid w:val="00EC3391"/>
    <w:rsid w:val="00EC3611"/>
    <w:rsid w:val="00EC38C3"/>
    <w:rsid w:val="00EC3CD8"/>
    <w:rsid w:val="00EC3D46"/>
    <w:rsid w:val="00EC473B"/>
    <w:rsid w:val="00EC49EC"/>
    <w:rsid w:val="00EC4A4D"/>
    <w:rsid w:val="00EC4B28"/>
    <w:rsid w:val="00EC4B49"/>
    <w:rsid w:val="00EC4C6B"/>
    <w:rsid w:val="00EC5112"/>
    <w:rsid w:val="00EC5210"/>
    <w:rsid w:val="00EC5222"/>
    <w:rsid w:val="00EC5696"/>
    <w:rsid w:val="00EC5725"/>
    <w:rsid w:val="00EC59A4"/>
    <w:rsid w:val="00EC604C"/>
    <w:rsid w:val="00EC65EA"/>
    <w:rsid w:val="00EC67C0"/>
    <w:rsid w:val="00EC6A91"/>
    <w:rsid w:val="00EC6C51"/>
    <w:rsid w:val="00EC6CC5"/>
    <w:rsid w:val="00EC6DEB"/>
    <w:rsid w:val="00EC6E4F"/>
    <w:rsid w:val="00EC6E52"/>
    <w:rsid w:val="00EC6FD9"/>
    <w:rsid w:val="00EC7334"/>
    <w:rsid w:val="00EC75D8"/>
    <w:rsid w:val="00EC778B"/>
    <w:rsid w:val="00EC77B3"/>
    <w:rsid w:val="00EC7A8F"/>
    <w:rsid w:val="00EC7ACA"/>
    <w:rsid w:val="00EC7B12"/>
    <w:rsid w:val="00ED04DE"/>
    <w:rsid w:val="00ED0A8D"/>
    <w:rsid w:val="00ED0CB9"/>
    <w:rsid w:val="00ED0F7D"/>
    <w:rsid w:val="00ED1342"/>
    <w:rsid w:val="00ED1356"/>
    <w:rsid w:val="00ED14C9"/>
    <w:rsid w:val="00ED16AF"/>
    <w:rsid w:val="00ED17B5"/>
    <w:rsid w:val="00ED1A24"/>
    <w:rsid w:val="00ED1A7B"/>
    <w:rsid w:val="00ED1D52"/>
    <w:rsid w:val="00ED1E7A"/>
    <w:rsid w:val="00ED1F9F"/>
    <w:rsid w:val="00ED21E2"/>
    <w:rsid w:val="00ED22E8"/>
    <w:rsid w:val="00ED2322"/>
    <w:rsid w:val="00ED249E"/>
    <w:rsid w:val="00ED2A03"/>
    <w:rsid w:val="00ED2B36"/>
    <w:rsid w:val="00ED2BA8"/>
    <w:rsid w:val="00ED2C30"/>
    <w:rsid w:val="00ED2FF1"/>
    <w:rsid w:val="00ED305E"/>
    <w:rsid w:val="00ED32BC"/>
    <w:rsid w:val="00ED3964"/>
    <w:rsid w:val="00ED3CBC"/>
    <w:rsid w:val="00ED3E98"/>
    <w:rsid w:val="00ED3EA4"/>
    <w:rsid w:val="00ED3EF3"/>
    <w:rsid w:val="00ED4065"/>
    <w:rsid w:val="00ED4125"/>
    <w:rsid w:val="00ED44C8"/>
    <w:rsid w:val="00ED460C"/>
    <w:rsid w:val="00ED4693"/>
    <w:rsid w:val="00ED49AC"/>
    <w:rsid w:val="00ED4A47"/>
    <w:rsid w:val="00ED4BAD"/>
    <w:rsid w:val="00ED4D1B"/>
    <w:rsid w:val="00ED4E91"/>
    <w:rsid w:val="00ED50D8"/>
    <w:rsid w:val="00ED515F"/>
    <w:rsid w:val="00ED54F4"/>
    <w:rsid w:val="00ED5809"/>
    <w:rsid w:val="00ED5BF1"/>
    <w:rsid w:val="00ED5C2A"/>
    <w:rsid w:val="00ED5E1D"/>
    <w:rsid w:val="00ED5EF0"/>
    <w:rsid w:val="00ED6383"/>
    <w:rsid w:val="00ED67DD"/>
    <w:rsid w:val="00ED69AA"/>
    <w:rsid w:val="00ED6B3E"/>
    <w:rsid w:val="00ED6B49"/>
    <w:rsid w:val="00ED6F59"/>
    <w:rsid w:val="00ED7269"/>
    <w:rsid w:val="00ED74B1"/>
    <w:rsid w:val="00ED777B"/>
    <w:rsid w:val="00ED7B31"/>
    <w:rsid w:val="00EE0030"/>
    <w:rsid w:val="00EE082D"/>
    <w:rsid w:val="00EE0D24"/>
    <w:rsid w:val="00EE0E3B"/>
    <w:rsid w:val="00EE0EBF"/>
    <w:rsid w:val="00EE126C"/>
    <w:rsid w:val="00EE1570"/>
    <w:rsid w:val="00EE1577"/>
    <w:rsid w:val="00EE1CCE"/>
    <w:rsid w:val="00EE1D42"/>
    <w:rsid w:val="00EE1EE5"/>
    <w:rsid w:val="00EE204F"/>
    <w:rsid w:val="00EE2379"/>
    <w:rsid w:val="00EE25F2"/>
    <w:rsid w:val="00EE263D"/>
    <w:rsid w:val="00EE2A50"/>
    <w:rsid w:val="00EE2B35"/>
    <w:rsid w:val="00EE2B42"/>
    <w:rsid w:val="00EE2B9D"/>
    <w:rsid w:val="00EE2EE9"/>
    <w:rsid w:val="00EE3373"/>
    <w:rsid w:val="00EE3412"/>
    <w:rsid w:val="00EE36CF"/>
    <w:rsid w:val="00EE3945"/>
    <w:rsid w:val="00EE3BC0"/>
    <w:rsid w:val="00EE404A"/>
    <w:rsid w:val="00EE4253"/>
    <w:rsid w:val="00EE42C8"/>
    <w:rsid w:val="00EE45CF"/>
    <w:rsid w:val="00EE4E78"/>
    <w:rsid w:val="00EE514E"/>
    <w:rsid w:val="00EE520E"/>
    <w:rsid w:val="00EE5880"/>
    <w:rsid w:val="00EE5A5B"/>
    <w:rsid w:val="00EE5C39"/>
    <w:rsid w:val="00EE5F8F"/>
    <w:rsid w:val="00EE60FB"/>
    <w:rsid w:val="00EE634E"/>
    <w:rsid w:val="00EE6433"/>
    <w:rsid w:val="00EE68D3"/>
    <w:rsid w:val="00EE6B77"/>
    <w:rsid w:val="00EE6C4B"/>
    <w:rsid w:val="00EE76FB"/>
    <w:rsid w:val="00EE77B1"/>
    <w:rsid w:val="00EE7AAD"/>
    <w:rsid w:val="00EE7AD0"/>
    <w:rsid w:val="00EE7D12"/>
    <w:rsid w:val="00EE7EF6"/>
    <w:rsid w:val="00EE7F4C"/>
    <w:rsid w:val="00EF007C"/>
    <w:rsid w:val="00EF00E2"/>
    <w:rsid w:val="00EF03E9"/>
    <w:rsid w:val="00EF048F"/>
    <w:rsid w:val="00EF0F99"/>
    <w:rsid w:val="00EF11D5"/>
    <w:rsid w:val="00EF14B7"/>
    <w:rsid w:val="00EF158B"/>
    <w:rsid w:val="00EF1727"/>
    <w:rsid w:val="00EF1898"/>
    <w:rsid w:val="00EF1A54"/>
    <w:rsid w:val="00EF1A74"/>
    <w:rsid w:val="00EF1D4F"/>
    <w:rsid w:val="00EF200B"/>
    <w:rsid w:val="00EF330F"/>
    <w:rsid w:val="00EF37DA"/>
    <w:rsid w:val="00EF40A0"/>
    <w:rsid w:val="00EF416E"/>
    <w:rsid w:val="00EF468B"/>
    <w:rsid w:val="00EF4745"/>
    <w:rsid w:val="00EF482E"/>
    <w:rsid w:val="00EF4865"/>
    <w:rsid w:val="00EF4C71"/>
    <w:rsid w:val="00EF4DD2"/>
    <w:rsid w:val="00EF528B"/>
    <w:rsid w:val="00EF539D"/>
    <w:rsid w:val="00EF54A5"/>
    <w:rsid w:val="00EF554F"/>
    <w:rsid w:val="00EF55B2"/>
    <w:rsid w:val="00EF5783"/>
    <w:rsid w:val="00EF5826"/>
    <w:rsid w:val="00EF5B9F"/>
    <w:rsid w:val="00EF5BFB"/>
    <w:rsid w:val="00EF5D34"/>
    <w:rsid w:val="00EF5DD0"/>
    <w:rsid w:val="00EF5E5C"/>
    <w:rsid w:val="00EF5E76"/>
    <w:rsid w:val="00EF5F0A"/>
    <w:rsid w:val="00EF6299"/>
    <w:rsid w:val="00EF635B"/>
    <w:rsid w:val="00EF65C5"/>
    <w:rsid w:val="00EF65E0"/>
    <w:rsid w:val="00EF77DC"/>
    <w:rsid w:val="00EF7D6D"/>
    <w:rsid w:val="00F000D2"/>
    <w:rsid w:val="00F00137"/>
    <w:rsid w:val="00F006D6"/>
    <w:rsid w:val="00F008FE"/>
    <w:rsid w:val="00F014D9"/>
    <w:rsid w:val="00F015F9"/>
    <w:rsid w:val="00F01730"/>
    <w:rsid w:val="00F017D4"/>
    <w:rsid w:val="00F01A27"/>
    <w:rsid w:val="00F01E00"/>
    <w:rsid w:val="00F0206D"/>
    <w:rsid w:val="00F020E0"/>
    <w:rsid w:val="00F02258"/>
    <w:rsid w:val="00F024C4"/>
    <w:rsid w:val="00F026ED"/>
    <w:rsid w:val="00F028D9"/>
    <w:rsid w:val="00F02BB5"/>
    <w:rsid w:val="00F03569"/>
    <w:rsid w:val="00F03BE0"/>
    <w:rsid w:val="00F03CAC"/>
    <w:rsid w:val="00F03D4C"/>
    <w:rsid w:val="00F03DA5"/>
    <w:rsid w:val="00F03DEC"/>
    <w:rsid w:val="00F0418A"/>
    <w:rsid w:val="00F04538"/>
    <w:rsid w:val="00F045C7"/>
    <w:rsid w:val="00F04640"/>
    <w:rsid w:val="00F048B2"/>
    <w:rsid w:val="00F04991"/>
    <w:rsid w:val="00F04A68"/>
    <w:rsid w:val="00F05249"/>
    <w:rsid w:val="00F058CB"/>
    <w:rsid w:val="00F05A45"/>
    <w:rsid w:val="00F05CF2"/>
    <w:rsid w:val="00F05E50"/>
    <w:rsid w:val="00F06195"/>
    <w:rsid w:val="00F0619A"/>
    <w:rsid w:val="00F06229"/>
    <w:rsid w:val="00F062EA"/>
    <w:rsid w:val="00F062FC"/>
    <w:rsid w:val="00F06376"/>
    <w:rsid w:val="00F0648F"/>
    <w:rsid w:val="00F06604"/>
    <w:rsid w:val="00F06B26"/>
    <w:rsid w:val="00F06E21"/>
    <w:rsid w:val="00F079D9"/>
    <w:rsid w:val="00F07ED5"/>
    <w:rsid w:val="00F10274"/>
    <w:rsid w:val="00F10754"/>
    <w:rsid w:val="00F109E6"/>
    <w:rsid w:val="00F10BAC"/>
    <w:rsid w:val="00F11104"/>
    <w:rsid w:val="00F112D3"/>
    <w:rsid w:val="00F1152E"/>
    <w:rsid w:val="00F116A1"/>
    <w:rsid w:val="00F116B0"/>
    <w:rsid w:val="00F1177D"/>
    <w:rsid w:val="00F119C3"/>
    <w:rsid w:val="00F119EE"/>
    <w:rsid w:val="00F11AE3"/>
    <w:rsid w:val="00F11BC3"/>
    <w:rsid w:val="00F11ED0"/>
    <w:rsid w:val="00F12210"/>
    <w:rsid w:val="00F12664"/>
    <w:rsid w:val="00F12E03"/>
    <w:rsid w:val="00F134D8"/>
    <w:rsid w:val="00F13629"/>
    <w:rsid w:val="00F136D0"/>
    <w:rsid w:val="00F1390A"/>
    <w:rsid w:val="00F13C61"/>
    <w:rsid w:val="00F13DAD"/>
    <w:rsid w:val="00F13E1B"/>
    <w:rsid w:val="00F13EDC"/>
    <w:rsid w:val="00F14188"/>
    <w:rsid w:val="00F144D0"/>
    <w:rsid w:val="00F145D9"/>
    <w:rsid w:val="00F14C68"/>
    <w:rsid w:val="00F15091"/>
    <w:rsid w:val="00F15610"/>
    <w:rsid w:val="00F1582B"/>
    <w:rsid w:val="00F15F44"/>
    <w:rsid w:val="00F1632D"/>
    <w:rsid w:val="00F164F7"/>
    <w:rsid w:val="00F164FF"/>
    <w:rsid w:val="00F166A3"/>
    <w:rsid w:val="00F16707"/>
    <w:rsid w:val="00F16A55"/>
    <w:rsid w:val="00F17198"/>
    <w:rsid w:val="00F171CD"/>
    <w:rsid w:val="00F17303"/>
    <w:rsid w:val="00F17492"/>
    <w:rsid w:val="00F177FD"/>
    <w:rsid w:val="00F178B7"/>
    <w:rsid w:val="00F179C9"/>
    <w:rsid w:val="00F17C27"/>
    <w:rsid w:val="00F17E6A"/>
    <w:rsid w:val="00F2008B"/>
    <w:rsid w:val="00F20103"/>
    <w:rsid w:val="00F20425"/>
    <w:rsid w:val="00F2069E"/>
    <w:rsid w:val="00F209F4"/>
    <w:rsid w:val="00F20E29"/>
    <w:rsid w:val="00F20F59"/>
    <w:rsid w:val="00F213EC"/>
    <w:rsid w:val="00F2148A"/>
    <w:rsid w:val="00F2157F"/>
    <w:rsid w:val="00F21B3F"/>
    <w:rsid w:val="00F21D18"/>
    <w:rsid w:val="00F21EDF"/>
    <w:rsid w:val="00F21EE3"/>
    <w:rsid w:val="00F21F03"/>
    <w:rsid w:val="00F221C8"/>
    <w:rsid w:val="00F22501"/>
    <w:rsid w:val="00F22522"/>
    <w:rsid w:val="00F22AD9"/>
    <w:rsid w:val="00F22C12"/>
    <w:rsid w:val="00F22D2E"/>
    <w:rsid w:val="00F22F11"/>
    <w:rsid w:val="00F23276"/>
    <w:rsid w:val="00F236DE"/>
    <w:rsid w:val="00F23710"/>
    <w:rsid w:val="00F238B8"/>
    <w:rsid w:val="00F23A7F"/>
    <w:rsid w:val="00F23A88"/>
    <w:rsid w:val="00F23B88"/>
    <w:rsid w:val="00F23DE3"/>
    <w:rsid w:val="00F243A3"/>
    <w:rsid w:val="00F24653"/>
    <w:rsid w:val="00F24A43"/>
    <w:rsid w:val="00F24A64"/>
    <w:rsid w:val="00F24B5E"/>
    <w:rsid w:val="00F24F98"/>
    <w:rsid w:val="00F25187"/>
    <w:rsid w:val="00F25469"/>
    <w:rsid w:val="00F25869"/>
    <w:rsid w:val="00F258FC"/>
    <w:rsid w:val="00F259AB"/>
    <w:rsid w:val="00F25F78"/>
    <w:rsid w:val="00F26B7A"/>
    <w:rsid w:val="00F26BBB"/>
    <w:rsid w:val="00F26EA4"/>
    <w:rsid w:val="00F26F65"/>
    <w:rsid w:val="00F26FAB"/>
    <w:rsid w:val="00F26FB4"/>
    <w:rsid w:val="00F27114"/>
    <w:rsid w:val="00F27898"/>
    <w:rsid w:val="00F27AD5"/>
    <w:rsid w:val="00F27EC6"/>
    <w:rsid w:val="00F301A0"/>
    <w:rsid w:val="00F30326"/>
    <w:rsid w:val="00F304AF"/>
    <w:rsid w:val="00F31041"/>
    <w:rsid w:val="00F31805"/>
    <w:rsid w:val="00F31B24"/>
    <w:rsid w:val="00F320DB"/>
    <w:rsid w:val="00F3210A"/>
    <w:rsid w:val="00F3213D"/>
    <w:rsid w:val="00F325DC"/>
    <w:rsid w:val="00F32608"/>
    <w:rsid w:val="00F326B9"/>
    <w:rsid w:val="00F32A07"/>
    <w:rsid w:val="00F32A5A"/>
    <w:rsid w:val="00F32E0E"/>
    <w:rsid w:val="00F32ECD"/>
    <w:rsid w:val="00F33069"/>
    <w:rsid w:val="00F330B9"/>
    <w:rsid w:val="00F3320B"/>
    <w:rsid w:val="00F337FE"/>
    <w:rsid w:val="00F338B7"/>
    <w:rsid w:val="00F33B57"/>
    <w:rsid w:val="00F33C73"/>
    <w:rsid w:val="00F34080"/>
    <w:rsid w:val="00F34185"/>
    <w:rsid w:val="00F342D9"/>
    <w:rsid w:val="00F346D0"/>
    <w:rsid w:val="00F347F2"/>
    <w:rsid w:val="00F34B3B"/>
    <w:rsid w:val="00F3515F"/>
    <w:rsid w:val="00F353B8"/>
    <w:rsid w:val="00F354FD"/>
    <w:rsid w:val="00F3591B"/>
    <w:rsid w:val="00F35E72"/>
    <w:rsid w:val="00F35EBC"/>
    <w:rsid w:val="00F35EFE"/>
    <w:rsid w:val="00F35FE0"/>
    <w:rsid w:val="00F36834"/>
    <w:rsid w:val="00F369BE"/>
    <w:rsid w:val="00F3736E"/>
    <w:rsid w:val="00F37EDC"/>
    <w:rsid w:val="00F37F73"/>
    <w:rsid w:val="00F37FC4"/>
    <w:rsid w:val="00F403BC"/>
    <w:rsid w:val="00F4077D"/>
    <w:rsid w:val="00F40817"/>
    <w:rsid w:val="00F4089C"/>
    <w:rsid w:val="00F40A44"/>
    <w:rsid w:val="00F40AEF"/>
    <w:rsid w:val="00F40C69"/>
    <w:rsid w:val="00F40C6A"/>
    <w:rsid w:val="00F40C95"/>
    <w:rsid w:val="00F414E8"/>
    <w:rsid w:val="00F416D5"/>
    <w:rsid w:val="00F418DB"/>
    <w:rsid w:val="00F42371"/>
    <w:rsid w:val="00F427F7"/>
    <w:rsid w:val="00F42896"/>
    <w:rsid w:val="00F42D6C"/>
    <w:rsid w:val="00F4314F"/>
    <w:rsid w:val="00F432C1"/>
    <w:rsid w:val="00F433C9"/>
    <w:rsid w:val="00F438E6"/>
    <w:rsid w:val="00F43B0A"/>
    <w:rsid w:val="00F43BE9"/>
    <w:rsid w:val="00F44199"/>
    <w:rsid w:val="00F442FD"/>
    <w:rsid w:val="00F44664"/>
    <w:rsid w:val="00F446DD"/>
    <w:rsid w:val="00F447A4"/>
    <w:rsid w:val="00F447AC"/>
    <w:rsid w:val="00F44AFD"/>
    <w:rsid w:val="00F45038"/>
    <w:rsid w:val="00F4529C"/>
    <w:rsid w:val="00F4546C"/>
    <w:rsid w:val="00F455CA"/>
    <w:rsid w:val="00F459F5"/>
    <w:rsid w:val="00F45A99"/>
    <w:rsid w:val="00F45F3E"/>
    <w:rsid w:val="00F46025"/>
    <w:rsid w:val="00F46057"/>
    <w:rsid w:val="00F4617A"/>
    <w:rsid w:val="00F4619E"/>
    <w:rsid w:val="00F4627C"/>
    <w:rsid w:val="00F4635F"/>
    <w:rsid w:val="00F467DC"/>
    <w:rsid w:val="00F46934"/>
    <w:rsid w:val="00F46ABE"/>
    <w:rsid w:val="00F46B97"/>
    <w:rsid w:val="00F46BF7"/>
    <w:rsid w:val="00F46DB8"/>
    <w:rsid w:val="00F46E12"/>
    <w:rsid w:val="00F46F7A"/>
    <w:rsid w:val="00F470CD"/>
    <w:rsid w:val="00F473EC"/>
    <w:rsid w:val="00F4743D"/>
    <w:rsid w:val="00F47600"/>
    <w:rsid w:val="00F47B3E"/>
    <w:rsid w:val="00F47CE3"/>
    <w:rsid w:val="00F500CB"/>
    <w:rsid w:val="00F5026A"/>
    <w:rsid w:val="00F5039C"/>
    <w:rsid w:val="00F504B2"/>
    <w:rsid w:val="00F5050C"/>
    <w:rsid w:val="00F50AA7"/>
    <w:rsid w:val="00F50D7A"/>
    <w:rsid w:val="00F50F70"/>
    <w:rsid w:val="00F511A8"/>
    <w:rsid w:val="00F5128A"/>
    <w:rsid w:val="00F51640"/>
    <w:rsid w:val="00F517B7"/>
    <w:rsid w:val="00F51A0D"/>
    <w:rsid w:val="00F51A33"/>
    <w:rsid w:val="00F51D23"/>
    <w:rsid w:val="00F520C2"/>
    <w:rsid w:val="00F525F5"/>
    <w:rsid w:val="00F5282D"/>
    <w:rsid w:val="00F529ED"/>
    <w:rsid w:val="00F52A9A"/>
    <w:rsid w:val="00F52C4B"/>
    <w:rsid w:val="00F531E7"/>
    <w:rsid w:val="00F532F5"/>
    <w:rsid w:val="00F53307"/>
    <w:rsid w:val="00F53897"/>
    <w:rsid w:val="00F538BD"/>
    <w:rsid w:val="00F538DC"/>
    <w:rsid w:val="00F53984"/>
    <w:rsid w:val="00F53DCF"/>
    <w:rsid w:val="00F53ED7"/>
    <w:rsid w:val="00F53F04"/>
    <w:rsid w:val="00F5420C"/>
    <w:rsid w:val="00F544CB"/>
    <w:rsid w:val="00F5519E"/>
    <w:rsid w:val="00F5557A"/>
    <w:rsid w:val="00F55A7A"/>
    <w:rsid w:val="00F55A9F"/>
    <w:rsid w:val="00F55C88"/>
    <w:rsid w:val="00F560EE"/>
    <w:rsid w:val="00F5620F"/>
    <w:rsid w:val="00F563F5"/>
    <w:rsid w:val="00F56419"/>
    <w:rsid w:val="00F56503"/>
    <w:rsid w:val="00F569EC"/>
    <w:rsid w:val="00F56BCD"/>
    <w:rsid w:val="00F57049"/>
    <w:rsid w:val="00F5771C"/>
    <w:rsid w:val="00F577F9"/>
    <w:rsid w:val="00F57DD3"/>
    <w:rsid w:val="00F57F80"/>
    <w:rsid w:val="00F600A8"/>
    <w:rsid w:val="00F603F8"/>
    <w:rsid w:val="00F60878"/>
    <w:rsid w:val="00F60999"/>
    <w:rsid w:val="00F60A1D"/>
    <w:rsid w:val="00F60C5F"/>
    <w:rsid w:val="00F610C0"/>
    <w:rsid w:val="00F610D5"/>
    <w:rsid w:val="00F61110"/>
    <w:rsid w:val="00F615F2"/>
    <w:rsid w:val="00F619A3"/>
    <w:rsid w:val="00F61C9D"/>
    <w:rsid w:val="00F61F10"/>
    <w:rsid w:val="00F61F16"/>
    <w:rsid w:val="00F622C9"/>
    <w:rsid w:val="00F62670"/>
    <w:rsid w:val="00F62B94"/>
    <w:rsid w:val="00F62BC1"/>
    <w:rsid w:val="00F62D25"/>
    <w:rsid w:val="00F633E0"/>
    <w:rsid w:val="00F634F7"/>
    <w:rsid w:val="00F63610"/>
    <w:rsid w:val="00F6373B"/>
    <w:rsid w:val="00F6396E"/>
    <w:rsid w:val="00F63DAB"/>
    <w:rsid w:val="00F63FF2"/>
    <w:rsid w:val="00F6449B"/>
    <w:rsid w:val="00F65178"/>
    <w:rsid w:val="00F65CB7"/>
    <w:rsid w:val="00F65E9F"/>
    <w:rsid w:val="00F65EE6"/>
    <w:rsid w:val="00F65EE7"/>
    <w:rsid w:val="00F66064"/>
    <w:rsid w:val="00F66186"/>
    <w:rsid w:val="00F664D9"/>
    <w:rsid w:val="00F66C3B"/>
    <w:rsid w:val="00F67260"/>
    <w:rsid w:val="00F674C6"/>
    <w:rsid w:val="00F679F7"/>
    <w:rsid w:val="00F67B56"/>
    <w:rsid w:val="00F7006E"/>
    <w:rsid w:val="00F704CD"/>
    <w:rsid w:val="00F70565"/>
    <w:rsid w:val="00F70642"/>
    <w:rsid w:val="00F707D9"/>
    <w:rsid w:val="00F707F6"/>
    <w:rsid w:val="00F70807"/>
    <w:rsid w:val="00F70B1C"/>
    <w:rsid w:val="00F70D08"/>
    <w:rsid w:val="00F70F11"/>
    <w:rsid w:val="00F71004"/>
    <w:rsid w:val="00F71011"/>
    <w:rsid w:val="00F710E9"/>
    <w:rsid w:val="00F712F0"/>
    <w:rsid w:val="00F71306"/>
    <w:rsid w:val="00F71431"/>
    <w:rsid w:val="00F7152F"/>
    <w:rsid w:val="00F717AD"/>
    <w:rsid w:val="00F71E3E"/>
    <w:rsid w:val="00F71F4C"/>
    <w:rsid w:val="00F7225C"/>
    <w:rsid w:val="00F724B1"/>
    <w:rsid w:val="00F724FD"/>
    <w:rsid w:val="00F7271F"/>
    <w:rsid w:val="00F72766"/>
    <w:rsid w:val="00F72D0B"/>
    <w:rsid w:val="00F72E09"/>
    <w:rsid w:val="00F73025"/>
    <w:rsid w:val="00F73939"/>
    <w:rsid w:val="00F73B1F"/>
    <w:rsid w:val="00F73BB8"/>
    <w:rsid w:val="00F73C1F"/>
    <w:rsid w:val="00F73D6E"/>
    <w:rsid w:val="00F742C3"/>
    <w:rsid w:val="00F74503"/>
    <w:rsid w:val="00F748FD"/>
    <w:rsid w:val="00F74B3B"/>
    <w:rsid w:val="00F74D02"/>
    <w:rsid w:val="00F750F6"/>
    <w:rsid w:val="00F75160"/>
    <w:rsid w:val="00F753D7"/>
    <w:rsid w:val="00F756C0"/>
    <w:rsid w:val="00F75A42"/>
    <w:rsid w:val="00F75AE4"/>
    <w:rsid w:val="00F75E7E"/>
    <w:rsid w:val="00F7652B"/>
    <w:rsid w:val="00F76954"/>
    <w:rsid w:val="00F76AA2"/>
    <w:rsid w:val="00F76ADB"/>
    <w:rsid w:val="00F76DF3"/>
    <w:rsid w:val="00F76E3C"/>
    <w:rsid w:val="00F76FEB"/>
    <w:rsid w:val="00F7746C"/>
    <w:rsid w:val="00F778A8"/>
    <w:rsid w:val="00F77A20"/>
    <w:rsid w:val="00F80088"/>
    <w:rsid w:val="00F807EB"/>
    <w:rsid w:val="00F808B4"/>
    <w:rsid w:val="00F8090B"/>
    <w:rsid w:val="00F8094F"/>
    <w:rsid w:val="00F80BD8"/>
    <w:rsid w:val="00F80CC9"/>
    <w:rsid w:val="00F80D94"/>
    <w:rsid w:val="00F80E03"/>
    <w:rsid w:val="00F812D7"/>
    <w:rsid w:val="00F81618"/>
    <w:rsid w:val="00F81D1A"/>
    <w:rsid w:val="00F81EBD"/>
    <w:rsid w:val="00F822A5"/>
    <w:rsid w:val="00F823D5"/>
    <w:rsid w:val="00F828B1"/>
    <w:rsid w:val="00F82C56"/>
    <w:rsid w:val="00F82D82"/>
    <w:rsid w:val="00F8329A"/>
    <w:rsid w:val="00F834FA"/>
    <w:rsid w:val="00F839EA"/>
    <w:rsid w:val="00F84100"/>
    <w:rsid w:val="00F84117"/>
    <w:rsid w:val="00F8475A"/>
    <w:rsid w:val="00F847AB"/>
    <w:rsid w:val="00F84A2E"/>
    <w:rsid w:val="00F84E98"/>
    <w:rsid w:val="00F84EA0"/>
    <w:rsid w:val="00F84EE8"/>
    <w:rsid w:val="00F84FAA"/>
    <w:rsid w:val="00F8517D"/>
    <w:rsid w:val="00F8534C"/>
    <w:rsid w:val="00F8536C"/>
    <w:rsid w:val="00F858AA"/>
    <w:rsid w:val="00F85D31"/>
    <w:rsid w:val="00F861A2"/>
    <w:rsid w:val="00F86272"/>
    <w:rsid w:val="00F86396"/>
    <w:rsid w:val="00F8675C"/>
    <w:rsid w:val="00F86EE3"/>
    <w:rsid w:val="00F87524"/>
    <w:rsid w:val="00F903D3"/>
    <w:rsid w:val="00F905B0"/>
    <w:rsid w:val="00F9093D"/>
    <w:rsid w:val="00F90EA9"/>
    <w:rsid w:val="00F9112D"/>
    <w:rsid w:val="00F91182"/>
    <w:rsid w:val="00F9150E"/>
    <w:rsid w:val="00F91531"/>
    <w:rsid w:val="00F915D0"/>
    <w:rsid w:val="00F918E5"/>
    <w:rsid w:val="00F91C6A"/>
    <w:rsid w:val="00F9237D"/>
    <w:rsid w:val="00F92449"/>
    <w:rsid w:val="00F9266A"/>
    <w:rsid w:val="00F927B2"/>
    <w:rsid w:val="00F92A05"/>
    <w:rsid w:val="00F92B6A"/>
    <w:rsid w:val="00F9327E"/>
    <w:rsid w:val="00F9335F"/>
    <w:rsid w:val="00F93410"/>
    <w:rsid w:val="00F93467"/>
    <w:rsid w:val="00F937F0"/>
    <w:rsid w:val="00F93AD8"/>
    <w:rsid w:val="00F93BB2"/>
    <w:rsid w:val="00F93D88"/>
    <w:rsid w:val="00F9403B"/>
    <w:rsid w:val="00F94414"/>
    <w:rsid w:val="00F94466"/>
    <w:rsid w:val="00F945EC"/>
    <w:rsid w:val="00F94864"/>
    <w:rsid w:val="00F948CE"/>
    <w:rsid w:val="00F94BE7"/>
    <w:rsid w:val="00F94CEF"/>
    <w:rsid w:val="00F94F79"/>
    <w:rsid w:val="00F95499"/>
    <w:rsid w:val="00F9564D"/>
    <w:rsid w:val="00F956A5"/>
    <w:rsid w:val="00F95C17"/>
    <w:rsid w:val="00F95ED3"/>
    <w:rsid w:val="00F95F15"/>
    <w:rsid w:val="00F9601D"/>
    <w:rsid w:val="00F96BDC"/>
    <w:rsid w:val="00F96D4F"/>
    <w:rsid w:val="00F96DBD"/>
    <w:rsid w:val="00F96E5A"/>
    <w:rsid w:val="00F979B7"/>
    <w:rsid w:val="00FA014F"/>
    <w:rsid w:val="00FA0567"/>
    <w:rsid w:val="00FA05AB"/>
    <w:rsid w:val="00FA11AA"/>
    <w:rsid w:val="00FA11D1"/>
    <w:rsid w:val="00FA15BD"/>
    <w:rsid w:val="00FA161C"/>
    <w:rsid w:val="00FA1773"/>
    <w:rsid w:val="00FA1A2F"/>
    <w:rsid w:val="00FA1E2C"/>
    <w:rsid w:val="00FA1E42"/>
    <w:rsid w:val="00FA1FC3"/>
    <w:rsid w:val="00FA20E6"/>
    <w:rsid w:val="00FA2124"/>
    <w:rsid w:val="00FA22BD"/>
    <w:rsid w:val="00FA25FA"/>
    <w:rsid w:val="00FA2D73"/>
    <w:rsid w:val="00FA3324"/>
    <w:rsid w:val="00FA3951"/>
    <w:rsid w:val="00FA3C89"/>
    <w:rsid w:val="00FA3EF2"/>
    <w:rsid w:val="00FA4021"/>
    <w:rsid w:val="00FA43A0"/>
    <w:rsid w:val="00FA4E3A"/>
    <w:rsid w:val="00FA4F9B"/>
    <w:rsid w:val="00FA503A"/>
    <w:rsid w:val="00FA5266"/>
    <w:rsid w:val="00FA54A9"/>
    <w:rsid w:val="00FA574D"/>
    <w:rsid w:val="00FA5790"/>
    <w:rsid w:val="00FA5BE2"/>
    <w:rsid w:val="00FA5E94"/>
    <w:rsid w:val="00FA5F58"/>
    <w:rsid w:val="00FA612B"/>
    <w:rsid w:val="00FA61B3"/>
    <w:rsid w:val="00FA62DA"/>
    <w:rsid w:val="00FA6377"/>
    <w:rsid w:val="00FA682E"/>
    <w:rsid w:val="00FA6845"/>
    <w:rsid w:val="00FA6C0C"/>
    <w:rsid w:val="00FA7531"/>
    <w:rsid w:val="00FA7561"/>
    <w:rsid w:val="00FA75BC"/>
    <w:rsid w:val="00FA76D6"/>
    <w:rsid w:val="00FA7C13"/>
    <w:rsid w:val="00FB04CE"/>
    <w:rsid w:val="00FB0653"/>
    <w:rsid w:val="00FB0741"/>
    <w:rsid w:val="00FB07C6"/>
    <w:rsid w:val="00FB0956"/>
    <w:rsid w:val="00FB0BFD"/>
    <w:rsid w:val="00FB144D"/>
    <w:rsid w:val="00FB1EA6"/>
    <w:rsid w:val="00FB1F28"/>
    <w:rsid w:val="00FB24D1"/>
    <w:rsid w:val="00FB2EE7"/>
    <w:rsid w:val="00FB30CB"/>
    <w:rsid w:val="00FB335D"/>
    <w:rsid w:val="00FB3E71"/>
    <w:rsid w:val="00FB4196"/>
    <w:rsid w:val="00FB4536"/>
    <w:rsid w:val="00FB45BC"/>
    <w:rsid w:val="00FB487B"/>
    <w:rsid w:val="00FB49ED"/>
    <w:rsid w:val="00FB4C68"/>
    <w:rsid w:val="00FB4D1B"/>
    <w:rsid w:val="00FB4E26"/>
    <w:rsid w:val="00FB4F66"/>
    <w:rsid w:val="00FB57A8"/>
    <w:rsid w:val="00FB58FB"/>
    <w:rsid w:val="00FB59A0"/>
    <w:rsid w:val="00FB59AC"/>
    <w:rsid w:val="00FB5A1E"/>
    <w:rsid w:val="00FB5B27"/>
    <w:rsid w:val="00FB5CA4"/>
    <w:rsid w:val="00FB5CB8"/>
    <w:rsid w:val="00FB61EC"/>
    <w:rsid w:val="00FB64C4"/>
    <w:rsid w:val="00FB6BE3"/>
    <w:rsid w:val="00FB6CBF"/>
    <w:rsid w:val="00FB6D8A"/>
    <w:rsid w:val="00FB6E63"/>
    <w:rsid w:val="00FB6F3C"/>
    <w:rsid w:val="00FB749C"/>
    <w:rsid w:val="00FB75A5"/>
    <w:rsid w:val="00FB763F"/>
    <w:rsid w:val="00FB7820"/>
    <w:rsid w:val="00FB795D"/>
    <w:rsid w:val="00FB796A"/>
    <w:rsid w:val="00FB79B9"/>
    <w:rsid w:val="00FB7A93"/>
    <w:rsid w:val="00FC027E"/>
    <w:rsid w:val="00FC0421"/>
    <w:rsid w:val="00FC0780"/>
    <w:rsid w:val="00FC0DC7"/>
    <w:rsid w:val="00FC0EB7"/>
    <w:rsid w:val="00FC10A1"/>
    <w:rsid w:val="00FC12DA"/>
    <w:rsid w:val="00FC14D2"/>
    <w:rsid w:val="00FC14EC"/>
    <w:rsid w:val="00FC177E"/>
    <w:rsid w:val="00FC1988"/>
    <w:rsid w:val="00FC1A5E"/>
    <w:rsid w:val="00FC1B06"/>
    <w:rsid w:val="00FC2052"/>
    <w:rsid w:val="00FC20BD"/>
    <w:rsid w:val="00FC26B8"/>
    <w:rsid w:val="00FC2A3D"/>
    <w:rsid w:val="00FC2B7C"/>
    <w:rsid w:val="00FC2F4D"/>
    <w:rsid w:val="00FC34FF"/>
    <w:rsid w:val="00FC383C"/>
    <w:rsid w:val="00FC38AD"/>
    <w:rsid w:val="00FC3C34"/>
    <w:rsid w:val="00FC3F73"/>
    <w:rsid w:val="00FC404F"/>
    <w:rsid w:val="00FC40B7"/>
    <w:rsid w:val="00FC41FB"/>
    <w:rsid w:val="00FC4550"/>
    <w:rsid w:val="00FC4642"/>
    <w:rsid w:val="00FC47DA"/>
    <w:rsid w:val="00FC4903"/>
    <w:rsid w:val="00FC498D"/>
    <w:rsid w:val="00FC4CC7"/>
    <w:rsid w:val="00FC4EAB"/>
    <w:rsid w:val="00FC4EDC"/>
    <w:rsid w:val="00FC4F92"/>
    <w:rsid w:val="00FC53C3"/>
    <w:rsid w:val="00FC556D"/>
    <w:rsid w:val="00FC5BB5"/>
    <w:rsid w:val="00FC624F"/>
    <w:rsid w:val="00FC647E"/>
    <w:rsid w:val="00FC66EC"/>
    <w:rsid w:val="00FC68B7"/>
    <w:rsid w:val="00FC68BC"/>
    <w:rsid w:val="00FC6BB0"/>
    <w:rsid w:val="00FC6BF7"/>
    <w:rsid w:val="00FC6C19"/>
    <w:rsid w:val="00FC6DF9"/>
    <w:rsid w:val="00FC74F2"/>
    <w:rsid w:val="00FC7557"/>
    <w:rsid w:val="00FC75C3"/>
    <w:rsid w:val="00FC76D9"/>
    <w:rsid w:val="00FC7B53"/>
    <w:rsid w:val="00FC7C3A"/>
    <w:rsid w:val="00FC7D1E"/>
    <w:rsid w:val="00FD04BB"/>
    <w:rsid w:val="00FD0567"/>
    <w:rsid w:val="00FD07D0"/>
    <w:rsid w:val="00FD0E47"/>
    <w:rsid w:val="00FD11E4"/>
    <w:rsid w:val="00FD12D9"/>
    <w:rsid w:val="00FD141C"/>
    <w:rsid w:val="00FD184A"/>
    <w:rsid w:val="00FD1A04"/>
    <w:rsid w:val="00FD247E"/>
    <w:rsid w:val="00FD2771"/>
    <w:rsid w:val="00FD3355"/>
    <w:rsid w:val="00FD33E3"/>
    <w:rsid w:val="00FD3472"/>
    <w:rsid w:val="00FD34F8"/>
    <w:rsid w:val="00FD3817"/>
    <w:rsid w:val="00FD38E8"/>
    <w:rsid w:val="00FD38FD"/>
    <w:rsid w:val="00FD3C3C"/>
    <w:rsid w:val="00FD4098"/>
    <w:rsid w:val="00FD4487"/>
    <w:rsid w:val="00FD4493"/>
    <w:rsid w:val="00FD5486"/>
    <w:rsid w:val="00FD56E5"/>
    <w:rsid w:val="00FD5E56"/>
    <w:rsid w:val="00FD618F"/>
    <w:rsid w:val="00FD619B"/>
    <w:rsid w:val="00FD63C4"/>
    <w:rsid w:val="00FD6453"/>
    <w:rsid w:val="00FD6510"/>
    <w:rsid w:val="00FD6A29"/>
    <w:rsid w:val="00FD6A73"/>
    <w:rsid w:val="00FD6CCC"/>
    <w:rsid w:val="00FD6DCD"/>
    <w:rsid w:val="00FD7611"/>
    <w:rsid w:val="00FD7945"/>
    <w:rsid w:val="00FD79A4"/>
    <w:rsid w:val="00FE067B"/>
    <w:rsid w:val="00FE069C"/>
    <w:rsid w:val="00FE09CC"/>
    <w:rsid w:val="00FE0BB6"/>
    <w:rsid w:val="00FE0C63"/>
    <w:rsid w:val="00FE0E3F"/>
    <w:rsid w:val="00FE1058"/>
    <w:rsid w:val="00FE1432"/>
    <w:rsid w:val="00FE15FE"/>
    <w:rsid w:val="00FE1608"/>
    <w:rsid w:val="00FE18CC"/>
    <w:rsid w:val="00FE1CBA"/>
    <w:rsid w:val="00FE20AC"/>
    <w:rsid w:val="00FE2110"/>
    <w:rsid w:val="00FE2219"/>
    <w:rsid w:val="00FE22DA"/>
    <w:rsid w:val="00FE27C2"/>
    <w:rsid w:val="00FE289B"/>
    <w:rsid w:val="00FE2BD0"/>
    <w:rsid w:val="00FE2FBE"/>
    <w:rsid w:val="00FE30B2"/>
    <w:rsid w:val="00FE33A4"/>
    <w:rsid w:val="00FE348E"/>
    <w:rsid w:val="00FE37DB"/>
    <w:rsid w:val="00FE3D4E"/>
    <w:rsid w:val="00FE4141"/>
    <w:rsid w:val="00FE4681"/>
    <w:rsid w:val="00FE468F"/>
    <w:rsid w:val="00FE4890"/>
    <w:rsid w:val="00FE4C02"/>
    <w:rsid w:val="00FE525A"/>
    <w:rsid w:val="00FE526F"/>
    <w:rsid w:val="00FE52BE"/>
    <w:rsid w:val="00FE556B"/>
    <w:rsid w:val="00FE5698"/>
    <w:rsid w:val="00FE5959"/>
    <w:rsid w:val="00FE5CC0"/>
    <w:rsid w:val="00FE60C7"/>
    <w:rsid w:val="00FE61A5"/>
    <w:rsid w:val="00FE646B"/>
    <w:rsid w:val="00FE658A"/>
    <w:rsid w:val="00FE67A3"/>
    <w:rsid w:val="00FE67B5"/>
    <w:rsid w:val="00FE6936"/>
    <w:rsid w:val="00FE6B99"/>
    <w:rsid w:val="00FE7473"/>
    <w:rsid w:val="00FE7493"/>
    <w:rsid w:val="00FE7615"/>
    <w:rsid w:val="00FE777C"/>
    <w:rsid w:val="00FE77DC"/>
    <w:rsid w:val="00FE7CC1"/>
    <w:rsid w:val="00FE7DB5"/>
    <w:rsid w:val="00FE7DC8"/>
    <w:rsid w:val="00FE7EBD"/>
    <w:rsid w:val="00FE7F8D"/>
    <w:rsid w:val="00FF0978"/>
    <w:rsid w:val="00FF09A4"/>
    <w:rsid w:val="00FF09D6"/>
    <w:rsid w:val="00FF0C85"/>
    <w:rsid w:val="00FF0ED8"/>
    <w:rsid w:val="00FF123C"/>
    <w:rsid w:val="00FF130C"/>
    <w:rsid w:val="00FF130E"/>
    <w:rsid w:val="00FF1839"/>
    <w:rsid w:val="00FF19FE"/>
    <w:rsid w:val="00FF1AEF"/>
    <w:rsid w:val="00FF1F39"/>
    <w:rsid w:val="00FF1F7F"/>
    <w:rsid w:val="00FF1FF9"/>
    <w:rsid w:val="00FF2140"/>
    <w:rsid w:val="00FF26C3"/>
    <w:rsid w:val="00FF26D4"/>
    <w:rsid w:val="00FF2716"/>
    <w:rsid w:val="00FF27E4"/>
    <w:rsid w:val="00FF287B"/>
    <w:rsid w:val="00FF2FFD"/>
    <w:rsid w:val="00FF303C"/>
    <w:rsid w:val="00FF38D6"/>
    <w:rsid w:val="00FF3EB0"/>
    <w:rsid w:val="00FF4618"/>
    <w:rsid w:val="00FF4ABB"/>
    <w:rsid w:val="00FF4CF1"/>
    <w:rsid w:val="00FF500C"/>
    <w:rsid w:val="00FF52D7"/>
    <w:rsid w:val="00FF5505"/>
    <w:rsid w:val="00FF59FF"/>
    <w:rsid w:val="00FF5BDF"/>
    <w:rsid w:val="00FF6000"/>
    <w:rsid w:val="00FF71CE"/>
    <w:rsid w:val="00FF7298"/>
    <w:rsid w:val="00FF729D"/>
    <w:rsid w:val="00FF7439"/>
    <w:rsid w:val="00FF753A"/>
    <w:rsid w:val="00FF7B63"/>
    <w:rsid w:val="00FF7FB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7F138892"/>
  <w15:docId w15:val="{A2AD7517-59DE-4516-AB64-5D0C78A4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5309"/>
    <w:rPr>
      <w:rFonts w:ascii="Tahoma" w:hAnsi="Tahoma"/>
      <w:lang w:val="en-US"/>
    </w:rPr>
  </w:style>
  <w:style w:type="paragraph" w:styleId="Rubrik1">
    <w:name w:val="heading 1"/>
    <w:aliases w:val="Module"/>
    <w:basedOn w:val="Normal"/>
    <w:next w:val="Normal"/>
    <w:qFormat/>
    <w:rsid w:val="004D1506"/>
    <w:pPr>
      <w:keepNext/>
      <w:pageBreakBefore/>
      <w:numPr>
        <w:numId w:val="10"/>
      </w:numPr>
      <w:pBdr>
        <w:bottom w:val="single" w:sz="36" w:space="1" w:color="auto"/>
      </w:pBdr>
      <w:spacing w:after="360"/>
      <w:outlineLvl w:val="0"/>
    </w:pPr>
    <w:rPr>
      <w:rFonts w:cs="Arial"/>
      <w:b/>
      <w:bCs/>
      <w:kern w:val="32"/>
      <w:sz w:val="32"/>
      <w:szCs w:val="32"/>
    </w:rPr>
  </w:style>
  <w:style w:type="paragraph" w:styleId="Rubrik2">
    <w:name w:val="heading 2"/>
    <w:aliases w:val="Commands"/>
    <w:basedOn w:val="Normal"/>
    <w:next w:val="Normal"/>
    <w:qFormat/>
    <w:rsid w:val="001B6737"/>
    <w:pPr>
      <w:keepNext/>
      <w:numPr>
        <w:ilvl w:val="1"/>
        <w:numId w:val="10"/>
      </w:numPr>
      <w:pBdr>
        <w:bottom w:val="single" w:sz="12" w:space="1" w:color="auto"/>
      </w:pBdr>
      <w:spacing w:before="240" w:after="60"/>
      <w:outlineLvl w:val="1"/>
    </w:pPr>
    <w:rPr>
      <w:rFonts w:cs="Arial"/>
      <w:b/>
      <w:bCs/>
      <w:iCs/>
      <w:sz w:val="28"/>
      <w:szCs w:val="28"/>
    </w:rPr>
  </w:style>
  <w:style w:type="paragraph" w:styleId="Rubrik3">
    <w:name w:val="heading 3"/>
    <w:aliases w:val="Options"/>
    <w:basedOn w:val="Normal"/>
    <w:next w:val="Normal"/>
    <w:link w:val="Rubrik3Char"/>
    <w:qFormat/>
    <w:rsid w:val="00780208"/>
    <w:pPr>
      <w:keepNext/>
      <w:numPr>
        <w:ilvl w:val="2"/>
        <w:numId w:val="10"/>
      </w:numPr>
      <w:spacing w:before="240" w:after="60"/>
      <w:outlineLvl w:val="2"/>
    </w:pPr>
    <w:rPr>
      <w:rFonts w:cs="Arial"/>
      <w:b/>
      <w:bCs/>
      <w:sz w:val="26"/>
      <w:szCs w:val="26"/>
    </w:rPr>
  </w:style>
  <w:style w:type="paragraph" w:styleId="Rubrik4">
    <w:name w:val="heading 4"/>
    <w:aliases w:val="Frame"/>
    <w:basedOn w:val="Normal"/>
    <w:next w:val="Normal"/>
    <w:link w:val="Rubrik4Char"/>
    <w:autoRedefine/>
    <w:qFormat/>
    <w:rsid w:val="00157CFA"/>
    <w:pPr>
      <w:keepNext/>
      <w:spacing w:before="120"/>
      <w:outlineLvl w:val="3"/>
    </w:pPr>
    <w:rPr>
      <w:b/>
      <w:sz w:val="24"/>
      <w:szCs w:val="24"/>
    </w:rPr>
  </w:style>
  <w:style w:type="paragraph" w:styleId="Rubrik5">
    <w:name w:val="heading 5"/>
    <w:aliases w:val="Label"/>
    <w:basedOn w:val="Normal"/>
    <w:next w:val="Normal"/>
    <w:link w:val="Rubrik5Char"/>
    <w:qFormat/>
    <w:rsid w:val="004A5C4A"/>
    <w:pPr>
      <w:keepNext/>
      <w:spacing w:before="120"/>
      <w:outlineLvl w:val="4"/>
    </w:pPr>
    <w:rPr>
      <w:b/>
    </w:rPr>
  </w:style>
  <w:style w:type="paragraph" w:styleId="Rubrik6">
    <w:name w:val="heading 6"/>
    <w:basedOn w:val="Normal"/>
    <w:next w:val="Normal"/>
    <w:qFormat/>
    <w:rsid w:val="00941053"/>
    <w:pPr>
      <w:keepNext/>
      <w:spacing w:before="120"/>
      <w:outlineLvl w:val="5"/>
    </w:pPr>
    <w:rPr>
      <w:b/>
      <w:bCs/>
      <w:sz w:val="18"/>
      <w:szCs w:val="22"/>
    </w:rPr>
  </w:style>
  <w:style w:type="paragraph" w:styleId="Rubrik7">
    <w:name w:val="heading 7"/>
    <w:basedOn w:val="Normal"/>
    <w:next w:val="Normal"/>
    <w:qFormat/>
    <w:rsid w:val="00780208"/>
    <w:pPr>
      <w:numPr>
        <w:ilvl w:val="6"/>
        <w:numId w:val="10"/>
      </w:numPr>
      <w:spacing w:before="240" w:after="60"/>
      <w:outlineLvl w:val="6"/>
    </w:pPr>
    <w:rPr>
      <w:rFonts w:ascii="Times New Roman" w:hAnsi="Times New Roman"/>
      <w:sz w:val="24"/>
    </w:rPr>
  </w:style>
  <w:style w:type="paragraph" w:styleId="Rubrik8">
    <w:name w:val="heading 8"/>
    <w:basedOn w:val="Normal"/>
    <w:next w:val="Normal"/>
    <w:qFormat/>
    <w:rsid w:val="00780208"/>
    <w:pPr>
      <w:numPr>
        <w:ilvl w:val="7"/>
        <w:numId w:val="10"/>
      </w:numPr>
      <w:spacing w:before="240" w:after="60"/>
      <w:outlineLvl w:val="7"/>
    </w:pPr>
    <w:rPr>
      <w:rFonts w:ascii="Times New Roman" w:hAnsi="Times New Roman"/>
      <w:i/>
      <w:iCs/>
      <w:sz w:val="24"/>
    </w:rPr>
  </w:style>
  <w:style w:type="paragraph" w:styleId="Rubrik9">
    <w:name w:val="heading 9"/>
    <w:basedOn w:val="Normal"/>
    <w:next w:val="Normal"/>
    <w:qFormat/>
    <w:rsid w:val="00780208"/>
    <w:pPr>
      <w:numPr>
        <w:ilvl w:val="8"/>
        <w:numId w:val="10"/>
      </w:num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Punkt">
    <w:name w:val="Punkt"/>
    <w:basedOn w:val="Normal"/>
    <w:rsid w:val="00173143"/>
  </w:style>
  <w:style w:type="paragraph" w:styleId="Kommentarer">
    <w:name w:val="annotation text"/>
    <w:basedOn w:val="Normal"/>
    <w:link w:val="KommentarerChar"/>
    <w:semiHidden/>
    <w:rsid w:val="00780208"/>
    <w:rPr>
      <w:i/>
    </w:rPr>
  </w:style>
  <w:style w:type="paragraph" w:customStyle="1" w:styleId="Viktigt">
    <w:name w:val="Viktigt"/>
    <w:basedOn w:val="Normal"/>
    <w:rsid w:val="00780208"/>
    <w:rPr>
      <w:b/>
      <w:sz w:val="22"/>
    </w:rPr>
  </w:style>
  <w:style w:type="character" w:styleId="Hyperlnk">
    <w:name w:val="Hyperlink"/>
    <w:basedOn w:val="Standardstycketeckensnitt"/>
    <w:uiPriority w:val="99"/>
    <w:rsid w:val="00780208"/>
    <w:rPr>
      <w:color w:val="0000FF"/>
      <w:u w:val="single"/>
    </w:rPr>
  </w:style>
  <w:style w:type="paragraph" w:styleId="Sidfot">
    <w:name w:val="footer"/>
    <w:basedOn w:val="Normal"/>
    <w:rsid w:val="00780208"/>
    <w:pPr>
      <w:tabs>
        <w:tab w:val="center" w:pos="4536"/>
        <w:tab w:val="right" w:pos="9072"/>
      </w:tabs>
    </w:pPr>
  </w:style>
  <w:style w:type="character" w:styleId="Sidnummer">
    <w:name w:val="page number"/>
    <w:basedOn w:val="Standardstycketeckensnitt"/>
    <w:rsid w:val="00780208"/>
  </w:style>
  <w:style w:type="paragraph" w:styleId="Sidhuvud">
    <w:name w:val="header"/>
    <w:basedOn w:val="Normal"/>
    <w:rsid w:val="00BC5DF5"/>
    <w:pPr>
      <w:tabs>
        <w:tab w:val="center" w:pos="4536"/>
        <w:tab w:val="right" w:pos="9072"/>
      </w:tabs>
    </w:pPr>
  </w:style>
  <w:style w:type="character" w:styleId="AnvndHyperlnk">
    <w:name w:val="FollowedHyperlink"/>
    <w:basedOn w:val="Standardstycketeckensnitt"/>
    <w:semiHidden/>
    <w:unhideWhenUsed/>
    <w:rsid w:val="008A52B7"/>
    <w:rPr>
      <w:color w:val="800080" w:themeColor="followedHyperlink"/>
      <w:u w:val="single"/>
    </w:rPr>
  </w:style>
  <w:style w:type="paragraph" w:customStyle="1" w:styleId="Utfr">
    <w:name w:val="Utför"/>
    <w:basedOn w:val="Normal"/>
    <w:link w:val="UtfrCharChar"/>
    <w:rsid w:val="00001B4E"/>
    <w:pPr>
      <w:numPr>
        <w:numId w:val="4"/>
      </w:numPr>
      <w:overflowPunct w:val="0"/>
      <w:autoSpaceDE w:val="0"/>
      <w:autoSpaceDN w:val="0"/>
      <w:adjustRightInd w:val="0"/>
      <w:ind w:hanging="567"/>
      <w:textAlignment w:val="baseline"/>
    </w:pPr>
  </w:style>
  <w:style w:type="paragraph" w:customStyle="1" w:styleId="Frga">
    <w:name w:val="Fråga"/>
    <w:basedOn w:val="Normal"/>
    <w:next w:val="Answer"/>
    <w:rsid w:val="00A724D2"/>
    <w:pPr>
      <w:keepNext/>
      <w:numPr>
        <w:numId w:val="1"/>
      </w:numPr>
      <w:overflowPunct w:val="0"/>
      <w:autoSpaceDE w:val="0"/>
      <w:autoSpaceDN w:val="0"/>
      <w:adjustRightInd w:val="0"/>
      <w:spacing w:before="120"/>
      <w:ind w:left="0"/>
      <w:textAlignment w:val="baseline"/>
    </w:pPr>
  </w:style>
  <w:style w:type="paragraph" w:customStyle="1" w:styleId="Svar">
    <w:name w:val="Svar"/>
    <w:basedOn w:val="Normal"/>
    <w:link w:val="SvarChar"/>
    <w:rsid w:val="00E9652A"/>
    <w:pPr>
      <w:spacing w:after="120"/>
    </w:pPr>
    <w:rPr>
      <w:i/>
    </w:rPr>
  </w:style>
  <w:style w:type="paragraph" w:styleId="Beskrivning">
    <w:name w:val="caption"/>
    <w:basedOn w:val="Normal"/>
    <w:next w:val="Normal"/>
    <w:qFormat/>
    <w:rsid w:val="00FC74F2"/>
    <w:rPr>
      <w:b/>
      <w:bCs/>
      <w:sz w:val="12"/>
      <w:szCs w:val="12"/>
    </w:rPr>
  </w:style>
  <w:style w:type="paragraph" w:customStyle="1" w:styleId="Bild">
    <w:name w:val="Bild"/>
    <w:basedOn w:val="Normal"/>
    <w:next w:val="Normal"/>
    <w:link w:val="BildChar"/>
    <w:qFormat/>
    <w:rsid w:val="008071BC"/>
    <w:pPr>
      <w:spacing w:before="120" w:after="120"/>
    </w:pPr>
  </w:style>
  <w:style w:type="paragraph" w:customStyle="1" w:styleId="Formatmall1">
    <w:name w:val="Formatmall1"/>
    <w:basedOn w:val="Rubrik4"/>
    <w:rsid w:val="00780208"/>
    <w:pPr>
      <w:numPr>
        <w:numId w:val="3"/>
      </w:numPr>
    </w:pPr>
  </w:style>
  <w:style w:type="paragraph" w:customStyle="1" w:styleId="Summary">
    <w:name w:val="Summary"/>
    <w:basedOn w:val="Normal"/>
    <w:rsid w:val="00802184"/>
    <w:pPr>
      <w:shd w:val="clear" w:color="auto" w:fill="E0E0E0"/>
      <w:spacing w:before="240"/>
      <w:jc w:val="center"/>
    </w:pPr>
    <w:rPr>
      <w:b/>
      <w:sz w:val="32"/>
      <w:szCs w:val="32"/>
    </w:rPr>
  </w:style>
  <w:style w:type="paragraph" w:customStyle="1" w:styleId="vning">
    <w:name w:val="Övning"/>
    <w:basedOn w:val="Normal"/>
    <w:rsid w:val="00D14F21"/>
    <w:pPr>
      <w:pBdr>
        <w:top w:val="single" w:sz="4" w:space="1" w:color="auto" w:shadow="1"/>
        <w:left w:val="single" w:sz="4" w:space="4" w:color="auto" w:shadow="1"/>
        <w:bottom w:val="single" w:sz="4" w:space="1" w:color="auto" w:shadow="1"/>
        <w:right w:val="single" w:sz="4" w:space="4" w:color="auto" w:shadow="1"/>
      </w:pBdr>
      <w:shd w:val="clear" w:color="auto" w:fill="E0E0E0"/>
    </w:pPr>
    <w:rPr>
      <w:b/>
      <w:sz w:val="24"/>
      <w:szCs w:val="24"/>
    </w:rPr>
  </w:style>
  <w:style w:type="character" w:customStyle="1" w:styleId="BildChar">
    <w:name w:val="Bild Char"/>
    <w:basedOn w:val="Standardstycketeckensnitt"/>
    <w:link w:val="Bild"/>
    <w:rsid w:val="008071BC"/>
    <w:rPr>
      <w:rFonts w:ascii="Tahoma" w:hAnsi="Tahoma"/>
      <w:lang w:val="en-US"/>
    </w:rPr>
  </w:style>
  <w:style w:type="paragraph" w:customStyle="1" w:styleId="Command">
    <w:name w:val="Command"/>
    <w:basedOn w:val="Normal"/>
    <w:rsid w:val="00A430AA"/>
    <w:pPr>
      <w:overflowPunct w:val="0"/>
      <w:autoSpaceDE w:val="0"/>
      <w:autoSpaceDN w:val="0"/>
      <w:adjustRightInd w:val="0"/>
      <w:spacing w:before="60"/>
      <w:ind w:left="284"/>
      <w:textAlignment w:val="baseline"/>
    </w:pPr>
    <w:rPr>
      <w:rFonts w:ascii="Lucida Console" w:hAnsi="Lucida Console"/>
      <w:b/>
      <w:sz w:val="18"/>
      <w:szCs w:val="22"/>
    </w:rPr>
  </w:style>
  <w:style w:type="table" w:styleId="Tabellrutnt">
    <w:name w:val="Table Grid"/>
    <w:basedOn w:val="Normaltabell"/>
    <w:rsid w:val="00FA3E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ubrik4Char">
    <w:name w:val="Rubrik 4 Char"/>
    <w:aliases w:val="Frame Char"/>
    <w:basedOn w:val="Standardstycketeckensnitt"/>
    <w:link w:val="Rubrik4"/>
    <w:rsid w:val="00157CFA"/>
    <w:rPr>
      <w:rFonts w:ascii="Tahoma" w:hAnsi="Tahoma"/>
      <w:b/>
      <w:sz w:val="24"/>
      <w:szCs w:val="24"/>
      <w:lang w:val="en-US"/>
    </w:rPr>
  </w:style>
  <w:style w:type="paragraph" w:styleId="Ballongtext">
    <w:name w:val="Balloon Text"/>
    <w:basedOn w:val="Normal"/>
    <w:semiHidden/>
    <w:rsid w:val="00590497"/>
    <w:rPr>
      <w:rFonts w:cs="Tahoma"/>
      <w:sz w:val="16"/>
      <w:szCs w:val="16"/>
    </w:rPr>
  </w:style>
  <w:style w:type="character" w:customStyle="1" w:styleId="Rubrik5Char">
    <w:name w:val="Rubrik 5 Char"/>
    <w:aliases w:val="Label Char"/>
    <w:basedOn w:val="Standardstycketeckensnitt"/>
    <w:link w:val="Rubrik5"/>
    <w:rsid w:val="004A5C4A"/>
    <w:rPr>
      <w:rFonts w:ascii="Tahoma" w:hAnsi="Tahoma"/>
      <w:b/>
      <w:lang w:val="en-US"/>
    </w:rPr>
  </w:style>
  <w:style w:type="paragraph" w:customStyle="1" w:styleId="OPEN">
    <w:name w:val="OPEN"/>
    <w:basedOn w:val="Utfr"/>
    <w:next w:val="Normal"/>
    <w:link w:val="OPENChar"/>
    <w:rsid w:val="002673D9"/>
    <w:pPr>
      <w:numPr>
        <w:numId w:val="2"/>
      </w:numPr>
    </w:pPr>
  </w:style>
  <w:style w:type="character" w:customStyle="1" w:styleId="UtfrCharChar">
    <w:name w:val="Utför Char Char"/>
    <w:basedOn w:val="Standardstycketeckensnitt"/>
    <w:link w:val="Utfr"/>
    <w:rsid w:val="00001B4E"/>
    <w:rPr>
      <w:rFonts w:ascii="Tahoma" w:hAnsi="Tahoma"/>
      <w:lang w:val="en-US"/>
    </w:rPr>
  </w:style>
  <w:style w:type="character" w:customStyle="1" w:styleId="OPENChar">
    <w:name w:val="OPEN Char"/>
    <w:basedOn w:val="UtfrCharChar"/>
    <w:link w:val="OPEN"/>
    <w:rsid w:val="001349FE"/>
    <w:rPr>
      <w:rFonts w:ascii="Tahoma" w:hAnsi="Tahoma"/>
      <w:lang w:val="en-US"/>
    </w:rPr>
  </w:style>
  <w:style w:type="character" w:customStyle="1" w:styleId="SvarChar">
    <w:name w:val="Svar Char"/>
    <w:basedOn w:val="Standardstycketeckensnitt"/>
    <w:link w:val="Svar"/>
    <w:rsid w:val="001F237A"/>
    <w:rPr>
      <w:rFonts w:ascii="Tahoma" w:hAnsi="Tahoma"/>
      <w:i/>
      <w:lang w:val="en-US" w:eastAsia="sv-SE" w:bidi="ar-SA"/>
    </w:rPr>
  </w:style>
  <w:style w:type="character" w:customStyle="1" w:styleId="Rubrik3Char">
    <w:name w:val="Rubrik 3 Char"/>
    <w:aliases w:val="Options Char"/>
    <w:basedOn w:val="Standardstycketeckensnitt"/>
    <w:link w:val="Rubrik3"/>
    <w:rsid w:val="003E73EB"/>
    <w:rPr>
      <w:rFonts w:ascii="Tahoma" w:hAnsi="Tahoma" w:cs="Arial"/>
      <w:b/>
      <w:bCs/>
      <w:sz w:val="26"/>
      <w:szCs w:val="26"/>
      <w:lang w:val="en-US"/>
    </w:rPr>
  </w:style>
  <w:style w:type="paragraph" w:styleId="Rubrik">
    <w:name w:val="Title"/>
    <w:basedOn w:val="Normal"/>
    <w:next w:val="Normal"/>
    <w:link w:val="RubrikChar"/>
    <w:qFormat/>
    <w:rsid w:val="00873FA5"/>
    <w:pPr>
      <w:spacing w:before="240" w:after="60"/>
      <w:jc w:val="center"/>
      <w:outlineLvl w:val="0"/>
    </w:pPr>
    <w:rPr>
      <w:rFonts w:ascii="Cambria" w:hAnsi="Cambria"/>
      <w:b/>
      <w:bCs/>
      <w:kern w:val="28"/>
      <w:sz w:val="32"/>
      <w:szCs w:val="32"/>
    </w:rPr>
  </w:style>
  <w:style w:type="character" w:customStyle="1" w:styleId="RubrikChar">
    <w:name w:val="Rubrik Char"/>
    <w:basedOn w:val="Standardstycketeckensnitt"/>
    <w:link w:val="Rubrik"/>
    <w:rsid w:val="00873FA5"/>
    <w:rPr>
      <w:rFonts w:ascii="Cambria" w:eastAsia="Times New Roman" w:hAnsi="Cambria" w:cs="Times New Roman"/>
      <w:b/>
      <w:bCs/>
      <w:kern w:val="28"/>
      <w:sz w:val="32"/>
      <w:szCs w:val="32"/>
      <w:lang w:val="en-US"/>
    </w:rPr>
  </w:style>
  <w:style w:type="paragraph" w:styleId="Slutnotstext">
    <w:name w:val="endnote text"/>
    <w:basedOn w:val="Normal"/>
    <w:link w:val="SlutnotstextChar"/>
    <w:rsid w:val="00B02DDD"/>
  </w:style>
  <w:style w:type="character" w:customStyle="1" w:styleId="SlutnotstextChar">
    <w:name w:val="Slutnotstext Char"/>
    <w:basedOn w:val="Standardstycketeckensnitt"/>
    <w:link w:val="Slutnotstext"/>
    <w:rsid w:val="00B02DDD"/>
    <w:rPr>
      <w:rFonts w:ascii="Tahoma" w:hAnsi="Tahoma"/>
      <w:lang w:val="en-US"/>
    </w:rPr>
  </w:style>
  <w:style w:type="character" w:styleId="Slutnotsreferens">
    <w:name w:val="endnote reference"/>
    <w:basedOn w:val="Standardstycketeckensnitt"/>
    <w:rsid w:val="00B02DDD"/>
    <w:rPr>
      <w:vertAlign w:val="superscript"/>
    </w:rPr>
  </w:style>
  <w:style w:type="paragraph" w:styleId="Liststycke">
    <w:name w:val="List Paragraph"/>
    <w:basedOn w:val="Normal"/>
    <w:qFormat/>
    <w:rsid w:val="009215F7"/>
    <w:pPr>
      <w:ind w:left="1304"/>
    </w:pPr>
  </w:style>
  <w:style w:type="character" w:customStyle="1" w:styleId="hps">
    <w:name w:val="hps"/>
    <w:basedOn w:val="Standardstycketeckensnitt"/>
    <w:rsid w:val="00706B1F"/>
  </w:style>
  <w:style w:type="paragraph" w:styleId="Kommentarsmne">
    <w:name w:val="annotation subject"/>
    <w:basedOn w:val="Kommentarer"/>
    <w:next w:val="Kommentarer"/>
    <w:link w:val="KommentarsmneChar"/>
    <w:rsid w:val="005D5B14"/>
    <w:rPr>
      <w:b/>
      <w:bCs/>
      <w:i w:val="0"/>
    </w:rPr>
  </w:style>
  <w:style w:type="character" w:customStyle="1" w:styleId="KommentarerChar">
    <w:name w:val="Kommentarer Char"/>
    <w:basedOn w:val="Standardstycketeckensnitt"/>
    <w:link w:val="Kommentarer"/>
    <w:semiHidden/>
    <w:rsid w:val="005D5B14"/>
    <w:rPr>
      <w:rFonts w:ascii="Tahoma" w:hAnsi="Tahoma"/>
      <w:i/>
      <w:lang w:val="en-US"/>
    </w:rPr>
  </w:style>
  <w:style w:type="character" w:customStyle="1" w:styleId="KommentarsmneChar">
    <w:name w:val="Kommentarsämne Char"/>
    <w:basedOn w:val="KommentarerChar"/>
    <w:link w:val="Kommentarsmne"/>
    <w:rsid w:val="005D5B14"/>
    <w:rPr>
      <w:rFonts w:ascii="Tahoma" w:hAnsi="Tahoma"/>
      <w:i/>
      <w:lang w:val="en-US"/>
    </w:rPr>
  </w:style>
  <w:style w:type="paragraph" w:customStyle="1" w:styleId="DoNow">
    <w:name w:val="DoNow"/>
    <w:basedOn w:val="Normal"/>
    <w:next w:val="Normal"/>
    <w:link w:val="DoNowChar"/>
    <w:qFormat/>
    <w:rsid w:val="00040409"/>
    <w:pPr>
      <w:numPr>
        <w:numId w:val="7"/>
      </w:numPr>
      <w:spacing w:after="120"/>
      <w:ind w:left="0" w:hanging="425"/>
    </w:pPr>
  </w:style>
  <w:style w:type="paragraph" w:customStyle="1" w:styleId="Answer">
    <w:name w:val="Answer"/>
    <w:basedOn w:val="Normal"/>
    <w:next w:val="Normal"/>
    <w:link w:val="AnswerChar"/>
    <w:qFormat/>
    <w:rsid w:val="003A4B20"/>
    <w:rPr>
      <w:i/>
    </w:rPr>
  </w:style>
  <w:style w:type="character" w:customStyle="1" w:styleId="DoNowChar">
    <w:name w:val="DoNow Char"/>
    <w:basedOn w:val="Standardstycketeckensnitt"/>
    <w:link w:val="DoNow"/>
    <w:rsid w:val="00040409"/>
    <w:rPr>
      <w:rFonts w:ascii="Tahoma" w:hAnsi="Tahoma"/>
      <w:lang w:val="en-US"/>
    </w:rPr>
  </w:style>
  <w:style w:type="paragraph" w:customStyle="1" w:styleId="LISPSAMPLE">
    <w:name w:val="LISPSAMPLE"/>
    <w:basedOn w:val="OPEN"/>
    <w:qFormat/>
    <w:rsid w:val="00AA7C91"/>
    <w:pPr>
      <w:numPr>
        <w:numId w:val="0"/>
      </w:numPr>
      <w:tabs>
        <w:tab w:val="left" w:pos="3402"/>
      </w:tabs>
      <w:overflowPunct/>
      <w:autoSpaceDE/>
      <w:autoSpaceDN/>
      <w:adjustRightInd/>
      <w:textAlignment w:val="auto"/>
    </w:pPr>
    <w:rPr>
      <w:rFonts w:ascii="Courier New" w:eastAsia="Calibri" w:hAnsi="Courier New" w:cs="Courier New"/>
      <w:sz w:val="18"/>
      <w:szCs w:val="21"/>
      <w:lang w:eastAsia="en-US" w:bidi="en-US"/>
    </w:rPr>
  </w:style>
  <w:style w:type="character" w:customStyle="1" w:styleId="AnswerChar">
    <w:name w:val="Answer Char"/>
    <w:basedOn w:val="Standardstycketeckensnitt"/>
    <w:link w:val="Answer"/>
    <w:rsid w:val="003A4B20"/>
    <w:rPr>
      <w:rFonts w:ascii="Tahoma" w:hAnsi="Tahoma"/>
      <w:i/>
      <w:lang w:val="en-US"/>
    </w:rPr>
  </w:style>
  <w:style w:type="paragraph" w:styleId="Revision">
    <w:name w:val="Revision"/>
    <w:hidden/>
    <w:uiPriority w:val="99"/>
    <w:semiHidden/>
    <w:rsid w:val="00A265A4"/>
    <w:rPr>
      <w:rFonts w:ascii="Tahoma" w:hAnsi="Tahoma"/>
      <w:lang w:val="en-US"/>
    </w:rPr>
  </w:style>
  <w:style w:type="paragraph" w:styleId="Normalwebb">
    <w:name w:val="Normal (Web)"/>
    <w:basedOn w:val="Normal"/>
    <w:uiPriority w:val="99"/>
    <w:semiHidden/>
    <w:unhideWhenUsed/>
    <w:rsid w:val="00455E57"/>
    <w:pPr>
      <w:spacing w:before="100" w:beforeAutospacing="1" w:after="100" w:afterAutospacing="1"/>
    </w:pPr>
    <w:rPr>
      <w:rFonts w:ascii="Times New Roman" w:eastAsiaTheme="minorHAnsi" w:hAnsi="Times New Roman"/>
      <w:sz w:val="24"/>
      <w:szCs w:val="24"/>
      <w:lang w:eastAsia="en-US"/>
    </w:rPr>
  </w:style>
  <w:style w:type="paragraph" w:styleId="Underrubrik">
    <w:name w:val="Subtitle"/>
    <w:basedOn w:val="Normal"/>
    <w:next w:val="Normal"/>
    <w:link w:val="UnderrubrikChar"/>
    <w:qFormat/>
    <w:rsid w:val="00455E5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UnderrubrikChar">
    <w:name w:val="Underrubrik Char"/>
    <w:basedOn w:val="Standardstycketeckensnitt"/>
    <w:link w:val="Underrubrik"/>
    <w:rsid w:val="00455E57"/>
    <w:rPr>
      <w:rFonts w:asciiTheme="minorHAnsi" w:eastAsiaTheme="minorEastAsia" w:hAnsiTheme="minorHAnsi" w:cstheme="minorBidi"/>
      <w:color w:val="5A5A5A" w:themeColor="text1" w:themeTint="A5"/>
      <w:spacing w:val="15"/>
      <w:sz w:val="22"/>
      <w:szCs w:val="22"/>
      <w:lang w:val="en-US"/>
    </w:rPr>
  </w:style>
  <w:style w:type="character" w:customStyle="1" w:styleId="Nmn1">
    <w:name w:val="Nämn1"/>
    <w:basedOn w:val="Standardstycketeckensnitt"/>
    <w:uiPriority w:val="99"/>
    <w:semiHidden/>
    <w:unhideWhenUsed/>
    <w:rsid w:val="002B4D3C"/>
    <w:rPr>
      <w:color w:val="2B579A"/>
      <w:shd w:val="clear" w:color="auto" w:fill="E6E6E6"/>
    </w:rPr>
  </w:style>
  <w:style w:type="character" w:customStyle="1" w:styleId="Olstomnmnande1">
    <w:name w:val="Olöst omnämnande1"/>
    <w:basedOn w:val="Standardstycketeckensnitt"/>
    <w:uiPriority w:val="99"/>
    <w:semiHidden/>
    <w:unhideWhenUsed/>
    <w:rsid w:val="000D0418"/>
    <w:rPr>
      <w:color w:val="808080"/>
      <w:shd w:val="clear" w:color="auto" w:fill="E6E6E6"/>
    </w:rPr>
  </w:style>
  <w:style w:type="character" w:styleId="Olstomnmnande">
    <w:name w:val="Unresolved Mention"/>
    <w:basedOn w:val="Standardstycketeckensnitt"/>
    <w:uiPriority w:val="99"/>
    <w:semiHidden/>
    <w:unhideWhenUsed/>
    <w:rsid w:val="008A1ED2"/>
    <w:rPr>
      <w:color w:val="605E5C"/>
      <w:shd w:val="clear" w:color="auto" w:fill="E1DFDD"/>
    </w:rPr>
  </w:style>
  <w:style w:type="paragraph" w:styleId="Brdtext">
    <w:name w:val="Body Text"/>
    <w:link w:val="BrdtextChar"/>
    <w:rsid w:val="0025477D"/>
    <w:pPr>
      <w:pBdr>
        <w:top w:val="nil"/>
        <w:left w:val="nil"/>
        <w:bottom w:val="nil"/>
        <w:right w:val="nil"/>
        <w:between w:val="nil"/>
        <w:bar w:val="nil"/>
      </w:pBdr>
    </w:pPr>
    <w:rPr>
      <w:rFonts w:ascii="Tahoma" w:eastAsia="Arial Unicode MS" w:hAnsi="Arial Unicode MS" w:cs="Arial Unicode MS"/>
      <w:color w:val="000000"/>
      <w:u w:color="000000"/>
      <w:bdr w:val="nil"/>
      <w:lang w:val="en-US" w:eastAsia="en-US"/>
    </w:rPr>
  </w:style>
  <w:style w:type="character" w:customStyle="1" w:styleId="BrdtextChar">
    <w:name w:val="Brödtext Char"/>
    <w:basedOn w:val="Standardstycketeckensnitt"/>
    <w:link w:val="Brdtext"/>
    <w:rsid w:val="0025477D"/>
    <w:rPr>
      <w:rFonts w:ascii="Tahoma" w:eastAsia="Arial Unicode MS" w:hAnsi="Arial Unicode MS" w:cs="Arial Unicode MS"/>
      <w:color w:val="000000"/>
      <w:u w:color="000000"/>
      <w:bdr w:val="nil"/>
      <w:lang w:val="en-US" w:eastAsia="en-US"/>
    </w:rPr>
  </w:style>
  <w:style w:type="numbering" w:customStyle="1" w:styleId="List1">
    <w:name w:val="List 1"/>
    <w:rsid w:val="005B23E6"/>
    <w:pPr>
      <w:numPr>
        <w:numId w:val="34"/>
      </w:numPr>
    </w:pPr>
  </w:style>
  <w:style w:type="character" w:customStyle="1" w:styleId="Hyperlink0">
    <w:name w:val="Hyperlink.0"/>
    <w:basedOn w:val="Hyperlnk"/>
    <w:rsid w:val="001B7045"/>
    <w:rPr>
      <w:outline w:val="0"/>
      <w:shadow w:val="0"/>
      <w:emboss w:val="0"/>
      <w:imprint w:val="0"/>
      <w:color w:val="000000"/>
      <w:u w:val="single" w:color="0000FF"/>
    </w:rPr>
  </w:style>
  <w:style w:type="paragraph" w:styleId="Innehll1">
    <w:name w:val="toc 1"/>
    <w:basedOn w:val="Normal"/>
    <w:next w:val="Normal"/>
    <w:autoRedefine/>
    <w:uiPriority w:val="39"/>
    <w:unhideWhenUsed/>
    <w:rsid w:val="008A5495"/>
    <w:pPr>
      <w:spacing w:after="100"/>
    </w:pPr>
  </w:style>
  <w:style w:type="paragraph" w:styleId="Innehll2">
    <w:name w:val="toc 2"/>
    <w:basedOn w:val="Normal"/>
    <w:next w:val="Normal"/>
    <w:autoRedefine/>
    <w:uiPriority w:val="39"/>
    <w:unhideWhenUsed/>
    <w:rsid w:val="008A5495"/>
    <w:pPr>
      <w:spacing w:after="100"/>
      <w:ind w:left="200"/>
    </w:pPr>
  </w:style>
  <w:style w:type="paragraph" w:styleId="Innehll3">
    <w:name w:val="toc 3"/>
    <w:basedOn w:val="Normal"/>
    <w:next w:val="Normal"/>
    <w:autoRedefine/>
    <w:uiPriority w:val="39"/>
    <w:unhideWhenUsed/>
    <w:rsid w:val="008A5495"/>
    <w:pPr>
      <w:spacing w:after="100" w:line="259" w:lineRule="auto"/>
      <w:ind w:left="440"/>
    </w:pPr>
    <w:rPr>
      <w:rFonts w:asciiTheme="minorHAnsi" w:eastAsiaTheme="minorEastAsia" w:hAnsiTheme="minorHAnsi" w:cstheme="minorBidi"/>
      <w:kern w:val="2"/>
      <w:sz w:val="22"/>
      <w:szCs w:val="22"/>
      <w:lang w:val="sv-SE"/>
      <w14:ligatures w14:val="standardContextual"/>
    </w:rPr>
  </w:style>
  <w:style w:type="paragraph" w:styleId="Innehll4">
    <w:name w:val="toc 4"/>
    <w:basedOn w:val="Normal"/>
    <w:next w:val="Normal"/>
    <w:autoRedefine/>
    <w:uiPriority w:val="39"/>
    <w:unhideWhenUsed/>
    <w:rsid w:val="008A5495"/>
    <w:pPr>
      <w:spacing w:after="100" w:line="259" w:lineRule="auto"/>
      <w:ind w:left="660"/>
    </w:pPr>
    <w:rPr>
      <w:rFonts w:asciiTheme="minorHAnsi" w:eastAsiaTheme="minorEastAsia" w:hAnsiTheme="minorHAnsi" w:cstheme="minorBidi"/>
      <w:kern w:val="2"/>
      <w:sz w:val="22"/>
      <w:szCs w:val="22"/>
      <w:lang w:val="sv-SE"/>
      <w14:ligatures w14:val="standardContextual"/>
    </w:rPr>
  </w:style>
  <w:style w:type="paragraph" w:styleId="Innehll5">
    <w:name w:val="toc 5"/>
    <w:basedOn w:val="Normal"/>
    <w:next w:val="Normal"/>
    <w:autoRedefine/>
    <w:uiPriority w:val="39"/>
    <w:unhideWhenUsed/>
    <w:rsid w:val="008A5495"/>
    <w:pPr>
      <w:spacing w:after="100" w:line="259" w:lineRule="auto"/>
      <w:ind w:left="880"/>
    </w:pPr>
    <w:rPr>
      <w:rFonts w:asciiTheme="minorHAnsi" w:eastAsiaTheme="minorEastAsia" w:hAnsiTheme="minorHAnsi" w:cstheme="minorBidi"/>
      <w:kern w:val="2"/>
      <w:sz w:val="22"/>
      <w:szCs w:val="22"/>
      <w:lang w:val="sv-SE"/>
      <w14:ligatures w14:val="standardContextual"/>
    </w:rPr>
  </w:style>
  <w:style w:type="paragraph" w:styleId="Innehll6">
    <w:name w:val="toc 6"/>
    <w:basedOn w:val="Normal"/>
    <w:next w:val="Normal"/>
    <w:autoRedefine/>
    <w:uiPriority w:val="39"/>
    <w:unhideWhenUsed/>
    <w:rsid w:val="008A5495"/>
    <w:pPr>
      <w:spacing w:after="100" w:line="259" w:lineRule="auto"/>
      <w:ind w:left="1100"/>
    </w:pPr>
    <w:rPr>
      <w:rFonts w:asciiTheme="minorHAnsi" w:eastAsiaTheme="minorEastAsia" w:hAnsiTheme="minorHAnsi" w:cstheme="minorBidi"/>
      <w:kern w:val="2"/>
      <w:sz w:val="22"/>
      <w:szCs w:val="22"/>
      <w:lang w:val="sv-SE"/>
      <w14:ligatures w14:val="standardContextual"/>
    </w:rPr>
  </w:style>
  <w:style w:type="paragraph" w:styleId="Innehll7">
    <w:name w:val="toc 7"/>
    <w:basedOn w:val="Normal"/>
    <w:next w:val="Normal"/>
    <w:autoRedefine/>
    <w:uiPriority w:val="39"/>
    <w:unhideWhenUsed/>
    <w:rsid w:val="008A5495"/>
    <w:pPr>
      <w:spacing w:after="100" w:line="259" w:lineRule="auto"/>
      <w:ind w:left="1320"/>
    </w:pPr>
    <w:rPr>
      <w:rFonts w:asciiTheme="minorHAnsi" w:eastAsiaTheme="minorEastAsia" w:hAnsiTheme="minorHAnsi" w:cstheme="minorBidi"/>
      <w:kern w:val="2"/>
      <w:sz w:val="22"/>
      <w:szCs w:val="22"/>
      <w:lang w:val="sv-SE"/>
      <w14:ligatures w14:val="standardContextual"/>
    </w:rPr>
  </w:style>
  <w:style w:type="paragraph" w:styleId="Innehll8">
    <w:name w:val="toc 8"/>
    <w:basedOn w:val="Normal"/>
    <w:next w:val="Normal"/>
    <w:autoRedefine/>
    <w:uiPriority w:val="39"/>
    <w:unhideWhenUsed/>
    <w:rsid w:val="008A5495"/>
    <w:pPr>
      <w:spacing w:after="100" w:line="259" w:lineRule="auto"/>
      <w:ind w:left="1540"/>
    </w:pPr>
    <w:rPr>
      <w:rFonts w:asciiTheme="minorHAnsi" w:eastAsiaTheme="minorEastAsia" w:hAnsiTheme="minorHAnsi" w:cstheme="minorBidi"/>
      <w:kern w:val="2"/>
      <w:sz w:val="22"/>
      <w:szCs w:val="22"/>
      <w:lang w:val="sv-SE"/>
      <w14:ligatures w14:val="standardContextual"/>
    </w:rPr>
  </w:style>
  <w:style w:type="paragraph" w:styleId="Innehll9">
    <w:name w:val="toc 9"/>
    <w:basedOn w:val="Normal"/>
    <w:next w:val="Normal"/>
    <w:autoRedefine/>
    <w:uiPriority w:val="39"/>
    <w:unhideWhenUsed/>
    <w:rsid w:val="008A5495"/>
    <w:pPr>
      <w:spacing w:after="100" w:line="259" w:lineRule="auto"/>
      <w:ind w:left="1760"/>
    </w:pPr>
    <w:rPr>
      <w:rFonts w:asciiTheme="minorHAnsi" w:eastAsiaTheme="minorEastAsia" w:hAnsiTheme="minorHAnsi" w:cstheme="minorBidi"/>
      <w:kern w:val="2"/>
      <w:sz w:val="22"/>
      <w:szCs w:val="22"/>
      <w:lang w:val="sv-SE"/>
      <w14:ligatures w14:val="standardContextual"/>
    </w:rPr>
  </w:style>
  <w:style w:type="character" w:styleId="Platshllartext">
    <w:name w:val="Placeholder Text"/>
    <w:basedOn w:val="Standardstycketeckensnitt"/>
    <w:uiPriority w:val="99"/>
    <w:semiHidden/>
    <w:rsid w:val="00F73025"/>
    <w:rPr>
      <w:color w:val="666666"/>
    </w:rPr>
  </w:style>
  <w:style w:type="paragraph" w:styleId="Innehllsfrteckningsrubrik">
    <w:name w:val="TOC Heading"/>
    <w:basedOn w:val="Rubrik1"/>
    <w:next w:val="Normal"/>
    <w:uiPriority w:val="39"/>
    <w:unhideWhenUsed/>
    <w:qFormat/>
    <w:rsid w:val="002F3B1F"/>
    <w:pPr>
      <w:keepLines/>
      <w:pageBreakBefore w:val="0"/>
      <w:numPr>
        <w:numId w:val="0"/>
      </w:numPr>
      <w:pBdr>
        <w:bottom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kern w:val="0"/>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395140">
      <w:bodyDiv w:val="1"/>
      <w:marLeft w:val="0"/>
      <w:marRight w:val="0"/>
      <w:marTop w:val="0"/>
      <w:marBottom w:val="0"/>
      <w:divBdr>
        <w:top w:val="none" w:sz="0" w:space="0" w:color="auto"/>
        <w:left w:val="none" w:sz="0" w:space="0" w:color="auto"/>
        <w:bottom w:val="none" w:sz="0" w:space="0" w:color="auto"/>
        <w:right w:val="none" w:sz="0" w:space="0" w:color="auto"/>
      </w:divBdr>
    </w:div>
    <w:div w:id="630675133">
      <w:bodyDiv w:val="1"/>
      <w:marLeft w:val="0"/>
      <w:marRight w:val="0"/>
      <w:marTop w:val="0"/>
      <w:marBottom w:val="0"/>
      <w:divBdr>
        <w:top w:val="none" w:sz="0" w:space="0" w:color="auto"/>
        <w:left w:val="none" w:sz="0" w:space="0" w:color="auto"/>
        <w:bottom w:val="none" w:sz="0" w:space="0" w:color="auto"/>
        <w:right w:val="none" w:sz="0" w:space="0" w:color="auto"/>
      </w:divBdr>
    </w:div>
    <w:div w:id="979650084">
      <w:bodyDiv w:val="1"/>
      <w:marLeft w:val="0"/>
      <w:marRight w:val="0"/>
      <w:marTop w:val="0"/>
      <w:marBottom w:val="0"/>
      <w:divBdr>
        <w:top w:val="none" w:sz="0" w:space="0" w:color="auto"/>
        <w:left w:val="none" w:sz="0" w:space="0" w:color="auto"/>
        <w:bottom w:val="none" w:sz="0" w:space="0" w:color="auto"/>
        <w:right w:val="none" w:sz="0" w:space="0" w:color="auto"/>
      </w:divBdr>
      <w:divsChild>
        <w:div w:id="1913390615">
          <w:marLeft w:val="0"/>
          <w:marRight w:val="0"/>
          <w:marTop w:val="0"/>
          <w:marBottom w:val="0"/>
          <w:divBdr>
            <w:top w:val="none" w:sz="0" w:space="0" w:color="auto"/>
            <w:left w:val="none" w:sz="0" w:space="0" w:color="auto"/>
            <w:bottom w:val="none" w:sz="0" w:space="0" w:color="auto"/>
            <w:right w:val="none" w:sz="0" w:space="0" w:color="auto"/>
          </w:divBdr>
          <w:divsChild>
            <w:div w:id="37820101">
              <w:marLeft w:val="0"/>
              <w:marRight w:val="0"/>
              <w:marTop w:val="0"/>
              <w:marBottom w:val="0"/>
              <w:divBdr>
                <w:top w:val="none" w:sz="0" w:space="0" w:color="auto"/>
                <w:left w:val="none" w:sz="0" w:space="0" w:color="auto"/>
                <w:bottom w:val="none" w:sz="0" w:space="0" w:color="auto"/>
                <w:right w:val="none" w:sz="0" w:space="0" w:color="auto"/>
              </w:divBdr>
            </w:div>
            <w:div w:id="331031319">
              <w:marLeft w:val="0"/>
              <w:marRight w:val="0"/>
              <w:marTop w:val="0"/>
              <w:marBottom w:val="0"/>
              <w:divBdr>
                <w:top w:val="none" w:sz="0" w:space="0" w:color="auto"/>
                <w:left w:val="none" w:sz="0" w:space="0" w:color="auto"/>
                <w:bottom w:val="none" w:sz="0" w:space="0" w:color="auto"/>
                <w:right w:val="none" w:sz="0" w:space="0" w:color="auto"/>
              </w:divBdr>
            </w:div>
            <w:div w:id="914556454">
              <w:marLeft w:val="0"/>
              <w:marRight w:val="0"/>
              <w:marTop w:val="0"/>
              <w:marBottom w:val="0"/>
              <w:divBdr>
                <w:top w:val="none" w:sz="0" w:space="0" w:color="auto"/>
                <w:left w:val="none" w:sz="0" w:space="0" w:color="auto"/>
                <w:bottom w:val="none" w:sz="0" w:space="0" w:color="auto"/>
                <w:right w:val="none" w:sz="0" w:space="0" w:color="auto"/>
              </w:divBdr>
              <w:divsChild>
                <w:div w:id="87878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850674">
          <w:marLeft w:val="0"/>
          <w:marRight w:val="0"/>
          <w:marTop w:val="0"/>
          <w:marBottom w:val="0"/>
          <w:divBdr>
            <w:top w:val="none" w:sz="0" w:space="0" w:color="auto"/>
            <w:left w:val="none" w:sz="0" w:space="0" w:color="auto"/>
            <w:bottom w:val="none" w:sz="0" w:space="0" w:color="auto"/>
            <w:right w:val="none" w:sz="0" w:space="0" w:color="auto"/>
          </w:divBdr>
          <w:divsChild>
            <w:div w:id="1534221544">
              <w:marLeft w:val="0"/>
              <w:marRight w:val="0"/>
              <w:marTop w:val="0"/>
              <w:marBottom w:val="0"/>
              <w:divBdr>
                <w:top w:val="none" w:sz="0" w:space="0" w:color="auto"/>
                <w:left w:val="none" w:sz="0" w:space="0" w:color="auto"/>
                <w:bottom w:val="none" w:sz="0" w:space="0" w:color="auto"/>
                <w:right w:val="none" w:sz="0" w:space="0" w:color="auto"/>
              </w:divBdr>
              <w:divsChild>
                <w:div w:id="652833022">
                  <w:marLeft w:val="0"/>
                  <w:marRight w:val="0"/>
                  <w:marTop w:val="0"/>
                  <w:marBottom w:val="0"/>
                  <w:divBdr>
                    <w:top w:val="none" w:sz="0" w:space="0" w:color="auto"/>
                    <w:left w:val="none" w:sz="0" w:space="0" w:color="auto"/>
                    <w:bottom w:val="none" w:sz="0" w:space="0" w:color="auto"/>
                    <w:right w:val="none" w:sz="0" w:space="0" w:color="auto"/>
                  </w:divBdr>
                  <w:divsChild>
                    <w:div w:id="66663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658592">
      <w:bodyDiv w:val="1"/>
      <w:marLeft w:val="0"/>
      <w:marRight w:val="0"/>
      <w:marTop w:val="0"/>
      <w:marBottom w:val="0"/>
      <w:divBdr>
        <w:top w:val="none" w:sz="0" w:space="0" w:color="auto"/>
        <w:left w:val="none" w:sz="0" w:space="0" w:color="auto"/>
        <w:bottom w:val="none" w:sz="0" w:space="0" w:color="auto"/>
        <w:right w:val="none" w:sz="0" w:space="0" w:color="auto"/>
      </w:divBdr>
    </w:div>
    <w:div w:id="1164710186">
      <w:bodyDiv w:val="1"/>
      <w:marLeft w:val="0"/>
      <w:marRight w:val="0"/>
      <w:marTop w:val="0"/>
      <w:marBottom w:val="0"/>
      <w:divBdr>
        <w:top w:val="none" w:sz="0" w:space="0" w:color="auto"/>
        <w:left w:val="none" w:sz="0" w:space="0" w:color="auto"/>
        <w:bottom w:val="none" w:sz="0" w:space="0" w:color="auto"/>
        <w:right w:val="none" w:sz="0" w:space="0" w:color="auto"/>
      </w:divBdr>
    </w:div>
    <w:div w:id="1396705824">
      <w:bodyDiv w:val="1"/>
      <w:marLeft w:val="0"/>
      <w:marRight w:val="0"/>
      <w:marTop w:val="0"/>
      <w:marBottom w:val="0"/>
      <w:divBdr>
        <w:top w:val="none" w:sz="0" w:space="0" w:color="auto"/>
        <w:left w:val="none" w:sz="0" w:space="0" w:color="auto"/>
        <w:bottom w:val="none" w:sz="0" w:space="0" w:color="auto"/>
        <w:right w:val="none" w:sz="0" w:space="0" w:color="auto"/>
      </w:divBdr>
    </w:div>
    <w:div w:id="1425344766">
      <w:bodyDiv w:val="1"/>
      <w:marLeft w:val="0"/>
      <w:marRight w:val="0"/>
      <w:marTop w:val="0"/>
      <w:marBottom w:val="0"/>
      <w:divBdr>
        <w:top w:val="none" w:sz="0" w:space="0" w:color="auto"/>
        <w:left w:val="none" w:sz="0" w:space="0" w:color="auto"/>
        <w:bottom w:val="none" w:sz="0" w:space="0" w:color="auto"/>
        <w:right w:val="none" w:sz="0" w:space="0" w:color="auto"/>
      </w:divBdr>
    </w:div>
    <w:div w:id="1452019251">
      <w:bodyDiv w:val="1"/>
      <w:marLeft w:val="0"/>
      <w:marRight w:val="0"/>
      <w:marTop w:val="0"/>
      <w:marBottom w:val="0"/>
      <w:divBdr>
        <w:top w:val="none" w:sz="0" w:space="0" w:color="auto"/>
        <w:left w:val="none" w:sz="0" w:space="0" w:color="auto"/>
        <w:bottom w:val="none" w:sz="0" w:space="0" w:color="auto"/>
        <w:right w:val="none" w:sz="0" w:space="0" w:color="auto"/>
      </w:divBdr>
      <w:divsChild>
        <w:div w:id="1465931432">
          <w:marLeft w:val="0"/>
          <w:marRight w:val="0"/>
          <w:marTop w:val="0"/>
          <w:marBottom w:val="0"/>
          <w:divBdr>
            <w:top w:val="none" w:sz="0" w:space="0" w:color="auto"/>
            <w:left w:val="none" w:sz="0" w:space="0" w:color="auto"/>
            <w:bottom w:val="none" w:sz="0" w:space="0" w:color="auto"/>
            <w:right w:val="none" w:sz="0" w:space="0" w:color="auto"/>
          </w:divBdr>
          <w:divsChild>
            <w:div w:id="1825125297">
              <w:marLeft w:val="0"/>
              <w:marRight w:val="0"/>
              <w:marTop w:val="0"/>
              <w:marBottom w:val="0"/>
              <w:divBdr>
                <w:top w:val="none" w:sz="0" w:space="0" w:color="auto"/>
                <w:left w:val="none" w:sz="0" w:space="0" w:color="auto"/>
                <w:bottom w:val="none" w:sz="0" w:space="0" w:color="auto"/>
                <w:right w:val="none" w:sz="0" w:space="0" w:color="auto"/>
              </w:divBdr>
            </w:div>
            <w:div w:id="403455224">
              <w:marLeft w:val="0"/>
              <w:marRight w:val="0"/>
              <w:marTop w:val="0"/>
              <w:marBottom w:val="0"/>
              <w:divBdr>
                <w:top w:val="none" w:sz="0" w:space="0" w:color="auto"/>
                <w:left w:val="none" w:sz="0" w:space="0" w:color="auto"/>
                <w:bottom w:val="none" w:sz="0" w:space="0" w:color="auto"/>
                <w:right w:val="none" w:sz="0" w:space="0" w:color="auto"/>
              </w:divBdr>
            </w:div>
            <w:div w:id="325331529">
              <w:marLeft w:val="0"/>
              <w:marRight w:val="0"/>
              <w:marTop w:val="0"/>
              <w:marBottom w:val="0"/>
              <w:divBdr>
                <w:top w:val="none" w:sz="0" w:space="0" w:color="auto"/>
                <w:left w:val="none" w:sz="0" w:space="0" w:color="auto"/>
                <w:bottom w:val="none" w:sz="0" w:space="0" w:color="auto"/>
                <w:right w:val="none" w:sz="0" w:space="0" w:color="auto"/>
              </w:divBdr>
              <w:divsChild>
                <w:div w:id="3438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67257">
          <w:marLeft w:val="0"/>
          <w:marRight w:val="0"/>
          <w:marTop w:val="0"/>
          <w:marBottom w:val="0"/>
          <w:divBdr>
            <w:top w:val="none" w:sz="0" w:space="0" w:color="auto"/>
            <w:left w:val="none" w:sz="0" w:space="0" w:color="auto"/>
            <w:bottom w:val="none" w:sz="0" w:space="0" w:color="auto"/>
            <w:right w:val="none" w:sz="0" w:space="0" w:color="auto"/>
          </w:divBdr>
          <w:divsChild>
            <w:div w:id="602080683">
              <w:marLeft w:val="0"/>
              <w:marRight w:val="0"/>
              <w:marTop w:val="0"/>
              <w:marBottom w:val="0"/>
              <w:divBdr>
                <w:top w:val="none" w:sz="0" w:space="0" w:color="auto"/>
                <w:left w:val="none" w:sz="0" w:space="0" w:color="auto"/>
                <w:bottom w:val="none" w:sz="0" w:space="0" w:color="auto"/>
                <w:right w:val="none" w:sz="0" w:space="0" w:color="auto"/>
              </w:divBdr>
              <w:divsChild>
                <w:div w:id="1902016091">
                  <w:marLeft w:val="0"/>
                  <w:marRight w:val="0"/>
                  <w:marTop w:val="0"/>
                  <w:marBottom w:val="0"/>
                  <w:divBdr>
                    <w:top w:val="none" w:sz="0" w:space="0" w:color="auto"/>
                    <w:left w:val="none" w:sz="0" w:space="0" w:color="auto"/>
                    <w:bottom w:val="none" w:sz="0" w:space="0" w:color="auto"/>
                    <w:right w:val="none" w:sz="0" w:space="0" w:color="auto"/>
                  </w:divBdr>
                  <w:divsChild>
                    <w:div w:id="31911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367579">
      <w:bodyDiv w:val="1"/>
      <w:marLeft w:val="0"/>
      <w:marRight w:val="0"/>
      <w:marTop w:val="0"/>
      <w:marBottom w:val="0"/>
      <w:divBdr>
        <w:top w:val="none" w:sz="0" w:space="0" w:color="auto"/>
        <w:left w:val="none" w:sz="0" w:space="0" w:color="auto"/>
        <w:bottom w:val="none" w:sz="0" w:space="0" w:color="auto"/>
        <w:right w:val="none" w:sz="0" w:space="0" w:color="auto"/>
      </w:divBdr>
    </w:div>
    <w:div w:id="1543248188">
      <w:bodyDiv w:val="1"/>
      <w:marLeft w:val="0"/>
      <w:marRight w:val="0"/>
      <w:marTop w:val="0"/>
      <w:marBottom w:val="0"/>
      <w:divBdr>
        <w:top w:val="none" w:sz="0" w:space="0" w:color="auto"/>
        <w:left w:val="none" w:sz="0" w:space="0" w:color="auto"/>
        <w:bottom w:val="none" w:sz="0" w:space="0" w:color="auto"/>
        <w:right w:val="none" w:sz="0" w:space="0" w:color="auto"/>
      </w:divBdr>
    </w:div>
    <w:div w:id="1592616990">
      <w:bodyDiv w:val="1"/>
      <w:marLeft w:val="0"/>
      <w:marRight w:val="0"/>
      <w:marTop w:val="0"/>
      <w:marBottom w:val="0"/>
      <w:divBdr>
        <w:top w:val="none" w:sz="0" w:space="0" w:color="auto"/>
        <w:left w:val="none" w:sz="0" w:space="0" w:color="auto"/>
        <w:bottom w:val="none" w:sz="0" w:space="0" w:color="auto"/>
        <w:right w:val="none" w:sz="0" w:space="0" w:color="auto"/>
      </w:divBdr>
    </w:div>
    <w:div w:id="1625236924">
      <w:bodyDiv w:val="1"/>
      <w:marLeft w:val="0"/>
      <w:marRight w:val="0"/>
      <w:marTop w:val="0"/>
      <w:marBottom w:val="0"/>
      <w:divBdr>
        <w:top w:val="none" w:sz="0" w:space="0" w:color="auto"/>
        <w:left w:val="none" w:sz="0" w:space="0" w:color="auto"/>
        <w:bottom w:val="none" w:sz="0" w:space="0" w:color="auto"/>
        <w:right w:val="none" w:sz="0" w:space="0" w:color="auto"/>
      </w:divBdr>
      <w:divsChild>
        <w:div w:id="564491091">
          <w:marLeft w:val="0"/>
          <w:marRight w:val="0"/>
          <w:marTop w:val="0"/>
          <w:marBottom w:val="0"/>
          <w:divBdr>
            <w:top w:val="none" w:sz="0" w:space="0" w:color="auto"/>
            <w:left w:val="none" w:sz="0" w:space="0" w:color="auto"/>
            <w:bottom w:val="none" w:sz="0" w:space="0" w:color="auto"/>
            <w:right w:val="none" w:sz="0" w:space="0" w:color="auto"/>
          </w:divBdr>
          <w:divsChild>
            <w:div w:id="366680136">
              <w:marLeft w:val="0"/>
              <w:marRight w:val="0"/>
              <w:marTop w:val="0"/>
              <w:marBottom w:val="0"/>
              <w:divBdr>
                <w:top w:val="none" w:sz="0" w:space="0" w:color="auto"/>
                <w:left w:val="none" w:sz="0" w:space="0" w:color="auto"/>
                <w:bottom w:val="none" w:sz="0" w:space="0" w:color="auto"/>
                <w:right w:val="none" w:sz="0" w:space="0" w:color="auto"/>
              </w:divBdr>
              <w:divsChild>
                <w:div w:id="307710418">
                  <w:marLeft w:val="0"/>
                  <w:marRight w:val="0"/>
                  <w:marTop w:val="0"/>
                  <w:marBottom w:val="0"/>
                  <w:divBdr>
                    <w:top w:val="none" w:sz="0" w:space="0" w:color="auto"/>
                    <w:left w:val="none" w:sz="0" w:space="0" w:color="auto"/>
                    <w:bottom w:val="none" w:sz="0" w:space="0" w:color="auto"/>
                    <w:right w:val="none" w:sz="0" w:space="0" w:color="auto"/>
                  </w:divBdr>
                  <w:divsChild>
                    <w:div w:id="1072578611">
                      <w:marLeft w:val="0"/>
                      <w:marRight w:val="0"/>
                      <w:marTop w:val="0"/>
                      <w:marBottom w:val="0"/>
                      <w:divBdr>
                        <w:top w:val="none" w:sz="0" w:space="0" w:color="auto"/>
                        <w:left w:val="none" w:sz="0" w:space="0" w:color="auto"/>
                        <w:bottom w:val="none" w:sz="0" w:space="0" w:color="auto"/>
                        <w:right w:val="none" w:sz="0" w:space="0" w:color="auto"/>
                      </w:divBdr>
                      <w:divsChild>
                        <w:div w:id="404572867">
                          <w:marLeft w:val="0"/>
                          <w:marRight w:val="0"/>
                          <w:marTop w:val="0"/>
                          <w:marBottom w:val="0"/>
                          <w:divBdr>
                            <w:top w:val="none" w:sz="0" w:space="0" w:color="auto"/>
                            <w:left w:val="none" w:sz="0" w:space="0" w:color="auto"/>
                            <w:bottom w:val="none" w:sz="0" w:space="0" w:color="auto"/>
                            <w:right w:val="none" w:sz="0" w:space="0" w:color="auto"/>
                          </w:divBdr>
                          <w:divsChild>
                            <w:div w:id="1216241468">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6465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3.png"/><Relationship Id="rId170" Type="http://schemas.openxmlformats.org/officeDocument/2006/relationships/image" Target="media/image162.png"/><Relationship Id="rId268" Type="http://schemas.openxmlformats.org/officeDocument/2006/relationships/image" Target="media/image260.png"/><Relationship Id="rId475" Type="http://schemas.openxmlformats.org/officeDocument/2006/relationships/image" Target="media/image467.png"/><Relationship Id="rId682" Type="http://schemas.openxmlformats.org/officeDocument/2006/relationships/image" Target="media/image674.png"/><Relationship Id="rId128" Type="http://schemas.openxmlformats.org/officeDocument/2006/relationships/image" Target="media/image120.png"/><Relationship Id="rId335" Type="http://schemas.openxmlformats.org/officeDocument/2006/relationships/image" Target="media/image327.png"/><Relationship Id="rId542" Type="http://schemas.openxmlformats.org/officeDocument/2006/relationships/image" Target="media/image534.png"/><Relationship Id="rId987" Type="http://schemas.openxmlformats.org/officeDocument/2006/relationships/image" Target="media/image979.png"/><Relationship Id="rId1172" Type="http://schemas.openxmlformats.org/officeDocument/2006/relationships/image" Target="media/image1151.png"/><Relationship Id="rId402" Type="http://schemas.openxmlformats.org/officeDocument/2006/relationships/image" Target="media/image394.png"/><Relationship Id="rId847" Type="http://schemas.openxmlformats.org/officeDocument/2006/relationships/image" Target="media/image839.png"/><Relationship Id="rId1032" Type="http://schemas.openxmlformats.org/officeDocument/2006/relationships/image" Target="media/image1019.png"/><Relationship Id="rId1477" Type="http://schemas.openxmlformats.org/officeDocument/2006/relationships/image" Target="media/image1453.png"/><Relationship Id="rId707" Type="http://schemas.openxmlformats.org/officeDocument/2006/relationships/image" Target="media/image699.png"/><Relationship Id="rId914" Type="http://schemas.openxmlformats.org/officeDocument/2006/relationships/image" Target="media/image906.png"/><Relationship Id="rId1337" Type="http://schemas.openxmlformats.org/officeDocument/2006/relationships/image" Target="media/image1316.png"/><Relationship Id="rId43" Type="http://schemas.openxmlformats.org/officeDocument/2006/relationships/image" Target="media/image35.png"/><Relationship Id="rId1404" Type="http://schemas.openxmlformats.org/officeDocument/2006/relationships/image" Target="media/image1383.png"/><Relationship Id="rId192" Type="http://schemas.openxmlformats.org/officeDocument/2006/relationships/image" Target="media/image184.png"/><Relationship Id="rId497" Type="http://schemas.openxmlformats.org/officeDocument/2006/relationships/image" Target="media/image489.png"/><Relationship Id="rId357" Type="http://schemas.openxmlformats.org/officeDocument/2006/relationships/image" Target="media/image349.png"/><Relationship Id="rId1194" Type="http://schemas.openxmlformats.org/officeDocument/2006/relationships/image" Target="media/image1173.png"/><Relationship Id="rId217" Type="http://schemas.openxmlformats.org/officeDocument/2006/relationships/image" Target="media/image209.png"/><Relationship Id="rId564" Type="http://schemas.openxmlformats.org/officeDocument/2006/relationships/image" Target="media/image556.png"/><Relationship Id="rId771" Type="http://schemas.openxmlformats.org/officeDocument/2006/relationships/image" Target="media/image763.png"/><Relationship Id="rId869" Type="http://schemas.openxmlformats.org/officeDocument/2006/relationships/image" Target="media/image861.png"/><Relationship Id="rId424" Type="http://schemas.openxmlformats.org/officeDocument/2006/relationships/image" Target="media/image416.png"/><Relationship Id="rId631" Type="http://schemas.openxmlformats.org/officeDocument/2006/relationships/image" Target="media/image623.png"/><Relationship Id="rId729" Type="http://schemas.openxmlformats.org/officeDocument/2006/relationships/image" Target="media/image721.png"/><Relationship Id="rId1054" Type="http://schemas.openxmlformats.org/officeDocument/2006/relationships/image" Target="media/image1040.png"/><Relationship Id="rId1261" Type="http://schemas.openxmlformats.org/officeDocument/2006/relationships/image" Target="media/image1240.png"/><Relationship Id="rId1359" Type="http://schemas.openxmlformats.org/officeDocument/2006/relationships/image" Target="media/image1338.png"/><Relationship Id="rId936" Type="http://schemas.openxmlformats.org/officeDocument/2006/relationships/image" Target="media/image928.png"/><Relationship Id="rId1121" Type="http://schemas.openxmlformats.org/officeDocument/2006/relationships/image" Target="media/image1100.png"/><Relationship Id="rId1219" Type="http://schemas.openxmlformats.org/officeDocument/2006/relationships/image" Target="media/image1198.png"/><Relationship Id="rId65" Type="http://schemas.openxmlformats.org/officeDocument/2006/relationships/image" Target="media/image57.png"/><Relationship Id="rId1426" Type="http://schemas.openxmlformats.org/officeDocument/2006/relationships/image" Target="media/image1405.png"/><Relationship Id="rId281" Type="http://schemas.openxmlformats.org/officeDocument/2006/relationships/image" Target="media/image273.png"/><Relationship Id="rId141" Type="http://schemas.openxmlformats.org/officeDocument/2006/relationships/image" Target="media/image133.png"/><Relationship Id="rId379" Type="http://schemas.openxmlformats.org/officeDocument/2006/relationships/image" Target="media/image371.png"/><Relationship Id="rId586" Type="http://schemas.openxmlformats.org/officeDocument/2006/relationships/image" Target="media/image578.png"/><Relationship Id="rId793" Type="http://schemas.openxmlformats.org/officeDocument/2006/relationships/image" Target="media/image785.png"/><Relationship Id="rId7" Type="http://schemas.openxmlformats.org/officeDocument/2006/relationships/endnotes" Target="endnotes.xml"/><Relationship Id="rId239" Type="http://schemas.openxmlformats.org/officeDocument/2006/relationships/image" Target="media/image231.png"/><Relationship Id="rId446" Type="http://schemas.openxmlformats.org/officeDocument/2006/relationships/image" Target="media/image438.png"/><Relationship Id="rId653" Type="http://schemas.openxmlformats.org/officeDocument/2006/relationships/image" Target="media/image645.png"/><Relationship Id="rId1076" Type="http://schemas.openxmlformats.org/officeDocument/2006/relationships/image" Target="media/image1062.png"/><Relationship Id="rId1283" Type="http://schemas.openxmlformats.org/officeDocument/2006/relationships/image" Target="media/image1262.png"/><Relationship Id="rId306" Type="http://schemas.openxmlformats.org/officeDocument/2006/relationships/image" Target="media/image298.png"/><Relationship Id="rId860" Type="http://schemas.openxmlformats.org/officeDocument/2006/relationships/image" Target="media/image852.png"/><Relationship Id="rId958" Type="http://schemas.openxmlformats.org/officeDocument/2006/relationships/image" Target="media/image950.png"/><Relationship Id="rId1143" Type="http://schemas.openxmlformats.org/officeDocument/2006/relationships/image" Target="media/image1122.png"/><Relationship Id="rId87" Type="http://schemas.openxmlformats.org/officeDocument/2006/relationships/image" Target="media/image79.png"/><Relationship Id="rId513" Type="http://schemas.openxmlformats.org/officeDocument/2006/relationships/image" Target="media/image505.png"/><Relationship Id="rId720" Type="http://schemas.openxmlformats.org/officeDocument/2006/relationships/image" Target="media/image712.png"/><Relationship Id="rId818" Type="http://schemas.openxmlformats.org/officeDocument/2006/relationships/image" Target="media/image810.png"/><Relationship Id="rId1350" Type="http://schemas.openxmlformats.org/officeDocument/2006/relationships/image" Target="media/image1329.png"/><Relationship Id="rId1448" Type="http://schemas.openxmlformats.org/officeDocument/2006/relationships/image" Target="media/image1425.png"/><Relationship Id="rId1003" Type="http://schemas.openxmlformats.org/officeDocument/2006/relationships/image" Target="media/image995.png"/><Relationship Id="rId1210" Type="http://schemas.openxmlformats.org/officeDocument/2006/relationships/image" Target="media/image1189.png"/><Relationship Id="rId1308" Type="http://schemas.openxmlformats.org/officeDocument/2006/relationships/image" Target="media/image1287.png"/><Relationship Id="rId14" Type="http://schemas.openxmlformats.org/officeDocument/2006/relationships/image" Target="media/image6.png"/><Relationship Id="rId163" Type="http://schemas.openxmlformats.org/officeDocument/2006/relationships/image" Target="media/image155.png"/><Relationship Id="rId370" Type="http://schemas.openxmlformats.org/officeDocument/2006/relationships/image" Target="media/image362.png"/><Relationship Id="rId230" Type="http://schemas.openxmlformats.org/officeDocument/2006/relationships/image" Target="media/image222.png"/><Relationship Id="rId468" Type="http://schemas.openxmlformats.org/officeDocument/2006/relationships/image" Target="media/image460.png"/><Relationship Id="rId675" Type="http://schemas.openxmlformats.org/officeDocument/2006/relationships/image" Target="media/image667.png"/><Relationship Id="rId882" Type="http://schemas.openxmlformats.org/officeDocument/2006/relationships/image" Target="media/image874.png"/><Relationship Id="rId1098" Type="http://schemas.openxmlformats.org/officeDocument/2006/relationships/image" Target="media/image1079.png"/><Relationship Id="rId328" Type="http://schemas.openxmlformats.org/officeDocument/2006/relationships/image" Target="media/image320.png"/><Relationship Id="rId535" Type="http://schemas.openxmlformats.org/officeDocument/2006/relationships/image" Target="media/image527.png"/><Relationship Id="rId742" Type="http://schemas.openxmlformats.org/officeDocument/2006/relationships/image" Target="media/image734.png"/><Relationship Id="rId1165" Type="http://schemas.openxmlformats.org/officeDocument/2006/relationships/image" Target="media/image1144.png"/><Relationship Id="rId1372" Type="http://schemas.openxmlformats.org/officeDocument/2006/relationships/image" Target="media/image1351.png"/><Relationship Id="rId602" Type="http://schemas.openxmlformats.org/officeDocument/2006/relationships/image" Target="media/image594.png"/><Relationship Id="rId1025" Type="http://schemas.openxmlformats.org/officeDocument/2006/relationships/image" Target="media/image1014.png"/><Relationship Id="rId1232" Type="http://schemas.openxmlformats.org/officeDocument/2006/relationships/image" Target="media/image1211.png"/><Relationship Id="rId907" Type="http://schemas.openxmlformats.org/officeDocument/2006/relationships/image" Target="media/image899.png"/><Relationship Id="rId36" Type="http://schemas.openxmlformats.org/officeDocument/2006/relationships/image" Target="media/image28.png"/><Relationship Id="rId185" Type="http://schemas.openxmlformats.org/officeDocument/2006/relationships/image" Target="media/image177.png"/><Relationship Id="rId392" Type="http://schemas.openxmlformats.org/officeDocument/2006/relationships/image" Target="media/image384.png"/><Relationship Id="rId697" Type="http://schemas.openxmlformats.org/officeDocument/2006/relationships/image" Target="media/image689.png"/><Relationship Id="rId252" Type="http://schemas.openxmlformats.org/officeDocument/2006/relationships/image" Target="media/image244.png"/><Relationship Id="rId1187" Type="http://schemas.openxmlformats.org/officeDocument/2006/relationships/image" Target="media/image1166.png"/><Relationship Id="rId112" Type="http://schemas.openxmlformats.org/officeDocument/2006/relationships/image" Target="media/image104.png"/><Relationship Id="rId557" Type="http://schemas.openxmlformats.org/officeDocument/2006/relationships/image" Target="media/image549.png"/><Relationship Id="rId764" Type="http://schemas.openxmlformats.org/officeDocument/2006/relationships/image" Target="media/image756.png"/><Relationship Id="rId971" Type="http://schemas.openxmlformats.org/officeDocument/2006/relationships/image" Target="media/image963.png"/><Relationship Id="rId1394" Type="http://schemas.openxmlformats.org/officeDocument/2006/relationships/image" Target="media/image1373.png"/><Relationship Id="rId417" Type="http://schemas.openxmlformats.org/officeDocument/2006/relationships/image" Target="media/image409.png"/><Relationship Id="rId624" Type="http://schemas.openxmlformats.org/officeDocument/2006/relationships/image" Target="media/image616.png"/><Relationship Id="rId831" Type="http://schemas.openxmlformats.org/officeDocument/2006/relationships/image" Target="media/image823.png"/><Relationship Id="rId1047" Type="http://schemas.openxmlformats.org/officeDocument/2006/relationships/image" Target="media/image1033.png"/><Relationship Id="rId1254" Type="http://schemas.openxmlformats.org/officeDocument/2006/relationships/image" Target="media/image1233.png"/><Relationship Id="rId1461" Type="http://schemas.openxmlformats.org/officeDocument/2006/relationships/image" Target="media/image1438.png"/><Relationship Id="rId929" Type="http://schemas.openxmlformats.org/officeDocument/2006/relationships/image" Target="media/image921.png"/><Relationship Id="rId1114" Type="http://schemas.openxmlformats.org/officeDocument/2006/relationships/image" Target="media/image1093.png"/><Relationship Id="rId1321" Type="http://schemas.openxmlformats.org/officeDocument/2006/relationships/image" Target="media/image1300.png"/><Relationship Id="rId58" Type="http://schemas.openxmlformats.org/officeDocument/2006/relationships/image" Target="media/image50.png"/><Relationship Id="rId1419" Type="http://schemas.openxmlformats.org/officeDocument/2006/relationships/image" Target="media/image1398.png"/><Relationship Id="rId274" Type="http://schemas.openxmlformats.org/officeDocument/2006/relationships/image" Target="media/image266.png"/><Relationship Id="rId481" Type="http://schemas.openxmlformats.org/officeDocument/2006/relationships/image" Target="media/image473.png"/><Relationship Id="rId134" Type="http://schemas.openxmlformats.org/officeDocument/2006/relationships/image" Target="media/image126.png"/><Relationship Id="rId579" Type="http://schemas.openxmlformats.org/officeDocument/2006/relationships/image" Target="media/image571.png"/><Relationship Id="rId786" Type="http://schemas.openxmlformats.org/officeDocument/2006/relationships/image" Target="media/image778.png"/><Relationship Id="rId993" Type="http://schemas.openxmlformats.org/officeDocument/2006/relationships/image" Target="media/image985.png"/><Relationship Id="rId341" Type="http://schemas.openxmlformats.org/officeDocument/2006/relationships/image" Target="media/image333.png"/><Relationship Id="rId439" Type="http://schemas.openxmlformats.org/officeDocument/2006/relationships/image" Target="media/image431.png"/><Relationship Id="rId646" Type="http://schemas.openxmlformats.org/officeDocument/2006/relationships/image" Target="media/image638.png"/><Relationship Id="rId1069" Type="http://schemas.openxmlformats.org/officeDocument/2006/relationships/image" Target="media/image1055.png"/><Relationship Id="rId1276" Type="http://schemas.openxmlformats.org/officeDocument/2006/relationships/image" Target="media/image1255.png"/><Relationship Id="rId1483" Type="http://schemas.openxmlformats.org/officeDocument/2006/relationships/header" Target="header2.xml"/><Relationship Id="rId201" Type="http://schemas.openxmlformats.org/officeDocument/2006/relationships/image" Target="media/image193.png"/><Relationship Id="rId506" Type="http://schemas.openxmlformats.org/officeDocument/2006/relationships/image" Target="media/image498.png"/><Relationship Id="rId853" Type="http://schemas.openxmlformats.org/officeDocument/2006/relationships/image" Target="media/image845.png"/><Relationship Id="rId1136" Type="http://schemas.openxmlformats.org/officeDocument/2006/relationships/image" Target="media/image1115.png"/><Relationship Id="rId713" Type="http://schemas.openxmlformats.org/officeDocument/2006/relationships/image" Target="media/image705.png"/><Relationship Id="rId920" Type="http://schemas.openxmlformats.org/officeDocument/2006/relationships/image" Target="media/image912.png"/><Relationship Id="rId1343" Type="http://schemas.openxmlformats.org/officeDocument/2006/relationships/image" Target="media/image1322.png"/><Relationship Id="rId1203" Type="http://schemas.openxmlformats.org/officeDocument/2006/relationships/image" Target="media/image1182.png"/><Relationship Id="rId1410" Type="http://schemas.openxmlformats.org/officeDocument/2006/relationships/image" Target="media/image1389.png"/><Relationship Id="rId296" Type="http://schemas.openxmlformats.org/officeDocument/2006/relationships/image" Target="media/image288.png"/><Relationship Id="rId156" Type="http://schemas.openxmlformats.org/officeDocument/2006/relationships/image" Target="media/image148.png"/><Relationship Id="rId363" Type="http://schemas.openxmlformats.org/officeDocument/2006/relationships/image" Target="media/image355.png"/><Relationship Id="rId570" Type="http://schemas.openxmlformats.org/officeDocument/2006/relationships/image" Target="media/image562.png"/><Relationship Id="rId223" Type="http://schemas.openxmlformats.org/officeDocument/2006/relationships/image" Target="media/image215.png"/><Relationship Id="rId430" Type="http://schemas.openxmlformats.org/officeDocument/2006/relationships/image" Target="media/image422.png"/><Relationship Id="rId668" Type="http://schemas.openxmlformats.org/officeDocument/2006/relationships/image" Target="media/image660.png"/><Relationship Id="rId875" Type="http://schemas.openxmlformats.org/officeDocument/2006/relationships/image" Target="media/image867.png"/><Relationship Id="rId1060" Type="http://schemas.openxmlformats.org/officeDocument/2006/relationships/image" Target="media/image1046.png"/><Relationship Id="rId1298" Type="http://schemas.openxmlformats.org/officeDocument/2006/relationships/image" Target="media/image1277.png"/><Relationship Id="rId528" Type="http://schemas.openxmlformats.org/officeDocument/2006/relationships/image" Target="media/image520.png"/><Relationship Id="rId735" Type="http://schemas.openxmlformats.org/officeDocument/2006/relationships/image" Target="media/image727.png"/><Relationship Id="rId942" Type="http://schemas.openxmlformats.org/officeDocument/2006/relationships/image" Target="media/image934.png"/><Relationship Id="rId1158" Type="http://schemas.openxmlformats.org/officeDocument/2006/relationships/image" Target="media/image1137.png"/><Relationship Id="rId1365" Type="http://schemas.openxmlformats.org/officeDocument/2006/relationships/image" Target="media/image1344.png"/><Relationship Id="rId1018" Type="http://schemas.openxmlformats.org/officeDocument/2006/relationships/hyperlink" Target="https://admin.igems.se/movies/tvl-01.mp4" TargetMode="External"/><Relationship Id="rId1225" Type="http://schemas.openxmlformats.org/officeDocument/2006/relationships/image" Target="media/image1204.png"/><Relationship Id="rId1432" Type="http://schemas.openxmlformats.org/officeDocument/2006/relationships/image" Target="media/image1411.png"/><Relationship Id="rId71" Type="http://schemas.openxmlformats.org/officeDocument/2006/relationships/image" Target="media/image63.png"/><Relationship Id="rId802" Type="http://schemas.openxmlformats.org/officeDocument/2006/relationships/image" Target="media/image794.png"/><Relationship Id="rId29" Type="http://schemas.openxmlformats.org/officeDocument/2006/relationships/image" Target="media/image21.png"/><Relationship Id="rId178" Type="http://schemas.openxmlformats.org/officeDocument/2006/relationships/image" Target="media/image170.png"/><Relationship Id="rId385" Type="http://schemas.openxmlformats.org/officeDocument/2006/relationships/image" Target="media/image377.png"/><Relationship Id="rId592" Type="http://schemas.openxmlformats.org/officeDocument/2006/relationships/image" Target="media/image584.png"/><Relationship Id="rId245" Type="http://schemas.openxmlformats.org/officeDocument/2006/relationships/image" Target="media/image237.png"/><Relationship Id="rId452" Type="http://schemas.openxmlformats.org/officeDocument/2006/relationships/image" Target="media/image444.png"/><Relationship Id="rId897" Type="http://schemas.openxmlformats.org/officeDocument/2006/relationships/image" Target="media/image889.png"/><Relationship Id="rId1082" Type="http://schemas.openxmlformats.org/officeDocument/2006/relationships/image" Target="media/image1067.png"/><Relationship Id="rId105" Type="http://schemas.openxmlformats.org/officeDocument/2006/relationships/image" Target="media/image97.png"/><Relationship Id="rId312" Type="http://schemas.openxmlformats.org/officeDocument/2006/relationships/image" Target="media/image304.png"/><Relationship Id="rId757" Type="http://schemas.openxmlformats.org/officeDocument/2006/relationships/image" Target="media/image749.png"/><Relationship Id="rId964" Type="http://schemas.openxmlformats.org/officeDocument/2006/relationships/image" Target="media/image956.png"/><Relationship Id="rId1387" Type="http://schemas.openxmlformats.org/officeDocument/2006/relationships/image" Target="media/image1366.png"/><Relationship Id="rId93" Type="http://schemas.openxmlformats.org/officeDocument/2006/relationships/image" Target="media/image85.png"/><Relationship Id="rId617" Type="http://schemas.openxmlformats.org/officeDocument/2006/relationships/image" Target="media/image609.png"/><Relationship Id="rId824" Type="http://schemas.openxmlformats.org/officeDocument/2006/relationships/image" Target="media/image816.png"/><Relationship Id="rId1247" Type="http://schemas.openxmlformats.org/officeDocument/2006/relationships/image" Target="media/image1226.png"/><Relationship Id="rId1454" Type="http://schemas.openxmlformats.org/officeDocument/2006/relationships/image" Target="media/image1431.png"/><Relationship Id="rId1107" Type="http://schemas.openxmlformats.org/officeDocument/2006/relationships/image" Target="media/image1086.png"/><Relationship Id="rId1314" Type="http://schemas.openxmlformats.org/officeDocument/2006/relationships/image" Target="media/image1293.png"/><Relationship Id="rId20" Type="http://schemas.openxmlformats.org/officeDocument/2006/relationships/image" Target="media/image12.png"/><Relationship Id="rId267" Type="http://schemas.openxmlformats.org/officeDocument/2006/relationships/image" Target="media/image259.png"/><Relationship Id="rId474" Type="http://schemas.openxmlformats.org/officeDocument/2006/relationships/image" Target="media/image466.png"/><Relationship Id="rId127" Type="http://schemas.openxmlformats.org/officeDocument/2006/relationships/image" Target="media/image119.png"/><Relationship Id="rId681" Type="http://schemas.openxmlformats.org/officeDocument/2006/relationships/image" Target="media/image673.png"/><Relationship Id="rId779" Type="http://schemas.openxmlformats.org/officeDocument/2006/relationships/image" Target="media/image771.png"/><Relationship Id="rId986" Type="http://schemas.openxmlformats.org/officeDocument/2006/relationships/image" Target="media/image978.png"/><Relationship Id="rId334" Type="http://schemas.openxmlformats.org/officeDocument/2006/relationships/image" Target="media/image326.png"/><Relationship Id="rId541" Type="http://schemas.openxmlformats.org/officeDocument/2006/relationships/image" Target="media/image533.png"/><Relationship Id="rId639" Type="http://schemas.openxmlformats.org/officeDocument/2006/relationships/image" Target="media/image631.png"/><Relationship Id="rId1171" Type="http://schemas.openxmlformats.org/officeDocument/2006/relationships/image" Target="media/image1150.png"/><Relationship Id="rId1269" Type="http://schemas.openxmlformats.org/officeDocument/2006/relationships/image" Target="media/image1248.png"/><Relationship Id="rId1476" Type="http://schemas.openxmlformats.org/officeDocument/2006/relationships/image" Target="media/image1452.png"/><Relationship Id="rId401" Type="http://schemas.openxmlformats.org/officeDocument/2006/relationships/image" Target="media/image393.png"/><Relationship Id="rId846" Type="http://schemas.openxmlformats.org/officeDocument/2006/relationships/image" Target="media/image838.png"/><Relationship Id="rId1031" Type="http://schemas.openxmlformats.org/officeDocument/2006/relationships/hyperlink" Target="https://admin.igems.se/movies/M3-M7-M9-M5-Voice.mp4" TargetMode="External"/><Relationship Id="rId1129" Type="http://schemas.openxmlformats.org/officeDocument/2006/relationships/image" Target="media/image1108.png"/><Relationship Id="rId706" Type="http://schemas.openxmlformats.org/officeDocument/2006/relationships/image" Target="media/image698.png"/><Relationship Id="rId913" Type="http://schemas.openxmlformats.org/officeDocument/2006/relationships/image" Target="media/image905.png"/><Relationship Id="rId1336" Type="http://schemas.openxmlformats.org/officeDocument/2006/relationships/image" Target="media/image1315.png"/><Relationship Id="rId42" Type="http://schemas.openxmlformats.org/officeDocument/2006/relationships/image" Target="media/image34.png"/><Relationship Id="rId1403" Type="http://schemas.openxmlformats.org/officeDocument/2006/relationships/image" Target="media/image1382.png"/><Relationship Id="rId191" Type="http://schemas.openxmlformats.org/officeDocument/2006/relationships/image" Target="media/image183.png"/><Relationship Id="rId289" Type="http://schemas.openxmlformats.org/officeDocument/2006/relationships/image" Target="media/image281.png"/><Relationship Id="rId496" Type="http://schemas.openxmlformats.org/officeDocument/2006/relationships/image" Target="media/image488.png"/><Relationship Id="rId149" Type="http://schemas.openxmlformats.org/officeDocument/2006/relationships/image" Target="media/image141.png"/><Relationship Id="rId356" Type="http://schemas.openxmlformats.org/officeDocument/2006/relationships/image" Target="media/image348.png"/><Relationship Id="rId563" Type="http://schemas.openxmlformats.org/officeDocument/2006/relationships/image" Target="media/image555.png"/><Relationship Id="rId770" Type="http://schemas.openxmlformats.org/officeDocument/2006/relationships/image" Target="media/image762.png"/><Relationship Id="rId1193" Type="http://schemas.openxmlformats.org/officeDocument/2006/relationships/image" Target="media/image1172.png"/><Relationship Id="rId216" Type="http://schemas.openxmlformats.org/officeDocument/2006/relationships/image" Target="media/image208.png"/><Relationship Id="rId423" Type="http://schemas.openxmlformats.org/officeDocument/2006/relationships/image" Target="media/image415.png"/><Relationship Id="rId868" Type="http://schemas.openxmlformats.org/officeDocument/2006/relationships/image" Target="media/image860.png"/><Relationship Id="rId1053" Type="http://schemas.openxmlformats.org/officeDocument/2006/relationships/image" Target="media/image1039.png"/><Relationship Id="rId1260" Type="http://schemas.openxmlformats.org/officeDocument/2006/relationships/image" Target="media/image1239.png"/><Relationship Id="rId630" Type="http://schemas.openxmlformats.org/officeDocument/2006/relationships/image" Target="media/image622.png"/><Relationship Id="rId728" Type="http://schemas.openxmlformats.org/officeDocument/2006/relationships/image" Target="media/image720.png"/><Relationship Id="rId935" Type="http://schemas.openxmlformats.org/officeDocument/2006/relationships/image" Target="media/image927.png"/><Relationship Id="rId1358" Type="http://schemas.openxmlformats.org/officeDocument/2006/relationships/image" Target="media/image1337.png"/><Relationship Id="rId64" Type="http://schemas.openxmlformats.org/officeDocument/2006/relationships/image" Target="media/image56.png"/><Relationship Id="rId1120" Type="http://schemas.openxmlformats.org/officeDocument/2006/relationships/image" Target="media/image1099.png"/><Relationship Id="rId1218" Type="http://schemas.openxmlformats.org/officeDocument/2006/relationships/image" Target="media/image1197.png"/><Relationship Id="rId1425" Type="http://schemas.openxmlformats.org/officeDocument/2006/relationships/image" Target="media/image1404.png"/><Relationship Id="rId280" Type="http://schemas.openxmlformats.org/officeDocument/2006/relationships/image" Target="media/image272.png"/><Relationship Id="rId140" Type="http://schemas.openxmlformats.org/officeDocument/2006/relationships/image" Target="media/image132.png"/><Relationship Id="rId378" Type="http://schemas.openxmlformats.org/officeDocument/2006/relationships/image" Target="media/image370.png"/><Relationship Id="rId585" Type="http://schemas.openxmlformats.org/officeDocument/2006/relationships/image" Target="media/image577.png"/><Relationship Id="rId792" Type="http://schemas.openxmlformats.org/officeDocument/2006/relationships/image" Target="media/image784.png"/><Relationship Id="rId6" Type="http://schemas.openxmlformats.org/officeDocument/2006/relationships/footnotes" Target="footnotes.xml"/><Relationship Id="rId238" Type="http://schemas.openxmlformats.org/officeDocument/2006/relationships/image" Target="media/image230.png"/><Relationship Id="rId445" Type="http://schemas.openxmlformats.org/officeDocument/2006/relationships/image" Target="media/image437.png"/><Relationship Id="rId652" Type="http://schemas.openxmlformats.org/officeDocument/2006/relationships/image" Target="media/image644.png"/><Relationship Id="rId1075" Type="http://schemas.openxmlformats.org/officeDocument/2006/relationships/image" Target="media/image1061.png"/><Relationship Id="rId1282" Type="http://schemas.openxmlformats.org/officeDocument/2006/relationships/image" Target="media/image1261.png"/><Relationship Id="rId305" Type="http://schemas.openxmlformats.org/officeDocument/2006/relationships/image" Target="media/image297.png"/><Relationship Id="rId512" Type="http://schemas.openxmlformats.org/officeDocument/2006/relationships/image" Target="media/image504.png"/><Relationship Id="rId957" Type="http://schemas.openxmlformats.org/officeDocument/2006/relationships/image" Target="media/image949.png"/><Relationship Id="rId1142" Type="http://schemas.openxmlformats.org/officeDocument/2006/relationships/image" Target="media/image1121.png"/><Relationship Id="rId86" Type="http://schemas.openxmlformats.org/officeDocument/2006/relationships/image" Target="media/image78.png"/><Relationship Id="rId817" Type="http://schemas.openxmlformats.org/officeDocument/2006/relationships/image" Target="media/image809.png"/><Relationship Id="rId1002" Type="http://schemas.openxmlformats.org/officeDocument/2006/relationships/image" Target="media/image994.png"/><Relationship Id="rId1447" Type="http://schemas.openxmlformats.org/officeDocument/2006/relationships/image" Target="media/image1424.png"/><Relationship Id="rId1307" Type="http://schemas.openxmlformats.org/officeDocument/2006/relationships/image" Target="media/image1286.png"/><Relationship Id="rId13" Type="http://schemas.openxmlformats.org/officeDocument/2006/relationships/image" Target="media/image5.png"/><Relationship Id="rId162" Type="http://schemas.openxmlformats.org/officeDocument/2006/relationships/image" Target="media/image154.png"/><Relationship Id="rId467" Type="http://schemas.openxmlformats.org/officeDocument/2006/relationships/image" Target="media/image459.png"/><Relationship Id="rId1097" Type="http://schemas.openxmlformats.org/officeDocument/2006/relationships/hyperlink" Target="http://212.73.171.142/video/NestReport.mp4" TargetMode="External"/><Relationship Id="rId674" Type="http://schemas.openxmlformats.org/officeDocument/2006/relationships/image" Target="media/image666.png"/><Relationship Id="rId881" Type="http://schemas.openxmlformats.org/officeDocument/2006/relationships/image" Target="media/image873.png"/><Relationship Id="rId979" Type="http://schemas.openxmlformats.org/officeDocument/2006/relationships/image" Target="media/image971.png"/><Relationship Id="rId327" Type="http://schemas.openxmlformats.org/officeDocument/2006/relationships/image" Target="media/image319.png"/><Relationship Id="rId534" Type="http://schemas.openxmlformats.org/officeDocument/2006/relationships/image" Target="media/image526.png"/><Relationship Id="rId741" Type="http://schemas.openxmlformats.org/officeDocument/2006/relationships/image" Target="media/image733.png"/><Relationship Id="rId839" Type="http://schemas.openxmlformats.org/officeDocument/2006/relationships/image" Target="media/image831.png"/><Relationship Id="rId1164" Type="http://schemas.openxmlformats.org/officeDocument/2006/relationships/image" Target="media/image1143.png"/><Relationship Id="rId1371" Type="http://schemas.openxmlformats.org/officeDocument/2006/relationships/image" Target="media/image1350.png"/><Relationship Id="rId1469" Type="http://schemas.openxmlformats.org/officeDocument/2006/relationships/image" Target="media/image1446.png"/><Relationship Id="rId601" Type="http://schemas.openxmlformats.org/officeDocument/2006/relationships/image" Target="media/image593.png"/><Relationship Id="rId1024" Type="http://schemas.openxmlformats.org/officeDocument/2006/relationships/hyperlink" Target="https://admin.igems.se/movies/tvl-activate.mp4" TargetMode="External"/><Relationship Id="rId1231" Type="http://schemas.openxmlformats.org/officeDocument/2006/relationships/image" Target="media/image1210.png"/><Relationship Id="rId906" Type="http://schemas.openxmlformats.org/officeDocument/2006/relationships/image" Target="media/image898.png"/><Relationship Id="rId1329" Type="http://schemas.openxmlformats.org/officeDocument/2006/relationships/image" Target="media/image1308.png"/><Relationship Id="rId35" Type="http://schemas.openxmlformats.org/officeDocument/2006/relationships/image" Target="media/image27.png"/><Relationship Id="rId184" Type="http://schemas.openxmlformats.org/officeDocument/2006/relationships/image" Target="media/image176.png"/><Relationship Id="rId391" Type="http://schemas.openxmlformats.org/officeDocument/2006/relationships/image" Target="media/image383.png"/><Relationship Id="rId251" Type="http://schemas.openxmlformats.org/officeDocument/2006/relationships/image" Target="media/image243.png"/><Relationship Id="rId489" Type="http://schemas.openxmlformats.org/officeDocument/2006/relationships/image" Target="media/image481.png"/><Relationship Id="rId696" Type="http://schemas.openxmlformats.org/officeDocument/2006/relationships/image" Target="media/image688.png"/><Relationship Id="rId349" Type="http://schemas.openxmlformats.org/officeDocument/2006/relationships/image" Target="media/image341.png"/><Relationship Id="rId556" Type="http://schemas.openxmlformats.org/officeDocument/2006/relationships/image" Target="media/image548.png"/><Relationship Id="rId763" Type="http://schemas.openxmlformats.org/officeDocument/2006/relationships/image" Target="media/image755.png"/><Relationship Id="rId1186" Type="http://schemas.openxmlformats.org/officeDocument/2006/relationships/image" Target="media/image1165.png"/><Relationship Id="rId1393" Type="http://schemas.openxmlformats.org/officeDocument/2006/relationships/image" Target="media/image1372.png"/><Relationship Id="rId111" Type="http://schemas.openxmlformats.org/officeDocument/2006/relationships/image" Target="media/image103.png"/><Relationship Id="rId209" Type="http://schemas.openxmlformats.org/officeDocument/2006/relationships/image" Target="media/image201.png"/><Relationship Id="rId416" Type="http://schemas.openxmlformats.org/officeDocument/2006/relationships/image" Target="media/image408.png"/><Relationship Id="rId970" Type="http://schemas.openxmlformats.org/officeDocument/2006/relationships/image" Target="media/image962.png"/><Relationship Id="rId1046" Type="http://schemas.openxmlformats.org/officeDocument/2006/relationships/image" Target="media/image1032.png"/><Relationship Id="rId1253" Type="http://schemas.openxmlformats.org/officeDocument/2006/relationships/image" Target="media/image1232.png"/><Relationship Id="rId623" Type="http://schemas.openxmlformats.org/officeDocument/2006/relationships/image" Target="media/image615.png"/><Relationship Id="rId830" Type="http://schemas.openxmlformats.org/officeDocument/2006/relationships/image" Target="media/image822.png"/><Relationship Id="rId928" Type="http://schemas.openxmlformats.org/officeDocument/2006/relationships/image" Target="media/image920.png"/><Relationship Id="rId1460" Type="http://schemas.openxmlformats.org/officeDocument/2006/relationships/image" Target="media/image1437.png"/><Relationship Id="rId57" Type="http://schemas.openxmlformats.org/officeDocument/2006/relationships/image" Target="media/image49.png"/><Relationship Id="rId1113" Type="http://schemas.openxmlformats.org/officeDocument/2006/relationships/image" Target="media/image1092.png"/><Relationship Id="rId1320" Type="http://schemas.openxmlformats.org/officeDocument/2006/relationships/image" Target="media/image1299.png"/><Relationship Id="rId1418" Type="http://schemas.openxmlformats.org/officeDocument/2006/relationships/image" Target="media/image1397.png"/><Relationship Id="rId273" Type="http://schemas.openxmlformats.org/officeDocument/2006/relationships/image" Target="media/image265.png"/><Relationship Id="rId480" Type="http://schemas.openxmlformats.org/officeDocument/2006/relationships/image" Target="media/image472.png"/><Relationship Id="rId133" Type="http://schemas.openxmlformats.org/officeDocument/2006/relationships/image" Target="media/image125.png"/><Relationship Id="rId340" Type="http://schemas.openxmlformats.org/officeDocument/2006/relationships/image" Target="media/image332.png"/><Relationship Id="rId578" Type="http://schemas.openxmlformats.org/officeDocument/2006/relationships/image" Target="media/image570.png"/><Relationship Id="rId785" Type="http://schemas.openxmlformats.org/officeDocument/2006/relationships/image" Target="media/image777.png"/><Relationship Id="rId992" Type="http://schemas.openxmlformats.org/officeDocument/2006/relationships/image" Target="media/image984.png"/><Relationship Id="rId200" Type="http://schemas.openxmlformats.org/officeDocument/2006/relationships/image" Target="media/image192.png"/><Relationship Id="rId438" Type="http://schemas.openxmlformats.org/officeDocument/2006/relationships/image" Target="media/image430.png"/><Relationship Id="rId645" Type="http://schemas.openxmlformats.org/officeDocument/2006/relationships/image" Target="media/image637.png"/><Relationship Id="rId852" Type="http://schemas.openxmlformats.org/officeDocument/2006/relationships/image" Target="media/image844.png"/><Relationship Id="rId1068" Type="http://schemas.openxmlformats.org/officeDocument/2006/relationships/image" Target="media/image1054.png"/><Relationship Id="rId1275" Type="http://schemas.openxmlformats.org/officeDocument/2006/relationships/image" Target="media/image1254.png"/><Relationship Id="rId1482" Type="http://schemas.openxmlformats.org/officeDocument/2006/relationships/header" Target="header1.xml"/><Relationship Id="rId505" Type="http://schemas.openxmlformats.org/officeDocument/2006/relationships/image" Target="media/image497.png"/><Relationship Id="rId712" Type="http://schemas.openxmlformats.org/officeDocument/2006/relationships/image" Target="media/image704.png"/><Relationship Id="rId1135" Type="http://schemas.openxmlformats.org/officeDocument/2006/relationships/image" Target="media/image1114.png"/><Relationship Id="rId1342" Type="http://schemas.openxmlformats.org/officeDocument/2006/relationships/image" Target="media/image1321.png"/><Relationship Id="rId79" Type="http://schemas.openxmlformats.org/officeDocument/2006/relationships/image" Target="media/image71.png"/><Relationship Id="rId1202" Type="http://schemas.openxmlformats.org/officeDocument/2006/relationships/image" Target="media/image1181.png"/><Relationship Id="rId295" Type="http://schemas.openxmlformats.org/officeDocument/2006/relationships/image" Target="media/image287.png"/><Relationship Id="rId155" Type="http://schemas.openxmlformats.org/officeDocument/2006/relationships/image" Target="media/image147.png"/><Relationship Id="rId362" Type="http://schemas.openxmlformats.org/officeDocument/2006/relationships/image" Target="media/image354.png"/><Relationship Id="rId1297" Type="http://schemas.openxmlformats.org/officeDocument/2006/relationships/image" Target="media/image1276.png"/><Relationship Id="rId222" Type="http://schemas.openxmlformats.org/officeDocument/2006/relationships/image" Target="media/image214.png"/><Relationship Id="rId667" Type="http://schemas.openxmlformats.org/officeDocument/2006/relationships/image" Target="media/image659.png"/><Relationship Id="rId874" Type="http://schemas.openxmlformats.org/officeDocument/2006/relationships/image" Target="media/image866.png"/><Relationship Id="rId527" Type="http://schemas.openxmlformats.org/officeDocument/2006/relationships/image" Target="media/image519.png"/><Relationship Id="rId734" Type="http://schemas.openxmlformats.org/officeDocument/2006/relationships/image" Target="media/image726.png"/><Relationship Id="rId941" Type="http://schemas.openxmlformats.org/officeDocument/2006/relationships/image" Target="media/image933.png"/><Relationship Id="rId1157" Type="http://schemas.openxmlformats.org/officeDocument/2006/relationships/image" Target="media/image1136.png"/><Relationship Id="rId1364" Type="http://schemas.openxmlformats.org/officeDocument/2006/relationships/image" Target="media/image1343.png"/><Relationship Id="rId70" Type="http://schemas.openxmlformats.org/officeDocument/2006/relationships/image" Target="media/image62.png"/><Relationship Id="rId801" Type="http://schemas.openxmlformats.org/officeDocument/2006/relationships/image" Target="media/image793.png"/><Relationship Id="rId1017" Type="http://schemas.openxmlformats.org/officeDocument/2006/relationships/image" Target="media/image1009.png"/><Relationship Id="rId1224" Type="http://schemas.openxmlformats.org/officeDocument/2006/relationships/image" Target="media/image1203.png"/><Relationship Id="rId1431" Type="http://schemas.openxmlformats.org/officeDocument/2006/relationships/image" Target="media/image1410.png"/><Relationship Id="rId28" Type="http://schemas.openxmlformats.org/officeDocument/2006/relationships/image" Target="media/image20.png"/><Relationship Id="rId177" Type="http://schemas.openxmlformats.org/officeDocument/2006/relationships/image" Target="media/image169.png"/><Relationship Id="rId384" Type="http://schemas.openxmlformats.org/officeDocument/2006/relationships/image" Target="media/image376.png"/><Relationship Id="rId591" Type="http://schemas.openxmlformats.org/officeDocument/2006/relationships/image" Target="media/image583.png"/><Relationship Id="rId244" Type="http://schemas.openxmlformats.org/officeDocument/2006/relationships/image" Target="media/image236.png"/><Relationship Id="rId689" Type="http://schemas.openxmlformats.org/officeDocument/2006/relationships/image" Target="media/image681.png"/><Relationship Id="rId896" Type="http://schemas.openxmlformats.org/officeDocument/2006/relationships/image" Target="media/image888.png"/><Relationship Id="rId1081" Type="http://schemas.openxmlformats.org/officeDocument/2006/relationships/image" Target="media/image1066.png"/><Relationship Id="rId451" Type="http://schemas.openxmlformats.org/officeDocument/2006/relationships/image" Target="media/image443.png"/><Relationship Id="rId549" Type="http://schemas.openxmlformats.org/officeDocument/2006/relationships/image" Target="media/image541.png"/><Relationship Id="rId756" Type="http://schemas.openxmlformats.org/officeDocument/2006/relationships/image" Target="media/image748.png"/><Relationship Id="rId1179" Type="http://schemas.openxmlformats.org/officeDocument/2006/relationships/image" Target="media/image1158.png"/><Relationship Id="rId1386" Type="http://schemas.openxmlformats.org/officeDocument/2006/relationships/image" Target="media/image1365.png"/><Relationship Id="rId104" Type="http://schemas.openxmlformats.org/officeDocument/2006/relationships/image" Target="media/image96.png"/><Relationship Id="rId311" Type="http://schemas.openxmlformats.org/officeDocument/2006/relationships/image" Target="media/image303.png"/><Relationship Id="rId409" Type="http://schemas.openxmlformats.org/officeDocument/2006/relationships/image" Target="media/image401.png"/><Relationship Id="rId963" Type="http://schemas.openxmlformats.org/officeDocument/2006/relationships/image" Target="media/image955.png"/><Relationship Id="rId1039" Type="http://schemas.openxmlformats.org/officeDocument/2006/relationships/image" Target="media/image1025.png"/><Relationship Id="rId1246" Type="http://schemas.openxmlformats.org/officeDocument/2006/relationships/image" Target="media/image1225.png"/><Relationship Id="rId92" Type="http://schemas.openxmlformats.org/officeDocument/2006/relationships/image" Target="media/image84.png"/><Relationship Id="rId616" Type="http://schemas.openxmlformats.org/officeDocument/2006/relationships/image" Target="media/image608.png"/><Relationship Id="rId823" Type="http://schemas.openxmlformats.org/officeDocument/2006/relationships/image" Target="media/image815.png"/><Relationship Id="rId1453" Type="http://schemas.openxmlformats.org/officeDocument/2006/relationships/image" Target="media/image1430.png"/><Relationship Id="rId1106" Type="http://schemas.openxmlformats.org/officeDocument/2006/relationships/image" Target="media/image1085.png"/><Relationship Id="rId1313" Type="http://schemas.openxmlformats.org/officeDocument/2006/relationships/image" Target="media/image1292.png"/><Relationship Id="rId115" Type="http://schemas.openxmlformats.org/officeDocument/2006/relationships/image" Target="media/image107.png"/><Relationship Id="rId322" Type="http://schemas.openxmlformats.org/officeDocument/2006/relationships/image" Target="media/image314.png"/><Relationship Id="rId767" Type="http://schemas.openxmlformats.org/officeDocument/2006/relationships/image" Target="media/image759.png"/><Relationship Id="rId974" Type="http://schemas.openxmlformats.org/officeDocument/2006/relationships/image" Target="media/image966.png"/><Relationship Id="rId199" Type="http://schemas.openxmlformats.org/officeDocument/2006/relationships/image" Target="media/image191.png"/><Relationship Id="rId627" Type="http://schemas.openxmlformats.org/officeDocument/2006/relationships/image" Target="media/image619.png"/><Relationship Id="rId834" Type="http://schemas.openxmlformats.org/officeDocument/2006/relationships/image" Target="media/image826.png"/><Relationship Id="rId1257" Type="http://schemas.openxmlformats.org/officeDocument/2006/relationships/image" Target="media/image1236.png"/><Relationship Id="rId1464" Type="http://schemas.openxmlformats.org/officeDocument/2006/relationships/image" Target="media/image1441.png"/><Relationship Id="rId266" Type="http://schemas.openxmlformats.org/officeDocument/2006/relationships/image" Target="media/image258.png"/><Relationship Id="rId473" Type="http://schemas.openxmlformats.org/officeDocument/2006/relationships/image" Target="media/image465.png"/><Relationship Id="rId680" Type="http://schemas.openxmlformats.org/officeDocument/2006/relationships/image" Target="media/image672.png"/><Relationship Id="rId901" Type="http://schemas.openxmlformats.org/officeDocument/2006/relationships/image" Target="media/image893.png"/><Relationship Id="rId1117" Type="http://schemas.openxmlformats.org/officeDocument/2006/relationships/image" Target="media/image1096.png"/><Relationship Id="rId1324" Type="http://schemas.openxmlformats.org/officeDocument/2006/relationships/image" Target="media/image1303.png"/><Relationship Id="rId30" Type="http://schemas.openxmlformats.org/officeDocument/2006/relationships/image" Target="media/image22.png"/><Relationship Id="rId126" Type="http://schemas.openxmlformats.org/officeDocument/2006/relationships/image" Target="media/image118.png"/><Relationship Id="rId333" Type="http://schemas.openxmlformats.org/officeDocument/2006/relationships/image" Target="media/image325.png"/><Relationship Id="rId540" Type="http://schemas.openxmlformats.org/officeDocument/2006/relationships/image" Target="media/image532.png"/><Relationship Id="rId778" Type="http://schemas.openxmlformats.org/officeDocument/2006/relationships/image" Target="media/image770.png"/><Relationship Id="rId985" Type="http://schemas.openxmlformats.org/officeDocument/2006/relationships/image" Target="media/image977.png"/><Relationship Id="rId1170" Type="http://schemas.openxmlformats.org/officeDocument/2006/relationships/image" Target="media/image1149.png"/><Relationship Id="rId638" Type="http://schemas.openxmlformats.org/officeDocument/2006/relationships/image" Target="media/image630.png"/><Relationship Id="rId845" Type="http://schemas.openxmlformats.org/officeDocument/2006/relationships/image" Target="media/image837.png"/><Relationship Id="rId1030" Type="http://schemas.openxmlformats.org/officeDocument/2006/relationships/hyperlink" Target="https://admin.igems.se/movies/testcut.mp4" TargetMode="External"/><Relationship Id="rId1268" Type="http://schemas.openxmlformats.org/officeDocument/2006/relationships/image" Target="media/image1247.png"/><Relationship Id="rId1475" Type="http://schemas.openxmlformats.org/officeDocument/2006/relationships/image" Target="media/image1451.png"/><Relationship Id="rId277" Type="http://schemas.openxmlformats.org/officeDocument/2006/relationships/image" Target="media/image269.png"/><Relationship Id="rId400" Type="http://schemas.openxmlformats.org/officeDocument/2006/relationships/image" Target="media/image392.png"/><Relationship Id="rId484" Type="http://schemas.openxmlformats.org/officeDocument/2006/relationships/image" Target="media/image476.png"/><Relationship Id="rId705" Type="http://schemas.openxmlformats.org/officeDocument/2006/relationships/image" Target="media/image697.png"/><Relationship Id="rId1128" Type="http://schemas.openxmlformats.org/officeDocument/2006/relationships/image" Target="media/image1107.png"/><Relationship Id="rId1335" Type="http://schemas.openxmlformats.org/officeDocument/2006/relationships/image" Target="media/image1314.png"/><Relationship Id="rId137" Type="http://schemas.openxmlformats.org/officeDocument/2006/relationships/image" Target="media/image129.png"/><Relationship Id="rId344" Type="http://schemas.openxmlformats.org/officeDocument/2006/relationships/image" Target="media/image336.png"/><Relationship Id="rId691" Type="http://schemas.openxmlformats.org/officeDocument/2006/relationships/image" Target="media/image683.png"/><Relationship Id="rId789" Type="http://schemas.openxmlformats.org/officeDocument/2006/relationships/image" Target="media/image781.png"/><Relationship Id="rId912" Type="http://schemas.openxmlformats.org/officeDocument/2006/relationships/image" Target="media/image904.png"/><Relationship Id="rId996" Type="http://schemas.openxmlformats.org/officeDocument/2006/relationships/image" Target="media/image988.png"/><Relationship Id="rId41" Type="http://schemas.openxmlformats.org/officeDocument/2006/relationships/image" Target="media/image33.png"/><Relationship Id="rId551" Type="http://schemas.openxmlformats.org/officeDocument/2006/relationships/image" Target="media/image543.png"/><Relationship Id="rId649" Type="http://schemas.openxmlformats.org/officeDocument/2006/relationships/image" Target="media/image641.png"/><Relationship Id="rId856" Type="http://schemas.openxmlformats.org/officeDocument/2006/relationships/image" Target="media/image848.png"/><Relationship Id="rId1181" Type="http://schemas.openxmlformats.org/officeDocument/2006/relationships/image" Target="media/image1160.png"/><Relationship Id="rId1279" Type="http://schemas.openxmlformats.org/officeDocument/2006/relationships/image" Target="media/image1258.png"/><Relationship Id="rId1402" Type="http://schemas.openxmlformats.org/officeDocument/2006/relationships/image" Target="media/image1381.png"/><Relationship Id="rId1486" Type="http://schemas.openxmlformats.org/officeDocument/2006/relationships/fontTable" Target="fontTable.xml"/><Relationship Id="rId190" Type="http://schemas.openxmlformats.org/officeDocument/2006/relationships/image" Target="media/image182.png"/><Relationship Id="rId204" Type="http://schemas.openxmlformats.org/officeDocument/2006/relationships/image" Target="media/image196.png"/><Relationship Id="rId288" Type="http://schemas.openxmlformats.org/officeDocument/2006/relationships/image" Target="media/image280.png"/><Relationship Id="rId411" Type="http://schemas.openxmlformats.org/officeDocument/2006/relationships/image" Target="media/image403.png"/><Relationship Id="rId509" Type="http://schemas.openxmlformats.org/officeDocument/2006/relationships/image" Target="media/image501.png"/><Relationship Id="rId1041" Type="http://schemas.openxmlformats.org/officeDocument/2006/relationships/image" Target="media/image1027.png"/><Relationship Id="rId1139" Type="http://schemas.openxmlformats.org/officeDocument/2006/relationships/image" Target="media/image1118.png"/><Relationship Id="rId1346" Type="http://schemas.openxmlformats.org/officeDocument/2006/relationships/image" Target="media/image1325.png"/><Relationship Id="rId495" Type="http://schemas.openxmlformats.org/officeDocument/2006/relationships/image" Target="media/image487.png"/><Relationship Id="rId716" Type="http://schemas.openxmlformats.org/officeDocument/2006/relationships/image" Target="media/image708.png"/><Relationship Id="rId923" Type="http://schemas.openxmlformats.org/officeDocument/2006/relationships/image" Target="media/image915.png"/><Relationship Id="rId52" Type="http://schemas.openxmlformats.org/officeDocument/2006/relationships/image" Target="media/image44.png"/><Relationship Id="rId148" Type="http://schemas.openxmlformats.org/officeDocument/2006/relationships/image" Target="media/image140.png"/><Relationship Id="rId355" Type="http://schemas.openxmlformats.org/officeDocument/2006/relationships/image" Target="media/image347.png"/><Relationship Id="rId562" Type="http://schemas.openxmlformats.org/officeDocument/2006/relationships/image" Target="media/image554.png"/><Relationship Id="rId1192" Type="http://schemas.openxmlformats.org/officeDocument/2006/relationships/image" Target="media/image1171.png"/><Relationship Id="rId1206" Type="http://schemas.openxmlformats.org/officeDocument/2006/relationships/image" Target="media/image1185.png"/><Relationship Id="rId1413" Type="http://schemas.openxmlformats.org/officeDocument/2006/relationships/image" Target="media/image1392.png"/><Relationship Id="rId215" Type="http://schemas.openxmlformats.org/officeDocument/2006/relationships/image" Target="media/image207.png"/><Relationship Id="rId422" Type="http://schemas.openxmlformats.org/officeDocument/2006/relationships/image" Target="media/image414.png"/><Relationship Id="rId867" Type="http://schemas.openxmlformats.org/officeDocument/2006/relationships/image" Target="media/image859.png"/><Relationship Id="rId1052" Type="http://schemas.openxmlformats.org/officeDocument/2006/relationships/image" Target="media/image1038.png"/><Relationship Id="rId299" Type="http://schemas.openxmlformats.org/officeDocument/2006/relationships/image" Target="media/image291.png"/><Relationship Id="rId727" Type="http://schemas.openxmlformats.org/officeDocument/2006/relationships/image" Target="media/image719.png"/><Relationship Id="rId934" Type="http://schemas.openxmlformats.org/officeDocument/2006/relationships/image" Target="media/image926.png"/><Relationship Id="rId1357" Type="http://schemas.openxmlformats.org/officeDocument/2006/relationships/image" Target="media/image1336.png"/><Relationship Id="rId63" Type="http://schemas.openxmlformats.org/officeDocument/2006/relationships/image" Target="media/image55.png"/><Relationship Id="rId159" Type="http://schemas.openxmlformats.org/officeDocument/2006/relationships/image" Target="media/image151.png"/><Relationship Id="rId366" Type="http://schemas.openxmlformats.org/officeDocument/2006/relationships/image" Target="media/image358.png"/><Relationship Id="rId573" Type="http://schemas.openxmlformats.org/officeDocument/2006/relationships/image" Target="media/image565.png"/><Relationship Id="rId780" Type="http://schemas.openxmlformats.org/officeDocument/2006/relationships/image" Target="media/image772.png"/><Relationship Id="rId1217" Type="http://schemas.openxmlformats.org/officeDocument/2006/relationships/image" Target="media/image1196.png"/><Relationship Id="rId1424" Type="http://schemas.openxmlformats.org/officeDocument/2006/relationships/image" Target="media/image1403.png"/><Relationship Id="rId226" Type="http://schemas.openxmlformats.org/officeDocument/2006/relationships/image" Target="media/image218.png"/><Relationship Id="rId433" Type="http://schemas.openxmlformats.org/officeDocument/2006/relationships/image" Target="media/image425.png"/><Relationship Id="rId878" Type="http://schemas.openxmlformats.org/officeDocument/2006/relationships/image" Target="media/image870.png"/><Relationship Id="rId1063" Type="http://schemas.openxmlformats.org/officeDocument/2006/relationships/image" Target="media/image1049.png"/><Relationship Id="rId1270" Type="http://schemas.openxmlformats.org/officeDocument/2006/relationships/image" Target="media/image1249.png"/><Relationship Id="rId640" Type="http://schemas.openxmlformats.org/officeDocument/2006/relationships/image" Target="media/image632.png"/><Relationship Id="rId738" Type="http://schemas.openxmlformats.org/officeDocument/2006/relationships/image" Target="media/image730.png"/><Relationship Id="rId945" Type="http://schemas.openxmlformats.org/officeDocument/2006/relationships/image" Target="media/image937.png"/><Relationship Id="rId1368" Type="http://schemas.openxmlformats.org/officeDocument/2006/relationships/image" Target="media/image1347.png"/><Relationship Id="rId74" Type="http://schemas.openxmlformats.org/officeDocument/2006/relationships/image" Target="media/image66.png"/><Relationship Id="rId377" Type="http://schemas.openxmlformats.org/officeDocument/2006/relationships/image" Target="media/image369.png"/><Relationship Id="rId500" Type="http://schemas.openxmlformats.org/officeDocument/2006/relationships/image" Target="media/image492.png"/><Relationship Id="rId584" Type="http://schemas.openxmlformats.org/officeDocument/2006/relationships/image" Target="media/image576.png"/><Relationship Id="rId805" Type="http://schemas.openxmlformats.org/officeDocument/2006/relationships/image" Target="media/image797.png"/><Relationship Id="rId1130" Type="http://schemas.openxmlformats.org/officeDocument/2006/relationships/image" Target="media/image1109.png"/><Relationship Id="rId1228" Type="http://schemas.openxmlformats.org/officeDocument/2006/relationships/image" Target="media/image1207.png"/><Relationship Id="rId1435" Type="http://schemas.openxmlformats.org/officeDocument/2006/relationships/hyperlink" Target="https://admin.igems.se/movies/IGEMS%20and%20ERP-Connection.mp4" TargetMode="External"/><Relationship Id="rId5" Type="http://schemas.openxmlformats.org/officeDocument/2006/relationships/webSettings" Target="webSettings.xml"/><Relationship Id="rId237" Type="http://schemas.openxmlformats.org/officeDocument/2006/relationships/image" Target="media/image229.png"/><Relationship Id="rId791" Type="http://schemas.openxmlformats.org/officeDocument/2006/relationships/image" Target="media/image783.png"/><Relationship Id="rId889" Type="http://schemas.openxmlformats.org/officeDocument/2006/relationships/image" Target="media/image881.png"/><Relationship Id="rId1074" Type="http://schemas.openxmlformats.org/officeDocument/2006/relationships/image" Target="media/image1060.png"/><Relationship Id="rId444" Type="http://schemas.openxmlformats.org/officeDocument/2006/relationships/image" Target="media/image436.png"/><Relationship Id="rId651" Type="http://schemas.openxmlformats.org/officeDocument/2006/relationships/image" Target="media/image643.png"/><Relationship Id="rId749" Type="http://schemas.openxmlformats.org/officeDocument/2006/relationships/image" Target="media/image741.png"/><Relationship Id="rId1281" Type="http://schemas.openxmlformats.org/officeDocument/2006/relationships/image" Target="media/image1260.png"/><Relationship Id="rId1379" Type="http://schemas.openxmlformats.org/officeDocument/2006/relationships/image" Target="media/image1358.png"/><Relationship Id="rId290" Type="http://schemas.openxmlformats.org/officeDocument/2006/relationships/image" Target="media/image282.png"/><Relationship Id="rId304" Type="http://schemas.openxmlformats.org/officeDocument/2006/relationships/image" Target="media/image296.png"/><Relationship Id="rId388" Type="http://schemas.openxmlformats.org/officeDocument/2006/relationships/image" Target="media/image380.png"/><Relationship Id="rId511" Type="http://schemas.openxmlformats.org/officeDocument/2006/relationships/image" Target="media/image503.png"/><Relationship Id="rId609" Type="http://schemas.openxmlformats.org/officeDocument/2006/relationships/image" Target="media/image601.png"/><Relationship Id="rId956" Type="http://schemas.openxmlformats.org/officeDocument/2006/relationships/image" Target="media/image948.png"/><Relationship Id="rId1141" Type="http://schemas.openxmlformats.org/officeDocument/2006/relationships/image" Target="media/image1120.png"/><Relationship Id="rId1239" Type="http://schemas.openxmlformats.org/officeDocument/2006/relationships/image" Target="media/image1218.png"/><Relationship Id="rId85" Type="http://schemas.openxmlformats.org/officeDocument/2006/relationships/image" Target="media/image77.png"/><Relationship Id="rId150" Type="http://schemas.openxmlformats.org/officeDocument/2006/relationships/image" Target="media/image142.png"/><Relationship Id="rId595" Type="http://schemas.openxmlformats.org/officeDocument/2006/relationships/image" Target="media/image587.png"/><Relationship Id="rId816" Type="http://schemas.openxmlformats.org/officeDocument/2006/relationships/image" Target="media/image808.png"/><Relationship Id="rId1001" Type="http://schemas.openxmlformats.org/officeDocument/2006/relationships/image" Target="media/image993.png"/><Relationship Id="rId1446" Type="http://schemas.openxmlformats.org/officeDocument/2006/relationships/image" Target="media/image1423.png"/><Relationship Id="rId248" Type="http://schemas.openxmlformats.org/officeDocument/2006/relationships/image" Target="media/image240.png"/><Relationship Id="rId455" Type="http://schemas.openxmlformats.org/officeDocument/2006/relationships/image" Target="media/image447.png"/><Relationship Id="rId662" Type="http://schemas.openxmlformats.org/officeDocument/2006/relationships/image" Target="media/image654.png"/><Relationship Id="rId1085" Type="http://schemas.openxmlformats.org/officeDocument/2006/relationships/image" Target="media/image1069.png"/><Relationship Id="rId1292" Type="http://schemas.openxmlformats.org/officeDocument/2006/relationships/image" Target="media/image1271.png"/><Relationship Id="rId1306" Type="http://schemas.openxmlformats.org/officeDocument/2006/relationships/image" Target="media/image1285.png"/><Relationship Id="rId12" Type="http://schemas.openxmlformats.org/officeDocument/2006/relationships/image" Target="media/image4.png"/><Relationship Id="rId108" Type="http://schemas.openxmlformats.org/officeDocument/2006/relationships/image" Target="media/image100.png"/><Relationship Id="rId315" Type="http://schemas.openxmlformats.org/officeDocument/2006/relationships/image" Target="media/image307.png"/><Relationship Id="rId522" Type="http://schemas.openxmlformats.org/officeDocument/2006/relationships/image" Target="media/image514.png"/><Relationship Id="rId967" Type="http://schemas.openxmlformats.org/officeDocument/2006/relationships/image" Target="media/image959.png"/><Relationship Id="rId1152" Type="http://schemas.openxmlformats.org/officeDocument/2006/relationships/image" Target="media/image1131.png"/><Relationship Id="rId96" Type="http://schemas.openxmlformats.org/officeDocument/2006/relationships/image" Target="media/image88.png"/><Relationship Id="rId161" Type="http://schemas.openxmlformats.org/officeDocument/2006/relationships/image" Target="media/image153.png"/><Relationship Id="rId399" Type="http://schemas.openxmlformats.org/officeDocument/2006/relationships/image" Target="media/image391.png"/><Relationship Id="rId827" Type="http://schemas.openxmlformats.org/officeDocument/2006/relationships/image" Target="media/image819.png"/><Relationship Id="rId1012" Type="http://schemas.openxmlformats.org/officeDocument/2006/relationships/image" Target="media/image1004.png"/><Relationship Id="rId1457" Type="http://schemas.openxmlformats.org/officeDocument/2006/relationships/image" Target="media/image1434.png"/><Relationship Id="rId259" Type="http://schemas.openxmlformats.org/officeDocument/2006/relationships/image" Target="media/image251.png"/><Relationship Id="rId466" Type="http://schemas.openxmlformats.org/officeDocument/2006/relationships/image" Target="media/image458.png"/><Relationship Id="rId673" Type="http://schemas.openxmlformats.org/officeDocument/2006/relationships/image" Target="media/image665.png"/><Relationship Id="rId880" Type="http://schemas.openxmlformats.org/officeDocument/2006/relationships/image" Target="media/image872.png"/><Relationship Id="rId1096" Type="http://schemas.openxmlformats.org/officeDocument/2006/relationships/image" Target="media/image1078.png"/><Relationship Id="rId1317" Type="http://schemas.openxmlformats.org/officeDocument/2006/relationships/image" Target="media/image1296.png"/><Relationship Id="rId23" Type="http://schemas.openxmlformats.org/officeDocument/2006/relationships/image" Target="media/image15.png"/><Relationship Id="rId119" Type="http://schemas.openxmlformats.org/officeDocument/2006/relationships/image" Target="media/image111.png"/><Relationship Id="rId326" Type="http://schemas.openxmlformats.org/officeDocument/2006/relationships/image" Target="media/image318.png"/><Relationship Id="rId533" Type="http://schemas.openxmlformats.org/officeDocument/2006/relationships/image" Target="media/image525.png"/><Relationship Id="rId978" Type="http://schemas.openxmlformats.org/officeDocument/2006/relationships/image" Target="media/image970.png"/><Relationship Id="rId1163" Type="http://schemas.openxmlformats.org/officeDocument/2006/relationships/image" Target="media/image1142.png"/><Relationship Id="rId1370" Type="http://schemas.openxmlformats.org/officeDocument/2006/relationships/image" Target="media/image1349.png"/><Relationship Id="rId740" Type="http://schemas.openxmlformats.org/officeDocument/2006/relationships/image" Target="media/image732.png"/><Relationship Id="rId838" Type="http://schemas.openxmlformats.org/officeDocument/2006/relationships/image" Target="media/image830.png"/><Relationship Id="rId1023" Type="http://schemas.openxmlformats.org/officeDocument/2006/relationships/oleObject" Target="embeddings/oleObject1.bin"/><Relationship Id="rId1468" Type="http://schemas.openxmlformats.org/officeDocument/2006/relationships/image" Target="media/image1445.png"/><Relationship Id="rId172" Type="http://schemas.openxmlformats.org/officeDocument/2006/relationships/image" Target="media/image164.png"/><Relationship Id="rId477" Type="http://schemas.openxmlformats.org/officeDocument/2006/relationships/image" Target="media/image469.png"/><Relationship Id="rId600" Type="http://schemas.openxmlformats.org/officeDocument/2006/relationships/image" Target="media/image592.png"/><Relationship Id="rId684" Type="http://schemas.openxmlformats.org/officeDocument/2006/relationships/image" Target="media/image676.png"/><Relationship Id="rId1230" Type="http://schemas.openxmlformats.org/officeDocument/2006/relationships/image" Target="media/image1209.png"/><Relationship Id="rId1328" Type="http://schemas.openxmlformats.org/officeDocument/2006/relationships/image" Target="media/image1307.png"/><Relationship Id="rId337" Type="http://schemas.openxmlformats.org/officeDocument/2006/relationships/image" Target="media/image329.png"/><Relationship Id="rId891" Type="http://schemas.openxmlformats.org/officeDocument/2006/relationships/image" Target="media/image883.png"/><Relationship Id="rId905" Type="http://schemas.openxmlformats.org/officeDocument/2006/relationships/image" Target="media/image897.png"/><Relationship Id="rId989" Type="http://schemas.openxmlformats.org/officeDocument/2006/relationships/image" Target="media/image981.png"/><Relationship Id="rId34" Type="http://schemas.openxmlformats.org/officeDocument/2006/relationships/image" Target="media/image26.png"/><Relationship Id="rId544" Type="http://schemas.openxmlformats.org/officeDocument/2006/relationships/image" Target="media/image536.png"/><Relationship Id="rId751" Type="http://schemas.openxmlformats.org/officeDocument/2006/relationships/image" Target="media/image743.png"/><Relationship Id="rId849" Type="http://schemas.openxmlformats.org/officeDocument/2006/relationships/image" Target="media/image841.png"/><Relationship Id="rId1174" Type="http://schemas.openxmlformats.org/officeDocument/2006/relationships/image" Target="media/image1153.png"/><Relationship Id="rId1381" Type="http://schemas.openxmlformats.org/officeDocument/2006/relationships/image" Target="media/image1360.png"/><Relationship Id="rId1479" Type="http://schemas.openxmlformats.org/officeDocument/2006/relationships/image" Target="media/image1455.png"/><Relationship Id="rId183" Type="http://schemas.openxmlformats.org/officeDocument/2006/relationships/image" Target="media/image175.png"/><Relationship Id="rId390" Type="http://schemas.openxmlformats.org/officeDocument/2006/relationships/image" Target="media/image382.png"/><Relationship Id="rId404" Type="http://schemas.openxmlformats.org/officeDocument/2006/relationships/image" Target="media/image396.png"/><Relationship Id="rId611" Type="http://schemas.openxmlformats.org/officeDocument/2006/relationships/image" Target="media/image603.png"/><Relationship Id="rId1034" Type="http://schemas.openxmlformats.org/officeDocument/2006/relationships/image" Target="media/image1020.png"/><Relationship Id="rId1241" Type="http://schemas.openxmlformats.org/officeDocument/2006/relationships/image" Target="media/image1220.png"/><Relationship Id="rId1339" Type="http://schemas.openxmlformats.org/officeDocument/2006/relationships/image" Target="media/image1318.png"/><Relationship Id="rId250" Type="http://schemas.openxmlformats.org/officeDocument/2006/relationships/image" Target="media/image242.png"/><Relationship Id="rId488" Type="http://schemas.openxmlformats.org/officeDocument/2006/relationships/image" Target="media/image480.png"/><Relationship Id="rId695" Type="http://schemas.openxmlformats.org/officeDocument/2006/relationships/image" Target="media/image687.png"/><Relationship Id="rId709" Type="http://schemas.openxmlformats.org/officeDocument/2006/relationships/image" Target="media/image701.png"/><Relationship Id="rId916" Type="http://schemas.openxmlformats.org/officeDocument/2006/relationships/image" Target="media/image908.png"/><Relationship Id="rId1101" Type="http://schemas.openxmlformats.org/officeDocument/2006/relationships/image" Target="media/image1080.png"/><Relationship Id="rId45" Type="http://schemas.openxmlformats.org/officeDocument/2006/relationships/image" Target="media/image37.png"/><Relationship Id="rId110" Type="http://schemas.openxmlformats.org/officeDocument/2006/relationships/image" Target="media/image102.png"/><Relationship Id="rId348" Type="http://schemas.openxmlformats.org/officeDocument/2006/relationships/image" Target="media/image340.png"/><Relationship Id="rId555" Type="http://schemas.openxmlformats.org/officeDocument/2006/relationships/image" Target="media/image547.png"/><Relationship Id="rId762" Type="http://schemas.openxmlformats.org/officeDocument/2006/relationships/image" Target="media/image754.png"/><Relationship Id="rId1185" Type="http://schemas.openxmlformats.org/officeDocument/2006/relationships/image" Target="media/image1164.png"/><Relationship Id="rId1392" Type="http://schemas.openxmlformats.org/officeDocument/2006/relationships/image" Target="media/image1371.png"/><Relationship Id="rId1406" Type="http://schemas.openxmlformats.org/officeDocument/2006/relationships/image" Target="media/image1385.png"/><Relationship Id="rId194" Type="http://schemas.openxmlformats.org/officeDocument/2006/relationships/image" Target="media/image186.png"/><Relationship Id="rId208" Type="http://schemas.openxmlformats.org/officeDocument/2006/relationships/image" Target="media/image200.png"/><Relationship Id="rId415" Type="http://schemas.openxmlformats.org/officeDocument/2006/relationships/image" Target="media/image407.png"/><Relationship Id="rId622" Type="http://schemas.openxmlformats.org/officeDocument/2006/relationships/image" Target="media/image614.png"/><Relationship Id="rId1045" Type="http://schemas.openxmlformats.org/officeDocument/2006/relationships/image" Target="media/image1031.png"/><Relationship Id="rId1252" Type="http://schemas.openxmlformats.org/officeDocument/2006/relationships/image" Target="media/image1231.png"/><Relationship Id="rId261" Type="http://schemas.openxmlformats.org/officeDocument/2006/relationships/image" Target="media/image253.png"/><Relationship Id="rId499" Type="http://schemas.openxmlformats.org/officeDocument/2006/relationships/image" Target="media/image491.png"/><Relationship Id="rId927" Type="http://schemas.openxmlformats.org/officeDocument/2006/relationships/image" Target="media/image919.png"/><Relationship Id="rId1112" Type="http://schemas.openxmlformats.org/officeDocument/2006/relationships/image" Target="media/image1091.png"/><Relationship Id="rId56" Type="http://schemas.openxmlformats.org/officeDocument/2006/relationships/image" Target="media/image48.png"/><Relationship Id="rId359" Type="http://schemas.openxmlformats.org/officeDocument/2006/relationships/image" Target="media/image351.png"/><Relationship Id="rId566" Type="http://schemas.openxmlformats.org/officeDocument/2006/relationships/image" Target="media/image558.png"/><Relationship Id="rId773" Type="http://schemas.openxmlformats.org/officeDocument/2006/relationships/image" Target="media/image765.png"/><Relationship Id="rId1196" Type="http://schemas.openxmlformats.org/officeDocument/2006/relationships/image" Target="media/image1175.png"/><Relationship Id="rId1417" Type="http://schemas.openxmlformats.org/officeDocument/2006/relationships/image" Target="media/image1396.png"/><Relationship Id="rId121" Type="http://schemas.openxmlformats.org/officeDocument/2006/relationships/image" Target="media/image113.png"/><Relationship Id="rId219" Type="http://schemas.openxmlformats.org/officeDocument/2006/relationships/image" Target="media/image211.png"/><Relationship Id="rId426" Type="http://schemas.openxmlformats.org/officeDocument/2006/relationships/image" Target="media/image418.png"/><Relationship Id="rId633" Type="http://schemas.openxmlformats.org/officeDocument/2006/relationships/image" Target="media/image625.png"/><Relationship Id="rId980" Type="http://schemas.openxmlformats.org/officeDocument/2006/relationships/image" Target="media/image972.png"/><Relationship Id="rId1056" Type="http://schemas.openxmlformats.org/officeDocument/2006/relationships/image" Target="media/image1042.png"/><Relationship Id="rId1263" Type="http://schemas.openxmlformats.org/officeDocument/2006/relationships/image" Target="media/image1242.png"/><Relationship Id="rId840" Type="http://schemas.openxmlformats.org/officeDocument/2006/relationships/image" Target="media/image832.png"/><Relationship Id="rId938" Type="http://schemas.openxmlformats.org/officeDocument/2006/relationships/image" Target="media/image930.png"/><Relationship Id="rId1470" Type="http://schemas.openxmlformats.org/officeDocument/2006/relationships/image" Target="media/image1447.png"/><Relationship Id="rId67" Type="http://schemas.openxmlformats.org/officeDocument/2006/relationships/image" Target="media/image59.png"/><Relationship Id="rId272" Type="http://schemas.openxmlformats.org/officeDocument/2006/relationships/image" Target="media/image264.png"/><Relationship Id="rId577" Type="http://schemas.openxmlformats.org/officeDocument/2006/relationships/image" Target="media/image569.png"/><Relationship Id="rId700" Type="http://schemas.openxmlformats.org/officeDocument/2006/relationships/image" Target="media/image692.png"/><Relationship Id="rId1123" Type="http://schemas.openxmlformats.org/officeDocument/2006/relationships/image" Target="media/image1102.png"/><Relationship Id="rId1330" Type="http://schemas.openxmlformats.org/officeDocument/2006/relationships/image" Target="media/image1309.png"/><Relationship Id="rId1428" Type="http://schemas.openxmlformats.org/officeDocument/2006/relationships/image" Target="media/image1407.png"/><Relationship Id="rId132" Type="http://schemas.openxmlformats.org/officeDocument/2006/relationships/image" Target="media/image124.png"/><Relationship Id="rId784" Type="http://schemas.openxmlformats.org/officeDocument/2006/relationships/image" Target="media/image776.png"/><Relationship Id="rId991" Type="http://schemas.openxmlformats.org/officeDocument/2006/relationships/image" Target="media/image983.png"/><Relationship Id="rId1067" Type="http://schemas.openxmlformats.org/officeDocument/2006/relationships/image" Target="media/image1053.png"/><Relationship Id="rId437" Type="http://schemas.openxmlformats.org/officeDocument/2006/relationships/image" Target="media/image429.png"/><Relationship Id="rId644" Type="http://schemas.openxmlformats.org/officeDocument/2006/relationships/image" Target="media/image636.png"/><Relationship Id="rId851" Type="http://schemas.openxmlformats.org/officeDocument/2006/relationships/image" Target="media/image843.png"/><Relationship Id="rId1274" Type="http://schemas.openxmlformats.org/officeDocument/2006/relationships/image" Target="media/image1253.png"/><Relationship Id="rId1481" Type="http://schemas.openxmlformats.org/officeDocument/2006/relationships/image" Target="media/image1457.png"/><Relationship Id="rId283" Type="http://schemas.openxmlformats.org/officeDocument/2006/relationships/image" Target="media/image275.png"/><Relationship Id="rId490" Type="http://schemas.openxmlformats.org/officeDocument/2006/relationships/image" Target="media/image482.png"/><Relationship Id="rId504" Type="http://schemas.openxmlformats.org/officeDocument/2006/relationships/image" Target="media/image496.png"/><Relationship Id="rId711" Type="http://schemas.openxmlformats.org/officeDocument/2006/relationships/image" Target="media/image703.png"/><Relationship Id="rId949" Type="http://schemas.openxmlformats.org/officeDocument/2006/relationships/image" Target="media/image941.png"/><Relationship Id="rId1134" Type="http://schemas.openxmlformats.org/officeDocument/2006/relationships/image" Target="media/image1113.png"/><Relationship Id="rId1341" Type="http://schemas.openxmlformats.org/officeDocument/2006/relationships/image" Target="media/image1320.png"/><Relationship Id="rId78" Type="http://schemas.openxmlformats.org/officeDocument/2006/relationships/image" Target="media/image70.png"/><Relationship Id="rId143" Type="http://schemas.openxmlformats.org/officeDocument/2006/relationships/image" Target="media/image135.png"/><Relationship Id="rId350" Type="http://schemas.openxmlformats.org/officeDocument/2006/relationships/image" Target="media/image342.png"/><Relationship Id="rId588" Type="http://schemas.openxmlformats.org/officeDocument/2006/relationships/image" Target="media/image580.png"/><Relationship Id="rId795" Type="http://schemas.openxmlformats.org/officeDocument/2006/relationships/image" Target="media/image787.png"/><Relationship Id="rId809" Type="http://schemas.openxmlformats.org/officeDocument/2006/relationships/image" Target="media/image801.png"/><Relationship Id="rId1201" Type="http://schemas.openxmlformats.org/officeDocument/2006/relationships/image" Target="media/image1180.png"/><Relationship Id="rId1439" Type="http://schemas.openxmlformats.org/officeDocument/2006/relationships/image" Target="media/image1416.png"/><Relationship Id="rId9" Type="http://schemas.openxmlformats.org/officeDocument/2006/relationships/image" Target="media/image1.png"/><Relationship Id="rId210" Type="http://schemas.openxmlformats.org/officeDocument/2006/relationships/image" Target="media/image202.png"/><Relationship Id="rId448" Type="http://schemas.openxmlformats.org/officeDocument/2006/relationships/image" Target="media/image440.png"/><Relationship Id="rId655" Type="http://schemas.openxmlformats.org/officeDocument/2006/relationships/image" Target="media/image647.png"/><Relationship Id="rId862" Type="http://schemas.openxmlformats.org/officeDocument/2006/relationships/image" Target="media/image854.png"/><Relationship Id="rId1078" Type="http://schemas.openxmlformats.org/officeDocument/2006/relationships/image" Target="media/image1064.png"/><Relationship Id="rId1285" Type="http://schemas.openxmlformats.org/officeDocument/2006/relationships/image" Target="media/image1264.png"/><Relationship Id="rId294" Type="http://schemas.openxmlformats.org/officeDocument/2006/relationships/image" Target="media/image286.png"/><Relationship Id="rId308" Type="http://schemas.openxmlformats.org/officeDocument/2006/relationships/image" Target="media/image300.png"/><Relationship Id="rId515" Type="http://schemas.openxmlformats.org/officeDocument/2006/relationships/image" Target="media/image507.png"/><Relationship Id="rId722" Type="http://schemas.openxmlformats.org/officeDocument/2006/relationships/image" Target="media/image714.png"/><Relationship Id="rId1145" Type="http://schemas.openxmlformats.org/officeDocument/2006/relationships/image" Target="media/image1124.png"/><Relationship Id="rId1352" Type="http://schemas.openxmlformats.org/officeDocument/2006/relationships/image" Target="media/image1331.png"/><Relationship Id="rId89" Type="http://schemas.openxmlformats.org/officeDocument/2006/relationships/image" Target="media/image81.png"/><Relationship Id="rId154" Type="http://schemas.openxmlformats.org/officeDocument/2006/relationships/image" Target="media/image146.png"/><Relationship Id="rId361" Type="http://schemas.openxmlformats.org/officeDocument/2006/relationships/image" Target="media/image353.png"/><Relationship Id="rId599" Type="http://schemas.openxmlformats.org/officeDocument/2006/relationships/image" Target="media/image591.png"/><Relationship Id="rId1005" Type="http://schemas.openxmlformats.org/officeDocument/2006/relationships/image" Target="media/image997.png"/><Relationship Id="rId1212" Type="http://schemas.openxmlformats.org/officeDocument/2006/relationships/image" Target="media/image1191.png"/><Relationship Id="rId459" Type="http://schemas.openxmlformats.org/officeDocument/2006/relationships/image" Target="media/image451.png"/><Relationship Id="rId666" Type="http://schemas.openxmlformats.org/officeDocument/2006/relationships/image" Target="media/image658.png"/><Relationship Id="rId873" Type="http://schemas.openxmlformats.org/officeDocument/2006/relationships/image" Target="media/image865.png"/><Relationship Id="rId1089" Type="http://schemas.openxmlformats.org/officeDocument/2006/relationships/image" Target="media/image1073.png"/><Relationship Id="rId1296" Type="http://schemas.openxmlformats.org/officeDocument/2006/relationships/image" Target="media/image1275.png"/><Relationship Id="rId16" Type="http://schemas.openxmlformats.org/officeDocument/2006/relationships/image" Target="media/image8.png"/><Relationship Id="rId221" Type="http://schemas.openxmlformats.org/officeDocument/2006/relationships/image" Target="media/image213.png"/><Relationship Id="rId319" Type="http://schemas.openxmlformats.org/officeDocument/2006/relationships/image" Target="media/image311.png"/><Relationship Id="rId526" Type="http://schemas.openxmlformats.org/officeDocument/2006/relationships/image" Target="media/image518.png"/><Relationship Id="rId1156" Type="http://schemas.openxmlformats.org/officeDocument/2006/relationships/image" Target="media/image1135.png"/><Relationship Id="rId1363" Type="http://schemas.openxmlformats.org/officeDocument/2006/relationships/image" Target="media/image1342.png"/><Relationship Id="rId733" Type="http://schemas.openxmlformats.org/officeDocument/2006/relationships/image" Target="media/image725.png"/><Relationship Id="rId940" Type="http://schemas.openxmlformats.org/officeDocument/2006/relationships/image" Target="media/image932.png"/><Relationship Id="rId1016" Type="http://schemas.openxmlformats.org/officeDocument/2006/relationships/image" Target="media/image1008.png"/><Relationship Id="rId165" Type="http://schemas.openxmlformats.org/officeDocument/2006/relationships/image" Target="media/image157.png"/><Relationship Id="rId372" Type="http://schemas.openxmlformats.org/officeDocument/2006/relationships/image" Target="media/image364.png"/><Relationship Id="rId677" Type="http://schemas.openxmlformats.org/officeDocument/2006/relationships/image" Target="media/image669.png"/><Relationship Id="rId800" Type="http://schemas.openxmlformats.org/officeDocument/2006/relationships/image" Target="media/image792.png"/><Relationship Id="rId1223" Type="http://schemas.openxmlformats.org/officeDocument/2006/relationships/image" Target="media/image1202.png"/><Relationship Id="rId1430" Type="http://schemas.openxmlformats.org/officeDocument/2006/relationships/image" Target="media/image1409.png"/><Relationship Id="rId232" Type="http://schemas.openxmlformats.org/officeDocument/2006/relationships/image" Target="media/image224.png"/><Relationship Id="rId884" Type="http://schemas.openxmlformats.org/officeDocument/2006/relationships/image" Target="media/image876.png"/><Relationship Id="rId27" Type="http://schemas.openxmlformats.org/officeDocument/2006/relationships/image" Target="media/image19.png"/><Relationship Id="rId537" Type="http://schemas.openxmlformats.org/officeDocument/2006/relationships/image" Target="media/image529.png"/><Relationship Id="rId744" Type="http://schemas.openxmlformats.org/officeDocument/2006/relationships/image" Target="media/image736.png"/><Relationship Id="rId951" Type="http://schemas.openxmlformats.org/officeDocument/2006/relationships/image" Target="media/image943.png"/><Relationship Id="rId1167" Type="http://schemas.openxmlformats.org/officeDocument/2006/relationships/image" Target="media/image1146.png"/><Relationship Id="rId1374" Type="http://schemas.openxmlformats.org/officeDocument/2006/relationships/image" Target="media/image1353.png"/><Relationship Id="rId80" Type="http://schemas.openxmlformats.org/officeDocument/2006/relationships/image" Target="media/image72.png"/><Relationship Id="rId176" Type="http://schemas.openxmlformats.org/officeDocument/2006/relationships/image" Target="media/image168.png"/><Relationship Id="rId383" Type="http://schemas.openxmlformats.org/officeDocument/2006/relationships/image" Target="media/image375.png"/><Relationship Id="rId590" Type="http://schemas.openxmlformats.org/officeDocument/2006/relationships/image" Target="media/image582.png"/><Relationship Id="rId604" Type="http://schemas.openxmlformats.org/officeDocument/2006/relationships/image" Target="media/image596.png"/><Relationship Id="rId811" Type="http://schemas.openxmlformats.org/officeDocument/2006/relationships/image" Target="media/image803.png"/><Relationship Id="rId1027" Type="http://schemas.openxmlformats.org/officeDocument/2006/relationships/image" Target="media/image1016.png"/><Relationship Id="rId1234" Type="http://schemas.openxmlformats.org/officeDocument/2006/relationships/image" Target="media/image1213.png"/><Relationship Id="rId1441" Type="http://schemas.openxmlformats.org/officeDocument/2006/relationships/image" Target="media/image1418.png"/><Relationship Id="rId243" Type="http://schemas.openxmlformats.org/officeDocument/2006/relationships/image" Target="media/image235.png"/><Relationship Id="rId450" Type="http://schemas.openxmlformats.org/officeDocument/2006/relationships/image" Target="media/image442.png"/><Relationship Id="rId688" Type="http://schemas.openxmlformats.org/officeDocument/2006/relationships/image" Target="media/image680.png"/><Relationship Id="rId895" Type="http://schemas.openxmlformats.org/officeDocument/2006/relationships/image" Target="media/image887.png"/><Relationship Id="rId909" Type="http://schemas.openxmlformats.org/officeDocument/2006/relationships/image" Target="media/image901.png"/><Relationship Id="rId1080" Type="http://schemas.openxmlformats.org/officeDocument/2006/relationships/hyperlink" Target="http://212.73.171.142/video/GlideNest.mp4" TargetMode="External"/><Relationship Id="rId1301" Type="http://schemas.openxmlformats.org/officeDocument/2006/relationships/image" Target="media/image1280.png"/><Relationship Id="rId38" Type="http://schemas.openxmlformats.org/officeDocument/2006/relationships/image" Target="media/image30.png"/><Relationship Id="rId103" Type="http://schemas.openxmlformats.org/officeDocument/2006/relationships/image" Target="media/image95.png"/><Relationship Id="rId310" Type="http://schemas.openxmlformats.org/officeDocument/2006/relationships/image" Target="media/image302.png"/><Relationship Id="rId548" Type="http://schemas.openxmlformats.org/officeDocument/2006/relationships/image" Target="media/image540.png"/><Relationship Id="rId755" Type="http://schemas.openxmlformats.org/officeDocument/2006/relationships/image" Target="media/image747.png"/><Relationship Id="rId962" Type="http://schemas.openxmlformats.org/officeDocument/2006/relationships/image" Target="media/image954.png"/><Relationship Id="rId1178" Type="http://schemas.openxmlformats.org/officeDocument/2006/relationships/image" Target="media/image1157.png"/><Relationship Id="rId1385" Type="http://schemas.openxmlformats.org/officeDocument/2006/relationships/image" Target="media/image1364.png"/><Relationship Id="rId91" Type="http://schemas.openxmlformats.org/officeDocument/2006/relationships/image" Target="media/image83.png"/><Relationship Id="rId187" Type="http://schemas.openxmlformats.org/officeDocument/2006/relationships/image" Target="media/image179.png"/><Relationship Id="rId394" Type="http://schemas.openxmlformats.org/officeDocument/2006/relationships/image" Target="media/image386.png"/><Relationship Id="rId408" Type="http://schemas.openxmlformats.org/officeDocument/2006/relationships/image" Target="media/image400.png"/><Relationship Id="rId615" Type="http://schemas.openxmlformats.org/officeDocument/2006/relationships/image" Target="media/image607.png"/><Relationship Id="rId822" Type="http://schemas.openxmlformats.org/officeDocument/2006/relationships/image" Target="media/image814.png"/><Relationship Id="rId1038" Type="http://schemas.openxmlformats.org/officeDocument/2006/relationships/image" Target="media/image1024.png"/><Relationship Id="rId1245" Type="http://schemas.openxmlformats.org/officeDocument/2006/relationships/image" Target="media/image1224.png"/><Relationship Id="rId1452" Type="http://schemas.openxmlformats.org/officeDocument/2006/relationships/image" Target="media/image1429.png"/><Relationship Id="rId254" Type="http://schemas.openxmlformats.org/officeDocument/2006/relationships/image" Target="media/image246.png"/><Relationship Id="rId699" Type="http://schemas.openxmlformats.org/officeDocument/2006/relationships/image" Target="media/image691.png"/><Relationship Id="rId1091" Type="http://schemas.openxmlformats.org/officeDocument/2006/relationships/image" Target="media/image1074.png"/><Relationship Id="rId1105" Type="http://schemas.openxmlformats.org/officeDocument/2006/relationships/image" Target="media/image1084.png"/><Relationship Id="rId1312" Type="http://schemas.openxmlformats.org/officeDocument/2006/relationships/image" Target="media/image1291.png"/><Relationship Id="rId49" Type="http://schemas.openxmlformats.org/officeDocument/2006/relationships/image" Target="media/image41.png"/><Relationship Id="rId114" Type="http://schemas.openxmlformats.org/officeDocument/2006/relationships/image" Target="media/image106.png"/><Relationship Id="rId461" Type="http://schemas.openxmlformats.org/officeDocument/2006/relationships/image" Target="media/image453.png"/><Relationship Id="rId559" Type="http://schemas.openxmlformats.org/officeDocument/2006/relationships/image" Target="media/image551.png"/><Relationship Id="rId766" Type="http://schemas.openxmlformats.org/officeDocument/2006/relationships/image" Target="media/image758.png"/><Relationship Id="rId1189" Type="http://schemas.openxmlformats.org/officeDocument/2006/relationships/image" Target="media/image1168.png"/><Relationship Id="rId1396" Type="http://schemas.openxmlformats.org/officeDocument/2006/relationships/image" Target="media/image1375.png"/><Relationship Id="rId198" Type="http://schemas.openxmlformats.org/officeDocument/2006/relationships/image" Target="media/image190.png"/><Relationship Id="rId321" Type="http://schemas.openxmlformats.org/officeDocument/2006/relationships/image" Target="media/image313.png"/><Relationship Id="rId419" Type="http://schemas.openxmlformats.org/officeDocument/2006/relationships/image" Target="media/image411.png"/><Relationship Id="rId626" Type="http://schemas.openxmlformats.org/officeDocument/2006/relationships/image" Target="media/image618.png"/><Relationship Id="rId973" Type="http://schemas.openxmlformats.org/officeDocument/2006/relationships/image" Target="media/image965.png"/><Relationship Id="rId1049" Type="http://schemas.openxmlformats.org/officeDocument/2006/relationships/image" Target="media/image1035.png"/><Relationship Id="rId1256" Type="http://schemas.openxmlformats.org/officeDocument/2006/relationships/image" Target="media/image1235.png"/><Relationship Id="rId833" Type="http://schemas.openxmlformats.org/officeDocument/2006/relationships/image" Target="media/image825.png"/><Relationship Id="rId1116" Type="http://schemas.openxmlformats.org/officeDocument/2006/relationships/image" Target="media/image1095.png"/><Relationship Id="rId1463" Type="http://schemas.openxmlformats.org/officeDocument/2006/relationships/image" Target="media/image1440.png"/><Relationship Id="rId265" Type="http://schemas.openxmlformats.org/officeDocument/2006/relationships/image" Target="media/image257.png"/><Relationship Id="rId472" Type="http://schemas.openxmlformats.org/officeDocument/2006/relationships/image" Target="media/image464.png"/><Relationship Id="rId900" Type="http://schemas.openxmlformats.org/officeDocument/2006/relationships/image" Target="media/image892.png"/><Relationship Id="rId1323" Type="http://schemas.openxmlformats.org/officeDocument/2006/relationships/image" Target="media/image1302.png"/><Relationship Id="rId125" Type="http://schemas.openxmlformats.org/officeDocument/2006/relationships/image" Target="media/image117.png"/><Relationship Id="rId332" Type="http://schemas.openxmlformats.org/officeDocument/2006/relationships/image" Target="media/image324.png"/><Relationship Id="rId777" Type="http://schemas.openxmlformats.org/officeDocument/2006/relationships/image" Target="media/image769.png"/><Relationship Id="rId984" Type="http://schemas.openxmlformats.org/officeDocument/2006/relationships/image" Target="media/image976.png"/><Relationship Id="rId637" Type="http://schemas.openxmlformats.org/officeDocument/2006/relationships/image" Target="media/image629.png"/><Relationship Id="rId844" Type="http://schemas.openxmlformats.org/officeDocument/2006/relationships/image" Target="media/image836.png"/><Relationship Id="rId1267" Type="http://schemas.openxmlformats.org/officeDocument/2006/relationships/image" Target="media/image1246.png"/><Relationship Id="rId1474" Type="http://schemas.openxmlformats.org/officeDocument/2006/relationships/image" Target="media/image1450.png"/><Relationship Id="rId276" Type="http://schemas.openxmlformats.org/officeDocument/2006/relationships/image" Target="media/image268.png"/><Relationship Id="rId483" Type="http://schemas.openxmlformats.org/officeDocument/2006/relationships/image" Target="media/image475.png"/><Relationship Id="rId690" Type="http://schemas.openxmlformats.org/officeDocument/2006/relationships/image" Target="media/image682.png"/><Relationship Id="rId704" Type="http://schemas.openxmlformats.org/officeDocument/2006/relationships/image" Target="media/image696.png"/><Relationship Id="rId911" Type="http://schemas.openxmlformats.org/officeDocument/2006/relationships/image" Target="media/image903.png"/><Relationship Id="rId1127" Type="http://schemas.openxmlformats.org/officeDocument/2006/relationships/image" Target="media/image1106.png"/><Relationship Id="rId1334" Type="http://schemas.openxmlformats.org/officeDocument/2006/relationships/image" Target="media/image1313.png"/><Relationship Id="rId40" Type="http://schemas.openxmlformats.org/officeDocument/2006/relationships/image" Target="media/image32.png"/><Relationship Id="rId136" Type="http://schemas.openxmlformats.org/officeDocument/2006/relationships/image" Target="media/image128.png"/><Relationship Id="rId343" Type="http://schemas.openxmlformats.org/officeDocument/2006/relationships/image" Target="media/image335.png"/><Relationship Id="rId550" Type="http://schemas.openxmlformats.org/officeDocument/2006/relationships/image" Target="media/image542.png"/><Relationship Id="rId788" Type="http://schemas.openxmlformats.org/officeDocument/2006/relationships/image" Target="media/image780.png"/><Relationship Id="rId995" Type="http://schemas.openxmlformats.org/officeDocument/2006/relationships/image" Target="media/image987.png"/><Relationship Id="rId1180" Type="http://schemas.openxmlformats.org/officeDocument/2006/relationships/image" Target="media/image1159.png"/><Relationship Id="rId1401" Type="http://schemas.openxmlformats.org/officeDocument/2006/relationships/image" Target="media/image1380.png"/><Relationship Id="rId203" Type="http://schemas.openxmlformats.org/officeDocument/2006/relationships/image" Target="media/image195.png"/><Relationship Id="rId648" Type="http://schemas.openxmlformats.org/officeDocument/2006/relationships/image" Target="media/image640.png"/><Relationship Id="rId855" Type="http://schemas.openxmlformats.org/officeDocument/2006/relationships/image" Target="media/image847.png"/><Relationship Id="rId1040" Type="http://schemas.openxmlformats.org/officeDocument/2006/relationships/image" Target="media/image1026.png"/><Relationship Id="rId1278" Type="http://schemas.openxmlformats.org/officeDocument/2006/relationships/image" Target="media/image1257.png"/><Relationship Id="rId1485" Type="http://schemas.openxmlformats.org/officeDocument/2006/relationships/footer" Target="footer2.xml"/><Relationship Id="rId287" Type="http://schemas.openxmlformats.org/officeDocument/2006/relationships/image" Target="media/image279.png"/><Relationship Id="rId410" Type="http://schemas.openxmlformats.org/officeDocument/2006/relationships/image" Target="media/image402.png"/><Relationship Id="rId494" Type="http://schemas.openxmlformats.org/officeDocument/2006/relationships/image" Target="media/image486.png"/><Relationship Id="rId508" Type="http://schemas.openxmlformats.org/officeDocument/2006/relationships/image" Target="media/image500.png"/><Relationship Id="rId715" Type="http://schemas.openxmlformats.org/officeDocument/2006/relationships/image" Target="media/image707.png"/><Relationship Id="rId922" Type="http://schemas.openxmlformats.org/officeDocument/2006/relationships/image" Target="media/image914.png"/><Relationship Id="rId1138" Type="http://schemas.openxmlformats.org/officeDocument/2006/relationships/image" Target="media/image1117.png"/><Relationship Id="rId1345" Type="http://schemas.openxmlformats.org/officeDocument/2006/relationships/image" Target="media/image1324.png"/><Relationship Id="rId147" Type="http://schemas.openxmlformats.org/officeDocument/2006/relationships/image" Target="media/image139.png"/><Relationship Id="rId354" Type="http://schemas.openxmlformats.org/officeDocument/2006/relationships/image" Target="media/image346.png"/><Relationship Id="rId799" Type="http://schemas.openxmlformats.org/officeDocument/2006/relationships/image" Target="media/image791.png"/><Relationship Id="rId1191" Type="http://schemas.openxmlformats.org/officeDocument/2006/relationships/image" Target="media/image1170.png"/><Relationship Id="rId1205" Type="http://schemas.openxmlformats.org/officeDocument/2006/relationships/image" Target="media/image1184.png"/><Relationship Id="rId51" Type="http://schemas.openxmlformats.org/officeDocument/2006/relationships/image" Target="media/image43.png"/><Relationship Id="rId561" Type="http://schemas.openxmlformats.org/officeDocument/2006/relationships/image" Target="media/image553.png"/><Relationship Id="rId659" Type="http://schemas.openxmlformats.org/officeDocument/2006/relationships/image" Target="media/image651.png"/><Relationship Id="rId866" Type="http://schemas.openxmlformats.org/officeDocument/2006/relationships/image" Target="media/image858.png"/><Relationship Id="rId1289" Type="http://schemas.openxmlformats.org/officeDocument/2006/relationships/image" Target="media/image1268.png"/><Relationship Id="rId1412" Type="http://schemas.openxmlformats.org/officeDocument/2006/relationships/image" Target="media/image1391.png"/><Relationship Id="rId214" Type="http://schemas.openxmlformats.org/officeDocument/2006/relationships/image" Target="media/image206.png"/><Relationship Id="rId298" Type="http://schemas.openxmlformats.org/officeDocument/2006/relationships/image" Target="media/image290.png"/><Relationship Id="rId421" Type="http://schemas.openxmlformats.org/officeDocument/2006/relationships/image" Target="media/image413.png"/><Relationship Id="rId519" Type="http://schemas.openxmlformats.org/officeDocument/2006/relationships/image" Target="media/image511.png"/><Relationship Id="rId1051" Type="http://schemas.openxmlformats.org/officeDocument/2006/relationships/image" Target="media/image1037.png"/><Relationship Id="rId1149" Type="http://schemas.openxmlformats.org/officeDocument/2006/relationships/image" Target="media/image1128.png"/><Relationship Id="rId1356" Type="http://schemas.openxmlformats.org/officeDocument/2006/relationships/image" Target="media/image1335.png"/><Relationship Id="rId158" Type="http://schemas.openxmlformats.org/officeDocument/2006/relationships/image" Target="media/image150.png"/><Relationship Id="rId726" Type="http://schemas.openxmlformats.org/officeDocument/2006/relationships/image" Target="media/image718.png"/><Relationship Id="rId933" Type="http://schemas.openxmlformats.org/officeDocument/2006/relationships/image" Target="media/image925.png"/><Relationship Id="rId1009" Type="http://schemas.openxmlformats.org/officeDocument/2006/relationships/image" Target="media/image1001.png"/><Relationship Id="rId62" Type="http://schemas.openxmlformats.org/officeDocument/2006/relationships/image" Target="media/image54.png"/><Relationship Id="rId365" Type="http://schemas.openxmlformats.org/officeDocument/2006/relationships/image" Target="media/image357.png"/><Relationship Id="rId572" Type="http://schemas.openxmlformats.org/officeDocument/2006/relationships/image" Target="media/image564.png"/><Relationship Id="rId1216" Type="http://schemas.openxmlformats.org/officeDocument/2006/relationships/image" Target="media/image1195.png"/><Relationship Id="rId1423" Type="http://schemas.openxmlformats.org/officeDocument/2006/relationships/image" Target="media/image1402.png"/><Relationship Id="rId225" Type="http://schemas.openxmlformats.org/officeDocument/2006/relationships/image" Target="media/image217.png"/><Relationship Id="rId432" Type="http://schemas.openxmlformats.org/officeDocument/2006/relationships/image" Target="media/image424.png"/><Relationship Id="rId877" Type="http://schemas.openxmlformats.org/officeDocument/2006/relationships/image" Target="media/image869.png"/><Relationship Id="rId1062" Type="http://schemas.openxmlformats.org/officeDocument/2006/relationships/image" Target="media/image1048.png"/><Relationship Id="rId737" Type="http://schemas.openxmlformats.org/officeDocument/2006/relationships/image" Target="media/image729.png"/><Relationship Id="rId944" Type="http://schemas.openxmlformats.org/officeDocument/2006/relationships/image" Target="media/image936.png"/><Relationship Id="rId1367" Type="http://schemas.openxmlformats.org/officeDocument/2006/relationships/image" Target="media/image1346.png"/><Relationship Id="rId73" Type="http://schemas.openxmlformats.org/officeDocument/2006/relationships/image" Target="media/image65.png"/><Relationship Id="rId169" Type="http://schemas.openxmlformats.org/officeDocument/2006/relationships/image" Target="media/image161.png"/><Relationship Id="rId376" Type="http://schemas.openxmlformats.org/officeDocument/2006/relationships/image" Target="media/image368.png"/><Relationship Id="rId583" Type="http://schemas.openxmlformats.org/officeDocument/2006/relationships/image" Target="media/image575.png"/><Relationship Id="rId790" Type="http://schemas.openxmlformats.org/officeDocument/2006/relationships/image" Target="media/image782.png"/><Relationship Id="rId804" Type="http://schemas.openxmlformats.org/officeDocument/2006/relationships/image" Target="media/image796.png"/><Relationship Id="rId1227" Type="http://schemas.openxmlformats.org/officeDocument/2006/relationships/image" Target="media/image1206.png"/><Relationship Id="rId1434" Type="http://schemas.openxmlformats.org/officeDocument/2006/relationships/image" Target="media/image1413.png"/><Relationship Id="rId4" Type="http://schemas.openxmlformats.org/officeDocument/2006/relationships/settings" Target="settings.xml"/><Relationship Id="rId236" Type="http://schemas.openxmlformats.org/officeDocument/2006/relationships/image" Target="media/image228.png"/><Relationship Id="rId443" Type="http://schemas.openxmlformats.org/officeDocument/2006/relationships/image" Target="media/image435.png"/><Relationship Id="rId650" Type="http://schemas.openxmlformats.org/officeDocument/2006/relationships/image" Target="media/image642.png"/><Relationship Id="rId888" Type="http://schemas.openxmlformats.org/officeDocument/2006/relationships/image" Target="media/image880.png"/><Relationship Id="rId1073" Type="http://schemas.openxmlformats.org/officeDocument/2006/relationships/image" Target="media/image1059.png"/><Relationship Id="rId1280" Type="http://schemas.openxmlformats.org/officeDocument/2006/relationships/image" Target="media/image1259.png"/><Relationship Id="rId303" Type="http://schemas.openxmlformats.org/officeDocument/2006/relationships/image" Target="media/image295.png"/><Relationship Id="rId748" Type="http://schemas.openxmlformats.org/officeDocument/2006/relationships/image" Target="media/image740.png"/><Relationship Id="rId955" Type="http://schemas.openxmlformats.org/officeDocument/2006/relationships/image" Target="media/image947.png"/><Relationship Id="rId1140" Type="http://schemas.openxmlformats.org/officeDocument/2006/relationships/image" Target="media/image1119.png"/><Relationship Id="rId1378" Type="http://schemas.openxmlformats.org/officeDocument/2006/relationships/image" Target="media/image1357.png"/><Relationship Id="rId84" Type="http://schemas.openxmlformats.org/officeDocument/2006/relationships/image" Target="media/image76.png"/><Relationship Id="rId387" Type="http://schemas.openxmlformats.org/officeDocument/2006/relationships/image" Target="media/image379.png"/><Relationship Id="rId510" Type="http://schemas.openxmlformats.org/officeDocument/2006/relationships/image" Target="media/image502.png"/><Relationship Id="rId594" Type="http://schemas.openxmlformats.org/officeDocument/2006/relationships/image" Target="media/image586.png"/><Relationship Id="rId608" Type="http://schemas.openxmlformats.org/officeDocument/2006/relationships/image" Target="media/image600.png"/><Relationship Id="rId815" Type="http://schemas.openxmlformats.org/officeDocument/2006/relationships/image" Target="media/image807.png"/><Relationship Id="rId1238" Type="http://schemas.openxmlformats.org/officeDocument/2006/relationships/image" Target="media/image1217.png"/><Relationship Id="rId1445" Type="http://schemas.openxmlformats.org/officeDocument/2006/relationships/image" Target="media/image1422.png"/><Relationship Id="rId247" Type="http://schemas.openxmlformats.org/officeDocument/2006/relationships/image" Target="media/image239.png"/><Relationship Id="rId899" Type="http://schemas.openxmlformats.org/officeDocument/2006/relationships/image" Target="media/image891.png"/><Relationship Id="rId1000" Type="http://schemas.openxmlformats.org/officeDocument/2006/relationships/image" Target="media/image992.png"/><Relationship Id="rId1084" Type="http://schemas.openxmlformats.org/officeDocument/2006/relationships/hyperlink" Target="http://212.73.171.142/video/SingleNest.mp4" TargetMode="External"/><Relationship Id="rId1305" Type="http://schemas.openxmlformats.org/officeDocument/2006/relationships/image" Target="media/image1284.png"/><Relationship Id="rId107" Type="http://schemas.openxmlformats.org/officeDocument/2006/relationships/image" Target="media/image99.png"/><Relationship Id="rId454" Type="http://schemas.openxmlformats.org/officeDocument/2006/relationships/image" Target="media/image446.png"/><Relationship Id="rId661" Type="http://schemas.openxmlformats.org/officeDocument/2006/relationships/image" Target="media/image653.png"/><Relationship Id="rId759" Type="http://schemas.openxmlformats.org/officeDocument/2006/relationships/image" Target="media/image751.png"/><Relationship Id="rId966" Type="http://schemas.openxmlformats.org/officeDocument/2006/relationships/image" Target="media/image958.png"/><Relationship Id="rId1291" Type="http://schemas.openxmlformats.org/officeDocument/2006/relationships/image" Target="media/image1270.png"/><Relationship Id="rId1389" Type="http://schemas.openxmlformats.org/officeDocument/2006/relationships/image" Target="media/image1368.png"/><Relationship Id="rId11" Type="http://schemas.openxmlformats.org/officeDocument/2006/relationships/image" Target="media/image3.png"/><Relationship Id="rId314" Type="http://schemas.openxmlformats.org/officeDocument/2006/relationships/image" Target="media/image306.png"/><Relationship Id="rId398" Type="http://schemas.openxmlformats.org/officeDocument/2006/relationships/image" Target="media/image390.png"/><Relationship Id="rId521" Type="http://schemas.openxmlformats.org/officeDocument/2006/relationships/image" Target="media/image513.png"/><Relationship Id="rId619" Type="http://schemas.openxmlformats.org/officeDocument/2006/relationships/image" Target="media/image611.png"/><Relationship Id="rId1151" Type="http://schemas.openxmlformats.org/officeDocument/2006/relationships/image" Target="media/image1130.png"/><Relationship Id="rId1249" Type="http://schemas.openxmlformats.org/officeDocument/2006/relationships/image" Target="media/image1228.png"/><Relationship Id="rId95" Type="http://schemas.openxmlformats.org/officeDocument/2006/relationships/image" Target="media/image87.png"/><Relationship Id="rId160" Type="http://schemas.openxmlformats.org/officeDocument/2006/relationships/image" Target="media/image152.png"/><Relationship Id="rId826" Type="http://schemas.openxmlformats.org/officeDocument/2006/relationships/image" Target="media/image818.png"/><Relationship Id="rId1011" Type="http://schemas.openxmlformats.org/officeDocument/2006/relationships/image" Target="media/image1003.png"/><Relationship Id="rId1109" Type="http://schemas.openxmlformats.org/officeDocument/2006/relationships/image" Target="media/image1088.png"/><Relationship Id="rId1456" Type="http://schemas.openxmlformats.org/officeDocument/2006/relationships/image" Target="media/image1433.png"/><Relationship Id="rId258" Type="http://schemas.openxmlformats.org/officeDocument/2006/relationships/image" Target="media/image250.png"/><Relationship Id="rId465" Type="http://schemas.openxmlformats.org/officeDocument/2006/relationships/image" Target="media/image457.png"/><Relationship Id="rId672" Type="http://schemas.openxmlformats.org/officeDocument/2006/relationships/image" Target="media/image664.png"/><Relationship Id="rId1095" Type="http://schemas.openxmlformats.org/officeDocument/2006/relationships/hyperlink" Target="http://212.73.171.142/video/CircleNest.mp4" TargetMode="External"/><Relationship Id="rId1316" Type="http://schemas.openxmlformats.org/officeDocument/2006/relationships/image" Target="media/image1295.png"/><Relationship Id="rId22" Type="http://schemas.openxmlformats.org/officeDocument/2006/relationships/image" Target="media/image14.png"/><Relationship Id="rId118" Type="http://schemas.openxmlformats.org/officeDocument/2006/relationships/image" Target="media/image110.png"/><Relationship Id="rId325" Type="http://schemas.openxmlformats.org/officeDocument/2006/relationships/image" Target="media/image317.png"/><Relationship Id="rId532" Type="http://schemas.openxmlformats.org/officeDocument/2006/relationships/image" Target="media/image524.png"/><Relationship Id="rId977" Type="http://schemas.openxmlformats.org/officeDocument/2006/relationships/image" Target="media/image969.png"/><Relationship Id="rId1162" Type="http://schemas.openxmlformats.org/officeDocument/2006/relationships/image" Target="media/image1141.png"/><Relationship Id="rId171" Type="http://schemas.openxmlformats.org/officeDocument/2006/relationships/image" Target="media/image163.png"/><Relationship Id="rId837" Type="http://schemas.openxmlformats.org/officeDocument/2006/relationships/image" Target="media/image829.png"/><Relationship Id="rId1022" Type="http://schemas.openxmlformats.org/officeDocument/2006/relationships/image" Target="media/image1013.png"/><Relationship Id="rId1467" Type="http://schemas.openxmlformats.org/officeDocument/2006/relationships/image" Target="media/image1444.png"/><Relationship Id="rId269" Type="http://schemas.openxmlformats.org/officeDocument/2006/relationships/image" Target="media/image261.png"/><Relationship Id="rId476" Type="http://schemas.openxmlformats.org/officeDocument/2006/relationships/image" Target="media/image468.png"/><Relationship Id="rId683" Type="http://schemas.openxmlformats.org/officeDocument/2006/relationships/image" Target="media/image675.png"/><Relationship Id="rId890" Type="http://schemas.openxmlformats.org/officeDocument/2006/relationships/image" Target="media/image882.png"/><Relationship Id="rId904" Type="http://schemas.openxmlformats.org/officeDocument/2006/relationships/image" Target="media/image896.png"/><Relationship Id="rId1327" Type="http://schemas.openxmlformats.org/officeDocument/2006/relationships/image" Target="media/image1306.png"/><Relationship Id="rId33" Type="http://schemas.openxmlformats.org/officeDocument/2006/relationships/image" Target="media/image25.png"/><Relationship Id="rId129" Type="http://schemas.openxmlformats.org/officeDocument/2006/relationships/image" Target="media/image121.png"/><Relationship Id="rId336" Type="http://schemas.openxmlformats.org/officeDocument/2006/relationships/image" Target="media/image328.png"/><Relationship Id="rId543" Type="http://schemas.openxmlformats.org/officeDocument/2006/relationships/image" Target="media/image535.png"/><Relationship Id="rId988" Type="http://schemas.openxmlformats.org/officeDocument/2006/relationships/image" Target="media/image980.png"/><Relationship Id="rId1173" Type="http://schemas.openxmlformats.org/officeDocument/2006/relationships/image" Target="media/image1152.png"/><Relationship Id="rId1380" Type="http://schemas.openxmlformats.org/officeDocument/2006/relationships/image" Target="media/image1359.png"/><Relationship Id="rId182" Type="http://schemas.openxmlformats.org/officeDocument/2006/relationships/image" Target="media/image174.png"/><Relationship Id="rId403" Type="http://schemas.openxmlformats.org/officeDocument/2006/relationships/image" Target="media/image395.png"/><Relationship Id="rId750" Type="http://schemas.openxmlformats.org/officeDocument/2006/relationships/image" Target="media/image742.png"/><Relationship Id="rId848" Type="http://schemas.openxmlformats.org/officeDocument/2006/relationships/image" Target="media/image840.png"/><Relationship Id="rId1033" Type="http://schemas.openxmlformats.org/officeDocument/2006/relationships/hyperlink" Target="https://admin.igems.se/movies/M3-M7-M9-M5-Voice.mp4" TargetMode="External"/><Relationship Id="rId1478" Type="http://schemas.openxmlformats.org/officeDocument/2006/relationships/image" Target="media/image1454.png"/><Relationship Id="rId487" Type="http://schemas.openxmlformats.org/officeDocument/2006/relationships/image" Target="media/image479.png"/><Relationship Id="rId610" Type="http://schemas.openxmlformats.org/officeDocument/2006/relationships/image" Target="media/image602.png"/><Relationship Id="rId694" Type="http://schemas.openxmlformats.org/officeDocument/2006/relationships/image" Target="media/image686.png"/><Relationship Id="rId708" Type="http://schemas.openxmlformats.org/officeDocument/2006/relationships/image" Target="media/image700.png"/><Relationship Id="rId915" Type="http://schemas.openxmlformats.org/officeDocument/2006/relationships/image" Target="media/image907.png"/><Relationship Id="rId1240" Type="http://schemas.openxmlformats.org/officeDocument/2006/relationships/image" Target="media/image1219.png"/><Relationship Id="rId1338" Type="http://schemas.openxmlformats.org/officeDocument/2006/relationships/image" Target="media/image1317.png"/><Relationship Id="rId347" Type="http://schemas.openxmlformats.org/officeDocument/2006/relationships/image" Target="media/image339.png"/><Relationship Id="rId999" Type="http://schemas.openxmlformats.org/officeDocument/2006/relationships/image" Target="media/image991.png"/><Relationship Id="rId1100" Type="http://schemas.openxmlformats.org/officeDocument/2006/relationships/hyperlink" Target="http://212.73.171.142/video/IGEMS-NestLevel2-Introduction.mp4" TargetMode="External"/><Relationship Id="rId1184" Type="http://schemas.openxmlformats.org/officeDocument/2006/relationships/image" Target="media/image1163.png"/><Relationship Id="rId1405" Type="http://schemas.openxmlformats.org/officeDocument/2006/relationships/image" Target="media/image1384.png"/><Relationship Id="rId44" Type="http://schemas.openxmlformats.org/officeDocument/2006/relationships/image" Target="media/image36.png"/><Relationship Id="rId554" Type="http://schemas.openxmlformats.org/officeDocument/2006/relationships/image" Target="media/image546.png"/><Relationship Id="rId761" Type="http://schemas.openxmlformats.org/officeDocument/2006/relationships/image" Target="media/image753.png"/><Relationship Id="rId859" Type="http://schemas.openxmlformats.org/officeDocument/2006/relationships/image" Target="media/image851.png"/><Relationship Id="rId1391" Type="http://schemas.openxmlformats.org/officeDocument/2006/relationships/image" Target="media/image1370.png"/><Relationship Id="rId193" Type="http://schemas.openxmlformats.org/officeDocument/2006/relationships/image" Target="media/image185.png"/><Relationship Id="rId207" Type="http://schemas.openxmlformats.org/officeDocument/2006/relationships/image" Target="media/image199.png"/><Relationship Id="rId414" Type="http://schemas.openxmlformats.org/officeDocument/2006/relationships/image" Target="media/image406.png"/><Relationship Id="rId498" Type="http://schemas.openxmlformats.org/officeDocument/2006/relationships/image" Target="media/image490.png"/><Relationship Id="rId621" Type="http://schemas.openxmlformats.org/officeDocument/2006/relationships/image" Target="media/image613.png"/><Relationship Id="rId1044" Type="http://schemas.openxmlformats.org/officeDocument/2006/relationships/image" Target="media/image1030.png"/><Relationship Id="rId1251" Type="http://schemas.openxmlformats.org/officeDocument/2006/relationships/image" Target="media/image1230.png"/><Relationship Id="rId1349" Type="http://schemas.openxmlformats.org/officeDocument/2006/relationships/image" Target="media/image1328.png"/><Relationship Id="rId260" Type="http://schemas.openxmlformats.org/officeDocument/2006/relationships/image" Target="media/image252.png"/><Relationship Id="rId719" Type="http://schemas.openxmlformats.org/officeDocument/2006/relationships/image" Target="media/image711.png"/><Relationship Id="rId926" Type="http://schemas.openxmlformats.org/officeDocument/2006/relationships/image" Target="media/image918.png"/><Relationship Id="rId1111" Type="http://schemas.openxmlformats.org/officeDocument/2006/relationships/image" Target="media/image1090.png"/><Relationship Id="rId55" Type="http://schemas.openxmlformats.org/officeDocument/2006/relationships/image" Target="media/image47.png"/><Relationship Id="rId120" Type="http://schemas.openxmlformats.org/officeDocument/2006/relationships/image" Target="media/image112.png"/><Relationship Id="rId358" Type="http://schemas.openxmlformats.org/officeDocument/2006/relationships/image" Target="media/image350.png"/><Relationship Id="rId565" Type="http://schemas.openxmlformats.org/officeDocument/2006/relationships/image" Target="media/image557.png"/><Relationship Id="rId772" Type="http://schemas.openxmlformats.org/officeDocument/2006/relationships/image" Target="media/image764.png"/><Relationship Id="rId1195" Type="http://schemas.openxmlformats.org/officeDocument/2006/relationships/image" Target="media/image1174.png"/><Relationship Id="rId1209" Type="http://schemas.openxmlformats.org/officeDocument/2006/relationships/image" Target="media/image1188.png"/><Relationship Id="rId1416" Type="http://schemas.openxmlformats.org/officeDocument/2006/relationships/image" Target="media/image1395.png"/><Relationship Id="rId218" Type="http://schemas.openxmlformats.org/officeDocument/2006/relationships/image" Target="media/image210.png"/><Relationship Id="rId425" Type="http://schemas.openxmlformats.org/officeDocument/2006/relationships/image" Target="media/image417.png"/><Relationship Id="rId632" Type="http://schemas.openxmlformats.org/officeDocument/2006/relationships/image" Target="media/image624.png"/><Relationship Id="rId1055" Type="http://schemas.openxmlformats.org/officeDocument/2006/relationships/image" Target="media/image1041.png"/><Relationship Id="rId1262" Type="http://schemas.openxmlformats.org/officeDocument/2006/relationships/image" Target="media/image1241.png"/><Relationship Id="rId271" Type="http://schemas.openxmlformats.org/officeDocument/2006/relationships/image" Target="media/image263.png"/><Relationship Id="rId937" Type="http://schemas.openxmlformats.org/officeDocument/2006/relationships/image" Target="media/image929.png"/><Relationship Id="rId1122" Type="http://schemas.openxmlformats.org/officeDocument/2006/relationships/image" Target="media/image1101.png"/><Relationship Id="rId66" Type="http://schemas.openxmlformats.org/officeDocument/2006/relationships/image" Target="media/image58.png"/><Relationship Id="rId131" Type="http://schemas.openxmlformats.org/officeDocument/2006/relationships/image" Target="media/image123.png"/><Relationship Id="rId369" Type="http://schemas.openxmlformats.org/officeDocument/2006/relationships/image" Target="media/image361.png"/><Relationship Id="rId576" Type="http://schemas.openxmlformats.org/officeDocument/2006/relationships/image" Target="media/image568.png"/><Relationship Id="rId783" Type="http://schemas.openxmlformats.org/officeDocument/2006/relationships/image" Target="media/image775.png"/><Relationship Id="rId990" Type="http://schemas.openxmlformats.org/officeDocument/2006/relationships/image" Target="media/image982.png"/><Relationship Id="rId1427" Type="http://schemas.openxmlformats.org/officeDocument/2006/relationships/image" Target="media/image1406.png"/><Relationship Id="rId229" Type="http://schemas.openxmlformats.org/officeDocument/2006/relationships/image" Target="media/image221.png"/><Relationship Id="rId436" Type="http://schemas.openxmlformats.org/officeDocument/2006/relationships/image" Target="media/image428.png"/><Relationship Id="rId643" Type="http://schemas.openxmlformats.org/officeDocument/2006/relationships/image" Target="media/image635.png"/><Relationship Id="rId1066" Type="http://schemas.openxmlformats.org/officeDocument/2006/relationships/image" Target="media/image1052.png"/><Relationship Id="rId1273" Type="http://schemas.openxmlformats.org/officeDocument/2006/relationships/image" Target="media/image1252.png"/><Relationship Id="rId1480" Type="http://schemas.openxmlformats.org/officeDocument/2006/relationships/image" Target="media/image1456.png"/><Relationship Id="rId850" Type="http://schemas.openxmlformats.org/officeDocument/2006/relationships/image" Target="media/image842.png"/><Relationship Id="rId948" Type="http://schemas.openxmlformats.org/officeDocument/2006/relationships/image" Target="media/image940.png"/><Relationship Id="rId1133" Type="http://schemas.openxmlformats.org/officeDocument/2006/relationships/image" Target="media/image1112.png"/><Relationship Id="rId77" Type="http://schemas.openxmlformats.org/officeDocument/2006/relationships/image" Target="media/image69.png"/><Relationship Id="rId282" Type="http://schemas.openxmlformats.org/officeDocument/2006/relationships/image" Target="media/image274.png"/><Relationship Id="rId503" Type="http://schemas.openxmlformats.org/officeDocument/2006/relationships/image" Target="media/image495.png"/><Relationship Id="rId587" Type="http://schemas.openxmlformats.org/officeDocument/2006/relationships/image" Target="media/image579.png"/><Relationship Id="rId710" Type="http://schemas.openxmlformats.org/officeDocument/2006/relationships/image" Target="media/image702.png"/><Relationship Id="rId808" Type="http://schemas.openxmlformats.org/officeDocument/2006/relationships/image" Target="media/image800.png"/><Relationship Id="rId1340" Type="http://schemas.openxmlformats.org/officeDocument/2006/relationships/image" Target="media/image1319.png"/><Relationship Id="rId1438" Type="http://schemas.openxmlformats.org/officeDocument/2006/relationships/image" Target="media/image1415.png"/><Relationship Id="rId8" Type="http://schemas.openxmlformats.org/officeDocument/2006/relationships/hyperlink" Target="http://www.igems.se" TargetMode="External"/><Relationship Id="rId142" Type="http://schemas.openxmlformats.org/officeDocument/2006/relationships/image" Target="media/image134.png"/><Relationship Id="rId447" Type="http://schemas.openxmlformats.org/officeDocument/2006/relationships/image" Target="media/image439.png"/><Relationship Id="rId794" Type="http://schemas.openxmlformats.org/officeDocument/2006/relationships/image" Target="media/image786.png"/><Relationship Id="rId1077" Type="http://schemas.openxmlformats.org/officeDocument/2006/relationships/image" Target="media/image1063.png"/><Relationship Id="rId1200" Type="http://schemas.openxmlformats.org/officeDocument/2006/relationships/image" Target="media/image1179.png"/><Relationship Id="rId654" Type="http://schemas.openxmlformats.org/officeDocument/2006/relationships/image" Target="media/image646.png"/><Relationship Id="rId861" Type="http://schemas.openxmlformats.org/officeDocument/2006/relationships/image" Target="media/image853.png"/><Relationship Id="rId959" Type="http://schemas.openxmlformats.org/officeDocument/2006/relationships/image" Target="media/image951.png"/><Relationship Id="rId1284" Type="http://schemas.openxmlformats.org/officeDocument/2006/relationships/image" Target="media/image1263.png"/><Relationship Id="rId293" Type="http://schemas.openxmlformats.org/officeDocument/2006/relationships/image" Target="media/image285.png"/><Relationship Id="rId307" Type="http://schemas.openxmlformats.org/officeDocument/2006/relationships/image" Target="media/image299.png"/><Relationship Id="rId514" Type="http://schemas.openxmlformats.org/officeDocument/2006/relationships/image" Target="media/image506.png"/><Relationship Id="rId721" Type="http://schemas.openxmlformats.org/officeDocument/2006/relationships/image" Target="media/image713.png"/><Relationship Id="rId1144" Type="http://schemas.openxmlformats.org/officeDocument/2006/relationships/image" Target="media/image1123.png"/><Relationship Id="rId1351" Type="http://schemas.openxmlformats.org/officeDocument/2006/relationships/image" Target="media/image1330.png"/><Relationship Id="rId1449" Type="http://schemas.openxmlformats.org/officeDocument/2006/relationships/image" Target="media/image1426.png"/><Relationship Id="rId88" Type="http://schemas.openxmlformats.org/officeDocument/2006/relationships/image" Target="media/image80.png"/><Relationship Id="rId153" Type="http://schemas.openxmlformats.org/officeDocument/2006/relationships/image" Target="media/image145.png"/><Relationship Id="rId360" Type="http://schemas.openxmlformats.org/officeDocument/2006/relationships/image" Target="media/image352.png"/><Relationship Id="rId598" Type="http://schemas.openxmlformats.org/officeDocument/2006/relationships/image" Target="media/image590.png"/><Relationship Id="rId819" Type="http://schemas.openxmlformats.org/officeDocument/2006/relationships/image" Target="media/image811.png"/><Relationship Id="rId1004" Type="http://schemas.openxmlformats.org/officeDocument/2006/relationships/image" Target="media/image996.png"/><Relationship Id="rId1211" Type="http://schemas.openxmlformats.org/officeDocument/2006/relationships/image" Target="media/image1190.png"/><Relationship Id="rId220" Type="http://schemas.openxmlformats.org/officeDocument/2006/relationships/image" Target="media/image212.png"/><Relationship Id="rId458" Type="http://schemas.openxmlformats.org/officeDocument/2006/relationships/image" Target="media/image450.png"/><Relationship Id="rId665" Type="http://schemas.openxmlformats.org/officeDocument/2006/relationships/image" Target="media/image657.png"/><Relationship Id="rId872" Type="http://schemas.openxmlformats.org/officeDocument/2006/relationships/image" Target="media/image864.png"/><Relationship Id="rId1088" Type="http://schemas.openxmlformats.org/officeDocument/2006/relationships/image" Target="media/image1072.png"/><Relationship Id="rId1295" Type="http://schemas.openxmlformats.org/officeDocument/2006/relationships/image" Target="media/image1274.png"/><Relationship Id="rId1309" Type="http://schemas.openxmlformats.org/officeDocument/2006/relationships/image" Target="media/image1288.png"/><Relationship Id="rId15" Type="http://schemas.openxmlformats.org/officeDocument/2006/relationships/image" Target="media/image7.png"/><Relationship Id="rId318" Type="http://schemas.openxmlformats.org/officeDocument/2006/relationships/image" Target="media/image310.png"/><Relationship Id="rId525" Type="http://schemas.openxmlformats.org/officeDocument/2006/relationships/image" Target="media/image517.png"/><Relationship Id="rId732" Type="http://schemas.openxmlformats.org/officeDocument/2006/relationships/image" Target="media/image724.png"/><Relationship Id="rId1155" Type="http://schemas.openxmlformats.org/officeDocument/2006/relationships/image" Target="media/image1134.png"/><Relationship Id="rId1362" Type="http://schemas.openxmlformats.org/officeDocument/2006/relationships/image" Target="media/image1341.png"/><Relationship Id="rId99" Type="http://schemas.openxmlformats.org/officeDocument/2006/relationships/image" Target="media/image91.png"/><Relationship Id="rId164" Type="http://schemas.openxmlformats.org/officeDocument/2006/relationships/image" Target="media/image156.png"/><Relationship Id="rId371" Type="http://schemas.openxmlformats.org/officeDocument/2006/relationships/image" Target="media/image363.png"/><Relationship Id="rId1015" Type="http://schemas.openxmlformats.org/officeDocument/2006/relationships/image" Target="media/image1007.png"/><Relationship Id="rId1222" Type="http://schemas.openxmlformats.org/officeDocument/2006/relationships/image" Target="media/image1201.png"/><Relationship Id="rId469" Type="http://schemas.openxmlformats.org/officeDocument/2006/relationships/image" Target="media/image461.png"/><Relationship Id="rId676" Type="http://schemas.openxmlformats.org/officeDocument/2006/relationships/image" Target="media/image668.png"/><Relationship Id="rId883" Type="http://schemas.openxmlformats.org/officeDocument/2006/relationships/image" Target="media/image875.png"/><Relationship Id="rId1099" Type="http://schemas.openxmlformats.org/officeDocument/2006/relationships/hyperlink" Target="http://212.73.171.142/video/RectangleNest.mp4" TargetMode="External"/><Relationship Id="rId26" Type="http://schemas.openxmlformats.org/officeDocument/2006/relationships/image" Target="media/image18.png"/><Relationship Id="rId231" Type="http://schemas.openxmlformats.org/officeDocument/2006/relationships/image" Target="media/image223.png"/><Relationship Id="rId329" Type="http://schemas.openxmlformats.org/officeDocument/2006/relationships/image" Target="media/image321.png"/><Relationship Id="rId536" Type="http://schemas.openxmlformats.org/officeDocument/2006/relationships/image" Target="media/image528.png"/><Relationship Id="rId1166" Type="http://schemas.openxmlformats.org/officeDocument/2006/relationships/image" Target="media/image1145.png"/><Relationship Id="rId1373" Type="http://schemas.openxmlformats.org/officeDocument/2006/relationships/image" Target="media/image1352.png"/><Relationship Id="rId175" Type="http://schemas.openxmlformats.org/officeDocument/2006/relationships/image" Target="media/image167.png"/><Relationship Id="rId743" Type="http://schemas.openxmlformats.org/officeDocument/2006/relationships/image" Target="media/image735.png"/><Relationship Id="rId950" Type="http://schemas.openxmlformats.org/officeDocument/2006/relationships/image" Target="media/image942.png"/><Relationship Id="rId1026" Type="http://schemas.openxmlformats.org/officeDocument/2006/relationships/image" Target="media/image1015.png"/><Relationship Id="rId382" Type="http://schemas.openxmlformats.org/officeDocument/2006/relationships/image" Target="media/image374.png"/><Relationship Id="rId603" Type="http://schemas.openxmlformats.org/officeDocument/2006/relationships/image" Target="media/image595.png"/><Relationship Id="rId687" Type="http://schemas.openxmlformats.org/officeDocument/2006/relationships/image" Target="media/image679.png"/><Relationship Id="rId810" Type="http://schemas.openxmlformats.org/officeDocument/2006/relationships/image" Target="media/image802.png"/><Relationship Id="rId908" Type="http://schemas.openxmlformats.org/officeDocument/2006/relationships/image" Target="media/image900.png"/><Relationship Id="rId1233" Type="http://schemas.openxmlformats.org/officeDocument/2006/relationships/image" Target="media/image1212.png"/><Relationship Id="rId1440" Type="http://schemas.openxmlformats.org/officeDocument/2006/relationships/image" Target="media/image1417.png"/><Relationship Id="rId242" Type="http://schemas.openxmlformats.org/officeDocument/2006/relationships/image" Target="media/image234.png"/><Relationship Id="rId894" Type="http://schemas.openxmlformats.org/officeDocument/2006/relationships/image" Target="media/image886.png"/><Relationship Id="rId1177" Type="http://schemas.openxmlformats.org/officeDocument/2006/relationships/image" Target="media/image1156.png"/><Relationship Id="rId1300" Type="http://schemas.openxmlformats.org/officeDocument/2006/relationships/image" Target="media/image1279.png"/><Relationship Id="rId37" Type="http://schemas.openxmlformats.org/officeDocument/2006/relationships/image" Target="media/image29.png"/><Relationship Id="rId102" Type="http://schemas.openxmlformats.org/officeDocument/2006/relationships/image" Target="media/image94.png"/><Relationship Id="rId547" Type="http://schemas.openxmlformats.org/officeDocument/2006/relationships/image" Target="media/image539.png"/><Relationship Id="rId754" Type="http://schemas.openxmlformats.org/officeDocument/2006/relationships/image" Target="media/image746.png"/><Relationship Id="rId961" Type="http://schemas.openxmlformats.org/officeDocument/2006/relationships/image" Target="media/image953.png"/><Relationship Id="rId1384" Type="http://schemas.openxmlformats.org/officeDocument/2006/relationships/image" Target="media/image1363.png"/><Relationship Id="rId90" Type="http://schemas.openxmlformats.org/officeDocument/2006/relationships/image" Target="media/image82.png"/><Relationship Id="rId186" Type="http://schemas.openxmlformats.org/officeDocument/2006/relationships/image" Target="media/image178.png"/><Relationship Id="rId393" Type="http://schemas.openxmlformats.org/officeDocument/2006/relationships/image" Target="media/image385.png"/><Relationship Id="rId407" Type="http://schemas.openxmlformats.org/officeDocument/2006/relationships/image" Target="media/image399.png"/><Relationship Id="rId614" Type="http://schemas.openxmlformats.org/officeDocument/2006/relationships/image" Target="media/image606.png"/><Relationship Id="rId821" Type="http://schemas.openxmlformats.org/officeDocument/2006/relationships/image" Target="media/image813.png"/><Relationship Id="rId1037" Type="http://schemas.openxmlformats.org/officeDocument/2006/relationships/image" Target="media/image1023.png"/><Relationship Id="rId1244" Type="http://schemas.openxmlformats.org/officeDocument/2006/relationships/image" Target="media/image1223.png"/><Relationship Id="rId1451" Type="http://schemas.openxmlformats.org/officeDocument/2006/relationships/image" Target="media/image1428.png"/><Relationship Id="rId253" Type="http://schemas.openxmlformats.org/officeDocument/2006/relationships/image" Target="media/image245.png"/><Relationship Id="rId460" Type="http://schemas.openxmlformats.org/officeDocument/2006/relationships/image" Target="media/image452.png"/><Relationship Id="rId698" Type="http://schemas.openxmlformats.org/officeDocument/2006/relationships/image" Target="media/image690.png"/><Relationship Id="rId919" Type="http://schemas.openxmlformats.org/officeDocument/2006/relationships/image" Target="media/image911.png"/><Relationship Id="rId1090" Type="http://schemas.openxmlformats.org/officeDocument/2006/relationships/hyperlink" Target="http://212.73.171.142/video/RectangleNest.mp4" TargetMode="External"/><Relationship Id="rId1104" Type="http://schemas.openxmlformats.org/officeDocument/2006/relationships/image" Target="media/image1083.png"/><Relationship Id="rId1311" Type="http://schemas.openxmlformats.org/officeDocument/2006/relationships/image" Target="media/image1290.png"/><Relationship Id="rId48" Type="http://schemas.openxmlformats.org/officeDocument/2006/relationships/image" Target="media/image40.png"/><Relationship Id="rId113" Type="http://schemas.openxmlformats.org/officeDocument/2006/relationships/image" Target="media/image105.png"/><Relationship Id="rId320" Type="http://schemas.openxmlformats.org/officeDocument/2006/relationships/image" Target="media/image312.png"/><Relationship Id="rId558" Type="http://schemas.openxmlformats.org/officeDocument/2006/relationships/image" Target="media/image550.png"/><Relationship Id="rId765" Type="http://schemas.openxmlformats.org/officeDocument/2006/relationships/image" Target="media/image757.png"/><Relationship Id="rId972" Type="http://schemas.openxmlformats.org/officeDocument/2006/relationships/image" Target="media/image964.png"/><Relationship Id="rId1188" Type="http://schemas.openxmlformats.org/officeDocument/2006/relationships/image" Target="media/image1167.png"/><Relationship Id="rId1395" Type="http://schemas.openxmlformats.org/officeDocument/2006/relationships/image" Target="media/image1374.png"/><Relationship Id="rId1409" Type="http://schemas.openxmlformats.org/officeDocument/2006/relationships/image" Target="media/image1388.png"/><Relationship Id="rId197" Type="http://schemas.openxmlformats.org/officeDocument/2006/relationships/image" Target="media/image189.png"/><Relationship Id="rId418" Type="http://schemas.openxmlformats.org/officeDocument/2006/relationships/image" Target="media/image410.png"/><Relationship Id="rId625" Type="http://schemas.openxmlformats.org/officeDocument/2006/relationships/image" Target="media/image617.png"/><Relationship Id="rId832" Type="http://schemas.openxmlformats.org/officeDocument/2006/relationships/image" Target="media/image824.png"/><Relationship Id="rId1048" Type="http://schemas.openxmlformats.org/officeDocument/2006/relationships/image" Target="media/image1034.png"/><Relationship Id="rId1255" Type="http://schemas.openxmlformats.org/officeDocument/2006/relationships/image" Target="media/image1234.png"/><Relationship Id="rId1462" Type="http://schemas.openxmlformats.org/officeDocument/2006/relationships/image" Target="media/image1439.png"/><Relationship Id="rId264" Type="http://schemas.openxmlformats.org/officeDocument/2006/relationships/image" Target="media/image256.png"/><Relationship Id="rId471" Type="http://schemas.openxmlformats.org/officeDocument/2006/relationships/image" Target="media/image463.png"/><Relationship Id="rId1115" Type="http://schemas.openxmlformats.org/officeDocument/2006/relationships/image" Target="media/image1094.png"/><Relationship Id="rId1322" Type="http://schemas.openxmlformats.org/officeDocument/2006/relationships/image" Target="media/image1301.png"/><Relationship Id="rId59" Type="http://schemas.openxmlformats.org/officeDocument/2006/relationships/image" Target="media/image51.png"/><Relationship Id="rId124" Type="http://schemas.openxmlformats.org/officeDocument/2006/relationships/image" Target="media/image116.png"/><Relationship Id="rId569" Type="http://schemas.openxmlformats.org/officeDocument/2006/relationships/image" Target="media/image561.png"/><Relationship Id="rId776" Type="http://schemas.openxmlformats.org/officeDocument/2006/relationships/image" Target="media/image768.png"/><Relationship Id="rId983" Type="http://schemas.openxmlformats.org/officeDocument/2006/relationships/image" Target="media/image975.png"/><Relationship Id="rId1199" Type="http://schemas.openxmlformats.org/officeDocument/2006/relationships/image" Target="media/image1178.png"/><Relationship Id="rId331" Type="http://schemas.openxmlformats.org/officeDocument/2006/relationships/image" Target="media/image323.png"/><Relationship Id="rId429" Type="http://schemas.openxmlformats.org/officeDocument/2006/relationships/image" Target="media/image421.png"/><Relationship Id="rId636" Type="http://schemas.openxmlformats.org/officeDocument/2006/relationships/image" Target="media/image628.png"/><Relationship Id="rId1059" Type="http://schemas.openxmlformats.org/officeDocument/2006/relationships/image" Target="media/image1045.png"/><Relationship Id="rId1266" Type="http://schemas.openxmlformats.org/officeDocument/2006/relationships/image" Target="media/image1245.png"/><Relationship Id="rId1473" Type="http://schemas.openxmlformats.org/officeDocument/2006/relationships/hyperlink" Target="http://www.igems.se" TargetMode="External"/><Relationship Id="rId843" Type="http://schemas.openxmlformats.org/officeDocument/2006/relationships/image" Target="media/image835.png"/><Relationship Id="rId1126" Type="http://schemas.openxmlformats.org/officeDocument/2006/relationships/image" Target="media/image1105.png"/><Relationship Id="rId275" Type="http://schemas.openxmlformats.org/officeDocument/2006/relationships/image" Target="media/image267.png"/><Relationship Id="rId482" Type="http://schemas.openxmlformats.org/officeDocument/2006/relationships/image" Target="media/image474.png"/><Relationship Id="rId703" Type="http://schemas.openxmlformats.org/officeDocument/2006/relationships/image" Target="media/image695.png"/><Relationship Id="rId910" Type="http://schemas.openxmlformats.org/officeDocument/2006/relationships/image" Target="media/image902.png"/><Relationship Id="rId1333" Type="http://schemas.openxmlformats.org/officeDocument/2006/relationships/image" Target="media/image1312.png"/><Relationship Id="rId135" Type="http://schemas.openxmlformats.org/officeDocument/2006/relationships/image" Target="media/image127.png"/><Relationship Id="rId342" Type="http://schemas.openxmlformats.org/officeDocument/2006/relationships/image" Target="media/image334.png"/><Relationship Id="rId787" Type="http://schemas.openxmlformats.org/officeDocument/2006/relationships/image" Target="media/image779.png"/><Relationship Id="rId994" Type="http://schemas.openxmlformats.org/officeDocument/2006/relationships/image" Target="media/image986.png"/><Relationship Id="rId1400" Type="http://schemas.openxmlformats.org/officeDocument/2006/relationships/image" Target="media/image1379.png"/><Relationship Id="rId202" Type="http://schemas.openxmlformats.org/officeDocument/2006/relationships/image" Target="media/image194.png"/><Relationship Id="rId647" Type="http://schemas.openxmlformats.org/officeDocument/2006/relationships/image" Target="media/image639.png"/><Relationship Id="rId854" Type="http://schemas.openxmlformats.org/officeDocument/2006/relationships/image" Target="media/image846.png"/><Relationship Id="rId1277" Type="http://schemas.openxmlformats.org/officeDocument/2006/relationships/image" Target="media/image1256.png"/><Relationship Id="rId1484" Type="http://schemas.openxmlformats.org/officeDocument/2006/relationships/footer" Target="footer1.xml"/><Relationship Id="rId286" Type="http://schemas.openxmlformats.org/officeDocument/2006/relationships/image" Target="media/image278.png"/><Relationship Id="rId493" Type="http://schemas.openxmlformats.org/officeDocument/2006/relationships/image" Target="media/image485.png"/><Relationship Id="rId507" Type="http://schemas.openxmlformats.org/officeDocument/2006/relationships/image" Target="media/image499.png"/><Relationship Id="rId714" Type="http://schemas.openxmlformats.org/officeDocument/2006/relationships/image" Target="media/image706.png"/><Relationship Id="rId921" Type="http://schemas.openxmlformats.org/officeDocument/2006/relationships/image" Target="media/image913.png"/><Relationship Id="rId1137" Type="http://schemas.openxmlformats.org/officeDocument/2006/relationships/image" Target="media/image1116.png"/><Relationship Id="rId1344" Type="http://schemas.openxmlformats.org/officeDocument/2006/relationships/image" Target="media/image1323.png"/><Relationship Id="rId50" Type="http://schemas.openxmlformats.org/officeDocument/2006/relationships/image" Target="media/image42.png"/><Relationship Id="rId146" Type="http://schemas.openxmlformats.org/officeDocument/2006/relationships/image" Target="media/image138.png"/><Relationship Id="rId353" Type="http://schemas.openxmlformats.org/officeDocument/2006/relationships/image" Target="media/image345.png"/><Relationship Id="rId560" Type="http://schemas.openxmlformats.org/officeDocument/2006/relationships/image" Target="media/image552.png"/><Relationship Id="rId798" Type="http://schemas.openxmlformats.org/officeDocument/2006/relationships/image" Target="media/image790.png"/><Relationship Id="rId1190" Type="http://schemas.openxmlformats.org/officeDocument/2006/relationships/image" Target="media/image1169.png"/><Relationship Id="rId1204" Type="http://schemas.openxmlformats.org/officeDocument/2006/relationships/image" Target="media/image1183.png"/><Relationship Id="rId1411" Type="http://schemas.openxmlformats.org/officeDocument/2006/relationships/image" Target="media/image1390.png"/><Relationship Id="rId213" Type="http://schemas.openxmlformats.org/officeDocument/2006/relationships/image" Target="media/image205.png"/><Relationship Id="rId420" Type="http://schemas.openxmlformats.org/officeDocument/2006/relationships/image" Target="media/image412.png"/><Relationship Id="rId658" Type="http://schemas.openxmlformats.org/officeDocument/2006/relationships/image" Target="media/image650.png"/><Relationship Id="rId865" Type="http://schemas.openxmlformats.org/officeDocument/2006/relationships/image" Target="media/image857.png"/><Relationship Id="rId1050" Type="http://schemas.openxmlformats.org/officeDocument/2006/relationships/image" Target="media/image1036.png"/><Relationship Id="rId1288" Type="http://schemas.openxmlformats.org/officeDocument/2006/relationships/image" Target="media/image1267.png"/><Relationship Id="rId297" Type="http://schemas.openxmlformats.org/officeDocument/2006/relationships/image" Target="media/image289.png"/><Relationship Id="rId518" Type="http://schemas.openxmlformats.org/officeDocument/2006/relationships/image" Target="media/image510.png"/><Relationship Id="rId725" Type="http://schemas.openxmlformats.org/officeDocument/2006/relationships/image" Target="media/image717.png"/><Relationship Id="rId932" Type="http://schemas.openxmlformats.org/officeDocument/2006/relationships/image" Target="media/image924.png"/><Relationship Id="rId1148" Type="http://schemas.openxmlformats.org/officeDocument/2006/relationships/image" Target="media/image1127.png"/><Relationship Id="rId1355" Type="http://schemas.openxmlformats.org/officeDocument/2006/relationships/image" Target="media/image1334.png"/><Relationship Id="rId157" Type="http://schemas.openxmlformats.org/officeDocument/2006/relationships/image" Target="media/image149.png"/><Relationship Id="rId364" Type="http://schemas.openxmlformats.org/officeDocument/2006/relationships/image" Target="media/image356.png"/><Relationship Id="rId1008" Type="http://schemas.openxmlformats.org/officeDocument/2006/relationships/image" Target="media/image1000.png"/><Relationship Id="rId1215" Type="http://schemas.openxmlformats.org/officeDocument/2006/relationships/image" Target="media/image1194.png"/><Relationship Id="rId1422" Type="http://schemas.openxmlformats.org/officeDocument/2006/relationships/image" Target="media/image1401.png"/><Relationship Id="rId61" Type="http://schemas.openxmlformats.org/officeDocument/2006/relationships/image" Target="media/image53.png"/><Relationship Id="rId571" Type="http://schemas.openxmlformats.org/officeDocument/2006/relationships/image" Target="media/image563.png"/><Relationship Id="rId669" Type="http://schemas.openxmlformats.org/officeDocument/2006/relationships/image" Target="media/image661.png"/><Relationship Id="rId876" Type="http://schemas.openxmlformats.org/officeDocument/2006/relationships/image" Target="media/image868.png"/><Relationship Id="rId1299" Type="http://schemas.openxmlformats.org/officeDocument/2006/relationships/image" Target="media/image1278.png"/><Relationship Id="rId19" Type="http://schemas.openxmlformats.org/officeDocument/2006/relationships/image" Target="media/image11.png"/><Relationship Id="rId224" Type="http://schemas.openxmlformats.org/officeDocument/2006/relationships/image" Target="media/image216.png"/><Relationship Id="rId431" Type="http://schemas.openxmlformats.org/officeDocument/2006/relationships/image" Target="media/image423.png"/><Relationship Id="rId529" Type="http://schemas.openxmlformats.org/officeDocument/2006/relationships/image" Target="media/image521.png"/><Relationship Id="rId736" Type="http://schemas.openxmlformats.org/officeDocument/2006/relationships/image" Target="media/image728.png"/><Relationship Id="rId1061" Type="http://schemas.openxmlformats.org/officeDocument/2006/relationships/image" Target="media/image1047.png"/><Relationship Id="rId1159" Type="http://schemas.openxmlformats.org/officeDocument/2006/relationships/image" Target="media/image1138.png"/><Relationship Id="rId1366" Type="http://schemas.openxmlformats.org/officeDocument/2006/relationships/image" Target="media/image1345.png"/><Relationship Id="rId168" Type="http://schemas.openxmlformats.org/officeDocument/2006/relationships/image" Target="media/image160.png"/><Relationship Id="rId943" Type="http://schemas.openxmlformats.org/officeDocument/2006/relationships/image" Target="media/image935.png"/><Relationship Id="rId1019" Type="http://schemas.openxmlformats.org/officeDocument/2006/relationships/image" Target="media/image1010.png"/><Relationship Id="rId72" Type="http://schemas.openxmlformats.org/officeDocument/2006/relationships/image" Target="media/image64.png"/><Relationship Id="rId375" Type="http://schemas.openxmlformats.org/officeDocument/2006/relationships/image" Target="media/image367.png"/><Relationship Id="rId582" Type="http://schemas.openxmlformats.org/officeDocument/2006/relationships/image" Target="media/image574.png"/><Relationship Id="rId803" Type="http://schemas.openxmlformats.org/officeDocument/2006/relationships/image" Target="media/image795.png"/><Relationship Id="rId1226" Type="http://schemas.openxmlformats.org/officeDocument/2006/relationships/image" Target="media/image1205.png"/><Relationship Id="rId1433" Type="http://schemas.openxmlformats.org/officeDocument/2006/relationships/image" Target="media/image1412.png"/><Relationship Id="rId3" Type="http://schemas.openxmlformats.org/officeDocument/2006/relationships/styles" Target="styles.xml"/><Relationship Id="rId235" Type="http://schemas.openxmlformats.org/officeDocument/2006/relationships/image" Target="media/image227.png"/><Relationship Id="rId442" Type="http://schemas.openxmlformats.org/officeDocument/2006/relationships/image" Target="media/image434.png"/><Relationship Id="rId887" Type="http://schemas.openxmlformats.org/officeDocument/2006/relationships/image" Target="media/image879.png"/><Relationship Id="rId1072" Type="http://schemas.openxmlformats.org/officeDocument/2006/relationships/image" Target="media/image1058.png"/><Relationship Id="rId302" Type="http://schemas.openxmlformats.org/officeDocument/2006/relationships/image" Target="media/image294.png"/><Relationship Id="rId747" Type="http://schemas.openxmlformats.org/officeDocument/2006/relationships/image" Target="media/image739.png"/><Relationship Id="rId954" Type="http://schemas.openxmlformats.org/officeDocument/2006/relationships/image" Target="media/image946.png"/><Relationship Id="rId1377" Type="http://schemas.openxmlformats.org/officeDocument/2006/relationships/image" Target="media/image1356.png"/><Relationship Id="rId83" Type="http://schemas.openxmlformats.org/officeDocument/2006/relationships/image" Target="media/image75.png"/><Relationship Id="rId179" Type="http://schemas.openxmlformats.org/officeDocument/2006/relationships/image" Target="media/image171.png"/><Relationship Id="rId386" Type="http://schemas.openxmlformats.org/officeDocument/2006/relationships/image" Target="media/image378.png"/><Relationship Id="rId593" Type="http://schemas.openxmlformats.org/officeDocument/2006/relationships/image" Target="media/image585.png"/><Relationship Id="rId607" Type="http://schemas.openxmlformats.org/officeDocument/2006/relationships/image" Target="media/image599.png"/><Relationship Id="rId814" Type="http://schemas.openxmlformats.org/officeDocument/2006/relationships/image" Target="media/image806.png"/><Relationship Id="rId1237" Type="http://schemas.openxmlformats.org/officeDocument/2006/relationships/image" Target="media/image1216.png"/><Relationship Id="rId1444" Type="http://schemas.openxmlformats.org/officeDocument/2006/relationships/image" Target="media/image1421.png"/><Relationship Id="rId246" Type="http://schemas.openxmlformats.org/officeDocument/2006/relationships/image" Target="media/image238.png"/><Relationship Id="rId453" Type="http://schemas.openxmlformats.org/officeDocument/2006/relationships/image" Target="media/image445.png"/><Relationship Id="rId660" Type="http://schemas.openxmlformats.org/officeDocument/2006/relationships/image" Target="media/image652.png"/><Relationship Id="rId898" Type="http://schemas.openxmlformats.org/officeDocument/2006/relationships/image" Target="media/image890.png"/><Relationship Id="rId1083" Type="http://schemas.openxmlformats.org/officeDocument/2006/relationships/image" Target="media/image1068.png"/><Relationship Id="rId1290" Type="http://schemas.openxmlformats.org/officeDocument/2006/relationships/image" Target="media/image1269.png"/><Relationship Id="rId1304" Type="http://schemas.openxmlformats.org/officeDocument/2006/relationships/image" Target="media/image1283.png"/><Relationship Id="rId106" Type="http://schemas.openxmlformats.org/officeDocument/2006/relationships/image" Target="media/image98.png"/><Relationship Id="rId313" Type="http://schemas.openxmlformats.org/officeDocument/2006/relationships/image" Target="media/image305.png"/><Relationship Id="rId758" Type="http://schemas.openxmlformats.org/officeDocument/2006/relationships/image" Target="media/image750.png"/><Relationship Id="rId965" Type="http://schemas.openxmlformats.org/officeDocument/2006/relationships/image" Target="media/image957.png"/><Relationship Id="rId1150" Type="http://schemas.openxmlformats.org/officeDocument/2006/relationships/image" Target="media/image1129.png"/><Relationship Id="rId1388" Type="http://schemas.openxmlformats.org/officeDocument/2006/relationships/image" Target="media/image1367.png"/><Relationship Id="rId10" Type="http://schemas.openxmlformats.org/officeDocument/2006/relationships/image" Target="media/image2.png"/><Relationship Id="rId94" Type="http://schemas.openxmlformats.org/officeDocument/2006/relationships/image" Target="media/image86.png"/><Relationship Id="rId397" Type="http://schemas.openxmlformats.org/officeDocument/2006/relationships/image" Target="media/image389.png"/><Relationship Id="rId520" Type="http://schemas.openxmlformats.org/officeDocument/2006/relationships/image" Target="media/image512.png"/><Relationship Id="rId618" Type="http://schemas.openxmlformats.org/officeDocument/2006/relationships/image" Target="media/image610.png"/><Relationship Id="rId825" Type="http://schemas.openxmlformats.org/officeDocument/2006/relationships/image" Target="media/image817.png"/><Relationship Id="rId1248" Type="http://schemas.openxmlformats.org/officeDocument/2006/relationships/image" Target="media/image1227.png"/><Relationship Id="rId1455" Type="http://schemas.openxmlformats.org/officeDocument/2006/relationships/image" Target="media/image1432.png"/><Relationship Id="rId257" Type="http://schemas.openxmlformats.org/officeDocument/2006/relationships/image" Target="media/image249.png"/><Relationship Id="rId464" Type="http://schemas.openxmlformats.org/officeDocument/2006/relationships/image" Target="media/image456.png"/><Relationship Id="rId1010" Type="http://schemas.openxmlformats.org/officeDocument/2006/relationships/image" Target="media/image1002.png"/><Relationship Id="rId1094" Type="http://schemas.openxmlformats.org/officeDocument/2006/relationships/image" Target="media/image1077.png"/><Relationship Id="rId1108" Type="http://schemas.openxmlformats.org/officeDocument/2006/relationships/image" Target="media/image1087.png"/><Relationship Id="rId1315" Type="http://schemas.openxmlformats.org/officeDocument/2006/relationships/image" Target="media/image1294.png"/><Relationship Id="rId117" Type="http://schemas.openxmlformats.org/officeDocument/2006/relationships/image" Target="media/image109.png"/><Relationship Id="rId671" Type="http://schemas.openxmlformats.org/officeDocument/2006/relationships/image" Target="media/image663.png"/><Relationship Id="rId769" Type="http://schemas.openxmlformats.org/officeDocument/2006/relationships/image" Target="media/image761.png"/><Relationship Id="rId976" Type="http://schemas.openxmlformats.org/officeDocument/2006/relationships/image" Target="media/image968.png"/><Relationship Id="rId1399" Type="http://schemas.openxmlformats.org/officeDocument/2006/relationships/image" Target="media/image1378.png"/><Relationship Id="rId324" Type="http://schemas.openxmlformats.org/officeDocument/2006/relationships/image" Target="media/image316.png"/><Relationship Id="rId531" Type="http://schemas.openxmlformats.org/officeDocument/2006/relationships/image" Target="media/image523.png"/><Relationship Id="rId629" Type="http://schemas.openxmlformats.org/officeDocument/2006/relationships/image" Target="media/image621.png"/><Relationship Id="rId1161" Type="http://schemas.openxmlformats.org/officeDocument/2006/relationships/image" Target="media/image1140.png"/><Relationship Id="rId1259" Type="http://schemas.openxmlformats.org/officeDocument/2006/relationships/image" Target="media/image1238.png"/><Relationship Id="rId1466" Type="http://schemas.openxmlformats.org/officeDocument/2006/relationships/image" Target="media/image1443.png"/><Relationship Id="rId836" Type="http://schemas.openxmlformats.org/officeDocument/2006/relationships/image" Target="media/image828.png"/><Relationship Id="rId1021" Type="http://schemas.openxmlformats.org/officeDocument/2006/relationships/image" Target="media/image1012.png"/><Relationship Id="rId1119" Type="http://schemas.openxmlformats.org/officeDocument/2006/relationships/image" Target="media/image1098.png"/><Relationship Id="rId903" Type="http://schemas.openxmlformats.org/officeDocument/2006/relationships/image" Target="media/image895.png"/><Relationship Id="rId1326" Type="http://schemas.openxmlformats.org/officeDocument/2006/relationships/image" Target="media/image1305.png"/><Relationship Id="rId32" Type="http://schemas.openxmlformats.org/officeDocument/2006/relationships/image" Target="media/image24.png"/><Relationship Id="rId181" Type="http://schemas.openxmlformats.org/officeDocument/2006/relationships/image" Target="media/image173.png"/><Relationship Id="rId279" Type="http://schemas.openxmlformats.org/officeDocument/2006/relationships/image" Target="media/image271.png"/><Relationship Id="rId486" Type="http://schemas.openxmlformats.org/officeDocument/2006/relationships/image" Target="media/image478.png"/><Relationship Id="rId693" Type="http://schemas.openxmlformats.org/officeDocument/2006/relationships/image" Target="media/image685.png"/><Relationship Id="rId139" Type="http://schemas.openxmlformats.org/officeDocument/2006/relationships/image" Target="media/image131.png"/><Relationship Id="rId346" Type="http://schemas.openxmlformats.org/officeDocument/2006/relationships/image" Target="media/image338.png"/><Relationship Id="rId553" Type="http://schemas.openxmlformats.org/officeDocument/2006/relationships/image" Target="media/image545.png"/><Relationship Id="rId760" Type="http://schemas.openxmlformats.org/officeDocument/2006/relationships/image" Target="media/image752.png"/><Relationship Id="rId998" Type="http://schemas.openxmlformats.org/officeDocument/2006/relationships/image" Target="media/image990.png"/><Relationship Id="rId1183" Type="http://schemas.openxmlformats.org/officeDocument/2006/relationships/image" Target="media/image1162.png"/><Relationship Id="rId1390" Type="http://schemas.openxmlformats.org/officeDocument/2006/relationships/image" Target="media/image1369.png"/><Relationship Id="rId206" Type="http://schemas.openxmlformats.org/officeDocument/2006/relationships/image" Target="media/image198.png"/><Relationship Id="rId413" Type="http://schemas.openxmlformats.org/officeDocument/2006/relationships/image" Target="media/image405.png"/><Relationship Id="rId858" Type="http://schemas.openxmlformats.org/officeDocument/2006/relationships/image" Target="media/image850.png"/><Relationship Id="rId1043" Type="http://schemas.openxmlformats.org/officeDocument/2006/relationships/image" Target="media/image1029.png"/><Relationship Id="rId620" Type="http://schemas.openxmlformats.org/officeDocument/2006/relationships/image" Target="media/image612.png"/><Relationship Id="rId718" Type="http://schemas.openxmlformats.org/officeDocument/2006/relationships/image" Target="media/image710.png"/><Relationship Id="rId925" Type="http://schemas.openxmlformats.org/officeDocument/2006/relationships/image" Target="media/image917.png"/><Relationship Id="rId1250" Type="http://schemas.openxmlformats.org/officeDocument/2006/relationships/image" Target="media/image1229.png"/><Relationship Id="rId1348" Type="http://schemas.openxmlformats.org/officeDocument/2006/relationships/image" Target="media/image1327.png"/><Relationship Id="rId1110" Type="http://schemas.openxmlformats.org/officeDocument/2006/relationships/image" Target="media/image1089.png"/><Relationship Id="rId1208" Type="http://schemas.openxmlformats.org/officeDocument/2006/relationships/image" Target="media/image1187.png"/><Relationship Id="rId1415" Type="http://schemas.openxmlformats.org/officeDocument/2006/relationships/image" Target="media/image1394.png"/><Relationship Id="rId54" Type="http://schemas.openxmlformats.org/officeDocument/2006/relationships/image" Target="media/image46.png"/><Relationship Id="rId270" Type="http://schemas.openxmlformats.org/officeDocument/2006/relationships/image" Target="media/image262.png"/><Relationship Id="rId130" Type="http://schemas.openxmlformats.org/officeDocument/2006/relationships/image" Target="media/image122.png"/><Relationship Id="rId368" Type="http://schemas.openxmlformats.org/officeDocument/2006/relationships/image" Target="media/image360.png"/><Relationship Id="rId575" Type="http://schemas.openxmlformats.org/officeDocument/2006/relationships/image" Target="media/image567.png"/><Relationship Id="rId782" Type="http://schemas.openxmlformats.org/officeDocument/2006/relationships/image" Target="media/image774.png"/><Relationship Id="rId228" Type="http://schemas.openxmlformats.org/officeDocument/2006/relationships/image" Target="media/image220.png"/><Relationship Id="rId435" Type="http://schemas.openxmlformats.org/officeDocument/2006/relationships/image" Target="media/image427.png"/><Relationship Id="rId642" Type="http://schemas.openxmlformats.org/officeDocument/2006/relationships/image" Target="media/image634.png"/><Relationship Id="rId1065" Type="http://schemas.openxmlformats.org/officeDocument/2006/relationships/image" Target="media/image1051.png"/><Relationship Id="rId1272" Type="http://schemas.openxmlformats.org/officeDocument/2006/relationships/image" Target="media/image1251.png"/><Relationship Id="rId502" Type="http://schemas.openxmlformats.org/officeDocument/2006/relationships/image" Target="media/image494.png"/><Relationship Id="rId947" Type="http://schemas.openxmlformats.org/officeDocument/2006/relationships/image" Target="media/image939.png"/><Relationship Id="rId1132" Type="http://schemas.openxmlformats.org/officeDocument/2006/relationships/image" Target="media/image1111.png"/><Relationship Id="rId76" Type="http://schemas.openxmlformats.org/officeDocument/2006/relationships/image" Target="media/image68.png"/><Relationship Id="rId807" Type="http://schemas.openxmlformats.org/officeDocument/2006/relationships/image" Target="media/image799.png"/><Relationship Id="rId1437" Type="http://schemas.openxmlformats.org/officeDocument/2006/relationships/image" Target="media/image1414.png"/><Relationship Id="rId292" Type="http://schemas.openxmlformats.org/officeDocument/2006/relationships/image" Target="media/image284.png"/><Relationship Id="rId597" Type="http://schemas.openxmlformats.org/officeDocument/2006/relationships/image" Target="media/image589.png"/><Relationship Id="rId152" Type="http://schemas.openxmlformats.org/officeDocument/2006/relationships/image" Target="media/image144.png"/><Relationship Id="rId457" Type="http://schemas.openxmlformats.org/officeDocument/2006/relationships/image" Target="media/image449.png"/><Relationship Id="rId1087" Type="http://schemas.openxmlformats.org/officeDocument/2006/relationships/image" Target="media/image1071.png"/><Relationship Id="rId1294" Type="http://schemas.openxmlformats.org/officeDocument/2006/relationships/image" Target="media/image1273.png"/><Relationship Id="rId664" Type="http://schemas.openxmlformats.org/officeDocument/2006/relationships/image" Target="media/image656.png"/><Relationship Id="rId871" Type="http://schemas.openxmlformats.org/officeDocument/2006/relationships/image" Target="media/image863.png"/><Relationship Id="rId969" Type="http://schemas.openxmlformats.org/officeDocument/2006/relationships/image" Target="media/image961.png"/><Relationship Id="rId317" Type="http://schemas.openxmlformats.org/officeDocument/2006/relationships/image" Target="media/image309.png"/><Relationship Id="rId524" Type="http://schemas.openxmlformats.org/officeDocument/2006/relationships/image" Target="media/image516.png"/><Relationship Id="rId731" Type="http://schemas.openxmlformats.org/officeDocument/2006/relationships/image" Target="media/image723.png"/><Relationship Id="rId1154" Type="http://schemas.openxmlformats.org/officeDocument/2006/relationships/image" Target="media/image1133.png"/><Relationship Id="rId1361" Type="http://schemas.openxmlformats.org/officeDocument/2006/relationships/image" Target="media/image1340.png"/><Relationship Id="rId1459" Type="http://schemas.openxmlformats.org/officeDocument/2006/relationships/image" Target="media/image1436.png"/><Relationship Id="rId98" Type="http://schemas.openxmlformats.org/officeDocument/2006/relationships/image" Target="media/image90.png"/><Relationship Id="rId829" Type="http://schemas.openxmlformats.org/officeDocument/2006/relationships/image" Target="media/image821.png"/><Relationship Id="rId1014" Type="http://schemas.openxmlformats.org/officeDocument/2006/relationships/image" Target="media/image1006.png"/><Relationship Id="rId1221" Type="http://schemas.openxmlformats.org/officeDocument/2006/relationships/image" Target="media/image1200.png"/><Relationship Id="rId1319" Type="http://schemas.openxmlformats.org/officeDocument/2006/relationships/image" Target="media/image1298.png"/><Relationship Id="rId25" Type="http://schemas.openxmlformats.org/officeDocument/2006/relationships/image" Target="media/image17.png"/><Relationship Id="rId174" Type="http://schemas.openxmlformats.org/officeDocument/2006/relationships/image" Target="media/image166.png"/><Relationship Id="rId381" Type="http://schemas.openxmlformats.org/officeDocument/2006/relationships/image" Target="media/image373.png"/><Relationship Id="rId241" Type="http://schemas.openxmlformats.org/officeDocument/2006/relationships/image" Target="media/image233.png"/><Relationship Id="rId479" Type="http://schemas.openxmlformats.org/officeDocument/2006/relationships/image" Target="media/image471.png"/><Relationship Id="rId686" Type="http://schemas.openxmlformats.org/officeDocument/2006/relationships/image" Target="media/image678.png"/><Relationship Id="rId893" Type="http://schemas.openxmlformats.org/officeDocument/2006/relationships/image" Target="media/image885.png"/><Relationship Id="rId339" Type="http://schemas.openxmlformats.org/officeDocument/2006/relationships/image" Target="media/image331.png"/><Relationship Id="rId546" Type="http://schemas.openxmlformats.org/officeDocument/2006/relationships/image" Target="media/image538.png"/><Relationship Id="rId753" Type="http://schemas.openxmlformats.org/officeDocument/2006/relationships/image" Target="media/image745.png"/><Relationship Id="rId1176" Type="http://schemas.openxmlformats.org/officeDocument/2006/relationships/image" Target="media/image1155.png"/><Relationship Id="rId1383" Type="http://schemas.openxmlformats.org/officeDocument/2006/relationships/image" Target="media/image1362.png"/><Relationship Id="rId101" Type="http://schemas.openxmlformats.org/officeDocument/2006/relationships/image" Target="media/image93.png"/><Relationship Id="rId406" Type="http://schemas.openxmlformats.org/officeDocument/2006/relationships/image" Target="media/image398.png"/><Relationship Id="rId960" Type="http://schemas.openxmlformats.org/officeDocument/2006/relationships/image" Target="media/image952.png"/><Relationship Id="rId1036" Type="http://schemas.openxmlformats.org/officeDocument/2006/relationships/image" Target="media/image1022.png"/><Relationship Id="rId1243" Type="http://schemas.openxmlformats.org/officeDocument/2006/relationships/image" Target="media/image1222.png"/><Relationship Id="rId613" Type="http://schemas.openxmlformats.org/officeDocument/2006/relationships/image" Target="media/image605.png"/><Relationship Id="rId820" Type="http://schemas.openxmlformats.org/officeDocument/2006/relationships/image" Target="media/image812.png"/><Relationship Id="rId918" Type="http://schemas.openxmlformats.org/officeDocument/2006/relationships/image" Target="media/image910.png"/><Relationship Id="rId1450" Type="http://schemas.openxmlformats.org/officeDocument/2006/relationships/image" Target="media/image1427.png"/><Relationship Id="rId1103" Type="http://schemas.openxmlformats.org/officeDocument/2006/relationships/image" Target="media/image1082.png"/><Relationship Id="rId1310" Type="http://schemas.openxmlformats.org/officeDocument/2006/relationships/image" Target="media/image1289.png"/><Relationship Id="rId1408" Type="http://schemas.openxmlformats.org/officeDocument/2006/relationships/image" Target="media/image1387.png"/><Relationship Id="rId47" Type="http://schemas.openxmlformats.org/officeDocument/2006/relationships/image" Target="media/image39.png"/><Relationship Id="rId196" Type="http://schemas.openxmlformats.org/officeDocument/2006/relationships/image" Target="media/image188.png"/><Relationship Id="rId263" Type="http://schemas.openxmlformats.org/officeDocument/2006/relationships/image" Target="media/image255.png"/><Relationship Id="rId470" Type="http://schemas.openxmlformats.org/officeDocument/2006/relationships/image" Target="media/image462.png"/><Relationship Id="rId123" Type="http://schemas.openxmlformats.org/officeDocument/2006/relationships/image" Target="media/image115.png"/><Relationship Id="rId330" Type="http://schemas.openxmlformats.org/officeDocument/2006/relationships/image" Target="media/image322.png"/><Relationship Id="rId568" Type="http://schemas.openxmlformats.org/officeDocument/2006/relationships/image" Target="media/image560.png"/><Relationship Id="rId775" Type="http://schemas.openxmlformats.org/officeDocument/2006/relationships/image" Target="media/image767.png"/><Relationship Id="rId982" Type="http://schemas.openxmlformats.org/officeDocument/2006/relationships/image" Target="media/image974.png"/><Relationship Id="rId1198" Type="http://schemas.openxmlformats.org/officeDocument/2006/relationships/image" Target="media/image1177.png"/><Relationship Id="rId428" Type="http://schemas.openxmlformats.org/officeDocument/2006/relationships/image" Target="media/image420.png"/><Relationship Id="rId635" Type="http://schemas.openxmlformats.org/officeDocument/2006/relationships/image" Target="media/image627.png"/><Relationship Id="rId842" Type="http://schemas.openxmlformats.org/officeDocument/2006/relationships/image" Target="media/image834.png"/><Relationship Id="rId1058" Type="http://schemas.openxmlformats.org/officeDocument/2006/relationships/image" Target="media/image1044.png"/><Relationship Id="rId1265" Type="http://schemas.openxmlformats.org/officeDocument/2006/relationships/image" Target="media/image1244.png"/><Relationship Id="rId1472" Type="http://schemas.openxmlformats.org/officeDocument/2006/relationships/image" Target="media/image1449.png"/><Relationship Id="rId702" Type="http://schemas.openxmlformats.org/officeDocument/2006/relationships/image" Target="media/image694.png"/><Relationship Id="rId1125" Type="http://schemas.openxmlformats.org/officeDocument/2006/relationships/image" Target="media/image1104.png"/><Relationship Id="rId1332" Type="http://schemas.openxmlformats.org/officeDocument/2006/relationships/image" Target="media/image1311.png"/><Relationship Id="rId69" Type="http://schemas.openxmlformats.org/officeDocument/2006/relationships/image" Target="media/image61.png"/><Relationship Id="rId285" Type="http://schemas.openxmlformats.org/officeDocument/2006/relationships/image" Target="media/image277.png"/><Relationship Id="rId492" Type="http://schemas.openxmlformats.org/officeDocument/2006/relationships/image" Target="media/image484.png"/><Relationship Id="rId797" Type="http://schemas.openxmlformats.org/officeDocument/2006/relationships/image" Target="media/image789.png"/><Relationship Id="rId145" Type="http://schemas.openxmlformats.org/officeDocument/2006/relationships/image" Target="media/image137.png"/><Relationship Id="rId352" Type="http://schemas.openxmlformats.org/officeDocument/2006/relationships/image" Target="media/image344.png"/><Relationship Id="rId1287" Type="http://schemas.openxmlformats.org/officeDocument/2006/relationships/image" Target="media/image1266.png"/><Relationship Id="rId212" Type="http://schemas.openxmlformats.org/officeDocument/2006/relationships/image" Target="media/image204.png"/><Relationship Id="rId657" Type="http://schemas.openxmlformats.org/officeDocument/2006/relationships/image" Target="media/image649.png"/><Relationship Id="rId864" Type="http://schemas.openxmlformats.org/officeDocument/2006/relationships/image" Target="media/image856.png"/><Relationship Id="rId517" Type="http://schemas.openxmlformats.org/officeDocument/2006/relationships/image" Target="media/image509.png"/><Relationship Id="rId724" Type="http://schemas.openxmlformats.org/officeDocument/2006/relationships/image" Target="media/image716.png"/><Relationship Id="rId931" Type="http://schemas.openxmlformats.org/officeDocument/2006/relationships/image" Target="media/image923.png"/><Relationship Id="rId1147" Type="http://schemas.openxmlformats.org/officeDocument/2006/relationships/image" Target="media/image1126.png"/><Relationship Id="rId1354" Type="http://schemas.openxmlformats.org/officeDocument/2006/relationships/image" Target="media/image1333.png"/><Relationship Id="rId60" Type="http://schemas.openxmlformats.org/officeDocument/2006/relationships/image" Target="media/image52.png"/><Relationship Id="rId1007" Type="http://schemas.openxmlformats.org/officeDocument/2006/relationships/image" Target="media/image999.png"/><Relationship Id="rId1214" Type="http://schemas.openxmlformats.org/officeDocument/2006/relationships/image" Target="media/image1193.png"/><Relationship Id="rId1421" Type="http://schemas.openxmlformats.org/officeDocument/2006/relationships/image" Target="media/image1400.png"/><Relationship Id="rId18" Type="http://schemas.openxmlformats.org/officeDocument/2006/relationships/image" Target="media/image10.png"/><Relationship Id="rId167" Type="http://schemas.openxmlformats.org/officeDocument/2006/relationships/image" Target="media/image159.png"/><Relationship Id="rId374" Type="http://schemas.openxmlformats.org/officeDocument/2006/relationships/image" Target="media/image366.png"/><Relationship Id="rId581" Type="http://schemas.openxmlformats.org/officeDocument/2006/relationships/image" Target="media/image573.png"/><Relationship Id="rId234" Type="http://schemas.openxmlformats.org/officeDocument/2006/relationships/image" Target="media/image226.png"/><Relationship Id="rId679" Type="http://schemas.openxmlformats.org/officeDocument/2006/relationships/image" Target="media/image671.png"/><Relationship Id="rId886" Type="http://schemas.openxmlformats.org/officeDocument/2006/relationships/image" Target="media/image878.png"/><Relationship Id="rId2" Type="http://schemas.openxmlformats.org/officeDocument/2006/relationships/numbering" Target="numbering.xml"/><Relationship Id="rId441" Type="http://schemas.openxmlformats.org/officeDocument/2006/relationships/image" Target="media/image433.png"/><Relationship Id="rId539" Type="http://schemas.openxmlformats.org/officeDocument/2006/relationships/image" Target="media/image531.png"/><Relationship Id="rId746" Type="http://schemas.openxmlformats.org/officeDocument/2006/relationships/image" Target="media/image738.png"/><Relationship Id="rId1071" Type="http://schemas.openxmlformats.org/officeDocument/2006/relationships/image" Target="media/image1057.png"/><Relationship Id="rId1169" Type="http://schemas.openxmlformats.org/officeDocument/2006/relationships/image" Target="media/image1148.png"/><Relationship Id="rId1376" Type="http://schemas.openxmlformats.org/officeDocument/2006/relationships/image" Target="media/image1355.png"/><Relationship Id="rId301" Type="http://schemas.openxmlformats.org/officeDocument/2006/relationships/image" Target="media/image293.png"/><Relationship Id="rId953" Type="http://schemas.openxmlformats.org/officeDocument/2006/relationships/image" Target="media/image945.png"/><Relationship Id="rId1029" Type="http://schemas.openxmlformats.org/officeDocument/2006/relationships/image" Target="media/image1018.png"/><Relationship Id="rId1236" Type="http://schemas.openxmlformats.org/officeDocument/2006/relationships/image" Target="media/image1215.png"/><Relationship Id="rId82" Type="http://schemas.openxmlformats.org/officeDocument/2006/relationships/image" Target="media/image74.png"/><Relationship Id="rId606" Type="http://schemas.openxmlformats.org/officeDocument/2006/relationships/image" Target="media/image598.png"/><Relationship Id="rId813" Type="http://schemas.openxmlformats.org/officeDocument/2006/relationships/image" Target="media/image805.png"/><Relationship Id="rId1443" Type="http://schemas.openxmlformats.org/officeDocument/2006/relationships/image" Target="media/image1420.png"/><Relationship Id="rId1303" Type="http://schemas.openxmlformats.org/officeDocument/2006/relationships/image" Target="media/image1282.png"/><Relationship Id="rId189" Type="http://schemas.openxmlformats.org/officeDocument/2006/relationships/image" Target="media/image181.png"/><Relationship Id="rId396" Type="http://schemas.openxmlformats.org/officeDocument/2006/relationships/image" Target="media/image388.png"/><Relationship Id="rId256" Type="http://schemas.openxmlformats.org/officeDocument/2006/relationships/image" Target="media/image248.png"/><Relationship Id="rId463" Type="http://schemas.openxmlformats.org/officeDocument/2006/relationships/image" Target="media/image455.png"/><Relationship Id="rId670" Type="http://schemas.openxmlformats.org/officeDocument/2006/relationships/image" Target="media/image662.png"/><Relationship Id="rId1093" Type="http://schemas.openxmlformats.org/officeDocument/2006/relationships/image" Target="media/image1076.png"/><Relationship Id="rId116" Type="http://schemas.openxmlformats.org/officeDocument/2006/relationships/image" Target="media/image108.png"/><Relationship Id="rId323" Type="http://schemas.openxmlformats.org/officeDocument/2006/relationships/image" Target="media/image315.png"/><Relationship Id="rId530" Type="http://schemas.openxmlformats.org/officeDocument/2006/relationships/image" Target="media/image522.png"/><Relationship Id="rId768" Type="http://schemas.openxmlformats.org/officeDocument/2006/relationships/image" Target="media/image760.png"/><Relationship Id="rId975" Type="http://schemas.openxmlformats.org/officeDocument/2006/relationships/image" Target="media/image967.png"/><Relationship Id="rId1160" Type="http://schemas.openxmlformats.org/officeDocument/2006/relationships/image" Target="media/image1139.png"/><Relationship Id="rId1398" Type="http://schemas.openxmlformats.org/officeDocument/2006/relationships/image" Target="media/image1377.png"/><Relationship Id="rId628" Type="http://schemas.openxmlformats.org/officeDocument/2006/relationships/image" Target="media/image620.png"/><Relationship Id="rId835" Type="http://schemas.openxmlformats.org/officeDocument/2006/relationships/image" Target="media/image827.png"/><Relationship Id="rId1258" Type="http://schemas.openxmlformats.org/officeDocument/2006/relationships/image" Target="media/image1237.png"/><Relationship Id="rId1465" Type="http://schemas.openxmlformats.org/officeDocument/2006/relationships/image" Target="media/image1442.png"/><Relationship Id="rId1020" Type="http://schemas.openxmlformats.org/officeDocument/2006/relationships/image" Target="media/image1011.png"/><Relationship Id="rId1118" Type="http://schemas.openxmlformats.org/officeDocument/2006/relationships/image" Target="media/image1097.png"/><Relationship Id="rId1325" Type="http://schemas.openxmlformats.org/officeDocument/2006/relationships/image" Target="media/image1304.png"/><Relationship Id="rId902" Type="http://schemas.openxmlformats.org/officeDocument/2006/relationships/image" Target="media/image894.png"/><Relationship Id="rId31" Type="http://schemas.openxmlformats.org/officeDocument/2006/relationships/image" Target="media/image23.png"/><Relationship Id="rId180" Type="http://schemas.openxmlformats.org/officeDocument/2006/relationships/image" Target="media/image172.png"/><Relationship Id="rId278" Type="http://schemas.openxmlformats.org/officeDocument/2006/relationships/image" Target="media/image270.png"/><Relationship Id="rId485" Type="http://schemas.openxmlformats.org/officeDocument/2006/relationships/image" Target="media/image477.png"/><Relationship Id="rId692" Type="http://schemas.openxmlformats.org/officeDocument/2006/relationships/image" Target="media/image684.png"/><Relationship Id="rId138" Type="http://schemas.openxmlformats.org/officeDocument/2006/relationships/image" Target="media/image130.png"/><Relationship Id="rId345" Type="http://schemas.openxmlformats.org/officeDocument/2006/relationships/image" Target="media/image337.png"/><Relationship Id="rId552" Type="http://schemas.openxmlformats.org/officeDocument/2006/relationships/image" Target="media/image544.png"/><Relationship Id="rId997" Type="http://schemas.openxmlformats.org/officeDocument/2006/relationships/image" Target="media/image989.png"/><Relationship Id="rId1182" Type="http://schemas.openxmlformats.org/officeDocument/2006/relationships/image" Target="media/image1161.png"/><Relationship Id="rId205" Type="http://schemas.openxmlformats.org/officeDocument/2006/relationships/image" Target="media/image197.png"/><Relationship Id="rId412" Type="http://schemas.openxmlformats.org/officeDocument/2006/relationships/image" Target="media/image404.png"/><Relationship Id="rId857" Type="http://schemas.openxmlformats.org/officeDocument/2006/relationships/image" Target="media/image849.png"/><Relationship Id="rId1042" Type="http://schemas.openxmlformats.org/officeDocument/2006/relationships/image" Target="media/image1028.png"/><Relationship Id="rId1487" Type="http://schemas.openxmlformats.org/officeDocument/2006/relationships/theme" Target="theme/theme1.xml"/><Relationship Id="rId717" Type="http://schemas.openxmlformats.org/officeDocument/2006/relationships/image" Target="media/image709.png"/><Relationship Id="rId924" Type="http://schemas.openxmlformats.org/officeDocument/2006/relationships/image" Target="media/image916.png"/><Relationship Id="rId1347" Type="http://schemas.openxmlformats.org/officeDocument/2006/relationships/image" Target="media/image1326.png"/><Relationship Id="rId53" Type="http://schemas.openxmlformats.org/officeDocument/2006/relationships/image" Target="media/image45.png"/><Relationship Id="rId1207" Type="http://schemas.openxmlformats.org/officeDocument/2006/relationships/image" Target="media/image1186.png"/><Relationship Id="rId1414" Type="http://schemas.openxmlformats.org/officeDocument/2006/relationships/image" Target="media/image1393.png"/><Relationship Id="rId367" Type="http://schemas.openxmlformats.org/officeDocument/2006/relationships/image" Target="media/image359.png"/><Relationship Id="rId574" Type="http://schemas.openxmlformats.org/officeDocument/2006/relationships/image" Target="media/image566.png"/><Relationship Id="rId227" Type="http://schemas.openxmlformats.org/officeDocument/2006/relationships/image" Target="media/image219.png"/><Relationship Id="rId781" Type="http://schemas.openxmlformats.org/officeDocument/2006/relationships/image" Target="media/image773.png"/><Relationship Id="rId879" Type="http://schemas.openxmlformats.org/officeDocument/2006/relationships/image" Target="media/image871.png"/><Relationship Id="rId434" Type="http://schemas.openxmlformats.org/officeDocument/2006/relationships/image" Target="media/image426.png"/><Relationship Id="rId641" Type="http://schemas.openxmlformats.org/officeDocument/2006/relationships/image" Target="media/image633.png"/><Relationship Id="rId739" Type="http://schemas.openxmlformats.org/officeDocument/2006/relationships/image" Target="media/image731.png"/><Relationship Id="rId1064" Type="http://schemas.openxmlformats.org/officeDocument/2006/relationships/image" Target="media/image1050.png"/><Relationship Id="rId1271" Type="http://schemas.openxmlformats.org/officeDocument/2006/relationships/image" Target="media/image1250.png"/><Relationship Id="rId1369" Type="http://schemas.openxmlformats.org/officeDocument/2006/relationships/image" Target="media/image1348.png"/><Relationship Id="rId501" Type="http://schemas.openxmlformats.org/officeDocument/2006/relationships/image" Target="media/image493.png"/><Relationship Id="rId946" Type="http://schemas.openxmlformats.org/officeDocument/2006/relationships/image" Target="media/image938.png"/><Relationship Id="rId1131" Type="http://schemas.openxmlformats.org/officeDocument/2006/relationships/image" Target="media/image1110.png"/><Relationship Id="rId1229" Type="http://schemas.openxmlformats.org/officeDocument/2006/relationships/image" Target="media/image1208.png"/><Relationship Id="rId75" Type="http://schemas.openxmlformats.org/officeDocument/2006/relationships/image" Target="media/image67.png"/><Relationship Id="rId806" Type="http://schemas.openxmlformats.org/officeDocument/2006/relationships/image" Target="media/image798.png"/><Relationship Id="rId1436" Type="http://schemas.openxmlformats.org/officeDocument/2006/relationships/hyperlink" Target="https://admin.igems.se/movies/MachineTemplate.mp4" TargetMode="External"/><Relationship Id="rId291" Type="http://schemas.openxmlformats.org/officeDocument/2006/relationships/image" Target="media/image283.png"/><Relationship Id="rId151" Type="http://schemas.openxmlformats.org/officeDocument/2006/relationships/image" Target="media/image143.png"/><Relationship Id="rId389" Type="http://schemas.openxmlformats.org/officeDocument/2006/relationships/image" Target="media/image381.png"/><Relationship Id="rId596" Type="http://schemas.openxmlformats.org/officeDocument/2006/relationships/image" Target="media/image588.png"/><Relationship Id="rId249" Type="http://schemas.openxmlformats.org/officeDocument/2006/relationships/image" Target="media/image241.png"/><Relationship Id="rId456" Type="http://schemas.openxmlformats.org/officeDocument/2006/relationships/image" Target="media/image448.png"/><Relationship Id="rId663" Type="http://schemas.openxmlformats.org/officeDocument/2006/relationships/image" Target="media/image655.png"/><Relationship Id="rId870" Type="http://schemas.openxmlformats.org/officeDocument/2006/relationships/image" Target="media/image862.png"/><Relationship Id="rId1086" Type="http://schemas.openxmlformats.org/officeDocument/2006/relationships/image" Target="media/image1070.png"/><Relationship Id="rId1293" Type="http://schemas.openxmlformats.org/officeDocument/2006/relationships/image" Target="media/image1272.png"/><Relationship Id="rId109" Type="http://schemas.openxmlformats.org/officeDocument/2006/relationships/image" Target="media/image101.png"/><Relationship Id="rId316" Type="http://schemas.openxmlformats.org/officeDocument/2006/relationships/image" Target="media/image308.png"/><Relationship Id="rId523" Type="http://schemas.openxmlformats.org/officeDocument/2006/relationships/image" Target="media/image515.png"/><Relationship Id="rId968" Type="http://schemas.openxmlformats.org/officeDocument/2006/relationships/image" Target="media/image960.png"/><Relationship Id="rId1153" Type="http://schemas.openxmlformats.org/officeDocument/2006/relationships/image" Target="media/image1132.png"/><Relationship Id="rId97" Type="http://schemas.openxmlformats.org/officeDocument/2006/relationships/image" Target="media/image89.png"/><Relationship Id="rId730" Type="http://schemas.openxmlformats.org/officeDocument/2006/relationships/image" Target="media/image722.png"/><Relationship Id="rId828" Type="http://schemas.openxmlformats.org/officeDocument/2006/relationships/image" Target="media/image820.png"/><Relationship Id="rId1013" Type="http://schemas.openxmlformats.org/officeDocument/2006/relationships/image" Target="media/image1005.png"/><Relationship Id="rId1360" Type="http://schemas.openxmlformats.org/officeDocument/2006/relationships/image" Target="media/image1339.png"/><Relationship Id="rId1458" Type="http://schemas.openxmlformats.org/officeDocument/2006/relationships/image" Target="media/image1435.png"/><Relationship Id="rId1220" Type="http://schemas.openxmlformats.org/officeDocument/2006/relationships/image" Target="media/image1199.png"/><Relationship Id="rId1318" Type="http://schemas.openxmlformats.org/officeDocument/2006/relationships/image" Target="media/image1297.png"/><Relationship Id="rId24" Type="http://schemas.openxmlformats.org/officeDocument/2006/relationships/image" Target="media/image16.png"/><Relationship Id="rId173" Type="http://schemas.openxmlformats.org/officeDocument/2006/relationships/image" Target="media/image165.png"/><Relationship Id="rId380" Type="http://schemas.openxmlformats.org/officeDocument/2006/relationships/image" Target="media/image372.png"/><Relationship Id="rId240" Type="http://schemas.openxmlformats.org/officeDocument/2006/relationships/image" Target="media/image232.png"/><Relationship Id="rId478" Type="http://schemas.openxmlformats.org/officeDocument/2006/relationships/image" Target="media/image470.png"/><Relationship Id="rId685" Type="http://schemas.openxmlformats.org/officeDocument/2006/relationships/image" Target="media/image677.png"/><Relationship Id="rId892" Type="http://schemas.openxmlformats.org/officeDocument/2006/relationships/image" Target="media/image884.png"/><Relationship Id="rId100" Type="http://schemas.openxmlformats.org/officeDocument/2006/relationships/image" Target="media/image92.png"/><Relationship Id="rId338" Type="http://schemas.openxmlformats.org/officeDocument/2006/relationships/image" Target="media/image330.png"/><Relationship Id="rId545" Type="http://schemas.openxmlformats.org/officeDocument/2006/relationships/image" Target="media/image537.png"/><Relationship Id="rId752" Type="http://schemas.openxmlformats.org/officeDocument/2006/relationships/image" Target="media/image744.png"/><Relationship Id="rId1175" Type="http://schemas.openxmlformats.org/officeDocument/2006/relationships/image" Target="media/image1154.png"/><Relationship Id="rId1382" Type="http://schemas.openxmlformats.org/officeDocument/2006/relationships/image" Target="media/image1361.png"/><Relationship Id="rId405" Type="http://schemas.openxmlformats.org/officeDocument/2006/relationships/image" Target="media/image397.png"/><Relationship Id="rId612" Type="http://schemas.openxmlformats.org/officeDocument/2006/relationships/image" Target="media/image604.png"/><Relationship Id="rId1035" Type="http://schemas.openxmlformats.org/officeDocument/2006/relationships/image" Target="media/image1021.png"/><Relationship Id="rId1242" Type="http://schemas.openxmlformats.org/officeDocument/2006/relationships/image" Target="media/image1221.png"/><Relationship Id="rId917" Type="http://schemas.openxmlformats.org/officeDocument/2006/relationships/image" Target="media/image909.png"/><Relationship Id="rId1102" Type="http://schemas.openxmlformats.org/officeDocument/2006/relationships/image" Target="media/image1081.png"/><Relationship Id="rId46" Type="http://schemas.openxmlformats.org/officeDocument/2006/relationships/image" Target="media/image38.png"/><Relationship Id="rId1407" Type="http://schemas.openxmlformats.org/officeDocument/2006/relationships/image" Target="media/image1386.png"/><Relationship Id="rId195" Type="http://schemas.openxmlformats.org/officeDocument/2006/relationships/image" Target="media/image187.png"/><Relationship Id="rId262" Type="http://schemas.openxmlformats.org/officeDocument/2006/relationships/image" Target="media/image254.png"/><Relationship Id="rId567" Type="http://schemas.openxmlformats.org/officeDocument/2006/relationships/image" Target="media/image559.png"/><Relationship Id="rId1197" Type="http://schemas.openxmlformats.org/officeDocument/2006/relationships/image" Target="media/image1176.png"/><Relationship Id="rId122" Type="http://schemas.openxmlformats.org/officeDocument/2006/relationships/image" Target="media/image114.png"/><Relationship Id="rId774" Type="http://schemas.openxmlformats.org/officeDocument/2006/relationships/image" Target="media/image766.png"/><Relationship Id="rId981" Type="http://schemas.openxmlformats.org/officeDocument/2006/relationships/image" Target="media/image973.png"/><Relationship Id="rId1057" Type="http://schemas.openxmlformats.org/officeDocument/2006/relationships/image" Target="media/image1043.png"/><Relationship Id="rId427" Type="http://schemas.openxmlformats.org/officeDocument/2006/relationships/image" Target="media/image419.png"/><Relationship Id="rId634" Type="http://schemas.openxmlformats.org/officeDocument/2006/relationships/image" Target="media/image626.png"/><Relationship Id="rId841" Type="http://schemas.openxmlformats.org/officeDocument/2006/relationships/image" Target="media/image833.png"/><Relationship Id="rId1264" Type="http://schemas.openxmlformats.org/officeDocument/2006/relationships/image" Target="media/image1243.png"/><Relationship Id="rId1471" Type="http://schemas.openxmlformats.org/officeDocument/2006/relationships/image" Target="media/image1448.png"/><Relationship Id="rId701" Type="http://schemas.openxmlformats.org/officeDocument/2006/relationships/image" Target="media/image693.png"/><Relationship Id="rId939" Type="http://schemas.openxmlformats.org/officeDocument/2006/relationships/image" Target="media/image931.png"/><Relationship Id="rId1124" Type="http://schemas.openxmlformats.org/officeDocument/2006/relationships/image" Target="media/image1103.png"/><Relationship Id="rId1331" Type="http://schemas.openxmlformats.org/officeDocument/2006/relationships/image" Target="media/image1310.png"/><Relationship Id="rId68" Type="http://schemas.openxmlformats.org/officeDocument/2006/relationships/image" Target="media/image60.png"/><Relationship Id="rId1429" Type="http://schemas.openxmlformats.org/officeDocument/2006/relationships/image" Target="media/image1408.png"/><Relationship Id="rId284" Type="http://schemas.openxmlformats.org/officeDocument/2006/relationships/image" Target="media/image276.png"/><Relationship Id="rId491" Type="http://schemas.openxmlformats.org/officeDocument/2006/relationships/image" Target="media/image483.png"/><Relationship Id="rId144" Type="http://schemas.openxmlformats.org/officeDocument/2006/relationships/image" Target="media/image136.png"/><Relationship Id="rId589" Type="http://schemas.openxmlformats.org/officeDocument/2006/relationships/image" Target="media/image581.png"/><Relationship Id="rId796" Type="http://schemas.openxmlformats.org/officeDocument/2006/relationships/image" Target="media/image788.png"/><Relationship Id="rId351" Type="http://schemas.openxmlformats.org/officeDocument/2006/relationships/image" Target="media/image343.png"/><Relationship Id="rId449" Type="http://schemas.openxmlformats.org/officeDocument/2006/relationships/image" Target="media/image441.png"/><Relationship Id="rId656" Type="http://schemas.openxmlformats.org/officeDocument/2006/relationships/image" Target="media/image648.png"/><Relationship Id="rId863" Type="http://schemas.openxmlformats.org/officeDocument/2006/relationships/image" Target="media/image855.png"/><Relationship Id="rId1079" Type="http://schemas.openxmlformats.org/officeDocument/2006/relationships/image" Target="media/image1065.png"/><Relationship Id="rId1286" Type="http://schemas.openxmlformats.org/officeDocument/2006/relationships/image" Target="media/image1265.png"/><Relationship Id="rId211" Type="http://schemas.openxmlformats.org/officeDocument/2006/relationships/image" Target="media/image203.png"/><Relationship Id="rId309" Type="http://schemas.openxmlformats.org/officeDocument/2006/relationships/image" Target="media/image301.png"/><Relationship Id="rId516" Type="http://schemas.openxmlformats.org/officeDocument/2006/relationships/image" Target="media/image508.png"/><Relationship Id="rId1146" Type="http://schemas.openxmlformats.org/officeDocument/2006/relationships/image" Target="media/image1125.png"/><Relationship Id="rId723" Type="http://schemas.openxmlformats.org/officeDocument/2006/relationships/image" Target="media/image715.png"/><Relationship Id="rId930" Type="http://schemas.openxmlformats.org/officeDocument/2006/relationships/image" Target="media/image922.png"/><Relationship Id="rId1006" Type="http://schemas.openxmlformats.org/officeDocument/2006/relationships/image" Target="media/image998.png"/><Relationship Id="rId1353" Type="http://schemas.openxmlformats.org/officeDocument/2006/relationships/image" Target="media/image1332.png"/><Relationship Id="rId1213" Type="http://schemas.openxmlformats.org/officeDocument/2006/relationships/image" Target="media/image1192.png"/><Relationship Id="rId1420" Type="http://schemas.openxmlformats.org/officeDocument/2006/relationships/image" Target="media/image1399.png"/><Relationship Id="rId17" Type="http://schemas.openxmlformats.org/officeDocument/2006/relationships/image" Target="media/image9.png"/><Relationship Id="rId166" Type="http://schemas.openxmlformats.org/officeDocument/2006/relationships/image" Target="media/image158.png"/><Relationship Id="rId373" Type="http://schemas.openxmlformats.org/officeDocument/2006/relationships/image" Target="media/image365.png"/><Relationship Id="rId580" Type="http://schemas.openxmlformats.org/officeDocument/2006/relationships/image" Target="media/image572.png"/><Relationship Id="rId1" Type="http://schemas.openxmlformats.org/officeDocument/2006/relationships/customXml" Target="../customXml/item1.xml"/><Relationship Id="rId233" Type="http://schemas.openxmlformats.org/officeDocument/2006/relationships/image" Target="media/image225.png"/><Relationship Id="rId440" Type="http://schemas.openxmlformats.org/officeDocument/2006/relationships/image" Target="media/image432.png"/><Relationship Id="rId678" Type="http://schemas.openxmlformats.org/officeDocument/2006/relationships/image" Target="media/image670.png"/><Relationship Id="rId885" Type="http://schemas.openxmlformats.org/officeDocument/2006/relationships/image" Target="media/image877.png"/><Relationship Id="rId1070" Type="http://schemas.openxmlformats.org/officeDocument/2006/relationships/image" Target="media/image1056.png"/><Relationship Id="rId300" Type="http://schemas.openxmlformats.org/officeDocument/2006/relationships/image" Target="media/image292.png"/><Relationship Id="rId538" Type="http://schemas.openxmlformats.org/officeDocument/2006/relationships/image" Target="media/image530.png"/><Relationship Id="rId745" Type="http://schemas.openxmlformats.org/officeDocument/2006/relationships/image" Target="media/image737.png"/><Relationship Id="rId952" Type="http://schemas.openxmlformats.org/officeDocument/2006/relationships/image" Target="media/image944.png"/><Relationship Id="rId1168" Type="http://schemas.openxmlformats.org/officeDocument/2006/relationships/image" Target="media/image1147.png"/><Relationship Id="rId1375" Type="http://schemas.openxmlformats.org/officeDocument/2006/relationships/image" Target="media/image1354.png"/><Relationship Id="rId81" Type="http://schemas.openxmlformats.org/officeDocument/2006/relationships/image" Target="media/image73.png"/><Relationship Id="rId605" Type="http://schemas.openxmlformats.org/officeDocument/2006/relationships/image" Target="media/image597.png"/><Relationship Id="rId812" Type="http://schemas.openxmlformats.org/officeDocument/2006/relationships/image" Target="media/image804.png"/><Relationship Id="rId1028" Type="http://schemas.openxmlformats.org/officeDocument/2006/relationships/image" Target="media/image1017.png"/><Relationship Id="rId1235" Type="http://schemas.openxmlformats.org/officeDocument/2006/relationships/image" Target="media/image1214.png"/><Relationship Id="rId1442" Type="http://schemas.openxmlformats.org/officeDocument/2006/relationships/image" Target="media/image1419.png"/><Relationship Id="rId1302" Type="http://schemas.openxmlformats.org/officeDocument/2006/relationships/image" Target="media/image1281.png"/><Relationship Id="rId39" Type="http://schemas.openxmlformats.org/officeDocument/2006/relationships/image" Target="media/image31.png"/><Relationship Id="rId188" Type="http://schemas.openxmlformats.org/officeDocument/2006/relationships/image" Target="media/image180.png"/><Relationship Id="rId395" Type="http://schemas.openxmlformats.org/officeDocument/2006/relationships/image" Target="media/image387.png"/><Relationship Id="rId255" Type="http://schemas.openxmlformats.org/officeDocument/2006/relationships/image" Target="media/image247.png"/><Relationship Id="rId462" Type="http://schemas.openxmlformats.org/officeDocument/2006/relationships/image" Target="media/image454.png"/><Relationship Id="rId1092" Type="http://schemas.openxmlformats.org/officeDocument/2006/relationships/image" Target="media/image1075.png"/><Relationship Id="rId1397" Type="http://schemas.openxmlformats.org/officeDocument/2006/relationships/image" Target="media/image1376.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1A229C7-5277-498C-98C0-3441C5097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30369</TotalTime>
  <Pages>364</Pages>
  <Words>65120</Words>
  <Characters>302158</Characters>
  <Application>Microsoft Office Word</Application>
  <DocSecurity>0</DocSecurity>
  <Lines>8887</Lines>
  <Paragraphs>6558</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Rubrik 1</vt:lpstr>
      <vt:lpstr>Rubrik 1</vt:lpstr>
    </vt:vector>
  </TitlesOfParts>
  <Company/>
  <LinksUpToDate>false</LinksUpToDate>
  <CharactersWithSpaces>360720</CharactersWithSpaces>
  <SharedDoc>false</SharedDoc>
  <HLinks>
    <vt:vector size="1296" baseType="variant">
      <vt:variant>
        <vt:i4>524305</vt:i4>
      </vt:variant>
      <vt:variant>
        <vt:i4>4140</vt:i4>
      </vt:variant>
      <vt:variant>
        <vt:i4>0</vt:i4>
      </vt:variant>
      <vt:variant>
        <vt:i4>5</vt:i4>
      </vt:variant>
      <vt:variant>
        <vt:lpwstr>http://www.igems.se/</vt:lpwstr>
      </vt:variant>
      <vt:variant>
        <vt:lpwstr/>
      </vt:variant>
      <vt:variant>
        <vt:i4>1179709</vt:i4>
      </vt:variant>
      <vt:variant>
        <vt:i4>1286</vt:i4>
      </vt:variant>
      <vt:variant>
        <vt:i4>0</vt:i4>
      </vt:variant>
      <vt:variant>
        <vt:i4>5</vt:i4>
      </vt:variant>
      <vt:variant>
        <vt:lpwstr/>
      </vt:variant>
      <vt:variant>
        <vt:lpwstr>_Toc335394212</vt:lpwstr>
      </vt:variant>
      <vt:variant>
        <vt:i4>1179709</vt:i4>
      </vt:variant>
      <vt:variant>
        <vt:i4>1280</vt:i4>
      </vt:variant>
      <vt:variant>
        <vt:i4>0</vt:i4>
      </vt:variant>
      <vt:variant>
        <vt:i4>5</vt:i4>
      </vt:variant>
      <vt:variant>
        <vt:lpwstr/>
      </vt:variant>
      <vt:variant>
        <vt:lpwstr>_Toc335394211</vt:lpwstr>
      </vt:variant>
      <vt:variant>
        <vt:i4>1179709</vt:i4>
      </vt:variant>
      <vt:variant>
        <vt:i4>1274</vt:i4>
      </vt:variant>
      <vt:variant>
        <vt:i4>0</vt:i4>
      </vt:variant>
      <vt:variant>
        <vt:i4>5</vt:i4>
      </vt:variant>
      <vt:variant>
        <vt:lpwstr/>
      </vt:variant>
      <vt:variant>
        <vt:lpwstr>_Toc335394210</vt:lpwstr>
      </vt:variant>
      <vt:variant>
        <vt:i4>1245245</vt:i4>
      </vt:variant>
      <vt:variant>
        <vt:i4>1268</vt:i4>
      </vt:variant>
      <vt:variant>
        <vt:i4>0</vt:i4>
      </vt:variant>
      <vt:variant>
        <vt:i4>5</vt:i4>
      </vt:variant>
      <vt:variant>
        <vt:lpwstr/>
      </vt:variant>
      <vt:variant>
        <vt:lpwstr>_Toc335394209</vt:lpwstr>
      </vt:variant>
      <vt:variant>
        <vt:i4>1245245</vt:i4>
      </vt:variant>
      <vt:variant>
        <vt:i4>1262</vt:i4>
      </vt:variant>
      <vt:variant>
        <vt:i4>0</vt:i4>
      </vt:variant>
      <vt:variant>
        <vt:i4>5</vt:i4>
      </vt:variant>
      <vt:variant>
        <vt:lpwstr/>
      </vt:variant>
      <vt:variant>
        <vt:lpwstr>_Toc335394208</vt:lpwstr>
      </vt:variant>
      <vt:variant>
        <vt:i4>1245245</vt:i4>
      </vt:variant>
      <vt:variant>
        <vt:i4>1256</vt:i4>
      </vt:variant>
      <vt:variant>
        <vt:i4>0</vt:i4>
      </vt:variant>
      <vt:variant>
        <vt:i4>5</vt:i4>
      </vt:variant>
      <vt:variant>
        <vt:lpwstr/>
      </vt:variant>
      <vt:variant>
        <vt:lpwstr>_Toc335394207</vt:lpwstr>
      </vt:variant>
      <vt:variant>
        <vt:i4>1245245</vt:i4>
      </vt:variant>
      <vt:variant>
        <vt:i4>1250</vt:i4>
      </vt:variant>
      <vt:variant>
        <vt:i4>0</vt:i4>
      </vt:variant>
      <vt:variant>
        <vt:i4>5</vt:i4>
      </vt:variant>
      <vt:variant>
        <vt:lpwstr/>
      </vt:variant>
      <vt:variant>
        <vt:lpwstr>_Toc335394206</vt:lpwstr>
      </vt:variant>
      <vt:variant>
        <vt:i4>1245245</vt:i4>
      </vt:variant>
      <vt:variant>
        <vt:i4>1244</vt:i4>
      </vt:variant>
      <vt:variant>
        <vt:i4>0</vt:i4>
      </vt:variant>
      <vt:variant>
        <vt:i4>5</vt:i4>
      </vt:variant>
      <vt:variant>
        <vt:lpwstr/>
      </vt:variant>
      <vt:variant>
        <vt:lpwstr>_Toc335394205</vt:lpwstr>
      </vt:variant>
      <vt:variant>
        <vt:i4>1245245</vt:i4>
      </vt:variant>
      <vt:variant>
        <vt:i4>1238</vt:i4>
      </vt:variant>
      <vt:variant>
        <vt:i4>0</vt:i4>
      </vt:variant>
      <vt:variant>
        <vt:i4>5</vt:i4>
      </vt:variant>
      <vt:variant>
        <vt:lpwstr/>
      </vt:variant>
      <vt:variant>
        <vt:lpwstr>_Toc335394204</vt:lpwstr>
      </vt:variant>
      <vt:variant>
        <vt:i4>1245245</vt:i4>
      </vt:variant>
      <vt:variant>
        <vt:i4>1232</vt:i4>
      </vt:variant>
      <vt:variant>
        <vt:i4>0</vt:i4>
      </vt:variant>
      <vt:variant>
        <vt:i4>5</vt:i4>
      </vt:variant>
      <vt:variant>
        <vt:lpwstr/>
      </vt:variant>
      <vt:variant>
        <vt:lpwstr>_Toc335394203</vt:lpwstr>
      </vt:variant>
      <vt:variant>
        <vt:i4>1245245</vt:i4>
      </vt:variant>
      <vt:variant>
        <vt:i4>1226</vt:i4>
      </vt:variant>
      <vt:variant>
        <vt:i4>0</vt:i4>
      </vt:variant>
      <vt:variant>
        <vt:i4>5</vt:i4>
      </vt:variant>
      <vt:variant>
        <vt:lpwstr/>
      </vt:variant>
      <vt:variant>
        <vt:lpwstr>_Toc335394202</vt:lpwstr>
      </vt:variant>
      <vt:variant>
        <vt:i4>1245245</vt:i4>
      </vt:variant>
      <vt:variant>
        <vt:i4>1220</vt:i4>
      </vt:variant>
      <vt:variant>
        <vt:i4>0</vt:i4>
      </vt:variant>
      <vt:variant>
        <vt:i4>5</vt:i4>
      </vt:variant>
      <vt:variant>
        <vt:lpwstr/>
      </vt:variant>
      <vt:variant>
        <vt:lpwstr>_Toc335394201</vt:lpwstr>
      </vt:variant>
      <vt:variant>
        <vt:i4>1245245</vt:i4>
      </vt:variant>
      <vt:variant>
        <vt:i4>1214</vt:i4>
      </vt:variant>
      <vt:variant>
        <vt:i4>0</vt:i4>
      </vt:variant>
      <vt:variant>
        <vt:i4>5</vt:i4>
      </vt:variant>
      <vt:variant>
        <vt:lpwstr/>
      </vt:variant>
      <vt:variant>
        <vt:lpwstr>_Toc335394200</vt:lpwstr>
      </vt:variant>
      <vt:variant>
        <vt:i4>1703998</vt:i4>
      </vt:variant>
      <vt:variant>
        <vt:i4>1208</vt:i4>
      </vt:variant>
      <vt:variant>
        <vt:i4>0</vt:i4>
      </vt:variant>
      <vt:variant>
        <vt:i4>5</vt:i4>
      </vt:variant>
      <vt:variant>
        <vt:lpwstr/>
      </vt:variant>
      <vt:variant>
        <vt:lpwstr>_Toc335394199</vt:lpwstr>
      </vt:variant>
      <vt:variant>
        <vt:i4>1703998</vt:i4>
      </vt:variant>
      <vt:variant>
        <vt:i4>1202</vt:i4>
      </vt:variant>
      <vt:variant>
        <vt:i4>0</vt:i4>
      </vt:variant>
      <vt:variant>
        <vt:i4>5</vt:i4>
      </vt:variant>
      <vt:variant>
        <vt:lpwstr/>
      </vt:variant>
      <vt:variant>
        <vt:lpwstr>_Toc335394198</vt:lpwstr>
      </vt:variant>
      <vt:variant>
        <vt:i4>1703998</vt:i4>
      </vt:variant>
      <vt:variant>
        <vt:i4>1196</vt:i4>
      </vt:variant>
      <vt:variant>
        <vt:i4>0</vt:i4>
      </vt:variant>
      <vt:variant>
        <vt:i4>5</vt:i4>
      </vt:variant>
      <vt:variant>
        <vt:lpwstr/>
      </vt:variant>
      <vt:variant>
        <vt:lpwstr>_Toc335394197</vt:lpwstr>
      </vt:variant>
      <vt:variant>
        <vt:i4>1703998</vt:i4>
      </vt:variant>
      <vt:variant>
        <vt:i4>1190</vt:i4>
      </vt:variant>
      <vt:variant>
        <vt:i4>0</vt:i4>
      </vt:variant>
      <vt:variant>
        <vt:i4>5</vt:i4>
      </vt:variant>
      <vt:variant>
        <vt:lpwstr/>
      </vt:variant>
      <vt:variant>
        <vt:lpwstr>_Toc335394196</vt:lpwstr>
      </vt:variant>
      <vt:variant>
        <vt:i4>1703998</vt:i4>
      </vt:variant>
      <vt:variant>
        <vt:i4>1184</vt:i4>
      </vt:variant>
      <vt:variant>
        <vt:i4>0</vt:i4>
      </vt:variant>
      <vt:variant>
        <vt:i4>5</vt:i4>
      </vt:variant>
      <vt:variant>
        <vt:lpwstr/>
      </vt:variant>
      <vt:variant>
        <vt:lpwstr>_Toc335394195</vt:lpwstr>
      </vt:variant>
      <vt:variant>
        <vt:i4>1703998</vt:i4>
      </vt:variant>
      <vt:variant>
        <vt:i4>1178</vt:i4>
      </vt:variant>
      <vt:variant>
        <vt:i4>0</vt:i4>
      </vt:variant>
      <vt:variant>
        <vt:i4>5</vt:i4>
      </vt:variant>
      <vt:variant>
        <vt:lpwstr/>
      </vt:variant>
      <vt:variant>
        <vt:lpwstr>_Toc335394194</vt:lpwstr>
      </vt:variant>
      <vt:variant>
        <vt:i4>1703998</vt:i4>
      </vt:variant>
      <vt:variant>
        <vt:i4>1172</vt:i4>
      </vt:variant>
      <vt:variant>
        <vt:i4>0</vt:i4>
      </vt:variant>
      <vt:variant>
        <vt:i4>5</vt:i4>
      </vt:variant>
      <vt:variant>
        <vt:lpwstr/>
      </vt:variant>
      <vt:variant>
        <vt:lpwstr>_Toc335394193</vt:lpwstr>
      </vt:variant>
      <vt:variant>
        <vt:i4>1703998</vt:i4>
      </vt:variant>
      <vt:variant>
        <vt:i4>1166</vt:i4>
      </vt:variant>
      <vt:variant>
        <vt:i4>0</vt:i4>
      </vt:variant>
      <vt:variant>
        <vt:i4>5</vt:i4>
      </vt:variant>
      <vt:variant>
        <vt:lpwstr/>
      </vt:variant>
      <vt:variant>
        <vt:lpwstr>_Toc335394192</vt:lpwstr>
      </vt:variant>
      <vt:variant>
        <vt:i4>1703998</vt:i4>
      </vt:variant>
      <vt:variant>
        <vt:i4>1160</vt:i4>
      </vt:variant>
      <vt:variant>
        <vt:i4>0</vt:i4>
      </vt:variant>
      <vt:variant>
        <vt:i4>5</vt:i4>
      </vt:variant>
      <vt:variant>
        <vt:lpwstr/>
      </vt:variant>
      <vt:variant>
        <vt:lpwstr>_Toc335394191</vt:lpwstr>
      </vt:variant>
      <vt:variant>
        <vt:i4>1703998</vt:i4>
      </vt:variant>
      <vt:variant>
        <vt:i4>1154</vt:i4>
      </vt:variant>
      <vt:variant>
        <vt:i4>0</vt:i4>
      </vt:variant>
      <vt:variant>
        <vt:i4>5</vt:i4>
      </vt:variant>
      <vt:variant>
        <vt:lpwstr/>
      </vt:variant>
      <vt:variant>
        <vt:lpwstr>_Toc335394190</vt:lpwstr>
      </vt:variant>
      <vt:variant>
        <vt:i4>1769534</vt:i4>
      </vt:variant>
      <vt:variant>
        <vt:i4>1148</vt:i4>
      </vt:variant>
      <vt:variant>
        <vt:i4>0</vt:i4>
      </vt:variant>
      <vt:variant>
        <vt:i4>5</vt:i4>
      </vt:variant>
      <vt:variant>
        <vt:lpwstr/>
      </vt:variant>
      <vt:variant>
        <vt:lpwstr>_Toc335394189</vt:lpwstr>
      </vt:variant>
      <vt:variant>
        <vt:i4>1769534</vt:i4>
      </vt:variant>
      <vt:variant>
        <vt:i4>1142</vt:i4>
      </vt:variant>
      <vt:variant>
        <vt:i4>0</vt:i4>
      </vt:variant>
      <vt:variant>
        <vt:i4>5</vt:i4>
      </vt:variant>
      <vt:variant>
        <vt:lpwstr/>
      </vt:variant>
      <vt:variant>
        <vt:lpwstr>_Toc335394188</vt:lpwstr>
      </vt:variant>
      <vt:variant>
        <vt:i4>1769534</vt:i4>
      </vt:variant>
      <vt:variant>
        <vt:i4>1136</vt:i4>
      </vt:variant>
      <vt:variant>
        <vt:i4>0</vt:i4>
      </vt:variant>
      <vt:variant>
        <vt:i4>5</vt:i4>
      </vt:variant>
      <vt:variant>
        <vt:lpwstr/>
      </vt:variant>
      <vt:variant>
        <vt:lpwstr>_Toc335394187</vt:lpwstr>
      </vt:variant>
      <vt:variant>
        <vt:i4>1769534</vt:i4>
      </vt:variant>
      <vt:variant>
        <vt:i4>1130</vt:i4>
      </vt:variant>
      <vt:variant>
        <vt:i4>0</vt:i4>
      </vt:variant>
      <vt:variant>
        <vt:i4>5</vt:i4>
      </vt:variant>
      <vt:variant>
        <vt:lpwstr/>
      </vt:variant>
      <vt:variant>
        <vt:lpwstr>_Toc335394186</vt:lpwstr>
      </vt:variant>
      <vt:variant>
        <vt:i4>1769534</vt:i4>
      </vt:variant>
      <vt:variant>
        <vt:i4>1124</vt:i4>
      </vt:variant>
      <vt:variant>
        <vt:i4>0</vt:i4>
      </vt:variant>
      <vt:variant>
        <vt:i4>5</vt:i4>
      </vt:variant>
      <vt:variant>
        <vt:lpwstr/>
      </vt:variant>
      <vt:variant>
        <vt:lpwstr>_Toc335394185</vt:lpwstr>
      </vt:variant>
      <vt:variant>
        <vt:i4>1769534</vt:i4>
      </vt:variant>
      <vt:variant>
        <vt:i4>1118</vt:i4>
      </vt:variant>
      <vt:variant>
        <vt:i4>0</vt:i4>
      </vt:variant>
      <vt:variant>
        <vt:i4>5</vt:i4>
      </vt:variant>
      <vt:variant>
        <vt:lpwstr/>
      </vt:variant>
      <vt:variant>
        <vt:lpwstr>_Toc335394184</vt:lpwstr>
      </vt:variant>
      <vt:variant>
        <vt:i4>1769534</vt:i4>
      </vt:variant>
      <vt:variant>
        <vt:i4>1112</vt:i4>
      </vt:variant>
      <vt:variant>
        <vt:i4>0</vt:i4>
      </vt:variant>
      <vt:variant>
        <vt:i4>5</vt:i4>
      </vt:variant>
      <vt:variant>
        <vt:lpwstr/>
      </vt:variant>
      <vt:variant>
        <vt:lpwstr>_Toc335394183</vt:lpwstr>
      </vt:variant>
      <vt:variant>
        <vt:i4>1769534</vt:i4>
      </vt:variant>
      <vt:variant>
        <vt:i4>1106</vt:i4>
      </vt:variant>
      <vt:variant>
        <vt:i4>0</vt:i4>
      </vt:variant>
      <vt:variant>
        <vt:i4>5</vt:i4>
      </vt:variant>
      <vt:variant>
        <vt:lpwstr/>
      </vt:variant>
      <vt:variant>
        <vt:lpwstr>_Toc335394182</vt:lpwstr>
      </vt:variant>
      <vt:variant>
        <vt:i4>1769534</vt:i4>
      </vt:variant>
      <vt:variant>
        <vt:i4>1100</vt:i4>
      </vt:variant>
      <vt:variant>
        <vt:i4>0</vt:i4>
      </vt:variant>
      <vt:variant>
        <vt:i4>5</vt:i4>
      </vt:variant>
      <vt:variant>
        <vt:lpwstr/>
      </vt:variant>
      <vt:variant>
        <vt:lpwstr>_Toc335394181</vt:lpwstr>
      </vt:variant>
      <vt:variant>
        <vt:i4>1769534</vt:i4>
      </vt:variant>
      <vt:variant>
        <vt:i4>1094</vt:i4>
      </vt:variant>
      <vt:variant>
        <vt:i4>0</vt:i4>
      </vt:variant>
      <vt:variant>
        <vt:i4>5</vt:i4>
      </vt:variant>
      <vt:variant>
        <vt:lpwstr/>
      </vt:variant>
      <vt:variant>
        <vt:lpwstr>_Toc335394180</vt:lpwstr>
      </vt:variant>
      <vt:variant>
        <vt:i4>1310782</vt:i4>
      </vt:variant>
      <vt:variant>
        <vt:i4>1088</vt:i4>
      </vt:variant>
      <vt:variant>
        <vt:i4>0</vt:i4>
      </vt:variant>
      <vt:variant>
        <vt:i4>5</vt:i4>
      </vt:variant>
      <vt:variant>
        <vt:lpwstr/>
      </vt:variant>
      <vt:variant>
        <vt:lpwstr>_Toc335394179</vt:lpwstr>
      </vt:variant>
      <vt:variant>
        <vt:i4>1310782</vt:i4>
      </vt:variant>
      <vt:variant>
        <vt:i4>1082</vt:i4>
      </vt:variant>
      <vt:variant>
        <vt:i4>0</vt:i4>
      </vt:variant>
      <vt:variant>
        <vt:i4>5</vt:i4>
      </vt:variant>
      <vt:variant>
        <vt:lpwstr/>
      </vt:variant>
      <vt:variant>
        <vt:lpwstr>_Toc335394178</vt:lpwstr>
      </vt:variant>
      <vt:variant>
        <vt:i4>1310782</vt:i4>
      </vt:variant>
      <vt:variant>
        <vt:i4>1076</vt:i4>
      </vt:variant>
      <vt:variant>
        <vt:i4>0</vt:i4>
      </vt:variant>
      <vt:variant>
        <vt:i4>5</vt:i4>
      </vt:variant>
      <vt:variant>
        <vt:lpwstr/>
      </vt:variant>
      <vt:variant>
        <vt:lpwstr>_Toc335394177</vt:lpwstr>
      </vt:variant>
      <vt:variant>
        <vt:i4>1310782</vt:i4>
      </vt:variant>
      <vt:variant>
        <vt:i4>1070</vt:i4>
      </vt:variant>
      <vt:variant>
        <vt:i4>0</vt:i4>
      </vt:variant>
      <vt:variant>
        <vt:i4>5</vt:i4>
      </vt:variant>
      <vt:variant>
        <vt:lpwstr/>
      </vt:variant>
      <vt:variant>
        <vt:lpwstr>_Toc335394176</vt:lpwstr>
      </vt:variant>
      <vt:variant>
        <vt:i4>1310782</vt:i4>
      </vt:variant>
      <vt:variant>
        <vt:i4>1064</vt:i4>
      </vt:variant>
      <vt:variant>
        <vt:i4>0</vt:i4>
      </vt:variant>
      <vt:variant>
        <vt:i4>5</vt:i4>
      </vt:variant>
      <vt:variant>
        <vt:lpwstr/>
      </vt:variant>
      <vt:variant>
        <vt:lpwstr>_Toc335394175</vt:lpwstr>
      </vt:variant>
      <vt:variant>
        <vt:i4>1310782</vt:i4>
      </vt:variant>
      <vt:variant>
        <vt:i4>1058</vt:i4>
      </vt:variant>
      <vt:variant>
        <vt:i4>0</vt:i4>
      </vt:variant>
      <vt:variant>
        <vt:i4>5</vt:i4>
      </vt:variant>
      <vt:variant>
        <vt:lpwstr/>
      </vt:variant>
      <vt:variant>
        <vt:lpwstr>_Toc335394174</vt:lpwstr>
      </vt:variant>
      <vt:variant>
        <vt:i4>1310782</vt:i4>
      </vt:variant>
      <vt:variant>
        <vt:i4>1052</vt:i4>
      </vt:variant>
      <vt:variant>
        <vt:i4>0</vt:i4>
      </vt:variant>
      <vt:variant>
        <vt:i4>5</vt:i4>
      </vt:variant>
      <vt:variant>
        <vt:lpwstr/>
      </vt:variant>
      <vt:variant>
        <vt:lpwstr>_Toc335394173</vt:lpwstr>
      </vt:variant>
      <vt:variant>
        <vt:i4>1310782</vt:i4>
      </vt:variant>
      <vt:variant>
        <vt:i4>1046</vt:i4>
      </vt:variant>
      <vt:variant>
        <vt:i4>0</vt:i4>
      </vt:variant>
      <vt:variant>
        <vt:i4>5</vt:i4>
      </vt:variant>
      <vt:variant>
        <vt:lpwstr/>
      </vt:variant>
      <vt:variant>
        <vt:lpwstr>_Toc335394172</vt:lpwstr>
      </vt:variant>
      <vt:variant>
        <vt:i4>1310782</vt:i4>
      </vt:variant>
      <vt:variant>
        <vt:i4>1040</vt:i4>
      </vt:variant>
      <vt:variant>
        <vt:i4>0</vt:i4>
      </vt:variant>
      <vt:variant>
        <vt:i4>5</vt:i4>
      </vt:variant>
      <vt:variant>
        <vt:lpwstr/>
      </vt:variant>
      <vt:variant>
        <vt:lpwstr>_Toc335394171</vt:lpwstr>
      </vt:variant>
      <vt:variant>
        <vt:i4>1310782</vt:i4>
      </vt:variant>
      <vt:variant>
        <vt:i4>1034</vt:i4>
      </vt:variant>
      <vt:variant>
        <vt:i4>0</vt:i4>
      </vt:variant>
      <vt:variant>
        <vt:i4>5</vt:i4>
      </vt:variant>
      <vt:variant>
        <vt:lpwstr/>
      </vt:variant>
      <vt:variant>
        <vt:lpwstr>_Toc335394170</vt:lpwstr>
      </vt:variant>
      <vt:variant>
        <vt:i4>1376318</vt:i4>
      </vt:variant>
      <vt:variant>
        <vt:i4>1028</vt:i4>
      </vt:variant>
      <vt:variant>
        <vt:i4>0</vt:i4>
      </vt:variant>
      <vt:variant>
        <vt:i4>5</vt:i4>
      </vt:variant>
      <vt:variant>
        <vt:lpwstr/>
      </vt:variant>
      <vt:variant>
        <vt:lpwstr>_Toc335394169</vt:lpwstr>
      </vt:variant>
      <vt:variant>
        <vt:i4>1376318</vt:i4>
      </vt:variant>
      <vt:variant>
        <vt:i4>1022</vt:i4>
      </vt:variant>
      <vt:variant>
        <vt:i4>0</vt:i4>
      </vt:variant>
      <vt:variant>
        <vt:i4>5</vt:i4>
      </vt:variant>
      <vt:variant>
        <vt:lpwstr/>
      </vt:variant>
      <vt:variant>
        <vt:lpwstr>_Toc335394168</vt:lpwstr>
      </vt:variant>
      <vt:variant>
        <vt:i4>1376318</vt:i4>
      </vt:variant>
      <vt:variant>
        <vt:i4>1016</vt:i4>
      </vt:variant>
      <vt:variant>
        <vt:i4>0</vt:i4>
      </vt:variant>
      <vt:variant>
        <vt:i4>5</vt:i4>
      </vt:variant>
      <vt:variant>
        <vt:lpwstr/>
      </vt:variant>
      <vt:variant>
        <vt:lpwstr>_Toc335394167</vt:lpwstr>
      </vt:variant>
      <vt:variant>
        <vt:i4>1376318</vt:i4>
      </vt:variant>
      <vt:variant>
        <vt:i4>1010</vt:i4>
      </vt:variant>
      <vt:variant>
        <vt:i4>0</vt:i4>
      </vt:variant>
      <vt:variant>
        <vt:i4>5</vt:i4>
      </vt:variant>
      <vt:variant>
        <vt:lpwstr/>
      </vt:variant>
      <vt:variant>
        <vt:lpwstr>_Toc335394166</vt:lpwstr>
      </vt:variant>
      <vt:variant>
        <vt:i4>1376318</vt:i4>
      </vt:variant>
      <vt:variant>
        <vt:i4>1004</vt:i4>
      </vt:variant>
      <vt:variant>
        <vt:i4>0</vt:i4>
      </vt:variant>
      <vt:variant>
        <vt:i4>5</vt:i4>
      </vt:variant>
      <vt:variant>
        <vt:lpwstr/>
      </vt:variant>
      <vt:variant>
        <vt:lpwstr>_Toc335394165</vt:lpwstr>
      </vt:variant>
      <vt:variant>
        <vt:i4>1376318</vt:i4>
      </vt:variant>
      <vt:variant>
        <vt:i4>998</vt:i4>
      </vt:variant>
      <vt:variant>
        <vt:i4>0</vt:i4>
      </vt:variant>
      <vt:variant>
        <vt:i4>5</vt:i4>
      </vt:variant>
      <vt:variant>
        <vt:lpwstr/>
      </vt:variant>
      <vt:variant>
        <vt:lpwstr>_Toc335394164</vt:lpwstr>
      </vt:variant>
      <vt:variant>
        <vt:i4>1376318</vt:i4>
      </vt:variant>
      <vt:variant>
        <vt:i4>992</vt:i4>
      </vt:variant>
      <vt:variant>
        <vt:i4>0</vt:i4>
      </vt:variant>
      <vt:variant>
        <vt:i4>5</vt:i4>
      </vt:variant>
      <vt:variant>
        <vt:lpwstr/>
      </vt:variant>
      <vt:variant>
        <vt:lpwstr>_Toc335394163</vt:lpwstr>
      </vt:variant>
      <vt:variant>
        <vt:i4>1376318</vt:i4>
      </vt:variant>
      <vt:variant>
        <vt:i4>986</vt:i4>
      </vt:variant>
      <vt:variant>
        <vt:i4>0</vt:i4>
      </vt:variant>
      <vt:variant>
        <vt:i4>5</vt:i4>
      </vt:variant>
      <vt:variant>
        <vt:lpwstr/>
      </vt:variant>
      <vt:variant>
        <vt:lpwstr>_Toc335394162</vt:lpwstr>
      </vt:variant>
      <vt:variant>
        <vt:i4>1376318</vt:i4>
      </vt:variant>
      <vt:variant>
        <vt:i4>980</vt:i4>
      </vt:variant>
      <vt:variant>
        <vt:i4>0</vt:i4>
      </vt:variant>
      <vt:variant>
        <vt:i4>5</vt:i4>
      </vt:variant>
      <vt:variant>
        <vt:lpwstr/>
      </vt:variant>
      <vt:variant>
        <vt:lpwstr>_Toc335394161</vt:lpwstr>
      </vt:variant>
      <vt:variant>
        <vt:i4>1376318</vt:i4>
      </vt:variant>
      <vt:variant>
        <vt:i4>974</vt:i4>
      </vt:variant>
      <vt:variant>
        <vt:i4>0</vt:i4>
      </vt:variant>
      <vt:variant>
        <vt:i4>5</vt:i4>
      </vt:variant>
      <vt:variant>
        <vt:lpwstr/>
      </vt:variant>
      <vt:variant>
        <vt:lpwstr>_Toc335394160</vt:lpwstr>
      </vt:variant>
      <vt:variant>
        <vt:i4>1441854</vt:i4>
      </vt:variant>
      <vt:variant>
        <vt:i4>968</vt:i4>
      </vt:variant>
      <vt:variant>
        <vt:i4>0</vt:i4>
      </vt:variant>
      <vt:variant>
        <vt:i4>5</vt:i4>
      </vt:variant>
      <vt:variant>
        <vt:lpwstr/>
      </vt:variant>
      <vt:variant>
        <vt:lpwstr>_Toc335394159</vt:lpwstr>
      </vt:variant>
      <vt:variant>
        <vt:i4>1441854</vt:i4>
      </vt:variant>
      <vt:variant>
        <vt:i4>962</vt:i4>
      </vt:variant>
      <vt:variant>
        <vt:i4>0</vt:i4>
      </vt:variant>
      <vt:variant>
        <vt:i4>5</vt:i4>
      </vt:variant>
      <vt:variant>
        <vt:lpwstr/>
      </vt:variant>
      <vt:variant>
        <vt:lpwstr>_Toc335394158</vt:lpwstr>
      </vt:variant>
      <vt:variant>
        <vt:i4>1441854</vt:i4>
      </vt:variant>
      <vt:variant>
        <vt:i4>956</vt:i4>
      </vt:variant>
      <vt:variant>
        <vt:i4>0</vt:i4>
      </vt:variant>
      <vt:variant>
        <vt:i4>5</vt:i4>
      </vt:variant>
      <vt:variant>
        <vt:lpwstr/>
      </vt:variant>
      <vt:variant>
        <vt:lpwstr>_Toc335394157</vt:lpwstr>
      </vt:variant>
      <vt:variant>
        <vt:i4>1441854</vt:i4>
      </vt:variant>
      <vt:variant>
        <vt:i4>950</vt:i4>
      </vt:variant>
      <vt:variant>
        <vt:i4>0</vt:i4>
      </vt:variant>
      <vt:variant>
        <vt:i4>5</vt:i4>
      </vt:variant>
      <vt:variant>
        <vt:lpwstr/>
      </vt:variant>
      <vt:variant>
        <vt:lpwstr>_Toc335394156</vt:lpwstr>
      </vt:variant>
      <vt:variant>
        <vt:i4>1441854</vt:i4>
      </vt:variant>
      <vt:variant>
        <vt:i4>944</vt:i4>
      </vt:variant>
      <vt:variant>
        <vt:i4>0</vt:i4>
      </vt:variant>
      <vt:variant>
        <vt:i4>5</vt:i4>
      </vt:variant>
      <vt:variant>
        <vt:lpwstr/>
      </vt:variant>
      <vt:variant>
        <vt:lpwstr>_Toc335394155</vt:lpwstr>
      </vt:variant>
      <vt:variant>
        <vt:i4>1441854</vt:i4>
      </vt:variant>
      <vt:variant>
        <vt:i4>938</vt:i4>
      </vt:variant>
      <vt:variant>
        <vt:i4>0</vt:i4>
      </vt:variant>
      <vt:variant>
        <vt:i4>5</vt:i4>
      </vt:variant>
      <vt:variant>
        <vt:lpwstr/>
      </vt:variant>
      <vt:variant>
        <vt:lpwstr>_Toc335394154</vt:lpwstr>
      </vt:variant>
      <vt:variant>
        <vt:i4>1441854</vt:i4>
      </vt:variant>
      <vt:variant>
        <vt:i4>932</vt:i4>
      </vt:variant>
      <vt:variant>
        <vt:i4>0</vt:i4>
      </vt:variant>
      <vt:variant>
        <vt:i4>5</vt:i4>
      </vt:variant>
      <vt:variant>
        <vt:lpwstr/>
      </vt:variant>
      <vt:variant>
        <vt:lpwstr>_Toc335394153</vt:lpwstr>
      </vt:variant>
      <vt:variant>
        <vt:i4>1441854</vt:i4>
      </vt:variant>
      <vt:variant>
        <vt:i4>926</vt:i4>
      </vt:variant>
      <vt:variant>
        <vt:i4>0</vt:i4>
      </vt:variant>
      <vt:variant>
        <vt:i4>5</vt:i4>
      </vt:variant>
      <vt:variant>
        <vt:lpwstr/>
      </vt:variant>
      <vt:variant>
        <vt:lpwstr>_Toc335394152</vt:lpwstr>
      </vt:variant>
      <vt:variant>
        <vt:i4>1441854</vt:i4>
      </vt:variant>
      <vt:variant>
        <vt:i4>920</vt:i4>
      </vt:variant>
      <vt:variant>
        <vt:i4>0</vt:i4>
      </vt:variant>
      <vt:variant>
        <vt:i4>5</vt:i4>
      </vt:variant>
      <vt:variant>
        <vt:lpwstr/>
      </vt:variant>
      <vt:variant>
        <vt:lpwstr>_Toc335394151</vt:lpwstr>
      </vt:variant>
      <vt:variant>
        <vt:i4>1441854</vt:i4>
      </vt:variant>
      <vt:variant>
        <vt:i4>914</vt:i4>
      </vt:variant>
      <vt:variant>
        <vt:i4>0</vt:i4>
      </vt:variant>
      <vt:variant>
        <vt:i4>5</vt:i4>
      </vt:variant>
      <vt:variant>
        <vt:lpwstr/>
      </vt:variant>
      <vt:variant>
        <vt:lpwstr>_Toc335394150</vt:lpwstr>
      </vt:variant>
      <vt:variant>
        <vt:i4>1507390</vt:i4>
      </vt:variant>
      <vt:variant>
        <vt:i4>908</vt:i4>
      </vt:variant>
      <vt:variant>
        <vt:i4>0</vt:i4>
      </vt:variant>
      <vt:variant>
        <vt:i4>5</vt:i4>
      </vt:variant>
      <vt:variant>
        <vt:lpwstr/>
      </vt:variant>
      <vt:variant>
        <vt:lpwstr>_Toc335394149</vt:lpwstr>
      </vt:variant>
      <vt:variant>
        <vt:i4>1507390</vt:i4>
      </vt:variant>
      <vt:variant>
        <vt:i4>902</vt:i4>
      </vt:variant>
      <vt:variant>
        <vt:i4>0</vt:i4>
      </vt:variant>
      <vt:variant>
        <vt:i4>5</vt:i4>
      </vt:variant>
      <vt:variant>
        <vt:lpwstr/>
      </vt:variant>
      <vt:variant>
        <vt:lpwstr>_Toc335394148</vt:lpwstr>
      </vt:variant>
      <vt:variant>
        <vt:i4>1507390</vt:i4>
      </vt:variant>
      <vt:variant>
        <vt:i4>896</vt:i4>
      </vt:variant>
      <vt:variant>
        <vt:i4>0</vt:i4>
      </vt:variant>
      <vt:variant>
        <vt:i4>5</vt:i4>
      </vt:variant>
      <vt:variant>
        <vt:lpwstr/>
      </vt:variant>
      <vt:variant>
        <vt:lpwstr>_Toc335394147</vt:lpwstr>
      </vt:variant>
      <vt:variant>
        <vt:i4>1507390</vt:i4>
      </vt:variant>
      <vt:variant>
        <vt:i4>890</vt:i4>
      </vt:variant>
      <vt:variant>
        <vt:i4>0</vt:i4>
      </vt:variant>
      <vt:variant>
        <vt:i4>5</vt:i4>
      </vt:variant>
      <vt:variant>
        <vt:lpwstr/>
      </vt:variant>
      <vt:variant>
        <vt:lpwstr>_Toc335394146</vt:lpwstr>
      </vt:variant>
      <vt:variant>
        <vt:i4>1507390</vt:i4>
      </vt:variant>
      <vt:variant>
        <vt:i4>884</vt:i4>
      </vt:variant>
      <vt:variant>
        <vt:i4>0</vt:i4>
      </vt:variant>
      <vt:variant>
        <vt:i4>5</vt:i4>
      </vt:variant>
      <vt:variant>
        <vt:lpwstr/>
      </vt:variant>
      <vt:variant>
        <vt:lpwstr>_Toc335394145</vt:lpwstr>
      </vt:variant>
      <vt:variant>
        <vt:i4>1507390</vt:i4>
      </vt:variant>
      <vt:variant>
        <vt:i4>878</vt:i4>
      </vt:variant>
      <vt:variant>
        <vt:i4>0</vt:i4>
      </vt:variant>
      <vt:variant>
        <vt:i4>5</vt:i4>
      </vt:variant>
      <vt:variant>
        <vt:lpwstr/>
      </vt:variant>
      <vt:variant>
        <vt:lpwstr>_Toc335394144</vt:lpwstr>
      </vt:variant>
      <vt:variant>
        <vt:i4>1507390</vt:i4>
      </vt:variant>
      <vt:variant>
        <vt:i4>872</vt:i4>
      </vt:variant>
      <vt:variant>
        <vt:i4>0</vt:i4>
      </vt:variant>
      <vt:variant>
        <vt:i4>5</vt:i4>
      </vt:variant>
      <vt:variant>
        <vt:lpwstr/>
      </vt:variant>
      <vt:variant>
        <vt:lpwstr>_Toc335394143</vt:lpwstr>
      </vt:variant>
      <vt:variant>
        <vt:i4>1507390</vt:i4>
      </vt:variant>
      <vt:variant>
        <vt:i4>866</vt:i4>
      </vt:variant>
      <vt:variant>
        <vt:i4>0</vt:i4>
      </vt:variant>
      <vt:variant>
        <vt:i4>5</vt:i4>
      </vt:variant>
      <vt:variant>
        <vt:lpwstr/>
      </vt:variant>
      <vt:variant>
        <vt:lpwstr>_Toc335394142</vt:lpwstr>
      </vt:variant>
      <vt:variant>
        <vt:i4>1507390</vt:i4>
      </vt:variant>
      <vt:variant>
        <vt:i4>860</vt:i4>
      </vt:variant>
      <vt:variant>
        <vt:i4>0</vt:i4>
      </vt:variant>
      <vt:variant>
        <vt:i4>5</vt:i4>
      </vt:variant>
      <vt:variant>
        <vt:lpwstr/>
      </vt:variant>
      <vt:variant>
        <vt:lpwstr>_Toc335394141</vt:lpwstr>
      </vt:variant>
      <vt:variant>
        <vt:i4>1507390</vt:i4>
      </vt:variant>
      <vt:variant>
        <vt:i4>854</vt:i4>
      </vt:variant>
      <vt:variant>
        <vt:i4>0</vt:i4>
      </vt:variant>
      <vt:variant>
        <vt:i4>5</vt:i4>
      </vt:variant>
      <vt:variant>
        <vt:lpwstr/>
      </vt:variant>
      <vt:variant>
        <vt:lpwstr>_Toc335394140</vt:lpwstr>
      </vt:variant>
      <vt:variant>
        <vt:i4>1048638</vt:i4>
      </vt:variant>
      <vt:variant>
        <vt:i4>848</vt:i4>
      </vt:variant>
      <vt:variant>
        <vt:i4>0</vt:i4>
      </vt:variant>
      <vt:variant>
        <vt:i4>5</vt:i4>
      </vt:variant>
      <vt:variant>
        <vt:lpwstr/>
      </vt:variant>
      <vt:variant>
        <vt:lpwstr>_Toc335394139</vt:lpwstr>
      </vt:variant>
      <vt:variant>
        <vt:i4>1048638</vt:i4>
      </vt:variant>
      <vt:variant>
        <vt:i4>842</vt:i4>
      </vt:variant>
      <vt:variant>
        <vt:i4>0</vt:i4>
      </vt:variant>
      <vt:variant>
        <vt:i4>5</vt:i4>
      </vt:variant>
      <vt:variant>
        <vt:lpwstr/>
      </vt:variant>
      <vt:variant>
        <vt:lpwstr>_Toc335394138</vt:lpwstr>
      </vt:variant>
      <vt:variant>
        <vt:i4>1048638</vt:i4>
      </vt:variant>
      <vt:variant>
        <vt:i4>836</vt:i4>
      </vt:variant>
      <vt:variant>
        <vt:i4>0</vt:i4>
      </vt:variant>
      <vt:variant>
        <vt:i4>5</vt:i4>
      </vt:variant>
      <vt:variant>
        <vt:lpwstr/>
      </vt:variant>
      <vt:variant>
        <vt:lpwstr>_Toc335394137</vt:lpwstr>
      </vt:variant>
      <vt:variant>
        <vt:i4>1048638</vt:i4>
      </vt:variant>
      <vt:variant>
        <vt:i4>830</vt:i4>
      </vt:variant>
      <vt:variant>
        <vt:i4>0</vt:i4>
      </vt:variant>
      <vt:variant>
        <vt:i4>5</vt:i4>
      </vt:variant>
      <vt:variant>
        <vt:lpwstr/>
      </vt:variant>
      <vt:variant>
        <vt:lpwstr>_Toc335394136</vt:lpwstr>
      </vt:variant>
      <vt:variant>
        <vt:i4>1048638</vt:i4>
      </vt:variant>
      <vt:variant>
        <vt:i4>824</vt:i4>
      </vt:variant>
      <vt:variant>
        <vt:i4>0</vt:i4>
      </vt:variant>
      <vt:variant>
        <vt:i4>5</vt:i4>
      </vt:variant>
      <vt:variant>
        <vt:lpwstr/>
      </vt:variant>
      <vt:variant>
        <vt:lpwstr>_Toc335394135</vt:lpwstr>
      </vt:variant>
      <vt:variant>
        <vt:i4>1048638</vt:i4>
      </vt:variant>
      <vt:variant>
        <vt:i4>818</vt:i4>
      </vt:variant>
      <vt:variant>
        <vt:i4>0</vt:i4>
      </vt:variant>
      <vt:variant>
        <vt:i4>5</vt:i4>
      </vt:variant>
      <vt:variant>
        <vt:lpwstr/>
      </vt:variant>
      <vt:variant>
        <vt:lpwstr>_Toc335394134</vt:lpwstr>
      </vt:variant>
      <vt:variant>
        <vt:i4>1048638</vt:i4>
      </vt:variant>
      <vt:variant>
        <vt:i4>812</vt:i4>
      </vt:variant>
      <vt:variant>
        <vt:i4>0</vt:i4>
      </vt:variant>
      <vt:variant>
        <vt:i4>5</vt:i4>
      </vt:variant>
      <vt:variant>
        <vt:lpwstr/>
      </vt:variant>
      <vt:variant>
        <vt:lpwstr>_Toc335394133</vt:lpwstr>
      </vt:variant>
      <vt:variant>
        <vt:i4>1048638</vt:i4>
      </vt:variant>
      <vt:variant>
        <vt:i4>806</vt:i4>
      </vt:variant>
      <vt:variant>
        <vt:i4>0</vt:i4>
      </vt:variant>
      <vt:variant>
        <vt:i4>5</vt:i4>
      </vt:variant>
      <vt:variant>
        <vt:lpwstr/>
      </vt:variant>
      <vt:variant>
        <vt:lpwstr>_Toc335394132</vt:lpwstr>
      </vt:variant>
      <vt:variant>
        <vt:i4>1048638</vt:i4>
      </vt:variant>
      <vt:variant>
        <vt:i4>800</vt:i4>
      </vt:variant>
      <vt:variant>
        <vt:i4>0</vt:i4>
      </vt:variant>
      <vt:variant>
        <vt:i4>5</vt:i4>
      </vt:variant>
      <vt:variant>
        <vt:lpwstr/>
      </vt:variant>
      <vt:variant>
        <vt:lpwstr>_Toc335394131</vt:lpwstr>
      </vt:variant>
      <vt:variant>
        <vt:i4>1048638</vt:i4>
      </vt:variant>
      <vt:variant>
        <vt:i4>794</vt:i4>
      </vt:variant>
      <vt:variant>
        <vt:i4>0</vt:i4>
      </vt:variant>
      <vt:variant>
        <vt:i4>5</vt:i4>
      </vt:variant>
      <vt:variant>
        <vt:lpwstr/>
      </vt:variant>
      <vt:variant>
        <vt:lpwstr>_Toc335394130</vt:lpwstr>
      </vt:variant>
      <vt:variant>
        <vt:i4>1114174</vt:i4>
      </vt:variant>
      <vt:variant>
        <vt:i4>788</vt:i4>
      </vt:variant>
      <vt:variant>
        <vt:i4>0</vt:i4>
      </vt:variant>
      <vt:variant>
        <vt:i4>5</vt:i4>
      </vt:variant>
      <vt:variant>
        <vt:lpwstr/>
      </vt:variant>
      <vt:variant>
        <vt:lpwstr>_Toc335394129</vt:lpwstr>
      </vt:variant>
      <vt:variant>
        <vt:i4>1114174</vt:i4>
      </vt:variant>
      <vt:variant>
        <vt:i4>782</vt:i4>
      </vt:variant>
      <vt:variant>
        <vt:i4>0</vt:i4>
      </vt:variant>
      <vt:variant>
        <vt:i4>5</vt:i4>
      </vt:variant>
      <vt:variant>
        <vt:lpwstr/>
      </vt:variant>
      <vt:variant>
        <vt:lpwstr>_Toc335394128</vt:lpwstr>
      </vt:variant>
      <vt:variant>
        <vt:i4>1114174</vt:i4>
      </vt:variant>
      <vt:variant>
        <vt:i4>776</vt:i4>
      </vt:variant>
      <vt:variant>
        <vt:i4>0</vt:i4>
      </vt:variant>
      <vt:variant>
        <vt:i4>5</vt:i4>
      </vt:variant>
      <vt:variant>
        <vt:lpwstr/>
      </vt:variant>
      <vt:variant>
        <vt:lpwstr>_Toc335394127</vt:lpwstr>
      </vt:variant>
      <vt:variant>
        <vt:i4>1114174</vt:i4>
      </vt:variant>
      <vt:variant>
        <vt:i4>770</vt:i4>
      </vt:variant>
      <vt:variant>
        <vt:i4>0</vt:i4>
      </vt:variant>
      <vt:variant>
        <vt:i4>5</vt:i4>
      </vt:variant>
      <vt:variant>
        <vt:lpwstr/>
      </vt:variant>
      <vt:variant>
        <vt:lpwstr>_Toc335394126</vt:lpwstr>
      </vt:variant>
      <vt:variant>
        <vt:i4>1114174</vt:i4>
      </vt:variant>
      <vt:variant>
        <vt:i4>764</vt:i4>
      </vt:variant>
      <vt:variant>
        <vt:i4>0</vt:i4>
      </vt:variant>
      <vt:variant>
        <vt:i4>5</vt:i4>
      </vt:variant>
      <vt:variant>
        <vt:lpwstr/>
      </vt:variant>
      <vt:variant>
        <vt:lpwstr>_Toc335394125</vt:lpwstr>
      </vt:variant>
      <vt:variant>
        <vt:i4>1114174</vt:i4>
      </vt:variant>
      <vt:variant>
        <vt:i4>758</vt:i4>
      </vt:variant>
      <vt:variant>
        <vt:i4>0</vt:i4>
      </vt:variant>
      <vt:variant>
        <vt:i4>5</vt:i4>
      </vt:variant>
      <vt:variant>
        <vt:lpwstr/>
      </vt:variant>
      <vt:variant>
        <vt:lpwstr>_Toc335394124</vt:lpwstr>
      </vt:variant>
      <vt:variant>
        <vt:i4>1114174</vt:i4>
      </vt:variant>
      <vt:variant>
        <vt:i4>752</vt:i4>
      </vt:variant>
      <vt:variant>
        <vt:i4>0</vt:i4>
      </vt:variant>
      <vt:variant>
        <vt:i4>5</vt:i4>
      </vt:variant>
      <vt:variant>
        <vt:lpwstr/>
      </vt:variant>
      <vt:variant>
        <vt:lpwstr>_Toc335394123</vt:lpwstr>
      </vt:variant>
      <vt:variant>
        <vt:i4>1114174</vt:i4>
      </vt:variant>
      <vt:variant>
        <vt:i4>746</vt:i4>
      </vt:variant>
      <vt:variant>
        <vt:i4>0</vt:i4>
      </vt:variant>
      <vt:variant>
        <vt:i4>5</vt:i4>
      </vt:variant>
      <vt:variant>
        <vt:lpwstr/>
      </vt:variant>
      <vt:variant>
        <vt:lpwstr>_Toc335394122</vt:lpwstr>
      </vt:variant>
      <vt:variant>
        <vt:i4>1114174</vt:i4>
      </vt:variant>
      <vt:variant>
        <vt:i4>740</vt:i4>
      </vt:variant>
      <vt:variant>
        <vt:i4>0</vt:i4>
      </vt:variant>
      <vt:variant>
        <vt:i4>5</vt:i4>
      </vt:variant>
      <vt:variant>
        <vt:lpwstr/>
      </vt:variant>
      <vt:variant>
        <vt:lpwstr>_Toc335394121</vt:lpwstr>
      </vt:variant>
      <vt:variant>
        <vt:i4>1114174</vt:i4>
      </vt:variant>
      <vt:variant>
        <vt:i4>734</vt:i4>
      </vt:variant>
      <vt:variant>
        <vt:i4>0</vt:i4>
      </vt:variant>
      <vt:variant>
        <vt:i4>5</vt:i4>
      </vt:variant>
      <vt:variant>
        <vt:lpwstr/>
      </vt:variant>
      <vt:variant>
        <vt:lpwstr>_Toc335394120</vt:lpwstr>
      </vt:variant>
      <vt:variant>
        <vt:i4>1179710</vt:i4>
      </vt:variant>
      <vt:variant>
        <vt:i4>728</vt:i4>
      </vt:variant>
      <vt:variant>
        <vt:i4>0</vt:i4>
      </vt:variant>
      <vt:variant>
        <vt:i4>5</vt:i4>
      </vt:variant>
      <vt:variant>
        <vt:lpwstr/>
      </vt:variant>
      <vt:variant>
        <vt:lpwstr>_Toc335394119</vt:lpwstr>
      </vt:variant>
      <vt:variant>
        <vt:i4>1179710</vt:i4>
      </vt:variant>
      <vt:variant>
        <vt:i4>722</vt:i4>
      </vt:variant>
      <vt:variant>
        <vt:i4>0</vt:i4>
      </vt:variant>
      <vt:variant>
        <vt:i4>5</vt:i4>
      </vt:variant>
      <vt:variant>
        <vt:lpwstr/>
      </vt:variant>
      <vt:variant>
        <vt:lpwstr>_Toc335394118</vt:lpwstr>
      </vt:variant>
      <vt:variant>
        <vt:i4>1179710</vt:i4>
      </vt:variant>
      <vt:variant>
        <vt:i4>716</vt:i4>
      </vt:variant>
      <vt:variant>
        <vt:i4>0</vt:i4>
      </vt:variant>
      <vt:variant>
        <vt:i4>5</vt:i4>
      </vt:variant>
      <vt:variant>
        <vt:lpwstr/>
      </vt:variant>
      <vt:variant>
        <vt:lpwstr>_Toc335394117</vt:lpwstr>
      </vt:variant>
      <vt:variant>
        <vt:i4>1179710</vt:i4>
      </vt:variant>
      <vt:variant>
        <vt:i4>710</vt:i4>
      </vt:variant>
      <vt:variant>
        <vt:i4>0</vt:i4>
      </vt:variant>
      <vt:variant>
        <vt:i4>5</vt:i4>
      </vt:variant>
      <vt:variant>
        <vt:lpwstr/>
      </vt:variant>
      <vt:variant>
        <vt:lpwstr>_Toc335394116</vt:lpwstr>
      </vt:variant>
      <vt:variant>
        <vt:i4>1179710</vt:i4>
      </vt:variant>
      <vt:variant>
        <vt:i4>704</vt:i4>
      </vt:variant>
      <vt:variant>
        <vt:i4>0</vt:i4>
      </vt:variant>
      <vt:variant>
        <vt:i4>5</vt:i4>
      </vt:variant>
      <vt:variant>
        <vt:lpwstr/>
      </vt:variant>
      <vt:variant>
        <vt:lpwstr>_Toc335394115</vt:lpwstr>
      </vt:variant>
      <vt:variant>
        <vt:i4>1179710</vt:i4>
      </vt:variant>
      <vt:variant>
        <vt:i4>698</vt:i4>
      </vt:variant>
      <vt:variant>
        <vt:i4>0</vt:i4>
      </vt:variant>
      <vt:variant>
        <vt:i4>5</vt:i4>
      </vt:variant>
      <vt:variant>
        <vt:lpwstr/>
      </vt:variant>
      <vt:variant>
        <vt:lpwstr>_Toc335394114</vt:lpwstr>
      </vt:variant>
      <vt:variant>
        <vt:i4>1179710</vt:i4>
      </vt:variant>
      <vt:variant>
        <vt:i4>692</vt:i4>
      </vt:variant>
      <vt:variant>
        <vt:i4>0</vt:i4>
      </vt:variant>
      <vt:variant>
        <vt:i4>5</vt:i4>
      </vt:variant>
      <vt:variant>
        <vt:lpwstr/>
      </vt:variant>
      <vt:variant>
        <vt:lpwstr>_Toc335394113</vt:lpwstr>
      </vt:variant>
      <vt:variant>
        <vt:i4>1179710</vt:i4>
      </vt:variant>
      <vt:variant>
        <vt:i4>686</vt:i4>
      </vt:variant>
      <vt:variant>
        <vt:i4>0</vt:i4>
      </vt:variant>
      <vt:variant>
        <vt:i4>5</vt:i4>
      </vt:variant>
      <vt:variant>
        <vt:lpwstr/>
      </vt:variant>
      <vt:variant>
        <vt:lpwstr>_Toc335394112</vt:lpwstr>
      </vt:variant>
      <vt:variant>
        <vt:i4>1179710</vt:i4>
      </vt:variant>
      <vt:variant>
        <vt:i4>680</vt:i4>
      </vt:variant>
      <vt:variant>
        <vt:i4>0</vt:i4>
      </vt:variant>
      <vt:variant>
        <vt:i4>5</vt:i4>
      </vt:variant>
      <vt:variant>
        <vt:lpwstr/>
      </vt:variant>
      <vt:variant>
        <vt:lpwstr>_Toc335394111</vt:lpwstr>
      </vt:variant>
      <vt:variant>
        <vt:i4>1179710</vt:i4>
      </vt:variant>
      <vt:variant>
        <vt:i4>674</vt:i4>
      </vt:variant>
      <vt:variant>
        <vt:i4>0</vt:i4>
      </vt:variant>
      <vt:variant>
        <vt:i4>5</vt:i4>
      </vt:variant>
      <vt:variant>
        <vt:lpwstr/>
      </vt:variant>
      <vt:variant>
        <vt:lpwstr>_Toc335394110</vt:lpwstr>
      </vt:variant>
      <vt:variant>
        <vt:i4>1245246</vt:i4>
      </vt:variant>
      <vt:variant>
        <vt:i4>668</vt:i4>
      </vt:variant>
      <vt:variant>
        <vt:i4>0</vt:i4>
      </vt:variant>
      <vt:variant>
        <vt:i4>5</vt:i4>
      </vt:variant>
      <vt:variant>
        <vt:lpwstr/>
      </vt:variant>
      <vt:variant>
        <vt:lpwstr>_Toc335394109</vt:lpwstr>
      </vt:variant>
      <vt:variant>
        <vt:i4>1245246</vt:i4>
      </vt:variant>
      <vt:variant>
        <vt:i4>662</vt:i4>
      </vt:variant>
      <vt:variant>
        <vt:i4>0</vt:i4>
      </vt:variant>
      <vt:variant>
        <vt:i4>5</vt:i4>
      </vt:variant>
      <vt:variant>
        <vt:lpwstr/>
      </vt:variant>
      <vt:variant>
        <vt:lpwstr>_Toc335394108</vt:lpwstr>
      </vt:variant>
      <vt:variant>
        <vt:i4>1245246</vt:i4>
      </vt:variant>
      <vt:variant>
        <vt:i4>656</vt:i4>
      </vt:variant>
      <vt:variant>
        <vt:i4>0</vt:i4>
      </vt:variant>
      <vt:variant>
        <vt:i4>5</vt:i4>
      </vt:variant>
      <vt:variant>
        <vt:lpwstr/>
      </vt:variant>
      <vt:variant>
        <vt:lpwstr>_Toc335394107</vt:lpwstr>
      </vt:variant>
      <vt:variant>
        <vt:i4>1245246</vt:i4>
      </vt:variant>
      <vt:variant>
        <vt:i4>650</vt:i4>
      </vt:variant>
      <vt:variant>
        <vt:i4>0</vt:i4>
      </vt:variant>
      <vt:variant>
        <vt:i4>5</vt:i4>
      </vt:variant>
      <vt:variant>
        <vt:lpwstr/>
      </vt:variant>
      <vt:variant>
        <vt:lpwstr>_Toc335394106</vt:lpwstr>
      </vt:variant>
      <vt:variant>
        <vt:i4>1245246</vt:i4>
      </vt:variant>
      <vt:variant>
        <vt:i4>644</vt:i4>
      </vt:variant>
      <vt:variant>
        <vt:i4>0</vt:i4>
      </vt:variant>
      <vt:variant>
        <vt:i4>5</vt:i4>
      </vt:variant>
      <vt:variant>
        <vt:lpwstr/>
      </vt:variant>
      <vt:variant>
        <vt:lpwstr>_Toc335394105</vt:lpwstr>
      </vt:variant>
      <vt:variant>
        <vt:i4>1245246</vt:i4>
      </vt:variant>
      <vt:variant>
        <vt:i4>638</vt:i4>
      </vt:variant>
      <vt:variant>
        <vt:i4>0</vt:i4>
      </vt:variant>
      <vt:variant>
        <vt:i4>5</vt:i4>
      </vt:variant>
      <vt:variant>
        <vt:lpwstr/>
      </vt:variant>
      <vt:variant>
        <vt:lpwstr>_Toc335394104</vt:lpwstr>
      </vt:variant>
      <vt:variant>
        <vt:i4>1245246</vt:i4>
      </vt:variant>
      <vt:variant>
        <vt:i4>632</vt:i4>
      </vt:variant>
      <vt:variant>
        <vt:i4>0</vt:i4>
      </vt:variant>
      <vt:variant>
        <vt:i4>5</vt:i4>
      </vt:variant>
      <vt:variant>
        <vt:lpwstr/>
      </vt:variant>
      <vt:variant>
        <vt:lpwstr>_Toc335394103</vt:lpwstr>
      </vt:variant>
      <vt:variant>
        <vt:i4>1245246</vt:i4>
      </vt:variant>
      <vt:variant>
        <vt:i4>626</vt:i4>
      </vt:variant>
      <vt:variant>
        <vt:i4>0</vt:i4>
      </vt:variant>
      <vt:variant>
        <vt:i4>5</vt:i4>
      </vt:variant>
      <vt:variant>
        <vt:lpwstr/>
      </vt:variant>
      <vt:variant>
        <vt:lpwstr>_Toc335394102</vt:lpwstr>
      </vt:variant>
      <vt:variant>
        <vt:i4>1245246</vt:i4>
      </vt:variant>
      <vt:variant>
        <vt:i4>620</vt:i4>
      </vt:variant>
      <vt:variant>
        <vt:i4>0</vt:i4>
      </vt:variant>
      <vt:variant>
        <vt:i4>5</vt:i4>
      </vt:variant>
      <vt:variant>
        <vt:lpwstr/>
      </vt:variant>
      <vt:variant>
        <vt:lpwstr>_Toc335394101</vt:lpwstr>
      </vt:variant>
      <vt:variant>
        <vt:i4>1245246</vt:i4>
      </vt:variant>
      <vt:variant>
        <vt:i4>614</vt:i4>
      </vt:variant>
      <vt:variant>
        <vt:i4>0</vt:i4>
      </vt:variant>
      <vt:variant>
        <vt:i4>5</vt:i4>
      </vt:variant>
      <vt:variant>
        <vt:lpwstr/>
      </vt:variant>
      <vt:variant>
        <vt:lpwstr>_Toc335394100</vt:lpwstr>
      </vt:variant>
      <vt:variant>
        <vt:i4>1703999</vt:i4>
      </vt:variant>
      <vt:variant>
        <vt:i4>608</vt:i4>
      </vt:variant>
      <vt:variant>
        <vt:i4>0</vt:i4>
      </vt:variant>
      <vt:variant>
        <vt:i4>5</vt:i4>
      </vt:variant>
      <vt:variant>
        <vt:lpwstr/>
      </vt:variant>
      <vt:variant>
        <vt:lpwstr>_Toc335394099</vt:lpwstr>
      </vt:variant>
      <vt:variant>
        <vt:i4>1703999</vt:i4>
      </vt:variant>
      <vt:variant>
        <vt:i4>602</vt:i4>
      </vt:variant>
      <vt:variant>
        <vt:i4>0</vt:i4>
      </vt:variant>
      <vt:variant>
        <vt:i4>5</vt:i4>
      </vt:variant>
      <vt:variant>
        <vt:lpwstr/>
      </vt:variant>
      <vt:variant>
        <vt:lpwstr>_Toc335394098</vt:lpwstr>
      </vt:variant>
      <vt:variant>
        <vt:i4>1703999</vt:i4>
      </vt:variant>
      <vt:variant>
        <vt:i4>596</vt:i4>
      </vt:variant>
      <vt:variant>
        <vt:i4>0</vt:i4>
      </vt:variant>
      <vt:variant>
        <vt:i4>5</vt:i4>
      </vt:variant>
      <vt:variant>
        <vt:lpwstr/>
      </vt:variant>
      <vt:variant>
        <vt:lpwstr>_Toc335394097</vt:lpwstr>
      </vt:variant>
      <vt:variant>
        <vt:i4>1703999</vt:i4>
      </vt:variant>
      <vt:variant>
        <vt:i4>590</vt:i4>
      </vt:variant>
      <vt:variant>
        <vt:i4>0</vt:i4>
      </vt:variant>
      <vt:variant>
        <vt:i4>5</vt:i4>
      </vt:variant>
      <vt:variant>
        <vt:lpwstr/>
      </vt:variant>
      <vt:variant>
        <vt:lpwstr>_Toc335394096</vt:lpwstr>
      </vt:variant>
      <vt:variant>
        <vt:i4>1703999</vt:i4>
      </vt:variant>
      <vt:variant>
        <vt:i4>584</vt:i4>
      </vt:variant>
      <vt:variant>
        <vt:i4>0</vt:i4>
      </vt:variant>
      <vt:variant>
        <vt:i4>5</vt:i4>
      </vt:variant>
      <vt:variant>
        <vt:lpwstr/>
      </vt:variant>
      <vt:variant>
        <vt:lpwstr>_Toc335394095</vt:lpwstr>
      </vt:variant>
      <vt:variant>
        <vt:i4>1703999</vt:i4>
      </vt:variant>
      <vt:variant>
        <vt:i4>578</vt:i4>
      </vt:variant>
      <vt:variant>
        <vt:i4>0</vt:i4>
      </vt:variant>
      <vt:variant>
        <vt:i4>5</vt:i4>
      </vt:variant>
      <vt:variant>
        <vt:lpwstr/>
      </vt:variant>
      <vt:variant>
        <vt:lpwstr>_Toc335394094</vt:lpwstr>
      </vt:variant>
      <vt:variant>
        <vt:i4>1703999</vt:i4>
      </vt:variant>
      <vt:variant>
        <vt:i4>572</vt:i4>
      </vt:variant>
      <vt:variant>
        <vt:i4>0</vt:i4>
      </vt:variant>
      <vt:variant>
        <vt:i4>5</vt:i4>
      </vt:variant>
      <vt:variant>
        <vt:lpwstr/>
      </vt:variant>
      <vt:variant>
        <vt:lpwstr>_Toc335394093</vt:lpwstr>
      </vt:variant>
      <vt:variant>
        <vt:i4>1703999</vt:i4>
      </vt:variant>
      <vt:variant>
        <vt:i4>566</vt:i4>
      </vt:variant>
      <vt:variant>
        <vt:i4>0</vt:i4>
      </vt:variant>
      <vt:variant>
        <vt:i4>5</vt:i4>
      </vt:variant>
      <vt:variant>
        <vt:lpwstr/>
      </vt:variant>
      <vt:variant>
        <vt:lpwstr>_Toc335394092</vt:lpwstr>
      </vt:variant>
      <vt:variant>
        <vt:i4>1703999</vt:i4>
      </vt:variant>
      <vt:variant>
        <vt:i4>560</vt:i4>
      </vt:variant>
      <vt:variant>
        <vt:i4>0</vt:i4>
      </vt:variant>
      <vt:variant>
        <vt:i4>5</vt:i4>
      </vt:variant>
      <vt:variant>
        <vt:lpwstr/>
      </vt:variant>
      <vt:variant>
        <vt:lpwstr>_Toc335394091</vt:lpwstr>
      </vt:variant>
      <vt:variant>
        <vt:i4>1703999</vt:i4>
      </vt:variant>
      <vt:variant>
        <vt:i4>554</vt:i4>
      </vt:variant>
      <vt:variant>
        <vt:i4>0</vt:i4>
      </vt:variant>
      <vt:variant>
        <vt:i4>5</vt:i4>
      </vt:variant>
      <vt:variant>
        <vt:lpwstr/>
      </vt:variant>
      <vt:variant>
        <vt:lpwstr>_Toc335394090</vt:lpwstr>
      </vt:variant>
      <vt:variant>
        <vt:i4>1769535</vt:i4>
      </vt:variant>
      <vt:variant>
        <vt:i4>548</vt:i4>
      </vt:variant>
      <vt:variant>
        <vt:i4>0</vt:i4>
      </vt:variant>
      <vt:variant>
        <vt:i4>5</vt:i4>
      </vt:variant>
      <vt:variant>
        <vt:lpwstr/>
      </vt:variant>
      <vt:variant>
        <vt:lpwstr>_Toc335394089</vt:lpwstr>
      </vt:variant>
      <vt:variant>
        <vt:i4>1769535</vt:i4>
      </vt:variant>
      <vt:variant>
        <vt:i4>542</vt:i4>
      </vt:variant>
      <vt:variant>
        <vt:i4>0</vt:i4>
      </vt:variant>
      <vt:variant>
        <vt:i4>5</vt:i4>
      </vt:variant>
      <vt:variant>
        <vt:lpwstr/>
      </vt:variant>
      <vt:variant>
        <vt:lpwstr>_Toc335394088</vt:lpwstr>
      </vt:variant>
      <vt:variant>
        <vt:i4>1769535</vt:i4>
      </vt:variant>
      <vt:variant>
        <vt:i4>536</vt:i4>
      </vt:variant>
      <vt:variant>
        <vt:i4>0</vt:i4>
      </vt:variant>
      <vt:variant>
        <vt:i4>5</vt:i4>
      </vt:variant>
      <vt:variant>
        <vt:lpwstr/>
      </vt:variant>
      <vt:variant>
        <vt:lpwstr>_Toc335394087</vt:lpwstr>
      </vt:variant>
      <vt:variant>
        <vt:i4>1769535</vt:i4>
      </vt:variant>
      <vt:variant>
        <vt:i4>530</vt:i4>
      </vt:variant>
      <vt:variant>
        <vt:i4>0</vt:i4>
      </vt:variant>
      <vt:variant>
        <vt:i4>5</vt:i4>
      </vt:variant>
      <vt:variant>
        <vt:lpwstr/>
      </vt:variant>
      <vt:variant>
        <vt:lpwstr>_Toc335394086</vt:lpwstr>
      </vt:variant>
      <vt:variant>
        <vt:i4>1769535</vt:i4>
      </vt:variant>
      <vt:variant>
        <vt:i4>524</vt:i4>
      </vt:variant>
      <vt:variant>
        <vt:i4>0</vt:i4>
      </vt:variant>
      <vt:variant>
        <vt:i4>5</vt:i4>
      </vt:variant>
      <vt:variant>
        <vt:lpwstr/>
      </vt:variant>
      <vt:variant>
        <vt:lpwstr>_Toc335394085</vt:lpwstr>
      </vt:variant>
      <vt:variant>
        <vt:i4>1769535</vt:i4>
      </vt:variant>
      <vt:variant>
        <vt:i4>518</vt:i4>
      </vt:variant>
      <vt:variant>
        <vt:i4>0</vt:i4>
      </vt:variant>
      <vt:variant>
        <vt:i4>5</vt:i4>
      </vt:variant>
      <vt:variant>
        <vt:lpwstr/>
      </vt:variant>
      <vt:variant>
        <vt:lpwstr>_Toc335394084</vt:lpwstr>
      </vt:variant>
      <vt:variant>
        <vt:i4>1769535</vt:i4>
      </vt:variant>
      <vt:variant>
        <vt:i4>512</vt:i4>
      </vt:variant>
      <vt:variant>
        <vt:i4>0</vt:i4>
      </vt:variant>
      <vt:variant>
        <vt:i4>5</vt:i4>
      </vt:variant>
      <vt:variant>
        <vt:lpwstr/>
      </vt:variant>
      <vt:variant>
        <vt:lpwstr>_Toc335394083</vt:lpwstr>
      </vt:variant>
      <vt:variant>
        <vt:i4>1769535</vt:i4>
      </vt:variant>
      <vt:variant>
        <vt:i4>506</vt:i4>
      </vt:variant>
      <vt:variant>
        <vt:i4>0</vt:i4>
      </vt:variant>
      <vt:variant>
        <vt:i4>5</vt:i4>
      </vt:variant>
      <vt:variant>
        <vt:lpwstr/>
      </vt:variant>
      <vt:variant>
        <vt:lpwstr>_Toc335394082</vt:lpwstr>
      </vt:variant>
      <vt:variant>
        <vt:i4>1769535</vt:i4>
      </vt:variant>
      <vt:variant>
        <vt:i4>500</vt:i4>
      </vt:variant>
      <vt:variant>
        <vt:i4>0</vt:i4>
      </vt:variant>
      <vt:variant>
        <vt:i4>5</vt:i4>
      </vt:variant>
      <vt:variant>
        <vt:lpwstr/>
      </vt:variant>
      <vt:variant>
        <vt:lpwstr>_Toc335394081</vt:lpwstr>
      </vt:variant>
      <vt:variant>
        <vt:i4>1769535</vt:i4>
      </vt:variant>
      <vt:variant>
        <vt:i4>494</vt:i4>
      </vt:variant>
      <vt:variant>
        <vt:i4>0</vt:i4>
      </vt:variant>
      <vt:variant>
        <vt:i4>5</vt:i4>
      </vt:variant>
      <vt:variant>
        <vt:lpwstr/>
      </vt:variant>
      <vt:variant>
        <vt:lpwstr>_Toc335394080</vt:lpwstr>
      </vt:variant>
      <vt:variant>
        <vt:i4>1310783</vt:i4>
      </vt:variant>
      <vt:variant>
        <vt:i4>488</vt:i4>
      </vt:variant>
      <vt:variant>
        <vt:i4>0</vt:i4>
      </vt:variant>
      <vt:variant>
        <vt:i4>5</vt:i4>
      </vt:variant>
      <vt:variant>
        <vt:lpwstr/>
      </vt:variant>
      <vt:variant>
        <vt:lpwstr>_Toc335394079</vt:lpwstr>
      </vt:variant>
      <vt:variant>
        <vt:i4>1310783</vt:i4>
      </vt:variant>
      <vt:variant>
        <vt:i4>482</vt:i4>
      </vt:variant>
      <vt:variant>
        <vt:i4>0</vt:i4>
      </vt:variant>
      <vt:variant>
        <vt:i4>5</vt:i4>
      </vt:variant>
      <vt:variant>
        <vt:lpwstr/>
      </vt:variant>
      <vt:variant>
        <vt:lpwstr>_Toc335394078</vt:lpwstr>
      </vt:variant>
      <vt:variant>
        <vt:i4>1310783</vt:i4>
      </vt:variant>
      <vt:variant>
        <vt:i4>476</vt:i4>
      </vt:variant>
      <vt:variant>
        <vt:i4>0</vt:i4>
      </vt:variant>
      <vt:variant>
        <vt:i4>5</vt:i4>
      </vt:variant>
      <vt:variant>
        <vt:lpwstr/>
      </vt:variant>
      <vt:variant>
        <vt:lpwstr>_Toc335394077</vt:lpwstr>
      </vt:variant>
      <vt:variant>
        <vt:i4>1310783</vt:i4>
      </vt:variant>
      <vt:variant>
        <vt:i4>470</vt:i4>
      </vt:variant>
      <vt:variant>
        <vt:i4>0</vt:i4>
      </vt:variant>
      <vt:variant>
        <vt:i4>5</vt:i4>
      </vt:variant>
      <vt:variant>
        <vt:lpwstr/>
      </vt:variant>
      <vt:variant>
        <vt:lpwstr>_Toc335394076</vt:lpwstr>
      </vt:variant>
      <vt:variant>
        <vt:i4>1310783</vt:i4>
      </vt:variant>
      <vt:variant>
        <vt:i4>464</vt:i4>
      </vt:variant>
      <vt:variant>
        <vt:i4>0</vt:i4>
      </vt:variant>
      <vt:variant>
        <vt:i4>5</vt:i4>
      </vt:variant>
      <vt:variant>
        <vt:lpwstr/>
      </vt:variant>
      <vt:variant>
        <vt:lpwstr>_Toc335394075</vt:lpwstr>
      </vt:variant>
      <vt:variant>
        <vt:i4>1310783</vt:i4>
      </vt:variant>
      <vt:variant>
        <vt:i4>458</vt:i4>
      </vt:variant>
      <vt:variant>
        <vt:i4>0</vt:i4>
      </vt:variant>
      <vt:variant>
        <vt:i4>5</vt:i4>
      </vt:variant>
      <vt:variant>
        <vt:lpwstr/>
      </vt:variant>
      <vt:variant>
        <vt:lpwstr>_Toc335394074</vt:lpwstr>
      </vt:variant>
      <vt:variant>
        <vt:i4>1310783</vt:i4>
      </vt:variant>
      <vt:variant>
        <vt:i4>452</vt:i4>
      </vt:variant>
      <vt:variant>
        <vt:i4>0</vt:i4>
      </vt:variant>
      <vt:variant>
        <vt:i4>5</vt:i4>
      </vt:variant>
      <vt:variant>
        <vt:lpwstr/>
      </vt:variant>
      <vt:variant>
        <vt:lpwstr>_Toc335394073</vt:lpwstr>
      </vt:variant>
      <vt:variant>
        <vt:i4>1310783</vt:i4>
      </vt:variant>
      <vt:variant>
        <vt:i4>446</vt:i4>
      </vt:variant>
      <vt:variant>
        <vt:i4>0</vt:i4>
      </vt:variant>
      <vt:variant>
        <vt:i4>5</vt:i4>
      </vt:variant>
      <vt:variant>
        <vt:lpwstr/>
      </vt:variant>
      <vt:variant>
        <vt:lpwstr>_Toc335394072</vt:lpwstr>
      </vt:variant>
      <vt:variant>
        <vt:i4>1310783</vt:i4>
      </vt:variant>
      <vt:variant>
        <vt:i4>440</vt:i4>
      </vt:variant>
      <vt:variant>
        <vt:i4>0</vt:i4>
      </vt:variant>
      <vt:variant>
        <vt:i4>5</vt:i4>
      </vt:variant>
      <vt:variant>
        <vt:lpwstr/>
      </vt:variant>
      <vt:variant>
        <vt:lpwstr>_Toc335394071</vt:lpwstr>
      </vt:variant>
      <vt:variant>
        <vt:i4>1310783</vt:i4>
      </vt:variant>
      <vt:variant>
        <vt:i4>434</vt:i4>
      </vt:variant>
      <vt:variant>
        <vt:i4>0</vt:i4>
      </vt:variant>
      <vt:variant>
        <vt:i4>5</vt:i4>
      </vt:variant>
      <vt:variant>
        <vt:lpwstr/>
      </vt:variant>
      <vt:variant>
        <vt:lpwstr>_Toc335394070</vt:lpwstr>
      </vt:variant>
      <vt:variant>
        <vt:i4>1376319</vt:i4>
      </vt:variant>
      <vt:variant>
        <vt:i4>428</vt:i4>
      </vt:variant>
      <vt:variant>
        <vt:i4>0</vt:i4>
      </vt:variant>
      <vt:variant>
        <vt:i4>5</vt:i4>
      </vt:variant>
      <vt:variant>
        <vt:lpwstr/>
      </vt:variant>
      <vt:variant>
        <vt:lpwstr>_Toc335394069</vt:lpwstr>
      </vt:variant>
      <vt:variant>
        <vt:i4>1376319</vt:i4>
      </vt:variant>
      <vt:variant>
        <vt:i4>422</vt:i4>
      </vt:variant>
      <vt:variant>
        <vt:i4>0</vt:i4>
      </vt:variant>
      <vt:variant>
        <vt:i4>5</vt:i4>
      </vt:variant>
      <vt:variant>
        <vt:lpwstr/>
      </vt:variant>
      <vt:variant>
        <vt:lpwstr>_Toc335394068</vt:lpwstr>
      </vt:variant>
      <vt:variant>
        <vt:i4>1376319</vt:i4>
      </vt:variant>
      <vt:variant>
        <vt:i4>416</vt:i4>
      </vt:variant>
      <vt:variant>
        <vt:i4>0</vt:i4>
      </vt:variant>
      <vt:variant>
        <vt:i4>5</vt:i4>
      </vt:variant>
      <vt:variant>
        <vt:lpwstr/>
      </vt:variant>
      <vt:variant>
        <vt:lpwstr>_Toc335394067</vt:lpwstr>
      </vt:variant>
      <vt:variant>
        <vt:i4>1376319</vt:i4>
      </vt:variant>
      <vt:variant>
        <vt:i4>410</vt:i4>
      </vt:variant>
      <vt:variant>
        <vt:i4>0</vt:i4>
      </vt:variant>
      <vt:variant>
        <vt:i4>5</vt:i4>
      </vt:variant>
      <vt:variant>
        <vt:lpwstr/>
      </vt:variant>
      <vt:variant>
        <vt:lpwstr>_Toc335394066</vt:lpwstr>
      </vt:variant>
      <vt:variant>
        <vt:i4>1376319</vt:i4>
      </vt:variant>
      <vt:variant>
        <vt:i4>404</vt:i4>
      </vt:variant>
      <vt:variant>
        <vt:i4>0</vt:i4>
      </vt:variant>
      <vt:variant>
        <vt:i4>5</vt:i4>
      </vt:variant>
      <vt:variant>
        <vt:lpwstr/>
      </vt:variant>
      <vt:variant>
        <vt:lpwstr>_Toc335394065</vt:lpwstr>
      </vt:variant>
      <vt:variant>
        <vt:i4>1376319</vt:i4>
      </vt:variant>
      <vt:variant>
        <vt:i4>398</vt:i4>
      </vt:variant>
      <vt:variant>
        <vt:i4>0</vt:i4>
      </vt:variant>
      <vt:variant>
        <vt:i4>5</vt:i4>
      </vt:variant>
      <vt:variant>
        <vt:lpwstr/>
      </vt:variant>
      <vt:variant>
        <vt:lpwstr>_Toc335394064</vt:lpwstr>
      </vt:variant>
      <vt:variant>
        <vt:i4>1376319</vt:i4>
      </vt:variant>
      <vt:variant>
        <vt:i4>392</vt:i4>
      </vt:variant>
      <vt:variant>
        <vt:i4>0</vt:i4>
      </vt:variant>
      <vt:variant>
        <vt:i4>5</vt:i4>
      </vt:variant>
      <vt:variant>
        <vt:lpwstr/>
      </vt:variant>
      <vt:variant>
        <vt:lpwstr>_Toc335394063</vt:lpwstr>
      </vt:variant>
      <vt:variant>
        <vt:i4>1376319</vt:i4>
      </vt:variant>
      <vt:variant>
        <vt:i4>386</vt:i4>
      </vt:variant>
      <vt:variant>
        <vt:i4>0</vt:i4>
      </vt:variant>
      <vt:variant>
        <vt:i4>5</vt:i4>
      </vt:variant>
      <vt:variant>
        <vt:lpwstr/>
      </vt:variant>
      <vt:variant>
        <vt:lpwstr>_Toc335394062</vt:lpwstr>
      </vt:variant>
      <vt:variant>
        <vt:i4>1376319</vt:i4>
      </vt:variant>
      <vt:variant>
        <vt:i4>380</vt:i4>
      </vt:variant>
      <vt:variant>
        <vt:i4>0</vt:i4>
      </vt:variant>
      <vt:variant>
        <vt:i4>5</vt:i4>
      </vt:variant>
      <vt:variant>
        <vt:lpwstr/>
      </vt:variant>
      <vt:variant>
        <vt:lpwstr>_Toc335394061</vt:lpwstr>
      </vt:variant>
      <vt:variant>
        <vt:i4>1376319</vt:i4>
      </vt:variant>
      <vt:variant>
        <vt:i4>374</vt:i4>
      </vt:variant>
      <vt:variant>
        <vt:i4>0</vt:i4>
      </vt:variant>
      <vt:variant>
        <vt:i4>5</vt:i4>
      </vt:variant>
      <vt:variant>
        <vt:lpwstr/>
      </vt:variant>
      <vt:variant>
        <vt:lpwstr>_Toc335394060</vt:lpwstr>
      </vt:variant>
      <vt:variant>
        <vt:i4>1441855</vt:i4>
      </vt:variant>
      <vt:variant>
        <vt:i4>368</vt:i4>
      </vt:variant>
      <vt:variant>
        <vt:i4>0</vt:i4>
      </vt:variant>
      <vt:variant>
        <vt:i4>5</vt:i4>
      </vt:variant>
      <vt:variant>
        <vt:lpwstr/>
      </vt:variant>
      <vt:variant>
        <vt:lpwstr>_Toc335394059</vt:lpwstr>
      </vt:variant>
      <vt:variant>
        <vt:i4>1441855</vt:i4>
      </vt:variant>
      <vt:variant>
        <vt:i4>362</vt:i4>
      </vt:variant>
      <vt:variant>
        <vt:i4>0</vt:i4>
      </vt:variant>
      <vt:variant>
        <vt:i4>5</vt:i4>
      </vt:variant>
      <vt:variant>
        <vt:lpwstr/>
      </vt:variant>
      <vt:variant>
        <vt:lpwstr>_Toc335394058</vt:lpwstr>
      </vt:variant>
      <vt:variant>
        <vt:i4>1441855</vt:i4>
      </vt:variant>
      <vt:variant>
        <vt:i4>356</vt:i4>
      </vt:variant>
      <vt:variant>
        <vt:i4>0</vt:i4>
      </vt:variant>
      <vt:variant>
        <vt:i4>5</vt:i4>
      </vt:variant>
      <vt:variant>
        <vt:lpwstr/>
      </vt:variant>
      <vt:variant>
        <vt:lpwstr>_Toc335394057</vt:lpwstr>
      </vt:variant>
      <vt:variant>
        <vt:i4>1441855</vt:i4>
      </vt:variant>
      <vt:variant>
        <vt:i4>350</vt:i4>
      </vt:variant>
      <vt:variant>
        <vt:i4>0</vt:i4>
      </vt:variant>
      <vt:variant>
        <vt:i4>5</vt:i4>
      </vt:variant>
      <vt:variant>
        <vt:lpwstr/>
      </vt:variant>
      <vt:variant>
        <vt:lpwstr>_Toc335394056</vt:lpwstr>
      </vt:variant>
      <vt:variant>
        <vt:i4>1441855</vt:i4>
      </vt:variant>
      <vt:variant>
        <vt:i4>344</vt:i4>
      </vt:variant>
      <vt:variant>
        <vt:i4>0</vt:i4>
      </vt:variant>
      <vt:variant>
        <vt:i4>5</vt:i4>
      </vt:variant>
      <vt:variant>
        <vt:lpwstr/>
      </vt:variant>
      <vt:variant>
        <vt:lpwstr>_Toc335394055</vt:lpwstr>
      </vt:variant>
      <vt:variant>
        <vt:i4>1441855</vt:i4>
      </vt:variant>
      <vt:variant>
        <vt:i4>338</vt:i4>
      </vt:variant>
      <vt:variant>
        <vt:i4>0</vt:i4>
      </vt:variant>
      <vt:variant>
        <vt:i4>5</vt:i4>
      </vt:variant>
      <vt:variant>
        <vt:lpwstr/>
      </vt:variant>
      <vt:variant>
        <vt:lpwstr>_Toc335394054</vt:lpwstr>
      </vt:variant>
      <vt:variant>
        <vt:i4>1441855</vt:i4>
      </vt:variant>
      <vt:variant>
        <vt:i4>332</vt:i4>
      </vt:variant>
      <vt:variant>
        <vt:i4>0</vt:i4>
      </vt:variant>
      <vt:variant>
        <vt:i4>5</vt:i4>
      </vt:variant>
      <vt:variant>
        <vt:lpwstr/>
      </vt:variant>
      <vt:variant>
        <vt:lpwstr>_Toc335394053</vt:lpwstr>
      </vt:variant>
      <vt:variant>
        <vt:i4>1441855</vt:i4>
      </vt:variant>
      <vt:variant>
        <vt:i4>326</vt:i4>
      </vt:variant>
      <vt:variant>
        <vt:i4>0</vt:i4>
      </vt:variant>
      <vt:variant>
        <vt:i4>5</vt:i4>
      </vt:variant>
      <vt:variant>
        <vt:lpwstr/>
      </vt:variant>
      <vt:variant>
        <vt:lpwstr>_Toc335394052</vt:lpwstr>
      </vt:variant>
      <vt:variant>
        <vt:i4>1441855</vt:i4>
      </vt:variant>
      <vt:variant>
        <vt:i4>320</vt:i4>
      </vt:variant>
      <vt:variant>
        <vt:i4>0</vt:i4>
      </vt:variant>
      <vt:variant>
        <vt:i4>5</vt:i4>
      </vt:variant>
      <vt:variant>
        <vt:lpwstr/>
      </vt:variant>
      <vt:variant>
        <vt:lpwstr>_Toc335394051</vt:lpwstr>
      </vt:variant>
      <vt:variant>
        <vt:i4>1441855</vt:i4>
      </vt:variant>
      <vt:variant>
        <vt:i4>314</vt:i4>
      </vt:variant>
      <vt:variant>
        <vt:i4>0</vt:i4>
      </vt:variant>
      <vt:variant>
        <vt:i4>5</vt:i4>
      </vt:variant>
      <vt:variant>
        <vt:lpwstr/>
      </vt:variant>
      <vt:variant>
        <vt:lpwstr>_Toc335394050</vt:lpwstr>
      </vt:variant>
      <vt:variant>
        <vt:i4>1507391</vt:i4>
      </vt:variant>
      <vt:variant>
        <vt:i4>308</vt:i4>
      </vt:variant>
      <vt:variant>
        <vt:i4>0</vt:i4>
      </vt:variant>
      <vt:variant>
        <vt:i4>5</vt:i4>
      </vt:variant>
      <vt:variant>
        <vt:lpwstr/>
      </vt:variant>
      <vt:variant>
        <vt:lpwstr>_Toc335394049</vt:lpwstr>
      </vt:variant>
      <vt:variant>
        <vt:i4>1507391</vt:i4>
      </vt:variant>
      <vt:variant>
        <vt:i4>302</vt:i4>
      </vt:variant>
      <vt:variant>
        <vt:i4>0</vt:i4>
      </vt:variant>
      <vt:variant>
        <vt:i4>5</vt:i4>
      </vt:variant>
      <vt:variant>
        <vt:lpwstr/>
      </vt:variant>
      <vt:variant>
        <vt:lpwstr>_Toc335394048</vt:lpwstr>
      </vt:variant>
      <vt:variant>
        <vt:i4>1507391</vt:i4>
      </vt:variant>
      <vt:variant>
        <vt:i4>296</vt:i4>
      </vt:variant>
      <vt:variant>
        <vt:i4>0</vt:i4>
      </vt:variant>
      <vt:variant>
        <vt:i4>5</vt:i4>
      </vt:variant>
      <vt:variant>
        <vt:lpwstr/>
      </vt:variant>
      <vt:variant>
        <vt:lpwstr>_Toc335394047</vt:lpwstr>
      </vt:variant>
      <vt:variant>
        <vt:i4>1507391</vt:i4>
      </vt:variant>
      <vt:variant>
        <vt:i4>290</vt:i4>
      </vt:variant>
      <vt:variant>
        <vt:i4>0</vt:i4>
      </vt:variant>
      <vt:variant>
        <vt:i4>5</vt:i4>
      </vt:variant>
      <vt:variant>
        <vt:lpwstr/>
      </vt:variant>
      <vt:variant>
        <vt:lpwstr>_Toc335394046</vt:lpwstr>
      </vt:variant>
      <vt:variant>
        <vt:i4>1507391</vt:i4>
      </vt:variant>
      <vt:variant>
        <vt:i4>284</vt:i4>
      </vt:variant>
      <vt:variant>
        <vt:i4>0</vt:i4>
      </vt:variant>
      <vt:variant>
        <vt:i4>5</vt:i4>
      </vt:variant>
      <vt:variant>
        <vt:lpwstr/>
      </vt:variant>
      <vt:variant>
        <vt:lpwstr>_Toc335394045</vt:lpwstr>
      </vt:variant>
      <vt:variant>
        <vt:i4>1507391</vt:i4>
      </vt:variant>
      <vt:variant>
        <vt:i4>278</vt:i4>
      </vt:variant>
      <vt:variant>
        <vt:i4>0</vt:i4>
      </vt:variant>
      <vt:variant>
        <vt:i4>5</vt:i4>
      </vt:variant>
      <vt:variant>
        <vt:lpwstr/>
      </vt:variant>
      <vt:variant>
        <vt:lpwstr>_Toc335394044</vt:lpwstr>
      </vt:variant>
      <vt:variant>
        <vt:i4>1507391</vt:i4>
      </vt:variant>
      <vt:variant>
        <vt:i4>272</vt:i4>
      </vt:variant>
      <vt:variant>
        <vt:i4>0</vt:i4>
      </vt:variant>
      <vt:variant>
        <vt:i4>5</vt:i4>
      </vt:variant>
      <vt:variant>
        <vt:lpwstr/>
      </vt:variant>
      <vt:variant>
        <vt:lpwstr>_Toc335394043</vt:lpwstr>
      </vt:variant>
      <vt:variant>
        <vt:i4>1507391</vt:i4>
      </vt:variant>
      <vt:variant>
        <vt:i4>266</vt:i4>
      </vt:variant>
      <vt:variant>
        <vt:i4>0</vt:i4>
      </vt:variant>
      <vt:variant>
        <vt:i4>5</vt:i4>
      </vt:variant>
      <vt:variant>
        <vt:lpwstr/>
      </vt:variant>
      <vt:variant>
        <vt:lpwstr>_Toc335394042</vt:lpwstr>
      </vt:variant>
      <vt:variant>
        <vt:i4>1507391</vt:i4>
      </vt:variant>
      <vt:variant>
        <vt:i4>260</vt:i4>
      </vt:variant>
      <vt:variant>
        <vt:i4>0</vt:i4>
      </vt:variant>
      <vt:variant>
        <vt:i4>5</vt:i4>
      </vt:variant>
      <vt:variant>
        <vt:lpwstr/>
      </vt:variant>
      <vt:variant>
        <vt:lpwstr>_Toc335394041</vt:lpwstr>
      </vt:variant>
      <vt:variant>
        <vt:i4>1507391</vt:i4>
      </vt:variant>
      <vt:variant>
        <vt:i4>254</vt:i4>
      </vt:variant>
      <vt:variant>
        <vt:i4>0</vt:i4>
      </vt:variant>
      <vt:variant>
        <vt:i4>5</vt:i4>
      </vt:variant>
      <vt:variant>
        <vt:lpwstr/>
      </vt:variant>
      <vt:variant>
        <vt:lpwstr>_Toc335394040</vt:lpwstr>
      </vt:variant>
      <vt:variant>
        <vt:i4>1048639</vt:i4>
      </vt:variant>
      <vt:variant>
        <vt:i4>248</vt:i4>
      </vt:variant>
      <vt:variant>
        <vt:i4>0</vt:i4>
      </vt:variant>
      <vt:variant>
        <vt:i4>5</vt:i4>
      </vt:variant>
      <vt:variant>
        <vt:lpwstr/>
      </vt:variant>
      <vt:variant>
        <vt:lpwstr>_Toc335394039</vt:lpwstr>
      </vt:variant>
      <vt:variant>
        <vt:i4>1048639</vt:i4>
      </vt:variant>
      <vt:variant>
        <vt:i4>242</vt:i4>
      </vt:variant>
      <vt:variant>
        <vt:i4>0</vt:i4>
      </vt:variant>
      <vt:variant>
        <vt:i4>5</vt:i4>
      </vt:variant>
      <vt:variant>
        <vt:lpwstr/>
      </vt:variant>
      <vt:variant>
        <vt:lpwstr>_Toc335394038</vt:lpwstr>
      </vt:variant>
      <vt:variant>
        <vt:i4>1048639</vt:i4>
      </vt:variant>
      <vt:variant>
        <vt:i4>236</vt:i4>
      </vt:variant>
      <vt:variant>
        <vt:i4>0</vt:i4>
      </vt:variant>
      <vt:variant>
        <vt:i4>5</vt:i4>
      </vt:variant>
      <vt:variant>
        <vt:lpwstr/>
      </vt:variant>
      <vt:variant>
        <vt:lpwstr>_Toc335394037</vt:lpwstr>
      </vt:variant>
      <vt:variant>
        <vt:i4>1048639</vt:i4>
      </vt:variant>
      <vt:variant>
        <vt:i4>230</vt:i4>
      </vt:variant>
      <vt:variant>
        <vt:i4>0</vt:i4>
      </vt:variant>
      <vt:variant>
        <vt:i4>5</vt:i4>
      </vt:variant>
      <vt:variant>
        <vt:lpwstr/>
      </vt:variant>
      <vt:variant>
        <vt:lpwstr>_Toc335394036</vt:lpwstr>
      </vt:variant>
      <vt:variant>
        <vt:i4>1048639</vt:i4>
      </vt:variant>
      <vt:variant>
        <vt:i4>224</vt:i4>
      </vt:variant>
      <vt:variant>
        <vt:i4>0</vt:i4>
      </vt:variant>
      <vt:variant>
        <vt:i4>5</vt:i4>
      </vt:variant>
      <vt:variant>
        <vt:lpwstr/>
      </vt:variant>
      <vt:variant>
        <vt:lpwstr>_Toc335394035</vt:lpwstr>
      </vt:variant>
      <vt:variant>
        <vt:i4>1048639</vt:i4>
      </vt:variant>
      <vt:variant>
        <vt:i4>218</vt:i4>
      </vt:variant>
      <vt:variant>
        <vt:i4>0</vt:i4>
      </vt:variant>
      <vt:variant>
        <vt:i4>5</vt:i4>
      </vt:variant>
      <vt:variant>
        <vt:lpwstr/>
      </vt:variant>
      <vt:variant>
        <vt:lpwstr>_Toc335394034</vt:lpwstr>
      </vt:variant>
      <vt:variant>
        <vt:i4>1048639</vt:i4>
      </vt:variant>
      <vt:variant>
        <vt:i4>212</vt:i4>
      </vt:variant>
      <vt:variant>
        <vt:i4>0</vt:i4>
      </vt:variant>
      <vt:variant>
        <vt:i4>5</vt:i4>
      </vt:variant>
      <vt:variant>
        <vt:lpwstr/>
      </vt:variant>
      <vt:variant>
        <vt:lpwstr>_Toc335394033</vt:lpwstr>
      </vt:variant>
      <vt:variant>
        <vt:i4>1048639</vt:i4>
      </vt:variant>
      <vt:variant>
        <vt:i4>206</vt:i4>
      </vt:variant>
      <vt:variant>
        <vt:i4>0</vt:i4>
      </vt:variant>
      <vt:variant>
        <vt:i4>5</vt:i4>
      </vt:variant>
      <vt:variant>
        <vt:lpwstr/>
      </vt:variant>
      <vt:variant>
        <vt:lpwstr>_Toc335394032</vt:lpwstr>
      </vt:variant>
      <vt:variant>
        <vt:i4>1048639</vt:i4>
      </vt:variant>
      <vt:variant>
        <vt:i4>200</vt:i4>
      </vt:variant>
      <vt:variant>
        <vt:i4>0</vt:i4>
      </vt:variant>
      <vt:variant>
        <vt:i4>5</vt:i4>
      </vt:variant>
      <vt:variant>
        <vt:lpwstr/>
      </vt:variant>
      <vt:variant>
        <vt:lpwstr>_Toc335394031</vt:lpwstr>
      </vt:variant>
      <vt:variant>
        <vt:i4>1048639</vt:i4>
      </vt:variant>
      <vt:variant>
        <vt:i4>194</vt:i4>
      </vt:variant>
      <vt:variant>
        <vt:i4>0</vt:i4>
      </vt:variant>
      <vt:variant>
        <vt:i4>5</vt:i4>
      </vt:variant>
      <vt:variant>
        <vt:lpwstr/>
      </vt:variant>
      <vt:variant>
        <vt:lpwstr>_Toc335394030</vt:lpwstr>
      </vt:variant>
      <vt:variant>
        <vt:i4>1114175</vt:i4>
      </vt:variant>
      <vt:variant>
        <vt:i4>188</vt:i4>
      </vt:variant>
      <vt:variant>
        <vt:i4>0</vt:i4>
      </vt:variant>
      <vt:variant>
        <vt:i4>5</vt:i4>
      </vt:variant>
      <vt:variant>
        <vt:lpwstr/>
      </vt:variant>
      <vt:variant>
        <vt:lpwstr>_Toc335394029</vt:lpwstr>
      </vt:variant>
      <vt:variant>
        <vt:i4>1114175</vt:i4>
      </vt:variant>
      <vt:variant>
        <vt:i4>182</vt:i4>
      </vt:variant>
      <vt:variant>
        <vt:i4>0</vt:i4>
      </vt:variant>
      <vt:variant>
        <vt:i4>5</vt:i4>
      </vt:variant>
      <vt:variant>
        <vt:lpwstr/>
      </vt:variant>
      <vt:variant>
        <vt:lpwstr>_Toc335394028</vt:lpwstr>
      </vt:variant>
      <vt:variant>
        <vt:i4>1114175</vt:i4>
      </vt:variant>
      <vt:variant>
        <vt:i4>176</vt:i4>
      </vt:variant>
      <vt:variant>
        <vt:i4>0</vt:i4>
      </vt:variant>
      <vt:variant>
        <vt:i4>5</vt:i4>
      </vt:variant>
      <vt:variant>
        <vt:lpwstr/>
      </vt:variant>
      <vt:variant>
        <vt:lpwstr>_Toc335394027</vt:lpwstr>
      </vt:variant>
      <vt:variant>
        <vt:i4>1114175</vt:i4>
      </vt:variant>
      <vt:variant>
        <vt:i4>170</vt:i4>
      </vt:variant>
      <vt:variant>
        <vt:i4>0</vt:i4>
      </vt:variant>
      <vt:variant>
        <vt:i4>5</vt:i4>
      </vt:variant>
      <vt:variant>
        <vt:lpwstr/>
      </vt:variant>
      <vt:variant>
        <vt:lpwstr>_Toc335394026</vt:lpwstr>
      </vt:variant>
      <vt:variant>
        <vt:i4>1114175</vt:i4>
      </vt:variant>
      <vt:variant>
        <vt:i4>164</vt:i4>
      </vt:variant>
      <vt:variant>
        <vt:i4>0</vt:i4>
      </vt:variant>
      <vt:variant>
        <vt:i4>5</vt:i4>
      </vt:variant>
      <vt:variant>
        <vt:lpwstr/>
      </vt:variant>
      <vt:variant>
        <vt:lpwstr>_Toc335394025</vt:lpwstr>
      </vt:variant>
      <vt:variant>
        <vt:i4>1114175</vt:i4>
      </vt:variant>
      <vt:variant>
        <vt:i4>158</vt:i4>
      </vt:variant>
      <vt:variant>
        <vt:i4>0</vt:i4>
      </vt:variant>
      <vt:variant>
        <vt:i4>5</vt:i4>
      </vt:variant>
      <vt:variant>
        <vt:lpwstr/>
      </vt:variant>
      <vt:variant>
        <vt:lpwstr>_Toc335394024</vt:lpwstr>
      </vt:variant>
      <vt:variant>
        <vt:i4>1114175</vt:i4>
      </vt:variant>
      <vt:variant>
        <vt:i4>152</vt:i4>
      </vt:variant>
      <vt:variant>
        <vt:i4>0</vt:i4>
      </vt:variant>
      <vt:variant>
        <vt:i4>5</vt:i4>
      </vt:variant>
      <vt:variant>
        <vt:lpwstr/>
      </vt:variant>
      <vt:variant>
        <vt:lpwstr>_Toc335394023</vt:lpwstr>
      </vt:variant>
      <vt:variant>
        <vt:i4>1114175</vt:i4>
      </vt:variant>
      <vt:variant>
        <vt:i4>146</vt:i4>
      </vt:variant>
      <vt:variant>
        <vt:i4>0</vt:i4>
      </vt:variant>
      <vt:variant>
        <vt:i4>5</vt:i4>
      </vt:variant>
      <vt:variant>
        <vt:lpwstr/>
      </vt:variant>
      <vt:variant>
        <vt:lpwstr>_Toc335394022</vt:lpwstr>
      </vt:variant>
      <vt:variant>
        <vt:i4>1114175</vt:i4>
      </vt:variant>
      <vt:variant>
        <vt:i4>140</vt:i4>
      </vt:variant>
      <vt:variant>
        <vt:i4>0</vt:i4>
      </vt:variant>
      <vt:variant>
        <vt:i4>5</vt:i4>
      </vt:variant>
      <vt:variant>
        <vt:lpwstr/>
      </vt:variant>
      <vt:variant>
        <vt:lpwstr>_Toc335394021</vt:lpwstr>
      </vt:variant>
      <vt:variant>
        <vt:i4>1114175</vt:i4>
      </vt:variant>
      <vt:variant>
        <vt:i4>134</vt:i4>
      </vt:variant>
      <vt:variant>
        <vt:i4>0</vt:i4>
      </vt:variant>
      <vt:variant>
        <vt:i4>5</vt:i4>
      </vt:variant>
      <vt:variant>
        <vt:lpwstr/>
      </vt:variant>
      <vt:variant>
        <vt:lpwstr>_Toc335394020</vt:lpwstr>
      </vt:variant>
      <vt:variant>
        <vt:i4>1179711</vt:i4>
      </vt:variant>
      <vt:variant>
        <vt:i4>128</vt:i4>
      </vt:variant>
      <vt:variant>
        <vt:i4>0</vt:i4>
      </vt:variant>
      <vt:variant>
        <vt:i4>5</vt:i4>
      </vt:variant>
      <vt:variant>
        <vt:lpwstr/>
      </vt:variant>
      <vt:variant>
        <vt:lpwstr>_Toc335394019</vt:lpwstr>
      </vt:variant>
      <vt:variant>
        <vt:i4>1179711</vt:i4>
      </vt:variant>
      <vt:variant>
        <vt:i4>122</vt:i4>
      </vt:variant>
      <vt:variant>
        <vt:i4>0</vt:i4>
      </vt:variant>
      <vt:variant>
        <vt:i4>5</vt:i4>
      </vt:variant>
      <vt:variant>
        <vt:lpwstr/>
      </vt:variant>
      <vt:variant>
        <vt:lpwstr>_Toc335394018</vt:lpwstr>
      </vt:variant>
      <vt:variant>
        <vt:i4>1179711</vt:i4>
      </vt:variant>
      <vt:variant>
        <vt:i4>116</vt:i4>
      </vt:variant>
      <vt:variant>
        <vt:i4>0</vt:i4>
      </vt:variant>
      <vt:variant>
        <vt:i4>5</vt:i4>
      </vt:variant>
      <vt:variant>
        <vt:lpwstr/>
      </vt:variant>
      <vt:variant>
        <vt:lpwstr>_Toc335394017</vt:lpwstr>
      </vt:variant>
      <vt:variant>
        <vt:i4>1179711</vt:i4>
      </vt:variant>
      <vt:variant>
        <vt:i4>110</vt:i4>
      </vt:variant>
      <vt:variant>
        <vt:i4>0</vt:i4>
      </vt:variant>
      <vt:variant>
        <vt:i4>5</vt:i4>
      </vt:variant>
      <vt:variant>
        <vt:lpwstr/>
      </vt:variant>
      <vt:variant>
        <vt:lpwstr>_Toc335394016</vt:lpwstr>
      </vt:variant>
      <vt:variant>
        <vt:i4>1179711</vt:i4>
      </vt:variant>
      <vt:variant>
        <vt:i4>104</vt:i4>
      </vt:variant>
      <vt:variant>
        <vt:i4>0</vt:i4>
      </vt:variant>
      <vt:variant>
        <vt:i4>5</vt:i4>
      </vt:variant>
      <vt:variant>
        <vt:lpwstr/>
      </vt:variant>
      <vt:variant>
        <vt:lpwstr>_Toc335394015</vt:lpwstr>
      </vt:variant>
      <vt:variant>
        <vt:i4>1179711</vt:i4>
      </vt:variant>
      <vt:variant>
        <vt:i4>98</vt:i4>
      </vt:variant>
      <vt:variant>
        <vt:i4>0</vt:i4>
      </vt:variant>
      <vt:variant>
        <vt:i4>5</vt:i4>
      </vt:variant>
      <vt:variant>
        <vt:lpwstr/>
      </vt:variant>
      <vt:variant>
        <vt:lpwstr>_Toc335394014</vt:lpwstr>
      </vt:variant>
      <vt:variant>
        <vt:i4>1179711</vt:i4>
      </vt:variant>
      <vt:variant>
        <vt:i4>92</vt:i4>
      </vt:variant>
      <vt:variant>
        <vt:i4>0</vt:i4>
      </vt:variant>
      <vt:variant>
        <vt:i4>5</vt:i4>
      </vt:variant>
      <vt:variant>
        <vt:lpwstr/>
      </vt:variant>
      <vt:variant>
        <vt:lpwstr>_Toc335394013</vt:lpwstr>
      </vt:variant>
      <vt:variant>
        <vt:i4>1179711</vt:i4>
      </vt:variant>
      <vt:variant>
        <vt:i4>86</vt:i4>
      </vt:variant>
      <vt:variant>
        <vt:i4>0</vt:i4>
      </vt:variant>
      <vt:variant>
        <vt:i4>5</vt:i4>
      </vt:variant>
      <vt:variant>
        <vt:lpwstr/>
      </vt:variant>
      <vt:variant>
        <vt:lpwstr>_Toc335394012</vt:lpwstr>
      </vt:variant>
      <vt:variant>
        <vt:i4>1179711</vt:i4>
      </vt:variant>
      <vt:variant>
        <vt:i4>80</vt:i4>
      </vt:variant>
      <vt:variant>
        <vt:i4>0</vt:i4>
      </vt:variant>
      <vt:variant>
        <vt:i4>5</vt:i4>
      </vt:variant>
      <vt:variant>
        <vt:lpwstr/>
      </vt:variant>
      <vt:variant>
        <vt:lpwstr>_Toc335394011</vt:lpwstr>
      </vt:variant>
      <vt:variant>
        <vt:i4>1179711</vt:i4>
      </vt:variant>
      <vt:variant>
        <vt:i4>74</vt:i4>
      </vt:variant>
      <vt:variant>
        <vt:i4>0</vt:i4>
      </vt:variant>
      <vt:variant>
        <vt:i4>5</vt:i4>
      </vt:variant>
      <vt:variant>
        <vt:lpwstr/>
      </vt:variant>
      <vt:variant>
        <vt:lpwstr>_Toc335394010</vt:lpwstr>
      </vt:variant>
      <vt:variant>
        <vt:i4>1245247</vt:i4>
      </vt:variant>
      <vt:variant>
        <vt:i4>68</vt:i4>
      </vt:variant>
      <vt:variant>
        <vt:i4>0</vt:i4>
      </vt:variant>
      <vt:variant>
        <vt:i4>5</vt:i4>
      </vt:variant>
      <vt:variant>
        <vt:lpwstr/>
      </vt:variant>
      <vt:variant>
        <vt:lpwstr>_Toc335394009</vt:lpwstr>
      </vt:variant>
      <vt:variant>
        <vt:i4>1245247</vt:i4>
      </vt:variant>
      <vt:variant>
        <vt:i4>62</vt:i4>
      </vt:variant>
      <vt:variant>
        <vt:i4>0</vt:i4>
      </vt:variant>
      <vt:variant>
        <vt:i4>5</vt:i4>
      </vt:variant>
      <vt:variant>
        <vt:lpwstr/>
      </vt:variant>
      <vt:variant>
        <vt:lpwstr>_Toc335394008</vt:lpwstr>
      </vt:variant>
      <vt:variant>
        <vt:i4>1245247</vt:i4>
      </vt:variant>
      <vt:variant>
        <vt:i4>56</vt:i4>
      </vt:variant>
      <vt:variant>
        <vt:i4>0</vt:i4>
      </vt:variant>
      <vt:variant>
        <vt:i4>5</vt:i4>
      </vt:variant>
      <vt:variant>
        <vt:lpwstr/>
      </vt:variant>
      <vt:variant>
        <vt:lpwstr>_Toc335394007</vt:lpwstr>
      </vt:variant>
      <vt:variant>
        <vt:i4>1245247</vt:i4>
      </vt:variant>
      <vt:variant>
        <vt:i4>50</vt:i4>
      </vt:variant>
      <vt:variant>
        <vt:i4>0</vt:i4>
      </vt:variant>
      <vt:variant>
        <vt:i4>5</vt:i4>
      </vt:variant>
      <vt:variant>
        <vt:lpwstr/>
      </vt:variant>
      <vt:variant>
        <vt:lpwstr>_Toc335394006</vt:lpwstr>
      </vt:variant>
      <vt:variant>
        <vt:i4>1245247</vt:i4>
      </vt:variant>
      <vt:variant>
        <vt:i4>44</vt:i4>
      </vt:variant>
      <vt:variant>
        <vt:i4>0</vt:i4>
      </vt:variant>
      <vt:variant>
        <vt:i4>5</vt:i4>
      </vt:variant>
      <vt:variant>
        <vt:lpwstr/>
      </vt:variant>
      <vt:variant>
        <vt:lpwstr>_Toc335394005</vt:lpwstr>
      </vt:variant>
      <vt:variant>
        <vt:i4>1245247</vt:i4>
      </vt:variant>
      <vt:variant>
        <vt:i4>38</vt:i4>
      </vt:variant>
      <vt:variant>
        <vt:i4>0</vt:i4>
      </vt:variant>
      <vt:variant>
        <vt:i4>5</vt:i4>
      </vt:variant>
      <vt:variant>
        <vt:lpwstr/>
      </vt:variant>
      <vt:variant>
        <vt:lpwstr>_Toc335394004</vt:lpwstr>
      </vt:variant>
      <vt:variant>
        <vt:i4>1245247</vt:i4>
      </vt:variant>
      <vt:variant>
        <vt:i4>32</vt:i4>
      </vt:variant>
      <vt:variant>
        <vt:i4>0</vt:i4>
      </vt:variant>
      <vt:variant>
        <vt:i4>5</vt:i4>
      </vt:variant>
      <vt:variant>
        <vt:lpwstr/>
      </vt:variant>
      <vt:variant>
        <vt:lpwstr>_Toc335394003</vt:lpwstr>
      </vt:variant>
      <vt:variant>
        <vt:i4>1245247</vt:i4>
      </vt:variant>
      <vt:variant>
        <vt:i4>26</vt:i4>
      </vt:variant>
      <vt:variant>
        <vt:i4>0</vt:i4>
      </vt:variant>
      <vt:variant>
        <vt:i4>5</vt:i4>
      </vt:variant>
      <vt:variant>
        <vt:lpwstr/>
      </vt:variant>
      <vt:variant>
        <vt:lpwstr>_Toc335394002</vt:lpwstr>
      </vt:variant>
      <vt:variant>
        <vt:i4>1245247</vt:i4>
      </vt:variant>
      <vt:variant>
        <vt:i4>20</vt:i4>
      </vt:variant>
      <vt:variant>
        <vt:i4>0</vt:i4>
      </vt:variant>
      <vt:variant>
        <vt:i4>5</vt:i4>
      </vt:variant>
      <vt:variant>
        <vt:lpwstr/>
      </vt:variant>
      <vt:variant>
        <vt:lpwstr>_Toc335394001</vt:lpwstr>
      </vt:variant>
      <vt:variant>
        <vt:i4>1245247</vt:i4>
      </vt:variant>
      <vt:variant>
        <vt:i4>14</vt:i4>
      </vt:variant>
      <vt:variant>
        <vt:i4>0</vt:i4>
      </vt:variant>
      <vt:variant>
        <vt:i4>5</vt:i4>
      </vt:variant>
      <vt:variant>
        <vt:lpwstr/>
      </vt:variant>
      <vt:variant>
        <vt:lpwstr>_Toc335394000</vt:lpwstr>
      </vt:variant>
      <vt:variant>
        <vt:i4>1900598</vt:i4>
      </vt:variant>
      <vt:variant>
        <vt:i4>8</vt:i4>
      </vt:variant>
      <vt:variant>
        <vt:i4>0</vt:i4>
      </vt:variant>
      <vt:variant>
        <vt:i4>5</vt:i4>
      </vt:variant>
      <vt:variant>
        <vt:lpwstr/>
      </vt:variant>
      <vt:variant>
        <vt:lpwstr>_Toc335393999</vt:lpwstr>
      </vt:variant>
      <vt:variant>
        <vt:i4>1900598</vt:i4>
      </vt:variant>
      <vt:variant>
        <vt:i4>2</vt:i4>
      </vt:variant>
      <vt:variant>
        <vt:i4>0</vt:i4>
      </vt:variant>
      <vt:variant>
        <vt:i4>5</vt:i4>
      </vt:variant>
      <vt:variant>
        <vt:lpwstr/>
      </vt:variant>
      <vt:variant>
        <vt:lpwstr>_Toc335393998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Rubrik 1</dc:title>
  <dc:subject/>
  <dc:creator>bo.johansson</dc:creator>
  <cp:keywords/>
  <dc:description/>
  <cp:lastModifiedBy>Bo Johansson</cp:lastModifiedBy>
  <cp:revision>352</cp:revision>
  <cp:lastPrinted>2024-01-24T12:28:00Z</cp:lastPrinted>
  <dcterms:created xsi:type="dcterms:W3CDTF">2012-09-17T13:36:00Z</dcterms:created>
  <dcterms:modified xsi:type="dcterms:W3CDTF">2026-05-12T08:38:00Z</dcterms:modified>
</cp:coreProperties>
</file>